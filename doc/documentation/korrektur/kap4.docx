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AF4703" w14:textId="77777777" w:rsidR="0073618E" w:rsidRPr="00BD7578" w:rsidRDefault="00787CCA" w:rsidP="0073618E">
      <w:pPr>
        <w:jc w:val="center"/>
      </w:pPr>
      <w:r w:rsidRPr="00BD7578">
        <w:rPr>
          <w:noProof/>
        </w:rPr>
        <w:drawing>
          <wp:inline distT="0" distB="0" distL="0" distR="0" wp14:anchorId="68D17D39" wp14:editId="47BDEAC5">
            <wp:extent cx="1212215" cy="765810"/>
            <wp:effectExtent l="0" t="0" r="6985"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2215" cy="765810"/>
                    </a:xfrm>
                    <a:prstGeom prst="rect">
                      <a:avLst/>
                    </a:prstGeom>
                    <a:noFill/>
                    <a:ln>
                      <a:noFill/>
                    </a:ln>
                  </pic:spPr>
                </pic:pic>
              </a:graphicData>
            </a:graphic>
          </wp:inline>
        </w:drawing>
      </w:r>
    </w:p>
    <w:p w14:paraId="424426C4" w14:textId="77777777" w:rsidR="0073618E" w:rsidRPr="00D6138B" w:rsidRDefault="003B74EF" w:rsidP="0073618E">
      <w:pPr>
        <w:spacing w:line="240" w:lineRule="auto"/>
        <w:jc w:val="center"/>
        <w:rPr>
          <w:rFonts w:ascii="Helvetica" w:hAnsi="Helvetica" w:cs="Arial"/>
          <w:b/>
          <w:sz w:val="32"/>
          <w:szCs w:val="32"/>
          <w:lang w:val="en-US"/>
        </w:rPr>
      </w:pPr>
      <w:r w:rsidRPr="00D6138B">
        <w:rPr>
          <w:rFonts w:ascii="Helvetica" w:hAnsi="Helvetica" w:cs="Arial"/>
          <w:b/>
          <w:sz w:val="32"/>
          <w:szCs w:val="32"/>
          <w:lang w:val="en-US"/>
        </w:rPr>
        <w:t>H</w:t>
      </w:r>
      <w:r w:rsidR="0073618E" w:rsidRPr="00D6138B">
        <w:rPr>
          <w:rFonts w:ascii="Helvetica" w:hAnsi="Helvetica" w:cs="Arial"/>
          <w:b/>
          <w:sz w:val="32"/>
          <w:szCs w:val="32"/>
          <w:lang w:val="en-US"/>
        </w:rPr>
        <w:t>ochschule Osnabrück</w:t>
      </w:r>
    </w:p>
    <w:p w14:paraId="4B8FFD87" w14:textId="77777777" w:rsidR="0073618E" w:rsidRPr="00D6138B" w:rsidRDefault="0073618E" w:rsidP="0073618E">
      <w:pPr>
        <w:spacing w:line="240" w:lineRule="auto"/>
        <w:jc w:val="center"/>
        <w:rPr>
          <w:rFonts w:ascii="Helvetica" w:hAnsi="Helvetica" w:cs="Arial"/>
          <w:lang w:val="en-US"/>
        </w:rPr>
      </w:pPr>
      <w:r w:rsidRPr="00D6138B">
        <w:rPr>
          <w:rFonts w:ascii="Helvetica" w:hAnsi="Helvetica" w:cs="Arial"/>
          <w:lang w:val="en-US"/>
        </w:rPr>
        <w:t>University of Applied Sciences</w:t>
      </w:r>
    </w:p>
    <w:p w14:paraId="6DFDF317" w14:textId="77777777" w:rsidR="0073618E" w:rsidRPr="008D3867" w:rsidRDefault="0073618E" w:rsidP="0073618E">
      <w:pPr>
        <w:rPr>
          <w:b/>
          <w:lang w:val="en-US"/>
        </w:rPr>
      </w:pPr>
    </w:p>
    <w:p w14:paraId="4263AB66" w14:textId="77777777" w:rsidR="0073618E" w:rsidRPr="008D3867" w:rsidRDefault="0073618E" w:rsidP="0073618E">
      <w:pPr>
        <w:rPr>
          <w:lang w:val="en-US"/>
        </w:rPr>
      </w:pPr>
    </w:p>
    <w:p w14:paraId="04B32D38"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Fakultät</w:t>
      </w:r>
    </w:p>
    <w:p w14:paraId="68DA638E"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Ingenieurwissenschaften und Informatik</w:t>
      </w:r>
    </w:p>
    <w:p w14:paraId="1D2A30DB" w14:textId="77777777" w:rsidR="0073618E" w:rsidRPr="00BD7578" w:rsidRDefault="0073618E" w:rsidP="0073618E"/>
    <w:p w14:paraId="17E80BD1" w14:textId="592EA333" w:rsidR="0073618E" w:rsidRPr="00F4765C" w:rsidRDefault="00751321" w:rsidP="00F4765C">
      <w:pPr>
        <w:jc w:val="center"/>
        <w:rPr>
          <w:b/>
          <w:smallCaps/>
          <w:sz w:val="64"/>
          <w:szCs w:val="64"/>
          <w14:shadow w14:blurRad="50800" w14:dist="38100" w14:dir="2700000" w14:sx="100000" w14:sy="100000" w14:kx="0" w14:ky="0" w14:algn="tl">
            <w14:srgbClr w14:val="000000">
              <w14:alpha w14:val="60000"/>
            </w14:srgbClr>
          </w14:shadow>
        </w:rPr>
      </w:pPr>
      <w:r>
        <w:rPr>
          <w:b/>
          <w:smallCaps/>
          <w:sz w:val="64"/>
          <w:szCs w:val="64"/>
          <w14:shadow w14:blurRad="50800" w14:dist="38100" w14:dir="2700000" w14:sx="100000" w14:sy="100000" w14:kx="0" w14:ky="0" w14:algn="tl">
            <w14:srgbClr w14:val="000000">
              <w14:alpha w14:val="60000"/>
            </w14:srgbClr>
          </w14:shadow>
        </w:rPr>
        <w:t>Bachelorarbeit</w:t>
      </w:r>
    </w:p>
    <w:p w14:paraId="3F9B7CB0" w14:textId="779DC923" w:rsidR="001D1B01" w:rsidRDefault="00C55B52" w:rsidP="00F4765C">
      <w:pPr>
        <w:spacing w:line="276" w:lineRule="auto"/>
        <w:rPr>
          <w:b/>
          <w:sz w:val="56"/>
          <w:szCs w:val="56"/>
        </w:rPr>
      </w:pPr>
      <w:r w:rsidRPr="00F4765C">
        <w:rPr>
          <w:b/>
          <w:sz w:val="56"/>
          <w:szCs w:val="56"/>
        </w:rPr>
        <w:t>Evaluation eines Controllers für die Fortbewegung in einer Virtual Reality anhand einer prototypischen</w:t>
      </w:r>
      <w:r w:rsidR="00F4765C" w:rsidRPr="00F4765C">
        <w:rPr>
          <w:b/>
          <w:sz w:val="56"/>
          <w:szCs w:val="56"/>
        </w:rPr>
        <w:t xml:space="preserve"> </w:t>
      </w:r>
      <w:r w:rsidR="006C0C82" w:rsidRPr="00F4765C">
        <w:rPr>
          <w:b/>
          <w:sz w:val="56"/>
          <w:szCs w:val="56"/>
        </w:rPr>
        <w:t>Anwendung für mobile Endgeräte</w:t>
      </w:r>
    </w:p>
    <w:p w14:paraId="6D37BFDB" w14:textId="77777777" w:rsidR="00F4765C" w:rsidRPr="00F4765C" w:rsidRDefault="00F4765C" w:rsidP="00F4765C">
      <w:pPr>
        <w:spacing w:line="276" w:lineRule="auto"/>
        <w:rPr>
          <w:b/>
          <w:sz w:val="28"/>
        </w:rPr>
      </w:pPr>
    </w:p>
    <w:tbl>
      <w:tblPr>
        <w:tblW w:w="0" w:type="auto"/>
        <w:tblInd w:w="1728" w:type="dxa"/>
        <w:tblLook w:val="01E0" w:firstRow="1" w:lastRow="1" w:firstColumn="1" w:lastColumn="1" w:noHBand="0" w:noVBand="0"/>
      </w:tblPr>
      <w:tblGrid>
        <w:gridCol w:w="2790"/>
        <w:gridCol w:w="3008"/>
      </w:tblGrid>
      <w:tr w:rsidR="0073618E" w:rsidRPr="00B05E4D" w14:paraId="0404DDA7" w14:textId="77777777">
        <w:tc>
          <w:tcPr>
            <w:tcW w:w="2790" w:type="dxa"/>
          </w:tcPr>
          <w:p w14:paraId="4C7B3CD9" w14:textId="77777777" w:rsidR="0073618E" w:rsidRPr="00BD7578" w:rsidRDefault="0073618E" w:rsidP="00124E4E">
            <w:pPr>
              <w:rPr>
                <w:b/>
              </w:rPr>
            </w:pPr>
            <w:r w:rsidRPr="00BD7578">
              <w:rPr>
                <w:b/>
              </w:rPr>
              <w:t>Autor:</w:t>
            </w:r>
          </w:p>
        </w:tc>
        <w:tc>
          <w:tcPr>
            <w:tcW w:w="3008" w:type="dxa"/>
          </w:tcPr>
          <w:p w14:paraId="2EDA3B4E" w14:textId="77777777" w:rsidR="0073618E" w:rsidRPr="008D3867" w:rsidRDefault="005F7EA1" w:rsidP="00124E4E">
            <w:pPr>
              <w:rPr>
                <w:lang w:val="en-US"/>
              </w:rPr>
            </w:pPr>
            <w:r w:rsidRPr="008D3867">
              <w:rPr>
                <w:lang w:val="en-US"/>
              </w:rPr>
              <w:t>Tobias Busch</w:t>
            </w:r>
          </w:p>
          <w:p w14:paraId="0521FD73" w14:textId="77777777" w:rsidR="0073618E" w:rsidRPr="008D3867" w:rsidRDefault="005F7EA1" w:rsidP="00124E4E">
            <w:pPr>
              <w:rPr>
                <w:lang w:val="en-US"/>
              </w:rPr>
            </w:pPr>
            <w:r w:rsidRPr="008D3867">
              <w:rPr>
                <w:lang w:val="en-US"/>
              </w:rPr>
              <w:t>tobiasbusch@live.de</w:t>
            </w:r>
          </w:p>
        </w:tc>
      </w:tr>
      <w:tr w:rsidR="0073618E" w:rsidRPr="00B05E4D" w14:paraId="6A41CB77" w14:textId="77777777">
        <w:tc>
          <w:tcPr>
            <w:tcW w:w="2790" w:type="dxa"/>
          </w:tcPr>
          <w:p w14:paraId="49B7FDF9" w14:textId="77777777" w:rsidR="0073618E" w:rsidRPr="00BD7578" w:rsidRDefault="0073618E" w:rsidP="00124E4E">
            <w:pPr>
              <w:rPr>
                <w:b/>
              </w:rPr>
            </w:pPr>
            <w:r w:rsidRPr="00BD7578">
              <w:rPr>
                <w:b/>
              </w:rPr>
              <w:t>Fach-Professor:</w:t>
            </w:r>
          </w:p>
        </w:tc>
        <w:tc>
          <w:tcPr>
            <w:tcW w:w="3008" w:type="dxa"/>
          </w:tcPr>
          <w:p w14:paraId="32971D0A" w14:textId="77777777" w:rsidR="0073618E" w:rsidRPr="008D3867" w:rsidRDefault="005F7EA1" w:rsidP="005F7EA1">
            <w:pPr>
              <w:rPr>
                <w:lang w:val="en-US"/>
              </w:rPr>
            </w:pPr>
            <w:r w:rsidRPr="008D3867">
              <w:rPr>
                <w:lang w:val="en-US"/>
              </w:rPr>
              <w:t>Prof. Dr. Frank M. Thiesing</w:t>
            </w:r>
          </w:p>
        </w:tc>
      </w:tr>
      <w:tr w:rsidR="000F3D56" w:rsidRPr="00B05E4D" w14:paraId="3359B165" w14:textId="77777777">
        <w:tc>
          <w:tcPr>
            <w:tcW w:w="2790" w:type="dxa"/>
          </w:tcPr>
          <w:p w14:paraId="6A7ED9D0" w14:textId="4CE4078E" w:rsidR="000F3D56" w:rsidRPr="00BD7578" w:rsidRDefault="000F3D56" w:rsidP="00124E4E">
            <w:pPr>
              <w:rPr>
                <w:b/>
              </w:rPr>
            </w:pPr>
            <w:r>
              <w:rPr>
                <w:b/>
              </w:rPr>
              <w:t>Zweitprüfer</w:t>
            </w:r>
            <w:r w:rsidR="00B5623F">
              <w:rPr>
                <w:b/>
              </w:rPr>
              <w:t>:</w:t>
            </w:r>
          </w:p>
        </w:tc>
        <w:tc>
          <w:tcPr>
            <w:tcW w:w="3008" w:type="dxa"/>
          </w:tcPr>
          <w:p w14:paraId="1F770078" w14:textId="30741E9E" w:rsidR="000F3D56" w:rsidRPr="008D3867" w:rsidRDefault="000F3D56" w:rsidP="005F7EA1">
            <w:pPr>
              <w:rPr>
                <w:lang w:val="en-US"/>
              </w:rPr>
            </w:pPr>
            <w:r>
              <w:rPr>
                <w:lang w:val="en-US"/>
              </w:rPr>
              <w:t>Andree Josef</w:t>
            </w:r>
          </w:p>
        </w:tc>
      </w:tr>
      <w:tr w:rsidR="0073618E" w:rsidRPr="00BD7578" w14:paraId="041E10F2" w14:textId="77777777">
        <w:tc>
          <w:tcPr>
            <w:tcW w:w="2790" w:type="dxa"/>
          </w:tcPr>
          <w:p w14:paraId="53005C04" w14:textId="77777777" w:rsidR="0073618E" w:rsidRPr="00BD7578" w:rsidRDefault="0073618E" w:rsidP="00124E4E">
            <w:pPr>
              <w:rPr>
                <w:b/>
              </w:rPr>
            </w:pPr>
            <w:r w:rsidRPr="00BD7578">
              <w:rPr>
                <w:b/>
              </w:rPr>
              <w:t>Abgabedatum:</w:t>
            </w:r>
          </w:p>
        </w:tc>
        <w:tc>
          <w:tcPr>
            <w:tcW w:w="3008" w:type="dxa"/>
          </w:tcPr>
          <w:p w14:paraId="4FD6F266" w14:textId="359C70C5" w:rsidR="0073618E" w:rsidRPr="00BD7578" w:rsidRDefault="000F3D56" w:rsidP="00124E4E">
            <w:r>
              <w:t>09.02</w:t>
            </w:r>
            <w:r w:rsidR="00A43EF5" w:rsidRPr="00BD7578">
              <w:t>.201</w:t>
            </w:r>
            <w:r>
              <w:t>5</w:t>
            </w:r>
          </w:p>
        </w:tc>
      </w:tr>
    </w:tbl>
    <w:p w14:paraId="107CB7E2" w14:textId="77777777" w:rsidR="0073618E" w:rsidRPr="00BD7578" w:rsidRDefault="0073618E" w:rsidP="0073618E">
      <w:pPr>
        <w:sectPr w:rsidR="0073618E" w:rsidRPr="00BD7578" w:rsidSect="00CF380C">
          <w:pgSz w:w="11906" w:h="16838" w:code="9"/>
          <w:pgMar w:top="1531" w:right="1418" w:bottom="1701" w:left="1701" w:header="510" w:footer="624" w:gutter="0"/>
          <w:cols w:space="708"/>
          <w:docGrid w:linePitch="360"/>
        </w:sectPr>
      </w:pPr>
    </w:p>
    <w:p w14:paraId="1F1537F5" w14:textId="0BB9B701" w:rsidR="00BF65D0" w:rsidRDefault="0073618E" w:rsidP="002360E8">
      <w:pPr>
        <w:pStyle w:val="Oberberschrift"/>
        <w:rPr>
          <w:rFonts w:ascii="Helvetica" w:hAnsi="Helvetica"/>
        </w:rPr>
      </w:pPr>
      <w:bookmarkStart w:id="0" w:name="_Toc224637398"/>
      <w:bookmarkStart w:id="1" w:name="_Toc224707529"/>
      <w:bookmarkStart w:id="2" w:name="_Toc224810286"/>
      <w:bookmarkStart w:id="3" w:name="_Toc225071771"/>
      <w:commentRangeStart w:id="4"/>
      <w:r w:rsidRPr="00E53133">
        <w:rPr>
          <w:rFonts w:ascii="Helvetica" w:hAnsi="Helvetica"/>
        </w:rPr>
        <w:lastRenderedPageBreak/>
        <w:t>Kurzfassung</w:t>
      </w:r>
      <w:bookmarkEnd w:id="0"/>
      <w:bookmarkEnd w:id="1"/>
      <w:bookmarkEnd w:id="2"/>
      <w:bookmarkEnd w:id="3"/>
      <w:commentRangeEnd w:id="4"/>
      <w:r w:rsidR="00C02B93">
        <w:rPr>
          <w:rStyle w:val="Kommentarzeichen"/>
          <w:rFonts w:ascii="Adobe Garamond Pro" w:hAnsi="Adobe Garamond Pro"/>
          <w:b w:val="0"/>
        </w:rPr>
        <w:commentReference w:id="4"/>
      </w:r>
    </w:p>
    <w:p w14:paraId="4B0E99C5" w14:textId="77777777" w:rsidR="007E01FB" w:rsidRDefault="007E01FB" w:rsidP="007E01FB"/>
    <w:p w14:paraId="0A2DFC94" w14:textId="1AC1FCD3" w:rsidR="007E01FB" w:rsidRDefault="007E01FB" w:rsidP="007E01FB">
      <w:r>
        <w:t>Virtual Reality ist aktuell ein sehr großes Thema. Durch die Entwicklung von Smartphones und allgemein technologischen Fortschritten sind die möglichkeiten die reale Welt hinter sich zu lassen und in eine virtuelle realität einzutauchen vielfältiger als jemals zuvor. Die Technologien befinden sich im steten Wandel und werden immer weiter entwickelt. Was vor kurzem nur mit speziellen Geräten möglich war ist nun auch durch Smartphones möglich. Aufgrund der immer höheren Leistung können Virtual Reality Applikationen</w:t>
      </w:r>
      <w:r w:rsidR="00C43953">
        <w:t xml:space="preserve"> auf Smartphones umgesetzt werden und mit entsprechneden Haterungen können Nutzer ohne großen Kostenaufwand virtual reality erleben. So ist das Umsehen ohne probeleme möglich. Die Herausforderungen auf die entwickler und Umsetzer stoßen ist die Fortbewegung bei der Nutzung eines Smartphones als Ausgabegerät. Controller für Die Okulus Rift sind ohne Probleme anzuschließen, was bei smartphones nicht ohne weiteres möglich ist. So gibt es Controller, die ausschließlich per Kabel angeschlossen werden können, aber auch prototypen sind interesseant und bieten noch viel weitergehende möglichkeiten. </w:t>
      </w:r>
    </w:p>
    <w:p w14:paraId="3118AD6D" w14:textId="3D2C4D9A" w:rsidR="00C43953" w:rsidRPr="007E01FB" w:rsidRDefault="00C43953" w:rsidP="007E01FB">
      <w:r>
        <w:t>Dies</w:t>
      </w:r>
      <w:ins w:id="5" w:author="Autor">
        <w:r w:rsidR="003E5960">
          <w:t>s</w:t>
        </w:r>
      </w:ins>
      <w:r>
        <w:t>e Controller werden hier dargestellt, analysiert und anhand bestimmter kriterien bewertet. Als ergebnis steht eine Auswahl an Contorller für Smartphones und welche sich am besten eignen, sowie eine tiefergehende An</w:t>
      </w:r>
      <w:bookmarkStart w:id="6" w:name="_GoBack"/>
      <w:bookmarkEnd w:id="6"/>
      <w:r>
        <w:t>alyse in Entwicklung befindlicher sowie theoretischer Ansätze, die sich für die Steuerung von virtuellen Welten an Smartphones eignen.</w:t>
      </w:r>
    </w:p>
    <w:p w14:paraId="11C609CF" w14:textId="77777777" w:rsidR="00E31D76" w:rsidRPr="00E31D76" w:rsidRDefault="00E31D76" w:rsidP="00E31D76"/>
    <w:p w14:paraId="3F0E8DD0" w14:textId="6D6B6205" w:rsidR="0073618E" w:rsidRPr="00E53133" w:rsidRDefault="0073618E" w:rsidP="0073618E">
      <w:pPr>
        <w:rPr>
          <w:rFonts w:ascii="Helvetica" w:hAnsi="Helvetica" w:cs="Arial"/>
          <w:b/>
          <w:sz w:val="32"/>
          <w:szCs w:val="32"/>
          <w:lang w:val="en-US"/>
        </w:rPr>
      </w:pPr>
      <w:r w:rsidRPr="00E53133">
        <w:rPr>
          <w:rFonts w:ascii="Helvetica" w:hAnsi="Helvetica" w:cs="Arial"/>
          <w:b/>
          <w:sz w:val="32"/>
          <w:szCs w:val="32"/>
          <w:lang w:val="en-US"/>
        </w:rPr>
        <w:t>Abstract</w:t>
      </w:r>
    </w:p>
    <w:p w14:paraId="6A216210" w14:textId="77777777" w:rsidR="004B61D2" w:rsidRDefault="004B61D2" w:rsidP="004B61D2">
      <w:pPr>
        <w:jc w:val="left"/>
        <w:rPr>
          <w:lang w:val="en-US"/>
        </w:rPr>
      </w:pPr>
    </w:p>
    <w:p w14:paraId="4CB8F4E6" w14:textId="77777777" w:rsidR="004B61D2" w:rsidRDefault="004B61D2" w:rsidP="004B61D2">
      <w:pPr>
        <w:jc w:val="left"/>
        <w:rPr>
          <w:lang w:val="en-US"/>
        </w:rPr>
      </w:pPr>
    </w:p>
    <w:p w14:paraId="4323B0A8" w14:textId="77777777" w:rsidR="004642B9" w:rsidRPr="008D3867" w:rsidRDefault="004642B9" w:rsidP="0073618E">
      <w:pPr>
        <w:rPr>
          <w:lang w:val="en-US"/>
        </w:rPr>
        <w:sectPr w:rsidR="004642B9" w:rsidRPr="008D3867" w:rsidSect="00CF380C">
          <w:headerReference w:type="default" r:id="rId14"/>
          <w:footerReference w:type="default" r:id="rId15"/>
          <w:headerReference w:type="first" r:id="rId16"/>
          <w:footerReference w:type="first" r:id="rId17"/>
          <w:pgSz w:w="11906" w:h="16838" w:code="9"/>
          <w:pgMar w:top="1531" w:right="1418" w:bottom="1701" w:left="1701" w:header="510" w:footer="624" w:gutter="0"/>
          <w:pgNumType w:fmt="upperRoman" w:start="1"/>
          <w:cols w:space="708"/>
          <w:docGrid w:linePitch="360"/>
        </w:sectPr>
      </w:pPr>
    </w:p>
    <w:p w14:paraId="64F471FB" w14:textId="1BC77CAE" w:rsidR="006C6C20" w:rsidRDefault="0073618E" w:rsidP="006C6C20">
      <w:pPr>
        <w:pStyle w:val="Oberberschrift"/>
        <w:rPr>
          <w:rFonts w:ascii="Helvetica" w:hAnsi="Helvetica"/>
        </w:rPr>
      </w:pPr>
      <w:bookmarkStart w:id="7" w:name="_Toc224637399"/>
      <w:bookmarkStart w:id="8" w:name="_Toc224707530"/>
      <w:bookmarkStart w:id="9" w:name="_Toc224810287"/>
      <w:bookmarkStart w:id="10" w:name="_Toc225071772"/>
      <w:r w:rsidRPr="00E53133">
        <w:rPr>
          <w:rFonts w:ascii="Helvetica" w:hAnsi="Helvetica"/>
        </w:rPr>
        <w:lastRenderedPageBreak/>
        <w:t>Inhaltsverzeichnis</w:t>
      </w:r>
      <w:bookmarkEnd w:id="7"/>
      <w:bookmarkEnd w:id="8"/>
      <w:bookmarkEnd w:id="9"/>
      <w:bookmarkEnd w:id="10"/>
    </w:p>
    <w:p w14:paraId="797624AD" w14:textId="77777777" w:rsidR="00152269" w:rsidRPr="00152269" w:rsidRDefault="00152269" w:rsidP="00152269"/>
    <w:p w14:paraId="3A217E79" w14:textId="77777777" w:rsidR="00170A67" w:rsidRDefault="000E61A5">
      <w:pPr>
        <w:pStyle w:val="Verzeichnis1"/>
        <w:tabs>
          <w:tab w:val="left" w:pos="480"/>
          <w:tab w:val="right" w:leader="dot" w:pos="8777"/>
        </w:tabs>
        <w:rPr>
          <w:rFonts w:asciiTheme="minorHAnsi" w:eastAsiaTheme="minorEastAsia" w:hAnsiTheme="minorHAnsi" w:cstheme="minorBidi"/>
          <w:b w:val="0"/>
          <w:bCs w:val="0"/>
          <w:caps w:val="0"/>
          <w:noProof/>
          <w:sz w:val="22"/>
          <w:szCs w:val="22"/>
        </w:rPr>
      </w:pPr>
      <w:r>
        <w:rPr>
          <w:caps w:val="0"/>
        </w:rPr>
        <w:fldChar w:fldCharType="begin"/>
      </w:r>
      <w:r>
        <w:rPr>
          <w:caps w:val="0"/>
        </w:rPr>
        <w:instrText xml:space="preserve"> TOC \o "1-3" \h \z \u </w:instrText>
      </w:r>
      <w:r>
        <w:rPr>
          <w:caps w:val="0"/>
        </w:rPr>
        <w:fldChar w:fldCharType="separate"/>
      </w:r>
      <w:hyperlink w:anchor="_Toc410738427" w:history="1">
        <w:r w:rsidR="00170A67" w:rsidRPr="000F4466">
          <w:rPr>
            <w:rStyle w:val="Hyperlink"/>
            <w:noProof/>
            <w:u w:color="FFFFFF" w:themeColor="background1"/>
          </w:rPr>
          <w:t>1</w:t>
        </w:r>
        <w:r w:rsidR="00170A67">
          <w:rPr>
            <w:rFonts w:asciiTheme="minorHAnsi" w:eastAsiaTheme="minorEastAsia" w:hAnsiTheme="minorHAnsi" w:cstheme="minorBidi"/>
            <w:b w:val="0"/>
            <w:bCs w:val="0"/>
            <w:caps w:val="0"/>
            <w:noProof/>
            <w:sz w:val="22"/>
            <w:szCs w:val="22"/>
          </w:rPr>
          <w:tab/>
        </w:r>
        <w:r w:rsidR="00170A67" w:rsidRPr="000F4466">
          <w:rPr>
            <w:rStyle w:val="Hyperlink"/>
            <w:noProof/>
          </w:rPr>
          <w:t>Einleitung</w:t>
        </w:r>
        <w:r w:rsidR="00170A67">
          <w:rPr>
            <w:noProof/>
            <w:webHidden/>
          </w:rPr>
          <w:tab/>
        </w:r>
        <w:r w:rsidR="00170A67">
          <w:rPr>
            <w:noProof/>
            <w:webHidden/>
          </w:rPr>
          <w:fldChar w:fldCharType="begin"/>
        </w:r>
        <w:r w:rsidR="00170A67">
          <w:rPr>
            <w:noProof/>
            <w:webHidden/>
          </w:rPr>
          <w:instrText xml:space="preserve"> PAGEREF _Toc410738427 \h </w:instrText>
        </w:r>
        <w:r w:rsidR="00170A67">
          <w:rPr>
            <w:noProof/>
            <w:webHidden/>
          </w:rPr>
        </w:r>
        <w:r w:rsidR="00170A67">
          <w:rPr>
            <w:noProof/>
            <w:webHidden/>
          </w:rPr>
          <w:fldChar w:fldCharType="separate"/>
        </w:r>
        <w:r w:rsidR="00170A67">
          <w:rPr>
            <w:noProof/>
            <w:webHidden/>
          </w:rPr>
          <w:t>1</w:t>
        </w:r>
        <w:r w:rsidR="00170A67">
          <w:rPr>
            <w:noProof/>
            <w:webHidden/>
          </w:rPr>
          <w:fldChar w:fldCharType="end"/>
        </w:r>
      </w:hyperlink>
    </w:p>
    <w:p w14:paraId="31FDC6E4" w14:textId="77777777" w:rsidR="00170A67" w:rsidRDefault="00CA0EF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28" w:history="1">
        <w:r w:rsidR="00170A67" w:rsidRPr="000F4466">
          <w:rPr>
            <w:rStyle w:val="Hyperlink"/>
            <w:noProof/>
          </w:rPr>
          <w:t>1.1</w:t>
        </w:r>
        <w:r w:rsidR="00170A67">
          <w:rPr>
            <w:rFonts w:asciiTheme="minorHAnsi" w:eastAsiaTheme="minorEastAsia" w:hAnsiTheme="minorHAnsi" w:cstheme="minorBidi"/>
            <w:smallCaps w:val="0"/>
            <w:noProof/>
            <w:sz w:val="22"/>
            <w:szCs w:val="22"/>
          </w:rPr>
          <w:tab/>
        </w:r>
        <w:r w:rsidR="00170A67" w:rsidRPr="000F4466">
          <w:rPr>
            <w:rStyle w:val="Hyperlink"/>
            <w:noProof/>
          </w:rPr>
          <w:t>Einführung in die Thematik</w:t>
        </w:r>
        <w:r w:rsidR="00170A67">
          <w:rPr>
            <w:noProof/>
            <w:webHidden/>
          </w:rPr>
          <w:tab/>
        </w:r>
        <w:r w:rsidR="00170A67">
          <w:rPr>
            <w:noProof/>
            <w:webHidden/>
          </w:rPr>
          <w:fldChar w:fldCharType="begin"/>
        </w:r>
        <w:r w:rsidR="00170A67">
          <w:rPr>
            <w:noProof/>
            <w:webHidden/>
          </w:rPr>
          <w:instrText xml:space="preserve"> PAGEREF _Toc410738428 \h </w:instrText>
        </w:r>
        <w:r w:rsidR="00170A67">
          <w:rPr>
            <w:noProof/>
            <w:webHidden/>
          </w:rPr>
        </w:r>
        <w:r w:rsidR="00170A67">
          <w:rPr>
            <w:noProof/>
            <w:webHidden/>
          </w:rPr>
          <w:fldChar w:fldCharType="separate"/>
        </w:r>
        <w:r w:rsidR="00170A67">
          <w:rPr>
            <w:noProof/>
            <w:webHidden/>
          </w:rPr>
          <w:t>1</w:t>
        </w:r>
        <w:r w:rsidR="00170A67">
          <w:rPr>
            <w:noProof/>
            <w:webHidden/>
          </w:rPr>
          <w:fldChar w:fldCharType="end"/>
        </w:r>
      </w:hyperlink>
    </w:p>
    <w:p w14:paraId="6FC3F7FC" w14:textId="77777777" w:rsidR="00170A67" w:rsidRDefault="00CA0EF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29" w:history="1">
        <w:r w:rsidR="00170A67" w:rsidRPr="000F4466">
          <w:rPr>
            <w:rStyle w:val="Hyperlink"/>
            <w:noProof/>
          </w:rPr>
          <w:t>1.2</w:t>
        </w:r>
        <w:r w:rsidR="00170A67">
          <w:rPr>
            <w:rFonts w:asciiTheme="minorHAnsi" w:eastAsiaTheme="minorEastAsia" w:hAnsiTheme="minorHAnsi" w:cstheme="minorBidi"/>
            <w:smallCaps w:val="0"/>
            <w:noProof/>
            <w:sz w:val="22"/>
            <w:szCs w:val="22"/>
          </w:rPr>
          <w:tab/>
        </w:r>
        <w:r w:rsidR="00170A67" w:rsidRPr="000F4466">
          <w:rPr>
            <w:rStyle w:val="Hyperlink"/>
            <w:noProof/>
          </w:rPr>
          <w:t>Ziele der Arbeit</w:t>
        </w:r>
        <w:r w:rsidR="00170A67">
          <w:rPr>
            <w:noProof/>
            <w:webHidden/>
          </w:rPr>
          <w:tab/>
        </w:r>
        <w:r w:rsidR="00170A67">
          <w:rPr>
            <w:noProof/>
            <w:webHidden/>
          </w:rPr>
          <w:fldChar w:fldCharType="begin"/>
        </w:r>
        <w:r w:rsidR="00170A67">
          <w:rPr>
            <w:noProof/>
            <w:webHidden/>
          </w:rPr>
          <w:instrText xml:space="preserve"> PAGEREF _Toc410738429 \h </w:instrText>
        </w:r>
        <w:r w:rsidR="00170A67">
          <w:rPr>
            <w:noProof/>
            <w:webHidden/>
          </w:rPr>
        </w:r>
        <w:r w:rsidR="00170A67">
          <w:rPr>
            <w:noProof/>
            <w:webHidden/>
          </w:rPr>
          <w:fldChar w:fldCharType="separate"/>
        </w:r>
        <w:r w:rsidR="00170A67">
          <w:rPr>
            <w:noProof/>
            <w:webHidden/>
          </w:rPr>
          <w:t>2</w:t>
        </w:r>
        <w:r w:rsidR="00170A67">
          <w:rPr>
            <w:noProof/>
            <w:webHidden/>
          </w:rPr>
          <w:fldChar w:fldCharType="end"/>
        </w:r>
      </w:hyperlink>
    </w:p>
    <w:p w14:paraId="4C0D729C" w14:textId="77777777" w:rsidR="00170A67" w:rsidRDefault="00CA0EF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30" w:history="1">
        <w:r w:rsidR="00170A67" w:rsidRPr="000F4466">
          <w:rPr>
            <w:rStyle w:val="Hyperlink"/>
            <w:noProof/>
          </w:rPr>
          <w:t>1.3</w:t>
        </w:r>
        <w:r w:rsidR="00170A67">
          <w:rPr>
            <w:rFonts w:asciiTheme="minorHAnsi" w:eastAsiaTheme="minorEastAsia" w:hAnsiTheme="minorHAnsi" w:cstheme="minorBidi"/>
            <w:smallCaps w:val="0"/>
            <w:noProof/>
            <w:sz w:val="22"/>
            <w:szCs w:val="22"/>
          </w:rPr>
          <w:tab/>
        </w:r>
        <w:r w:rsidR="00170A67" w:rsidRPr="000F4466">
          <w:rPr>
            <w:rStyle w:val="Hyperlink"/>
            <w:noProof/>
          </w:rPr>
          <w:t>Vorstellung des Unternehmens</w:t>
        </w:r>
        <w:r w:rsidR="00170A67">
          <w:rPr>
            <w:noProof/>
            <w:webHidden/>
          </w:rPr>
          <w:tab/>
        </w:r>
        <w:r w:rsidR="00170A67">
          <w:rPr>
            <w:noProof/>
            <w:webHidden/>
          </w:rPr>
          <w:fldChar w:fldCharType="begin"/>
        </w:r>
        <w:r w:rsidR="00170A67">
          <w:rPr>
            <w:noProof/>
            <w:webHidden/>
          </w:rPr>
          <w:instrText xml:space="preserve"> PAGEREF _Toc410738430 \h </w:instrText>
        </w:r>
        <w:r w:rsidR="00170A67">
          <w:rPr>
            <w:noProof/>
            <w:webHidden/>
          </w:rPr>
        </w:r>
        <w:r w:rsidR="00170A67">
          <w:rPr>
            <w:noProof/>
            <w:webHidden/>
          </w:rPr>
          <w:fldChar w:fldCharType="separate"/>
        </w:r>
        <w:r w:rsidR="00170A67">
          <w:rPr>
            <w:noProof/>
            <w:webHidden/>
          </w:rPr>
          <w:t>2</w:t>
        </w:r>
        <w:r w:rsidR="00170A67">
          <w:rPr>
            <w:noProof/>
            <w:webHidden/>
          </w:rPr>
          <w:fldChar w:fldCharType="end"/>
        </w:r>
      </w:hyperlink>
    </w:p>
    <w:p w14:paraId="3AF2B273" w14:textId="77777777" w:rsidR="00170A67" w:rsidRDefault="00CA0EF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31" w:history="1">
        <w:r w:rsidR="00170A67" w:rsidRPr="000F4466">
          <w:rPr>
            <w:rStyle w:val="Hyperlink"/>
            <w:noProof/>
          </w:rPr>
          <w:t>1.4</w:t>
        </w:r>
        <w:r w:rsidR="00170A67">
          <w:rPr>
            <w:rFonts w:asciiTheme="minorHAnsi" w:eastAsiaTheme="minorEastAsia" w:hAnsiTheme="minorHAnsi" w:cstheme="minorBidi"/>
            <w:smallCaps w:val="0"/>
            <w:noProof/>
            <w:sz w:val="22"/>
            <w:szCs w:val="22"/>
          </w:rPr>
          <w:tab/>
        </w:r>
        <w:r w:rsidR="00170A67" w:rsidRPr="000F4466">
          <w:rPr>
            <w:rStyle w:val="Hyperlink"/>
            <w:noProof/>
          </w:rPr>
          <w:t>Aufbau des Berichtes</w:t>
        </w:r>
        <w:r w:rsidR="00170A67">
          <w:rPr>
            <w:noProof/>
            <w:webHidden/>
          </w:rPr>
          <w:tab/>
        </w:r>
        <w:r w:rsidR="00170A67">
          <w:rPr>
            <w:noProof/>
            <w:webHidden/>
          </w:rPr>
          <w:fldChar w:fldCharType="begin"/>
        </w:r>
        <w:r w:rsidR="00170A67">
          <w:rPr>
            <w:noProof/>
            <w:webHidden/>
          </w:rPr>
          <w:instrText xml:space="preserve"> PAGEREF _Toc410738431 \h </w:instrText>
        </w:r>
        <w:r w:rsidR="00170A67">
          <w:rPr>
            <w:noProof/>
            <w:webHidden/>
          </w:rPr>
        </w:r>
        <w:r w:rsidR="00170A67">
          <w:rPr>
            <w:noProof/>
            <w:webHidden/>
          </w:rPr>
          <w:fldChar w:fldCharType="separate"/>
        </w:r>
        <w:r w:rsidR="00170A67">
          <w:rPr>
            <w:noProof/>
            <w:webHidden/>
          </w:rPr>
          <w:t>3</w:t>
        </w:r>
        <w:r w:rsidR="00170A67">
          <w:rPr>
            <w:noProof/>
            <w:webHidden/>
          </w:rPr>
          <w:fldChar w:fldCharType="end"/>
        </w:r>
      </w:hyperlink>
    </w:p>
    <w:p w14:paraId="0BB4AF36" w14:textId="77777777" w:rsidR="00170A67" w:rsidRDefault="00CA0EFB">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738432" w:history="1">
        <w:r w:rsidR="00170A67" w:rsidRPr="000F4466">
          <w:rPr>
            <w:rStyle w:val="Hyperlink"/>
            <w:noProof/>
            <w:u w:color="FFFFFF" w:themeColor="background1"/>
          </w:rPr>
          <w:t>2</w:t>
        </w:r>
        <w:r w:rsidR="00170A67">
          <w:rPr>
            <w:rFonts w:asciiTheme="minorHAnsi" w:eastAsiaTheme="minorEastAsia" w:hAnsiTheme="minorHAnsi" w:cstheme="minorBidi"/>
            <w:b w:val="0"/>
            <w:bCs w:val="0"/>
            <w:caps w:val="0"/>
            <w:noProof/>
            <w:sz w:val="22"/>
            <w:szCs w:val="22"/>
          </w:rPr>
          <w:tab/>
        </w:r>
        <w:r w:rsidR="00170A67" w:rsidRPr="000F4466">
          <w:rPr>
            <w:rStyle w:val="Hyperlink"/>
            <w:noProof/>
          </w:rPr>
          <w:t>Grundlagen / Stand der Technik</w:t>
        </w:r>
        <w:r w:rsidR="00170A67">
          <w:rPr>
            <w:noProof/>
            <w:webHidden/>
          </w:rPr>
          <w:tab/>
        </w:r>
        <w:r w:rsidR="00170A67">
          <w:rPr>
            <w:noProof/>
            <w:webHidden/>
          </w:rPr>
          <w:fldChar w:fldCharType="begin"/>
        </w:r>
        <w:r w:rsidR="00170A67">
          <w:rPr>
            <w:noProof/>
            <w:webHidden/>
          </w:rPr>
          <w:instrText xml:space="preserve"> PAGEREF _Toc410738432 \h </w:instrText>
        </w:r>
        <w:r w:rsidR="00170A67">
          <w:rPr>
            <w:noProof/>
            <w:webHidden/>
          </w:rPr>
        </w:r>
        <w:r w:rsidR="00170A67">
          <w:rPr>
            <w:noProof/>
            <w:webHidden/>
          </w:rPr>
          <w:fldChar w:fldCharType="separate"/>
        </w:r>
        <w:r w:rsidR="00170A67">
          <w:rPr>
            <w:noProof/>
            <w:webHidden/>
          </w:rPr>
          <w:t>4</w:t>
        </w:r>
        <w:r w:rsidR="00170A67">
          <w:rPr>
            <w:noProof/>
            <w:webHidden/>
          </w:rPr>
          <w:fldChar w:fldCharType="end"/>
        </w:r>
      </w:hyperlink>
    </w:p>
    <w:p w14:paraId="2DB25E65" w14:textId="77777777" w:rsidR="00170A67" w:rsidRDefault="00CA0EF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33" w:history="1">
        <w:r w:rsidR="00170A67" w:rsidRPr="000F4466">
          <w:rPr>
            <w:rStyle w:val="Hyperlink"/>
            <w:noProof/>
          </w:rPr>
          <w:t>2.1</w:t>
        </w:r>
        <w:r w:rsidR="00170A67">
          <w:rPr>
            <w:rFonts w:asciiTheme="minorHAnsi" w:eastAsiaTheme="minorEastAsia" w:hAnsiTheme="minorHAnsi" w:cstheme="minorBidi"/>
            <w:smallCaps w:val="0"/>
            <w:noProof/>
            <w:sz w:val="22"/>
            <w:szCs w:val="22"/>
          </w:rPr>
          <w:tab/>
        </w:r>
        <w:r w:rsidR="00170A67" w:rsidRPr="000F4466">
          <w:rPr>
            <w:rStyle w:val="Hyperlink"/>
            <w:noProof/>
          </w:rPr>
          <w:t>Virtual Reality</w:t>
        </w:r>
        <w:r w:rsidR="00170A67">
          <w:rPr>
            <w:noProof/>
            <w:webHidden/>
          </w:rPr>
          <w:tab/>
        </w:r>
        <w:r w:rsidR="00170A67">
          <w:rPr>
            <w:noProof/>
            <w:webHidden/>
          </w:rPr>
          <w:fldChar w:fldCharType="begin"/>
        </w:r>
        <w:r w:rsidR="00170A67">
          <w:rPr>
            <w:noProof/>
            <w:webHidden/>
          </w:rPr>
          <w:instrText xml:space="preserve"> PAGEREF _Toc410738433 \h </w:instrText>
        </w:r>
        <w:r w:rsidR="00170A67">
          <w:rPr>
            <w:noProof/>
            <w:webHidden/>
          </w:rPr>
        </w:r>
        <w:r w:rsidR="00170A67">
          <w:rPr>
            <w:noProof/>
            <w:webHidden/>
          </w:rPr>
          <w:fldChar w:fldCharType="separate"/>
        </w:r>
        <w:r w:rsidR="00170A67">
          <w:rPr>
            <w:noProof/>
            <w:webHidden/>
          </w:rPr>
          <w:t>4</w:t>
        </w:r>
        <w:r w:rsidR="00170A67">
          <w:rPr>
            <w:noProof/>
            <w:webHidden/>
          </w:rPr>
          <w:fldChar w:fldCharType="end"/>
        </w:r>
      </w:hyperlink>
    </w:p>
    <w:p w14:paraId="2EDC0FE0" w14:textId="77777777" w:rsidR="00170A67" w:rsidRDefault="00CA0EF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34" w:history="1">
        <w:r w:rsidR="00170A67" w:rsidRPr="000F4466">
          <w:rPr>
            <w:rStyle w:val="Hyperlink"/>
            <w:noProof/>
          </w:rPr>
          <w:t>2.1.1</w:t>
        </w:r>
        <w:r w:rsidR="00170A67">
          <w:rPr>
            <w:rFonts w:asciiTheme="minorHAnsi" w:eastAsiaTheme="minorEastAsia" w:hAnsiTheme="minorHAnsi" w:cstheme="minorBidi"/>
            <w:i w:val="0"/>
            <w:iCs w:val="0"/>
            <w:noProof/>
            <w:sz w:val="22"/>
            <w:szCs w:val="22"/>
          </w:rPr>
          <w:tab/>
        </w:r>
        <w:r w:rsidR="00170A67" w:rsidRPr="000F4466">
          <w:rPr>
            <w:rStyle w:val="Hyperlink"/>
            <w:noProof/>
          </w:rPr>
          <w:t>Wahrnehmung von Bewegung</w:t>
        </w:r>
        <w:r w:rsidR="00170A67">
          <w:rPr>
            <w:noProof/>
            <w:webHidden/>
          </w:rPr>
          <w:tab/>
        </w:r>
        <w:r w:rsidR="00170A67">
          <w:rPr>
            <w:noProof/>
            <w:webHidden/>
          </w:rPr>
          <w:fldChar w:fldCharType="begin"/>
        </w:r>
        <w:r w:rsidR="00170A67">
          <w:rPr>
            <w:noProof/>
            <w:webHidden/>
          </w:rPr>
          <w:instrText xml:space="preserve"> PAGEREF _Toc410738434 \h </w:instrText>
        </w:r>
        <w:r w:rsidR="00170A67">
          <w:rPr>
            <w:noProof/>
            <w:webHidden/>
          </w:rPr>
        </w:r>
        <w:r w:rsidR="00170A67">
          <w:rPr>
            <w:noProof/>
            <w:webHidden/>
          </w:rPr>
          <w:fldChar w:fldCharType="separate"/>
        </w:r>
        <w:r w:rsidR="00170A67">
          <w:rPr>
            <w:noProof/>
            <w:webHidden/>
          </w:rPr>
          <w:t>4</w:t>
        </w:r>
        <w:r w:rsidR="00170A67">
          <w:rPr>
            <w:noProof/>
            <w:webHidden/>
          </w:rPr>
          <w:fldChar w:fldCharType="end"/>
        </w:r>
      </w:hyperlink>
    </w:p>
    <w:p w14:paraId="4B59CD48" w14:textId="77777777" w:rsidR="00170A67" w:rsidRDefault="00CA0EF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35" w:history="1">
        <w:r w:rsidR="00170A67" w:rsidRPr="000F4466">
          <w:rPr>
            <w:rStyle w:val="Hyperlink"/>
            <w:noProof/>
          </w:rPr>
          <w:t>2.1.2</w:t>
        </w:r>
        <w:r w:rsidR="00170A67">
          <w:rPr>
            <w:rFonts w:asciiTheme="minorHAnsi" w:eastAsiaTheme="minorEastAsia" w:hAnsiTheme="minorHAnsi" w:cstheme="minorBidi"/>
            <w:i w:val="0"/>
            <w:iCs w:val="0"/>
            <w:noProof/>
            <w:sz w:val="22"/>
            <w:szCs w:val="22"/>
          </w:rPr>
          <w:tab/>
        </w:r>
        <w:r w:rsidR="00170A67" w:rsidRPr="000F4466">
          <w:rPr>
            <w:rStyle w:val="Hyperlink"/>
            <w:noProof/>
          </w:rPr>
          <w:t>Ausgabegeräte</w:t>
        </w:r>
        <w:r w:rsidR="00170A67">
          <w:rPr>
            <w:noProof/>
            <w:webHidden/>
          </w:rPr>
          <w:tab/>
        </w:r>
        <w:r w:rsidR="00170A67">
          <w:rPr>
            <w:noProof/>
            <w:webHidden/>
          </w:rPr>
          <w:fldChar w:fldCharType="begin"/>
        </w:r>
        <w:r w:rsidR="00170A67">
          <w:rPr>
            <w:noProof/>
            <w:webHidden/>
          </w:rPr>
          <w:instrText xml:space="preserve"> PAGEREF _Toc410738435 \h </w:instrText>
        </w:r>
        <w:r w:rsidR="00170A67">
          <w:rPr>
            <w:noProof/>
            <w:webHidden/>
          </w:rPr>
        </w:r>
        <w:r w:rsidR="00170A67">
          <w:rPr>
            <w:noProof/>
            <w:webHidden/>
          </w:rPr>
          <w:fldChar w:fldCharType="separate"/>
        </w:r>
        <w:r w:rsidR="00170A67">
          <w:rPr>
            <w:noProof/>
            <w:webHidden/>
          </w:rPr>
          <w:t>5</w:t>
        </w:r>
        <w:r w:rsidR="00170A67">
          <w:rPr>
            <w:noProof/>
            <w:webHidden/>
          </w:rPr>
          <w:fldChar w:fldCharType="end"/>
        </w:r>
      </w:hyperlink>
    </w:p>
    <w:p w14:paraId="4F2512E1" w14:textId="77777777" w:rsidR="00170A67" w:rsidRDefault="00CA0EF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36" w:history="1">
        <w:r w:rsidR="00170A67" w:rsidRPr="000F4466">
          <w:rPr>
            <w:rStyle w:val="Hyperlink"/>
            <w:noProof/>
          </w:rPr>
          <w:t>2.1.3</w:t>
        </w:r>
        <w:r w:rsidR="00170A67">
          <w:rPr>
            <w:rFonts w:asciiTheme="minorHAnsi" w:eastAsiaTheme="minorEastAsia" w:hAnsiTheme="minorHAnsi" w:cstheme="minorBidi"/>
            <w:i w:val="0"/>
            <w:iCs w:val="0"/>
            <w:noProof/>
            <w:sz w:val="22"/>
            <w:szCs w:val="22"/>
          </w:rPr>
          <w:tab/>
        </w:r>
        <w:r w:rsidR="00170A67" w:rsidRPr="000F4466">
          <w:rPr>
            <w:rStyle w:val="Hyperlink"/>
            <w:noProof/>
          </w:rPr>
          <w:t>Eingabegeräte</w:t>
        </w:r>
        <w:r w:rsidR="00170A67">
          <w:rPr>
            <w:noProof/>
            <w:webHidden/>
          </w:rPr>
          <w:tab/>
        </w:r>
        <w:r w:rsidR="00170A67">
          <w:rPr>
            <w:noProof/>
            <w:webHidden/>
          </w:rPr>
          <w:fldChar w:fldCharType="begin"/>
        </w:r>
        <w:r w:rsidR="00170A67">
          <w:rPr>
            <w:noProof/>
            <w:webHidden/>
          </w:rPr>
          <w:instrText xml:space="preserve"> PAGEREF _Toc410738436 \h </w:instrText>
        </w:r>
        <w:r w:rsidR="00170A67">
          <w:rPr>
            <w:noProof/>
            <w:webHidden/>
          </w:rPr>
        </w:r>
        <w:r w:rsidR="00170A67">
          <w:rPr>
            <w:noProof/>
            <w:webHidden/>
          </w:rPr>
          <w:fldChar w:fldCharType="separate"/>
        </w:r>
        <w:r w:rsidR="00170A67">
          <w:rPr>
            <w:noProof/>
            <w:webHidden/>
          </w:rPr>
          <w:t>6</w:t>
        </w:r>
        <w:r w:rsidR="00170A67">
          <w:rPr>
            <w:noProof/>
            <w:webHidden/>
          </w:rPr>
          <w:fldChar w:fldCharType="end"/>
        </w:r>
      </w:hyperlink>
    </w:p>
    <w:p w14:paraId="5C5225C4" w14:textId="77777777" w:rsidR="00170A67" w:rsidRDefault="00CA0EF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37" w:history="1">
        <w:r w:rsidR="00170A67" w:rsidRPr="000F4466">
          <w:rPr>
            <w:rStyle w:val="Hyperlink"/>
            <w:noProof/>
          </w:rPr>
          <w:t>2.1.4</w:t>
        </w:r>
        <w:r w:rsidR="00170A67">
          <w:rPr>
            <w:rFonts w:asciiTheme="minorHAnsi" w:eastAsiaTheme="minorEastAsia" w:hAnsiTheme="minorHAnsi" w:cstheme="minorBidi"/>
            <w:i w:val="0"/>
            <w:iCs w:val="0"/>
            <w:noProof/>
            <w:sz w:val="22"/>
            <w:szCs w:val="22"/>
          </w:rPr>
          <w:tab/>
        </w:r>
        <w:r w:rsidR="00170A67" w:rsidRPr="000F4466">
          <w:rPr>
            <w:rStyle w:val="Hyperlink"/>
            <w:noProof/>
          </w:rPr>
          <w:t>Bewegungskontrolle mit Eingabegeräten</w:t>
        </w:r>
        <w:r w:rsidR="00170A67">
          <w:rPr>
            <w:noProof/>
            <w:webHidden/>
          </w:rPr>
          <w:tab/>
        </w:r>
        <w:r w:rsidR="00170A67">
          <w:rPr>
            <w:noProof/>
            <w:webHidden/>
          </w:rPr>
          <w:fldChar w:fldCharType="begin"/>
        </w:r>
        <w:r w:rsidR="00170A67">
          <w:rPr>
            <w:noProof/>
            <w:webHidden/>
          </w:rPr>
          <w:instrText xml:space="preserve"> PAGEREF _Toc410738437 \h </w:instrText>
        </w:r>
        <w:r w:rsidR="00170A67">
          <w:rPr>
            <w:noProof/>
            <w:webHidden/>
          </w:rPr>
        </w:r>
        <w:r w:rsidR="00170A67">
          <w:rPr>
            <w:noProof/>
            <w:webHidden/>
          </w:rPr>
          <w:fldChar w:fldCharType="separate"/>
        </w:r>
        <w:r w:rsidR="00170A67">
          <w:rPr>
            <w:noProof/>
            <w:webHidden/>
          </w:rPr>
          <w:t>9</w:t>
        </w:r>
        <w:r w:rsidR="00170A67">
          <w:rPr>
            <w:noProof/>
            <w:webHidden/>
          </w:rPr>
          <w:fldChar w:fldCharType="end"/>
        </w:r>
      </w:hyperlink>
    </w:p>
    <w:p w14:paraId="567FBCD9" w14:textId="77777777" w:rsidR="00170A67" w:rsidRDefault="00CA0EF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38" w:history="1">
        <w:r w:rsidR="00170A67" w:rsidRPr="000F4466">
          <w:rPr>
            <w:rStyle w:val="Hyperlink"/>
            <w:noProof/>
          </w:rPr>
          <w:t>2.2</w:t>
        </w:r>
        <w:r w:rsidR="00170A67">
          <w:rPr>
            <w:rFonts w:asciiTheme="minorHAnsi" w:eastAsiaTheme="minorEastAsia" w:hAnsiTheme="minorHAnsi" w:cstheme="minorBidi"/>
            <w:smallCaps w:val="0"/>
            <w:noProof/>
            <w:sz w:val="22"/>
            <w:szCs w:val="22"/>
          </w:rPr>
          <w:tab/>
        </w:r>
        <w:r w:rsidR="00170A67" w:rsidRPr="000F4466">
          <w:rPr>
            <w:rStyle w:val="Hyperlink"/>
            <w:noProof/>
          </w:rPr>
          <w:t>Virtual Reality für mobile Geräte</w:t>
        </w:r>
        <w:r w:rsidR="00170A67">
          <w:rPr>
            <w:noProof/>
            <w:webHidden/>
          </w:rPr>
          <w:tab/>
        </w:r>
        <w:r w:rsidR="00170A67">
          <w:rPr>
            <w:noProof/>
            <w:webHidden/>
          </w:rPr>
          <w:fldChar w:fldCharType="begin"/>
        </w:r>
        <w:r w:rsidR="00170A67">
          <w:rPr>
            <w:noProof/>
            <w:webHidden/>
          </w:rPr>
          <w:instrText xml:space="preserve"> PAGEREF _Toc410738438 \h </w:instrText>
        </w:r>
        <w:r w:rsidR="00170A67">
          <w:rPr>
            <w:noProof/>
            <w:webHidden/>
          </w:rPr>
        </w:r>
        <w:r w:rsidR="00170A67">
          <w:rPr>
            <w:noProof/>
            <w:webHidden/>
          </w:rPr>
          <w:fldChar w:fldCharType="separate"/>
        </w:r>
        <w:r w:rsidR="00170A67">
          <w:rPr>
            <w:noProof/>
            <w:webHidden/>
          </w:rPr>
          <w:t>14</w:t>
        </w:r>
        <w:r w:rsidR="00170A67">
          <w:rPr>
            <w:noProof/>
            <w:webHidden/>
          </w:rPr>
          <w:fldChar w:fldCharType="end"/>
        </w:r>
      </w:hyperlink>
    </w:p>
    <w:p w14:paraId="7D7CB934" w14:textId="77777777" w:rsidR="00170A67" w:rsidRDefault="00CA0EF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39" w:history="1">
        <w:r w:rsidR="00170A67" w:rsidRPr="000F4466">
          <w:rPr>
            <w:rStyle w:val="Hyperlink"/>
            <w:noProof/>
          </w:rPr>
          <w:t>2.2.1</w:t>
        </w:r>
        <w:r w:rsidR="00170A67">
          <w:rPr>
            <w:rFonts w:asciiTheme="minorHAnsi" w:eastAsiaTheme="minorEastAsia" w:hAnsiTheme="minorHAnsi" w:cstheme="minorBidi"/>
            <w:i w:val="0"/>
            <w:iCs w:val="0"/>
            <w:noProof/>
            <w:sz w:val="22"/>
            <w:szCs w:val="22"/>
          </w:rPr>
          <w:tab/>
        </w:r>
        <w:r w:rsidR="00170A67" w:rsidRPr="000F4466">
          <w:rPr>
            <w:rStyle w:val="Hyperlink"/>
            <w:noProof/>
          </w:rPr>
          <w:t>Boxx3D</w:t>
        </w:r>
        <w:r w:rsidR="00170A67">
          <w:rPr>
            <w:noProof/>
            <w:webHidden/>
          </w:rPr>
          <w:tab/>
        </w:r>
        <w:r w:rsidR="00170A67">
          <w:rPr>
            <w:noProof/>
            <w:webHidden/>
          </w:rPr>
          <w:fldChar w:fldCharType="begin"/>
        </w:r>
        <w:r w:rsidR="00170A67">
          <w:rPr>
            <w:noProof/>
            <w:webHidden/>
          </w:rPr>
          <w:instrText xml:space="preserve"> PAGEREF _Toc410738439 \h </w:instrText>
        </w:r>
        <w:r w:rsidR="00170A67">
          <w:rPr>
            <w:noProof/>
            <w:webHidden/>
          </w:rPr>
        </w:r>
        <w:r w:rsidR="00170A67">
          <w:rPr>
            <w:noProof/>
            <w:webHidden/>
          </w:rPr>
          <w:fldChar w:fldCharType="separate"/>
        </w:r>
        <w:r w:rsidR="00170A67">
          <w:rPr>
            <w:noProof/>
            <w:webHidden/>
          </w:rPr>
          <w:t>15</w:t>
        </w:r>
        <w:r w:rsidR="00170A67">
          <w:rPr>
            <w:noProof/>
            <w:webHidden/>
          </w:rPr>
          <w:fldChar w:fldCharType="end"/>
        </w:r>
      </w:hyperlink>
    </w:p>
    <w:p w14:paraId="34DA0111" w14:textId="77777777" w:rsidR="00170A67" w:rsidRDefault="00CA0EF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40" w:history="1">
        <w:r w:rsidR="00170A67" w:rsidRPr="000F4466">
          <w:rPr>
            <w:rStyle w:val="Hyperlink"/>
            <w:noProof/>
          </w:rPr>
          <w:t>2.2.2</w:t>
        </w:r>
        <w:r w:rsidR="00170A67">
          <w:rPr>
            <w:rFonts w:asciiTheme="minorHAnsi" w:eastAsiaTheme="minorEastAsia" w:hAnsiTheme="minorHAnsi" w:cstheme="minorBidi"/>
            <w:i w:val="0"/>
            <w:iCs w:val="0"/>
            <w:noProof/>
            <w:sz w:val="22"/>
            <w:szCs w:val="22"/>
          </w:rPr>
          <w:tab/>
        </w:r>
        <w:r w:rsidR="00170A67" w:rsidRPr="000F4466">
          <w:rPr>
            <w:rStyle w:val="Hyperlink"/>
            <w:noProof/>
          </w:rPr>
          <w:t>Google Cardboard</w:t>
        </w:r>
        <w:r w:rsidR="00170A67">
          <w:rPr>
            <w:noProof/>
            <w:webHidden/>
          </w:rPr>
          <w:tab/>
        </w:r>
        <w:r w:rsidR="00170A67">
          <w:rPr>
            <w:noProof/>
            <w:webHidden/>
          </w:rPr>
          <w:fldChar w:fldCharType="begin"/>
        </w:r>
        <w:r w:rsidR="00170A67">
          <w:rPr>
            <w:noProof/>
            <w:webHidden/>
          </w:rPr>
          <w:instrText xml:space="preserve"> PAGEREF _Toc410738440 \h </w:instrText>
        </w:r>
        <w:r w:rsidR="00170A67">
          <w:rPr>
            <w:noProof/>
            <w:webHidden/>
          </w:rPr>
        </w:r>
        <w:r w:rsidR="00170A67">
          <w:rPr>
            <w:noProof/>
            <w:webHidden/>
          </w:rPr>
          <w:fldChar w:fldCharType="separate"/>
        </w:r>
        <w:r w:rsidR="00170A67">
          <w:rPr>
            <w:noProof/>
            <w:webHidden/>
          </w:rPr>
          <w:t>15</w:t>
        </w:r>
        <w:r w:rsidR="00170A67">
          <w:rPr>
            <w:noProof/>
            <w:webHidden/>
          </w:rPr>
          <w:fldChar w:fldCharType="end"/>
        </w:r>
      </w:hyperlink>
    </w:p>
    <w:p w14:paraId="2A67C8B6" w14:textId="77777777" w:rsidR="00170A67" w:rsidRDefault="00CA0EF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41" w:history="1">
        <w:r w:rsidR="00170A67" w:rsidRPr="000F4466">
          <w:rPr>
            <w:rStyle w:val="Hyperlink"/>
            <w:noProof/>
          </w:rPr>
          <w:t>2.2.3</w:t>
        </w:r>
        <w:r w:rsidR="00170A67">
          <w:rPr>
            <w:rFonts w:asciiTheme="minorHAnsi" w:eastAsiaTheme="minorEastAsia" w:hAnsiTheme="minorHAnsi" w:cstheme="minorBidi"/>
            <w:i w:val="0"/>
            <w:iCs w:val="0"/>
            <w:noProof/>
            <w:sz w:val="22"/>
            <w:szCs w:val="22"/>
          </w:rPr>
          <w:tab/>
        </w:r>
        <w:r w:rsidR="00170A67" w:rsidRPr="000F4466">
          <w:rPr>
            <w:rStyle w:val="Hyperlink"/>
            <w:noProof/>
          </w:rPr>
          <w:t>Gear VR</w:t>
        </w:r>
        <w:r w:rsidR="00170A67">
          <w:rPr>
            <w:noProof/>
            <w:webHidden/>
          </w:rPr>
          <w:tab/>
        </w:r>
        <w:r w:rsidR="00170A67">
          <w:rPr>
            <w:noProof/>
            <w:webHidden/>
          </w:rPr>
          <w:fldChar w:fldCharType="begin"/>
        </w:r>
        <w:r w:rsidR="00170A67">
          <w:rPr>
            <w:noProof/>
            <w:webHidden/>
          </w:rPr>
          <w:instrText xml:space="preserve"> PAGEREF _Toc410738441 \h </w:instrText>
        </w:r>
        <w:r w:rsidR="00170A67">
          <w:rPr>
            <w:noProof/>
            <w:webHidden/>
          </w:rPr>
        </w:r>
        <w:r w:rsidR="00170A67">
          <w:rPr>
            <w:noProof/>
            <w:webHidden/>
          </w:rPr>
          <w:fldChar w:fldCharType="separate"/>
        </w:r>
        <w:r w:rsidR="00170A67">
          <w:rPr>
            <w:noProof/>
            <w:webHidden/>
          </w:rPr>
          <w:t>16</w:t>
        </w:r>
        <w:r w:rsidR="00170A67">
          <w:rPr>
            <w:noProof/>
            <w:webHidden/>
          </w:rPr>
          <w:fldChar w:fldCharType="end"/>
        </w:r>
      </w:hyperlink>
    </w:p>
    <w:p w14:paraId="6A8BB84B" w14:textId="77777777" w:rsidR="00170A67" w:rsidRDefault="00CA0EF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42" w:history="1">
        <w:r w:rsidR="00170A67" w:rsidRPr="000F4466">
          <w:rPr>
            <w:rStyle w:val="Hyperlink"/>
            <w:noProof/>
          </w:rPr>
          <w:t>2.3</w:t>
        </w:r>
        <w:r w:rsidR="00170A67">
          <w:rPr>
            <w:rFonts w:asciiTheme="minorHAnsi" w:eastAsiaTheme="minorEastAsia" w:hAnsiTheme="minorHAnsi" w:cstheme="minorBidi"/>
            <w:smallCaps w:val="0"/>
            <w:noProof/>
            <w:sz w:val="22"/>
            <w:szCs w:val="22"/>
          </w:rPr>
          <w:tab/>
        </w:r>
        <w:r w:rsidR="00170A67" w:rsidRPr="000F4466">
          <w:rPr>
            <w:rStyle w:val="Hyperlink"/>
            <w:noProof/>
          </w:rPr>
          <w:t>Unity</w:t>
        </w:r>
        <w:r w:rsidR="00170A67">
          <w:rPr>
            <w:noProof/>
            <w:webHidden/>
          </w:rPr>
          <w:tab/>
        </w:r>
        <w:r w:rsidR="00170A67">
          <w:rPr>
            <w:noProof/>
            <w:webHidden/>
          </w:rPr>
          <w:fldChar w:fldCharType="begin"/>
        </w:r>
        <w:r w:rsidR="00170A67">
          <w:rPr>
            <w:noProof/>
            <w:webHidden/>
          </w:rPr>
          <w:instrText xml:space="preserve"> PAGEREF _Toc410738442 \h </w:instrText>
        </w:r>
        <w:r w:rsidR="00170A67">
          <w:rPr>
            <w:noProof/>
            <w:webHidden/>
          </w:rPr>
        </w:r>
        <w:r w:rsidR="00170A67">
          <w:rPr>
            <w:noProof/>
            <w:webHidden/>
          </w:rPr>
          <w:fldChar w:fldCharType="separate"/>
        </w:r>
        <w:r w:rsidR="00170A67">
          <w:rPr>
            <w:noProof/>
            <w:webHidden/>
          </w:rPr>
          <w:t>16</w:t>
        </w:r>
        <w:r w:rsidR="00170A67">
          <w:rPr>
            <w:noProof/>
            <w:webHidden/>
          </w:rPr>
          <w:fldChar w:fldCharType="end"/>
        </w:r>
      </w:hyperlink>
    </w:p>
    <w:p w14:paraId="0D2A0EB5" w14:textId="77777777" w:rsidR="00170A67" w:rsidRDefault="00CA0EF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43" w:history="1">
        <w:r w:rsidR="00170A67" w:rsidRPr="000F4466">
          <w:rPr>
            <w:rStyle w:val="Hyperlink"/>
            <w:noProof/>
          </w:rPr>
          <w:t>2.3.1</w:t>
        </w:r>
        <w:r w:rsidR="00170A67">
          <w:rPr>
            <w:rFonts w:asciiTheme="minorHAnsi" w:eastAsiaTheme="minorEastAsia" w:hAnsiTheme="minorHAnsi" w:cstheme="minorBidi"/>
            <w:i w:val="0"/>
            <w:iCs w:val="0"/>
            <w:noProof/>
            <w:sz w:val="22"/>
            <w:szCs w:val="22"/>
          </w:rPr>
          <w:tab/>
        </w:r>
        <w:r w:rsidR="00170A67" w:rsidRPr="000F4466">
          <w:rPr>
            <w:rStyle w:val="Hyperlink"/>
            <w:noProof/>
          </w:rPr>
          <w:t>Programmierung über Skripte</w:t>
        </w:r>
        <w:r w:rsidR="00170A67">
          <w:rPr>
            <w:noProof/>
            <w:webHidden/>
          </w:rPr>
          <w:tab/>
        </w:r>
        <w:r w:rsidR="00170A67">
          <w:rPr>
            <w:noProof/>
            <w:webHidden/>
          </w:rPr>
          <w:fldChar w:fldCharType="begin"/>
        </w:r>
        <w:r w:rsidR="00170A67">
          <w:rPr>
            <w:noProof/>
            <w:webHidden/>
          </w:rPr>
          <w:instrText xml:space="preserve"> PAGEREF _Toc410738443 \h </w:instrText>
        </w:r>
        <w:r w:rsidR="00170A67">
          <w:rPr>
            <w:noProof/>
            <w:webHidden/>
          </w:rPr>
        </w:r>
        <w:r w:rsidR="00170A67">
          <w:rPr>
            <w:noProof/>
            <w:webHidden/>
          </w:rPr>
          <w:fldChar w:fldCharType="separate"/>
        </w:r>
        <w:r w:rsidR="00170A67">
          <w:rPr>
            <w:noProof/>
            <w:webHidden/>
          </w:rPr>
          <w:t>17</w:t>
        </w:r>
        <w:r w:rsidR="00170A67">
          <w:rPr>
            <w:noProof/>
            <w:webHidden/>
          </w:rPr>
          <w:fldChar w:fldCharType="end"/>
        </w:r>
      </w:hyperlink>
    </w:p>
    <w:p w14:paraId="2182FA17" w14:textId="77777777" w:rsidR="00170A67" w:rsidRDefault="00CA0EF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44" w:history="1">
        <w:r w:rsidR="00170A67" w:rsidRPr="000F4466">
          <w:rPr>
            <w:rStyle w:val="Hyperlink"/>
            <w:noProof/>
          </w:rPr>
          <w:t>2.3.2</w:t>
        </w:r>
        <w:r w:rsidR="00170A67">
          <w:rPr>
            <w:rFonts w:asciiTheme="minorHAnsi" w:eastAsiaTheme="minorEastAsia" w:hAnsiTheme="minorHAnsi" w:cstheme="minorBidi"/>
            <w:i w:val="0"/>
            <w:iCs w:val="0"/>
            <w:noProof/>
            <w:sz w:val="22"/>
            <w:szCs w:val="22"/>
          </w:rPr>
          <w:tab/>
        </w:r>
        <w:r w:rsidR="00170A67" w:rsidRPr="000F4466">
          <w:rPr>
            <w:rStyle w:val="Hyperlink"/>
            <w:noProof/>
          </w:rPr>
          <w:t>Objekte im 3D-Raum</w:t>
        </w:r>
        <w:r w:rsidR="00170A67">
          <w:rPr>
            <w:noProof/>
            <w:webHidden/>
          </w:rPr>
          <w:tab/>
        </w:r>
        <w:r w:rsidR="00170A67">
          <w:rPr>
            <w:noProof/>
            <w:webHidden/>
          </w:rPr>
          <w:fldChar w:fldCharType="begin"/>
        </w:r>
        <w:r w:rsidR="00170A67">
          <w:rPr>
            <w:noProof/>
            <w:webHidden/>
          </w:rPr>
          <w:instrText xml:space="preserve"> PAGEREF _Toc410738444 \h </w:instrText>
        </w:r>
        <w:r w:rsidR="00170A67">
          <w:rPr>
            <w:noProof/>
            <w:webHidden/>
          </w:rPr>
        </w:r>
        <w:r w:rsidR="00170A67">
          <w:rPr>
            <w:noProof/>
            <w:webHidden/>
          </w:rPr>
          <w:fldChar w:fldCharType="separate"/>
        </w:r>
        <w:r w:rsidR="00170A67">
          <w:rPr>
            <w:noProof/>
            <w:webHidden/>
          </w:rPr>
          <w:t>21</w:t>
        </w:r>
        <w:r w:rsidR="00170A67">
          <w:rPr>
            <w:noProof/>
            <w:webHidden/>
          </w:rPr>
          <w:fldChar w:fldCharType="end"/>
        </w:r>
      </w:hyperlink>
    </w:p>
    <w:p w14:paraId="38C11102" w14:textId="77777777" w:rsidR="00170A67" w:rsidRDefault="00CA0EF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45" w:history="1">
        <w:r w:rsidR="00170A67" w:rsidRPr="000F4466">
          <w:rPr>
            <w:rStyle w:val="Hyperlink"/>
            <w:noProof/>
          </w:rPr>
          <w:t>2.3.3</w:t>
        </w:r>
        <w:r w:rsidR="00170A67">
          <w:rPr>
            <w:rFonts w:asciiTheme="minorHAnsi" w:eastAsiaTheme="minorEastAsia" w:hAnsiTheme="minorHAnsi" w:cstheme="minorBidi"/>
            <w:i w:val="0"/>
            <w:iCs w:val="0"/>
            <w:noProof/>
            <w:sz w:val="22"/>
            <w:szCs w:val="22"/>
          </w:rPr>
          <w:tab/>
        </w:r>
        <w:r w:rsidR="00170A67" w:rsidRPr="000F4466">
          <w:rPr>
            <w:rStyle w:val="Hyperlink"/>
            <w:noProof/>
          </w:rPr>
          <w:t>Kamera</w:t>
        </w:r>
        <w:r w:rsidR="00170A67">
          <w:rPr>
            <w:noProof/>
            <w:webHidden/>
          </w:rPr>
          <w:tab/>
        </w:r>
        <w:r w:rsidR="00170A67">
          <w:rPr>
            <w:noProof/>
            <w:webHidden/>
          </w:rPr>
          <w:fldChar w:fldCharType="begin"/>
        </w:r>
        <w:r w:rsidR="00170A67">
          <w:rPr>
            <w:noProof/>
            <w:webHidden/>
          </w:rPr>
          <w:instrText xml:space="preserve"> PAGEREF _Toc410738445 \h </w:instrText>
        </w:r>
        <w:r w:rsidR="00170A67">
          <w:rPr>
            <w:noProof/>
            <w:webHidden/>
          </w:rPr>
        </w:r>
        <w:r w:rsidR="00170A67">
          <w:rPr>
            <w:noProof/>
            <w:webHidden/>
          </w:rPr>
          <w:fldChar w:fldCharType="separate"/>
        </w:r>
        <w:r w:rsidR="00170A67">
          <w:rPr>
            <w:noProof/>
            <w:webHidden/>
          </w:rPr>
          <w:t>23</w:t>
        </w:r>
        <w:r w:rsidR="00170A67">
          <w:rPr>
            <w:noProof/>
            <w:webHidden/>
          </w:rPr>
          <w:fldChar w:fldCharType="end"/>
        </w:r>
      </w:hyperlink>
    </w:p>
    <w:p w14:paraId="61B64C98" w14:textId="77777777" w:rsidR="00170A67" w:rsidRDefault="00CA0EF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46" w:history="1">
        <w:r w:rsidR="00170A67" w:rsidRPr="000F4466">
          <w:rPr>
            <w:rStyle w:val="Hyperlink"/>
            <w:noProof/>
          </w:rPr>
          <w:t>2.3.4</w:t>
        </w:r>
        <w:r w:rsidR="00170A67">
          <w:rPr>
            <w:rFonts w:asciiTheme="minorHAnsi" w:eastAsiaTheme="minorEastAsia" w:hAnsiTheme="minorHAnsi" w:cstheme="minorBidi"/>
            <w:i w:val="0"/>
            <w:iCs w:val="0"/>
            <w:noProof/>
            <w:sz w:val="22"/>
            <w:szCs w:val="22"/>
          </w:rPr>
          <w:tab/>
        </w:r>
        <w:r w:rsidR="00170A67" w:rsidRPr="000F4466">
          <w:rPr>
            <w:rStyle w:val="Hyperlink"/>
            <w:noProof/>
          </w:rPr>
          <w:t>Physik</w:t>
        </w:r>
        <w:r w:rsidR="00170A67">
          <w:rPr>
            <w:noProof/>
            <w:webHidden/>
          </w:rPr>
          <w:tab/>
        </w:r>
        <w:r w:rsidR="00170A67">
          <w:rPr>
            <w:noProof/>
            <w:webHidden/>
          </w:rPr>
          <w:fldChar w:fldCharType="begin"/>
        </w:r>
        <w:r w:rsidR="00170A67">
          <w:rPr>
            <w:noProof/>
            <w:webHidden/>
          </w:rPr>
          <w:instrText xml:space="preserve"> PAGEREF _Toc410738446 \h </w:instrText>
        </w:r>
        <w:r w:rsidR="00170A67">
          <w:rPr>
            <w:noProof/>
            <w:webHidden/>
          </w:rPr>
        </w:r>
        <w:r w:rsidR="00170A67">
          <w:rPr>
            <w:noProof/>
            <w:webHidden/>
          </w:rPr>
          <w:fldChar w:fldCharType="separate"/>
        </w:r>
        <w:r w:rsidR="00170A67">
          <w:rPr>
            <w:noProof/>
            <w:webHidden/>
          </w:rPr>
          <w:t>24</w:t>
        </w:r>
        <w:r w:rsidR="00170A67">
          <w:rPr>
            <w:noProof/>
            <w:webHidden/>
          </w:rPr>
          <w:fldChar w:fldCharType="end"/>
        </w:r>
      </w:hyperlink>
    </w:p>
    <w:p w14:paraId="29A55F60" w14:textId="77777777" w:rsidR="00170A67" w:rsidRDefault="00CA0EF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47" w:history="1">
        <w:r w:rsidR="00170A67" w:rsidRPr="000F4466">
          <w:rPr>
            <w:rStyle w:val="Hyperlink"/>
            <w:noProof/>
          </w:rPr>
          <w:t>2.3.5</w:t>
        </w:r>
        <w:r w:rsidR="00170A67">
          <w:rPr>
            <w:rFonts w:asciiTheme="minorHAnsi" w:eastAsiaTheme="minorEastAsia" w:hAnsiTheme="minorHAnsi" w:cstheme="minorBidi"/>
            <w:i w:val="0"/>
            <w:iCs w:val="0"/>
            <w:noProof/>
            <w:sz w:val="22"/>
            <w:szCs w:val="22"/>
          </w:rPr>
          <w:tab/>
        </w:r>
        <w:r w:rsidR="00170A67" w:rsidRPr="000F4466">
          <w:rPr>
            <w:rStyle w:val="Hyperlink"/>
            <w:noProof/>
          </w:rPr>
          <w:t>Inputmöglichkeiten</w:t>
        </w:r>
        <w:r w:rsidR="00170A67">
          <w:rPr>
            <w:noProof/>
            <w:webHidden/>
          </w:rPr>
          <w:tab/>
        </w:r>
        <w:r w:rsidR="00170A67">
          <w:rPr>
            <w:noProof/>
            <w:webHidden/>
          </w:rPr>
          <w:fldChar w:fldCharType="begin"/>
        </w:r>
        <w:r w:rsidR="00170A67">
          <w:rPr>
            <w:noProof/>
            <w:webHidden/>
          </w:rPr>
          <w:instrText xml:space="preserve"> PAGEREF _Toc410738447 \h </w:instrText>
        </w:r>
        <w:r w:rsidR="00170A67">
          <w:rPr>
            <w:noProof/>
            <w:webHidden/>
          </w:rPr>
        </w:r>
        <w:r w:rsidR="00170A67">
          <w:rPr>
            <w:noProof/>
            <w:webHidden/>
          </w:rPr>
          <w:fldChar w:fldCharType="separate"/>
        </w:r>
        <w:r w:rsidR="00170A67">
          <w:rPr>
            <w:noProof/>
            <w:webHidden/>
          </w:rPr>
          <w:t>25</w:t>
        </w:r>
        <w:r w:rsidR="00170A67">
          <w:rPr>
            <w:noProof/>
            <w:webHidden/>
          </w:rPr>
          <w:fldChar w:fldCharType="end"/>
        </w:r>
      </w:hyperlink>
    </w:p>
    <w:p w14:paraId="4848BEE4" w14:textId="77777777" w:rsidR="00170A67" w:rsidRDefault="00CA0EF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48" w:history="1">
        <w:r w:rsidR="00170A67" w:rsidRPr="000F4466">
          <w:rPr>
            <w:rStyle w:val="Hyperlink"/>
            <w:noProof/>
          </w:rPr>
          <w:t>2.3.6</w:t>
        </w:r>
        <w:r w:rsidR="00170A67">
          <w:rPr>
            <w:rFonts w:asciiTheme="minorHAnsi" w:eastAsiaTheme="minorEastAsia" w:hAnsiTheme="minorHAnsi" w:cstheme="minorBidi"/>
            <w:i w:val="0"/>
            <w:iCs w:val="0"/>
            <w:noProof/>
            <w:sz w:val="22"/>
            <w:szCs w:val="22"/>
          </w:rPr>
          <w:tab/>
        </w:r>
        <w:r w:rsidR="00170A67" w:rsidRPr="000F4466">
          <w:rPr>
            <w:rStyle w:val="Hyperlink"/>
            <w:noProof/>
          </w:rPr>
          <w:t>GUI</w:t>
        </w:r>
        <w:r w:rsidR="00170A67">
          <w:rPr>
            <w:noProof/>
            <w:webHidden/>
          </w:rPr>
          <w:tab/>
        </w:r>
        <w:r w:rsidR="00170A67">
          <w:rPr>
            <w:noProof/>
            <w:webHidden/>
          </w:rPr>
          <w:fldChar w:fldCharType="begin"/>
        </w:r>
        <w:r w:rsidR="00170A67">
          <w:rPr>
            <w:noProof/>
            <w:webHidden/>
          </w:rPr>
          <w:instrText xml:space="preserve"> PAGEREF _Toc410738448 \h </w:instrText>
        </w:r>
        <w:r w:rsidR="00170A67">
          <w:rPr>
            <w:noProof/>
            <w:webHidden/>
          </w:rPr>
        </w:r>
        <w:r w:rsidR="00170A67">
          <w:rPr>
            <w:noProof/>
            <w:webHidden/>
          </w:rPr>
          <w:fldChar w:fldCharType="separate"/>
        </w:r>
        <w:r w:rsidR="00170A67">
          <w:rPr>
            <w:noProof/>
            <w:webHidden/>
          </w:rPr>
          <w:t>29</w:t>
        </w:r>
        <w:r w:rsidR="00170A67">
          <w:rPr>
            <w:noProof/>
            <w:webHidden/>
          </w:rPr>
          <w:fldChar w:fldCharType="end"/>
        </w:r>
      </w:hyperlink>
    </w:p>
    <w:p w14:paraId="29D00294" w14:textId="77777777" w:rsidR="00170A67" w:rsidRDefault="00CA0EF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49" w:history="1">
        <w:r w:rsidR="00170A67" w:rsidRPr="000F4466">
          <w:rPr>
            <w:rStyle w:val="Hyperlink"/>
            <w:noProof/>
          </w:rPr>
          <w:t>2.3.7</w:t>
        </w:r>
        <w:r w:rsidR="00170A67">
          <w:rPr>
            <w:rFonts w:asciiTheme="minorHAnsi" w:eastAsiaTheme="minorEastAsia" w:hAnsiTheme="minorHAnsi" w:cstheme="minorBidi"/>
            <w:i w:val="0"/>
            <w:iCs w:val="0"/>
            <w:noProof/>
            <w:sz w:val="22"/>
            <w:szCs w:val="22"/>
          </w:rPr>
          <w:tab/>
        </w:r>
        <w:r w:rsidR="00170A67" w:rsidRPr="000F4466">
          <w:rPr>
            <w:rStyle w:val="Hyperlink"/>
            <w:noProof/>
          </w:rPr>
          <w:t>Prefabs</w:t>
        </w:r>
        <w:r w:rsidR="00170A67">
          <w:rPr>
            <w:noProof/>
            <w:webHidden/>
          </w:rPr>
          <w:tab/>
        </w:r>
        <w:r w:rsidR="00170A67">
          <w:rPr>
            <w:noProof/>
            <w:webHidden/>
          </w:rPr>
          <w:fldChar w:fldCharType="begin"/>
        </w:r>
        <w:r w:rsidR="00170A67">
          <w:rPr>
            <w:noProof/>
            <w:webHidden/>
          </w:rPr>
          <w:instrText xml:space="preserve"> PAGEREF _Toc410738449 \h </w:instrText>
        </w:r>
        <w:r w:rsidR="00170A67">
          <w:rPr>
            <w:noProof/>
            <w:webHidden/>
          </w:rPr>
        </w:r>
        <w:r w:rsidR="00170A67">
          <w:rPr>
            <w:noProof/>
            <w:webHidden/>
          </w:rPr>
          <w:fldChar w:fldCharType="separate"/>
        </w:r>
        <w:r w:rsidR="00170A67">
          <w:rPr>
            <w:noProof/>
            <w:webHidden/>
          </w:rPr>
          <w:t>31</w:t>
        </w:r>
        <w:r w:rsidR="00170A67">
          <w:rPr>
            <w:noProof/>
            <w:webHidden/>
          </w:rPr>
          <w:fldChar w:fldCharType="end"/>
        </w:r>
      </w:hyperlink>
    </w:p>
    <w:p w14:paraId="2BFFA1C3" w14:textId="77777777" w:rsidR="00170A67" w:rsidRDefault="00CA0EF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50" w:history="1">
        <w:r w:rsidR="00170A67" w:rsidRPr="000F4466">
          <w:rPr>
            <w:rStyle w:val="Hyperlink"/>
            <w:noProof/>
          </w:rPr>
          <w:t>2.3.8</w:t>
        </w:r>
        <w:r w:rsidR="00170A67">
          <w:rPr>
            <w:rFonts w:asciiTheme="minorHAnsi" w:eastAsiaTheme="minorEastAsia" w:hAnsiTheme="minorHAnsi" w:cstheme="minorBidi"/>
            <w:i w:val="0"/>
            <w:iCs w:val="0"/>
            <w:noProof/>
            <w:sz w:val="22"/>
            <w:szCs w:val="22"/>
          </w:rPr>
          <w:tab/>
        </w:r>
        <w:r w:rsidR="00170A67" w:rsidRPr="000F4466">
          <w:rPr>
            <w:rStyle w:val="Hyperlink"/>
            <w:noProof/>
          </w:rPr>
          <w:t>UnityPackage</w:t>
        </w:r>
        <w:r w:rsidR="00170A67">
          <w:rPr>
            <w:noProof/>
            <w:webHidden/>
          </w:rPr>
          <w:tab/>
        </w:r>
        <w:r w:rsidR="00170A67">
          <w:rPr>
            <w:noProof/>
            <w:webHidden/>
          </w:rPr>
          <w:fldChar w:fldCharType="begin"/>
        </w:r>
        <w:r w:rsidR="00170A67">
          <w:rPr>
            <w:noProof/>
            <w:webHidden/>
          </w:rPr>
          <w:instrText xml:space="preserve"> PAGEREF _Toc410738450 \h </w:instrText>
        </w:r>
        <w:r w:rsidR="00170A67">
          <w:rPr>
            <w:noProof/>
            <w:webHidden/>
          </w:rPr>
        </w:r>
        <w:r w:rsidR="00170A67">
          <w:rPr>
            <w:noProof/>
            <w:webHidden/>
          </w:rPr>
          <w:fldChar w:fldCharType="separate"/>
        </w:r>
        <w:r w:rsidR="00170A67">
          <w:rPr>
            <w:noProof/>
            <w:webHidden/>
          </w:rPr>
          <w:t>32</w:t>
        </w:r>
        <w:r w:rsidR="00170A67">
          <w:rPr>
            <w:noProof/>
            <w:webHidden/>
          </w:rPr>
          <w:fldChar w:fldCharType="end"/>
        </w:r>
      </w:hyperlink>
    </w:p>
    <w:p w14:paraId="08ED7FF3" w14:textId="77777777" w:rsidR="00170A67" w:rsidRDefault="00CA0EF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51" w:history="1">
        <w:r w:rsidR="00170A67" w:rsidRPr="000F4466">
          <w:rPr>
            <w:rStyle w:val="Hyperlink"/>
            <w:noProof/>
          </w:rPr>
          <w:t>2.3.9</w:t>
        </w:r>
        <w:r w:rsidR="00170A67">
          <w:rPr>
            <w:rFonts w:asciiTheme="minorHAnsi" w:eastAsiaTheme="minorEastAsia" w:hAnsiTheme="minorHAnsi" w:cstheme="minorBidi"/>
            <w:i w:val="0"/>
            <w:iCs w:val="0"/>
            <w:noProof/>
            <w:sz w:val="22"/>
            <w:szCs w:val="22"/>
          </w:rPr>
          <w:tab/>
        </w:r>
        <w:r w:rsidR="00170A67" w:rsidRPr="000F4466">
          <w:rPr>
            <w:rStyle w:val="Hyperlink"/>
            <w:noProof/>
          </w:rPr>
          <w:t>Debugging und Performance</w:t>
        </w:r>
        <w:r w:rsidR="00170A67">
          <w:rPr>
            <w:noProof/>
            <w:webHidden/>
          </w:rPr>
          <w:tab/>
        </w:r>
        <w:r w:rsidR="00170A67">
          <w:rPr>
            <w:noProof/>
            <w:webHidden/>
          </w:rPr>
          <w:fldChar w:fldCharType="begin"/>
        </w:r>
        <w:r w:rsidR="00170A67">
          <w:rPr>
            <w:noProof/>
            <w:webHidden/>
          </w:rPr>
          <w:instrText xml:space="preserve"> PAGEREF _Toc410738451 \h </w:instrText>
        </w:r>
        <w:r w:rsidR="00170A67">
          <w:rPr>
            <w:noProof/>
            <w:webHidden/>
          </w:rPr>
        </w:r>
        <w:r w:rsidR="00170A67">
          <w:rPr>
            <w:noProof/>
            <w:webHidden/>
          </w:rPr>
          <w:fldChar w:fldCharType="separate"/>
        </w:r>
        <w:r w:rsidR="00170A67">
          <w:rPr>
            <w:noProof/>
            <w:webHidden/>
          </w:rPr>
          <w:t>33</w:t>
        </w:r>
        <w:r w:rsidR="00170A67">
          <w:rPr>
            <w:noProof/>
            <w:webHidden/>
          </w:rPr>
          <w:fldChar w:fldCharType="end"/>
        </w:r>
      </w:hyperlink>
    </w:p>
    <w:p w14:paraId="1A52330B" w14:textId="77777777" w:rsidR="00170A67" w:rsidRDefault="00CA0EFB">
      <w:pPr>
        <w:pStyle w:val="Verzeichnis3"/>
        <w:tabs>
          <w:tab w:val="left" w:pos="1440"/>
          <w:tab w:val="right" w:leader="dot" w:pos="8777"/>
        </w:tabs>
        <w:rPr>
          <w:rFonts w:asciiTheme="minorHAnsi" w:eastAsiaTheme="minorEastAsia" w:hAnsiTheme="minorHAnsi" w:cstheme="minorBidi"/>
          <w:i w:val="0"/>
          <w:iCs w:val="0"/>
          <w:noProof/>
          <w:sz w:val="22"/>
          <w:szCs w:val="22"/>
        </w:rPr>
      </w:pPr>
      <w:hyperlink w:anchor="_Toc410738452" w:history="1">
        <w:r w:rsidR="00170A67" w:rsidRPr="000F4466">
          <w:rPr>
            <w:rStyle w:val="Hyperlink"/>
            <w:noProof/>
          </w:rPr>
          <w:t>2.3.10</w:t>
        </w:r>
        <w:r w:rsidR="00170A67">
          <w:rPr>
            <w:rFonts w:asciiTheme="minorHAnsi" w:eastAsiaTheme="minorEastAsia" w:hAnsiTheme="minorHAnsi" w:cstheme="minorBidi"/>
            <w:i w:val="0"/>
            <w:iCs w:val="0"/>
            <w:noProof/>
            <w:sz w:val="22"/>
            <w:szCs w:val="22"/>
          </w:rPr>
          <w:tab/>
        </w:r>
        <w:r w:rsidR="00170A67" w:rsidRPr="000F4466">
          <w:rPr>
            <w:rStyle w:val="Hyperlink"/>
            <w:noProof/>
          </w:rPr>
          <w:t>Build Prozess</w:t>
        </w:r>
        <w:r w:rsidR="00170A67">
          <w:rPr>
            <w:noProof/>
            <w:webHidden/>
          </w:rPr>
          <w:tab/>
        </w:r>
        <w:r w:rsidR="00170A67">
          <w:rPr>
            <w:noProof/>
            <w:webHidden/>
          </w:rPr>
          <w:fldChar w:fldCharType="begin"/>
        </w:r>
        <w:r w:rsidR="00170A67">
          <w:rPr>
            <w:noProof/>
            <w:webHidden/>
          </w:rPr>
          <w:instrText xml:space="preserve"> PAGEREF _Toc410738452 \h </w:instrText>
        </w:r>
        <w:r w:rsidR="00170A67">
          <w:rPr>
            <w:noProof/>
            <w:webHidden/>
          </w:rPr>
        </w:r>
        <w:r w:rsidR="00170A67">
          <w:rPr>
            <w:noProof/>
            <w:webHidden/>
          </w:rPr>
          <w:fldChar w:fldCharType="separate"/>
        </w:r>
        <w:r w:rsidR="00170A67">
          <w:rPr>
            <w:noProof/>
            <w:webHidden/>
          </w:rPr>
          <w:t>35</w:t>
        </w:r>
        <w:r w:rsidR="00170A67">
          <w:rPr>
            <w:noProof/>
            <w:webHidden/>
          </w:rPr>
          <w:fldChar w:fldCharType="end"/>
        </w:r>
      </w:hyperlink>
    </w:p>
    <w:p w14:paraId="5E7CF573" w14:textId="77777777" w:rsidR="00170A67" w:rsidRDefault="00CA0EFB">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738453" w:history="1">
        <w:r w:rsidR="00170A67" w:rsidRPr="000F4466">
          <w:rPr>
            <w:rStyle w:val="Hyperlink"/>
            <w:noProof/>
            <w:u w:color="FFFFFF" w:themeColor="background1"/>
          </w:rPr>
          <w:t>3</w:t>
        </w:r>
        <w:r w:rsidR="00170A67">
          <w:rPr>
            <w:rFonts w:asciiTheme="minorHAnsi" w:eastAsiaTheme="minorEastAsia" w:hAnsiTheme="minorHAnsi" w:cstheme="minorBidi"/>
            <w:b w:val="0"/>
            <w:bCs w:val="0"/>
            <w:caps w:val="0"/>
            <w:noProof/>
            <w:sz w:val="22"/>
            <w:szCs w:val="22"/>
          </w:rPr>
          <w:tab/>
        </w:r>
        <w:r w:rsidR="00170A67" w:rsidRPr="000F4466">
          <w:rPr>
            <w:rStyle w:val="Hyperlink"/>
            <w:noProof/>
          </w:rPr>
          <w:t>Analyse</w:t>
        </w:r>
        <w:r w:rsidR="00170A67">
          <w:rPr>
            <w:noProof/>
            <w:webHidden/>
          </w:rPr>
          <w:tab/>
        </w:r>
        <w:r w:rsidR="00170A67">
          <w:rPr>
            <w:noProof/>
            <w:webHidden/>
          </w:rPr>
          <w:fldChar w:fldCharType="begin"/>
        </w:r>
        <w:r w:rsidR="00170A67">
          <w:rPr>
            <w:noProof/>
            <w:webHidden/>
          </w:rPr>
          <w:instrText xml:space="preserve"> PAGEREF _Toc410738453 \h </w:instrText>
        </w:r>
        <w:r w:rsidR="00170A67">
          <w:rPr>
            <w:noProof/>
            <w:webHidden/>
          </w:rPr>
        </w:r>
        <w:r w:rsidR="00170A67">
          <w:rPr>
            <w:noProof/>
            <w:webHidden/>
          </w:rPr>
          <w:fldChar w:fldCharType="separate"/>
        </w:r>
        <w:r w:rsidR="00170A67">
          <w:rPr>
            <w:noProof/>
            <w:webHidden/>
          </w:rPr>
          <w:t>36</w:t>
        </w:r>
        <w:r w:rsidR="00170A67">
          <w:rPr>
            <w:noProof/>
            <w:webHidden/>
          </w:rPr>
          <w:fldChar w:fldCharType="end"/>
        </w:r>
      </w:hyperlink>
    </w:p>
    <w:p w14:paraId="7AE12F6A" w14:textId="77777777" w:rsidR="00170A67" w:rsidRDefault="00CA0EF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54" w:history="1">
        <w:r w:rsidR="00170A67" w:rsidRPr="000F4466">
          <w:rPr>
            <w:rStyle w:val="Hyperlink"/>
            <w:noProof/>
          </w:rPr>
          <w:t>3.1</w:t>
        </w:r>
        <w:r w:rsidR="00170A67">
          <w:rPr>
            <w:rFonts w:asciiTheme="minorHAnsi" w:eastAsiaTheme="minorEastAsia" w:hAnsiTheme="minorHAnsi" w:cstheme="minorBidi"/>
            <w:smallCaps w:val="0"/>
            <w:noProof/>
            <w:sz w:val="22"/>
            <w:szCs w:val="22"/>
          </w:rPr>
          <w:tab/>
        </w:r>
        <w:r w:rsidR="00170A67" w:rsidRPr="000F4466">
          <w:rPr>
            <w:rStyle w:val="Hyperlink"/>
            <w:noProof/>
          </w:rPr>
          <w:t>Systemidee</w:t>
        </w:r>
        <w:r w:rsidR="00170A67">
          <w:rPr>
            <w:noProof/>
            <w:webHidden/>
          </w:rPr>
          <w:tab/>
        </w:r>
        <w:r w:rsidR="00170A67">
          <w:rPr>
            <w:noProof/>
            <w:webHidden/>
          </w:rPr>
          <w:fldChar w:fldCharType="begin"/>
        </w:r>
        <w:r w:rsidR="00170A67">
          <w:rPr>
            <w:noProof/>
            <w:webHidden/>
          </w:rPr>
          <w:instrText xml:space="preserve"> PAGEREF _Toc410738454 \h </w:instrText>
        </w:r>
        <w:r w:rsidR="00170A67">
          <w:rPr>
            <w:noProof/>
            <w:webHidden/>
          </w:rPr>
        </w:r>
        <w:r w:rsidR="00170A67">
          <w:rPr>
            <w:noProof/>
            <w:webHidden/>
          </w:rPr>
          <w:fldChar w:fldCharType="separate"/>
        </w:r>
        <w:r w:rsidR="00170A67">
          <w:rPr>
            <w:noProof/>
            <w:webHidden/>
          </w:rPr>
          <w:t>36</w:t>
        </w:r>
        <w:r w:rsidR="00170A67">
          <w:rPr>
            <w:noProof/>
            <w:webHidden/>
          </w:rPr>
          <w:fldChar w:fldCharType="end"/>
        </w:r>
      </w:hyperlink>
    </w:p>
    <w:p w14:paraId="2BE4F244" w14:textId="77777777" w:rsidR="00170A67" w:rsidRDefault="00CA0EF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55" w:history="1">
        <w:r w:rsidR="00170A67" w:rsidRPr="000F4466">
          <w:rPr>
            <w:rStyle w:val="Hyperlink"/>
            <w:noProof/>
          </w:rPr>
          <w:t>3.2</w:t>
        </w:r>
        <w:r w:rsidR="00170A67">
          <w:rPr>
            <w:rFonts w:asciiTheme="minorHAnsi" w:eastAsiaTheme="minorEastAsia" w:hAnsiTheme="minorHAnsi" w:cstheme="minorBidi"/>
            <w:smallCaps w:val="0"/>
            <w:noProof/>
            <w:sz w:val="22"/>
            <w:szCs w:val="22"/>
          </w:rPr>
          <w:tab/>
        </w:r>
        <w:r w:rsidR="00170A67" w:rsidRPr="000F4466">
          <w:rPr>
            <w:rStyle w:val="Hyperlink"/>
            <w:noProof/>
          </w:rPr>
          <w:t>Stakeholder</w:t>
        </w:r>
        <w:r w:rsidR="00170A67">
          <w:rPr>
            <w:noProof/>
            <w:webHidden/>
          </w:rPr>
          <w:tab/>
        </w:r>
        <w:r w:rsidR="00170A67">
          <w:rPr>
            <w:noProof/>
            <w:webHidden/>
          </w:rPr>
          <w:fldChar w:fldCharType="begin"/>
        </w:r>
        <w:r w:rsidR="00170A67">
          <w:rPr>
            <w:noProof/>
            <w:webHidden/>
          </w:rPr>
          <w:instrText xml:space="preserve"> PAGEREF _Toc410738455 \h </w:instrText>
        </w:r>
        <w:r w:rsidR="00170A67">
          <w:rPr>
            <w:noProof/>
            <w:webHidden/>
          </w:rPr>
        </w:r>
        <w:r w:rsidR="00170A67">
          <w:rPr>
            <w:noProof/>
            <w:webHidden/>
          </w:rPr>
          <w:fldChar w:fldCharType="separate"/>
        </w:r>
        <w:r w:rsidR="00170A67">
          <w:rPr>
            <w:noProof/>
            <w:webHidden/>
          </w:rPr>
          <w:t>36</w:t>
        </w:r>
        <w:r w:rsidR="00170A67">
          <w:rPr>
            <w:noProof/>
            <w:webHidden/>
          </w:rPr>
          <w:fldChar w:fldCharType="end"/>
        </w:r>
      </w:hyperlink>
    </w:p>
    <w:p w14:paraId="092EDED1" w14:textId="77777777" w:rsidR="00170A67" w:rsidRDefault="00CA0EF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56" w:history="1">
        <w:r w:rsidR="00170A67" w:rsidRPr="000F4466">
          <w:rPr>
            <w:rStyle w:val="Hyperlink"/>
            <w:noProof/>
          </w:rPr>
          <w:t>3.2.1</w:t>
        </w:r>
        <w:r w:rsidR="00170A67">
          <w:rPr>
            <w:rFonts w:asciiTheme="minorHAnsi" w:eastAsiaTheme="minorEastAsia" w:hAnsiTheme="minorHAnsi" w:cstheme="minorBidi"/>
            <w:i w:val="0"/>
            <w:iCs w:val="0"/>
            <w:noProof/>
            <w:sz w:val="22"/>
            <w:szCs w:val="22"/>
          </w:rPr>
          <w:tab/>
        </w:r>
        <w:r w:rsidR="00170A67" w:rsidRPr="000F4466">
          <w:rPr>
            <w:rStyle w:val="Hyperlink"/>
            <w:noProof/>
          </w:rPr>
          <w:t>Stakeholdermap</w:t>
        </w:r>
        <w:r w:rsidR="00170A67">
          <w:rPr>
            <w:noProof/>
            <w:webHidden/>
          </w:rPr>
          <w:tab/>
        </w:r>
        <w:r w:rsidR="00170A67">
          <w:rPr>
            <w:noProof/>
            <w:webHidden/>
          </w:rPr>
          <w:fldChar w:fldCharType="begin"/>
        </w:r>
        <w:r w:rsidR="00170A67">
          <w:rPr>
            <w:noProof/>
            <w:webHidden/>
          </w:rPr>
          <w:instrText xml:space="preserve"> PAGEREF _Toc410738456 \h </w:instrText>
        </w:r>
        <w:r w:rsidR="00170A67">
          <w:rPr>
            <w:noProof/>
            <w:webHidden/>
          </w:rPr>
        </w:r>
        <w:r w:rsidR="00170A67">
          <w:rPr>
            <w:noProof/>
            <w:webHidden/>
          </w:rPr>
          <w:fldChar w:fldCharType="separate"/>
        </w:r>
        <w:r w:rsidR="00170A67">
          <w:rPr>
            <w:noProof/>
            <w:webHidden/>
          </w:rPr>
          <w:t>37</w:t>
        </w:r>
        <w:r w:rsidR="00170A67">
          <w:rPr>
            <w:noProof/>
            <w:webHidden/>
          </w:rPr>
          <w:fldChar w:fldCharType="end"/>
        </w:r>
      </w:hyperlink>
    </w:p>
    <w:p w14:paraId="6626AFAC" w14:textId="77777777" w:rsidR="00170A67" w:rsidRDefault="00CA0EF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57" w:history="1">
        <w:r w:rsidR="00170A67" w:rsidRPr="000F4466">
          <w:rPr>
            <w:rStyle w:val="Hyperlink"/>
            <w:noProof/>
          </w:rPr>
          <w:t>3.3</w:t>
        </w:r>
        <w:r w:rsidR="00170A67">
          <w:rPr>
            <w:rFonts w:asciiTheme="minorHAnsi" w:eastAsiaTheme="minorEastAsia" w:hAnsiTheme="minorHAnsi" w:cstheme="minorBidi"/>
            <w:smallCaps w:val="0"/>
            <w:noProof/>
            <w:sz w:val="22"/>
            <w:szCs w:val="22"/>
          </w:rPr>
          <w:tab/>
        </w:r>
        <w:r w:rsidR="00170A67" w:rsidRPr="000F4466">
          <w:rPr>
            <w:rStyle w:val="Hyperlink"/>
            <w:noProof/>
          </w:rPr>
          <w:t>Ziele</w:t>
        </w:r>
        <w:r w:rsidR="00170A67">
          <w:rPr>
            <w:noProof/>
            <w:webHidden/>
          </w:rPr>
          <w:tab/>
        </w:r>
        <w:r w:rsidR="00170A67">
          <w:rPr>
            <w:noProof/>
            <w:webHidden/>
          </w:rPr>
          <w:fldChar w:fldCharType="begin"/>
        </w:r>
        <w:r w:rsidR="00170A67">
          <w:rPr>
            <w:noProof/>
            <w:webHidden/>
          </w:rPr>
          <w:instrText xml:space="preserve"> PAGEREF _Toc410738457 \h </w:instrText>
        </w:r>
        <w:r w:rsidR="00170A67">
          <w:rPr>
            <w:noProof/>
            <w:webHidden/>
          </w:rPr>
        </w:r>
        <w:r w:rsidR="00170A67">
          <w:rPr>
            <w:noProof/>
            <w:webHidden/>
          </w:rPr>
          <w:fldChar w:fldCharType="separate"/>
        </w:r>
        <w:r w:rsidR="00170A67">
          <w:rPr>
            <w:noProof/>
            <w:webHidden/>
          </w:rPr>
          <w:t>38</w:t>
        </w:r>
        <w:r w:rsidR="00170A67">
          <w:rPr>
            <w:noProof/>
            <w:webHidden/>
          </w:rPr>
          <w:fldChar w:fldCharType="end"/>
        </w:r>
      </w:hyperlink>
    </w:p>
    <w:p w14:paraId="752E38B7" w14:textId="77777777" w:rsidR="00170A67" w:rsidRDefault="00CA0EF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58" w:history="1">
        <w:r w:rsidR="00170A67" w:rsidRPr="000F4466">
          <w:rPr>
            <w:rStyle w:val="Hyperlink"/>
            <w:noProof/>
          </w:rPr>
          <w:t>3.3.1</w:t>
        </w:r>
        <w:r w:rsidR="00170A67">
          <w:rPr>
            <w:rFonts w:asciiTheme="minorHAnsi" w:eastAsiaTheme="minorEastAsia" w:hAnsiTheme="minorHAnsi" w:cstheme="minorBidi"/>
            <w:i w:val="0"/>
            <w:iCs w:val="0"/>
            <w:noProof/>
            <w:sz w:val="22"/>
            <w:szCs w:val="22"/>
          </w:rPr>
          <w:tab/>
        </w:r>
        <w:r w:rsidR="00170A67" w:rsidRPr="000F4466">
          <w:rPr>
            <w:rStyle w:val="Hyperlink"/>
            <w:noProof/>
          </w:rPr>
          <w:t>Musskriterien</w:t>
        </w:r>
        <w:r w:rsidR="00170A67">
          <w:rPr>
            <w:noProof/>
            <w:webHidden/>
          </w:rPr>
          <w:tab/>
        </w:r>
        <w:r w:rsidR="00170A67">
          <w:rPr>
            <w:noProof/>
            <w:webHidden/>
          </w:rPr>
          <w:fldChar w:fldCharType="begin"/>
        </w:r>
        <w:r w:rsidR="00170A67">
          <w:rPr>
            <w:noProof/>
            <w:webHidden/>
          </w:rPr>
          <w:instrText xml:space="preserve"> PAGEREF _Toc410738458 \h </w:instrText>
        </w:r>
        <w:r w:rsidR="00170A67">
          <w:rPr>
            <w:noProof/>
            <w:webHidden/>
          </w:rPr>
        </w:r>
        <w:r w:rsidR="00170A67">
          <w:rPr>
            <w:noProof/>
            <w:webHidden/>
          </w:rPr>
          <w:fldChar w:fldCharType="separate"/>
        </w:r>
        <w:r w:rsidR="00170A67">
          <w:rPr>
            <w:noProof/>
            <w:webHidden/>
          </w:rPr>
          <w:t>38</w:t>
        </w:r>
        <w:r w:rsidR="00170A67">
          <w:rPr>
            <w:noProof/>
            <w:webHidden/>
          </w:rPr>
          <w:fldChar w:fldCharType="end"/>
        </w:r>
      </w:hyperlink>
    </w:p>
    <w:p w14:paraId="0942BF84" w14:textId="77777777" w:rsidR="00170A67" w:rsidRDefault="00CA0EF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59" w:history="1">
        <w:r w:rsidR="00170A67" w:rsidRPr="000F4466">
          <w:rPr>
            <w:rStyle w:val="Hyperlink"/>
            <w:noProof/>
          </w:rPr>
          <w:t>3.3.2</w:t>
        </w:r>
        <w:r w:rsidR="00170A67">
          <w:rPr>
            <w:rFonts w:asciiTheme="minorHAnsi" w:eastAsiaTheme="minorEastAsia" w:hAnsiTheme="minorHAnsi" w:cstheme="minorBidi"/>
            <w:i w:val="0"/>
            <w:iCs w:val="0"/>
            <w:noProof/>
            <w:sz w:val="22"/>
            <w:szCs w:val="22"/>
          </w:rPr>
          <w:tab/>
        </w:r>
        <w:r w:rsidR="00170A67" w:rsidRPr="000F4466">
          <w:rPr>
            <w:rStyle w:val="Hyperlink"/>
            <w:noProof/>
          </w:rPr>
          <w:t>Wunschkriterien</w:t>
        </w:r>
        <w:r w:rsidR="00170A67">
          <w:rPr>
            <w:noProof/>
            <w:webHidden/>
          </w:rPr>
          <w:tab/>
        </w:r>
        <w:r w:rsidR="00170A67">
          <w:rPr>
            <w:noProof/>
            <w:webHidden/>
          </w:rPr>
          <w:fldChar w:fldCharType="begin"/>
        </w:r>
        <w:r w:rsidR="00170A67">
          <w:rPr>
            <w:noProof/>
            <w:webHidden/>
          </w:rPr>
          <w:instrText xml:space="preserve"> PAGEREF _Toc410738459 \h </w:instrText>
        </w:r>
        <w:r w:rsidR="00170A67">
          <w:rPr>
            <w:noProof/>
            <w:webHidden/>
          </w:rPr>
        </w:r>
        <w:r w:rsidR="00170A67">
          <w:rPr>
            <w:noProof/>
            <w:webHidden/>
          </w:rPr>
          <w:fldChar w:fldCharType="separate"/>
        </w:r>
        <w:r w:rsidR="00170A67">
          <w:rPr>
            <w:noProof/>
            <w:webHidden/>
          </w:rPr>
          <w:t>39</w:t>
        </w:r>
        <w:r w:rsidR="00170A67">
          <w:rPr>
            <w:noProof/>
            <w:webHidden/>
          </w:rPr>
          <w:fldChar w:fldCharType="end"/>
        </w:r>
      </w:hyperlink>
    </w:p>
    <w:p w14:paraId="60B9E851" w14:textId="77777777" w:rsidR="00170A67" w:rsidRDefault="00CA0EF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60" w:history="1">
        <w:r w:rsidR="00170A67" w:rsidRPr="000F4466">
          <w:rPr>
            <w:rStyle w:val="Hyperlink"/>
            <w:noProof/>
          </w:rPr>
          <w:t>3.3.3</w:t>
        </w:r>
        <w:r w:rsidR="00170A67">
          <w:rPr>
            <w:rFonts w:asciiTheme="minorHAnsi" w:eastAsiaTheme="minorEastAsia" w:hAnsiTheme="minorHAnsi" w:cstheme="minorBidi"/>
            <w:i w:val="0"/>
            <w:iCs w:val="0"/>
            <w:noProof/>
            <w:sz w:val="22"/>
            <w:szCs w:val="22"/>
          </w:rPr>
          <w:tab/>
        </w:r>
        <w:r w:rsidR="00170A67" w:rsidRPr="000F4466">
          <w:rPr>
            <w:rStyle w:val="Hyperlink"/>
            <w:noProof/>
          </w:rPr>
          <w:t>Abgrenzungskriterien</w:t>
        </w:r>
        <w:r w:rsidR="00170A67">
          <w:rPr>
            <w:noProof/>
            <w:webHidden/>
          </w:rPr>
          <w:tab/>
        </w:r>
        <w:r w:rsidR="00170A67">
          <w:rPr>
            <w:noProof/>
            <w:webHidden/>
          </w:rPr>
          <w:fldChar w:fldCharType="begin"/>
        </w:r>
        <w:r w:rsidR="00170A67">
          <w:rPr>
            <w:noProof/>
            <w:webHidden/>
          </w:rPr>
          <w:instrText xml:space="preserve"> PAGEREF _Toc410738460 \h </w:instrText>
        </w:r>
        <w:r w:rsidR="00170A67">
          <w:rPr>
            <w:noProof/>
            <w:webHidden/>
          </w:rPr>
        </w:r>
        <w:r w:rsidR="00170A67">
          <w:rPr>
            <w:noProof/>
            <w:webHidden/>
          </w:rPr>
          <w:fldChar w:fldCharType="separate"/>
        </w:r>
        <w:r w:rsidR="00170A67">
          <w:rPr>
            <w:noProof/>
            <w:webHidden/>
          </w:rPr>
          <w:t>39</w:t>
        </w:r>
        <w:r w:rsidR="00170A67">
          <w:rPr>
            <w:noProof/>
            <w:webHidden/>
          </w:rPr>
          <w:fldChar w:fldCharType="end"/>
        </w:r>
      </w:hyperlink>
    </w:p>
    <w:p w14:paraId="57126290" w14:textId="77777777" w:rsidR="00170A67" w:rsidRDefault="00CA0EF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61" w:history="1">
        <w:r w:rsidR="00170A67" w:rsidRPr="000F4466">
          <w:rPr>
            <w:rStyle w:val="Hyperlink"/>
            <w:noProof/>
          </w:rPr>
          <w:t>3.4</w:t>
        </w:r>
        <w:r w:rsidR="00170A67">
          <w:rPr>
            <w:rFonts w:asciiTheme="minorHAnsi" w:eastAsiaTheme="minorEastAsia" w:hAnsiTheme="minorHAnsi" w:cstheme="minorBidi"/>
            <w:smallCaps w:val="0"/>
            <w:noProof/>
            <w:sz w:val="22"/>
            <w:szCs w:val="22"/>
          </w:rPr>
          <w:tab/>
        </w:r>
        <w:r w:rsidR="00170A67" w:rsidRPr="000F4466">
          <w:rPr>
            <w:rStyle w:val="Hyperlink"/>
            <w:noProof/>
          </w:rPr>
          <w:t>Funktionale Anforderungen</w:t>
        </w:r>
        <w:r w:rsidR="00170A67">
          <w:rPr>
            <w:noProof/>
            <w:webHidden/>
          </w:rPr>
          <w:tab/>
        </w:r>
        <w:r w:rsidR="00170A67">
          <w:rPr>
            <w:noProof/>
            <w:webHidden/>
          </w:rPr>
          <w:fldChar w:fldCharType="begin"/>
        </w:r>
        <w:r w:rsidR="00170A67">
          <w:rPr>
            <w:noProof/>
            <w:webHidden/>
          </w:rPr>
          <w:instrText xml:space="preserve"> PAGEREF _Toc410738461 \h </w:instrText>
        </w:r>
        <w:r w:rsidR="00170A67">
          <w:rPr>
            <w:noProof/>
            <w:webHidden/>
          </w:rPr>
        </w:r>
        <w:r w:rsidR="00170A67">
          <w:rPr>
            <w:noProof/>
            <w:webHidden/>
          </w:rPr>
          <w:fldChar w:fldCharType="separate"/>
        </w:r>
        <w:r w:rsidR="00170A67">
          <w:rPr>
            <w:noProof/>
            <w:webHidden/>
          </w:rPr>
          <w:t>40</w:t>
        </w:r>
        <w:r w:rsidR="00170A67">
          <w:rPr>
            <w:noProof/>
            <w:webHidden/>
          </w:rPr>
          <w:fldChar w:fldCharType="end"/>
        </w:r>
      </w:hyperlink>
    </w:p>
    <w:p w14:paraId="775C00CE" w14:textId="77777777" w:rsidR="00170A67" w:rsidRDefault="00CA0EF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62" w:history="1">
        <w:r w:rsidR="00170A67" w:rsidRPr="000F4466">
          <w:rPr>
            <w:rStyle w:val="Hyperlink"/>
            <w:noProof/>
          </w:rPr>
          <w:t>3.4.1</w:t>
        </w:r>
        <w:r w:rsidR="00170A67">
          <w:rPr>
            <w:rFonts w:asciiTheme="minorHAnsi" w:eastAsiaTheme="minorEastAsia" w:hAnsiTheme="minorHAnsi" w:cstheme="minorBidi"/>
            <w:i w:val="0"/>
            <w:iCs w:val="0"/>
            <w:noProof/>
            <w:sz w:val="22"/>
            <w:szCs w:val="22"/>
          </w:rPr>
          <w:tab/>
        </w:r>
        <w:r w:rsidR="00170A67" w:rsidRPr="000F4466">
          <w:rPr>
            <w:rStyle w:val="Hyperlink"/>
            <w:noProof/>
          </w:rPr>
          <w:t>Use-Case</w:t>
        </w:r>
        <w:r w:rsidR="00170A67">
          <w:rPr>
            <w:noProof/>
            <w:webHidden/>
          </w:rPr>
          <w:tab/>
        </w:r>
        <w:r w:rsidR="00170A67">
          <w:rPr>
            <w:noProof/>
            <w:webHidden/>
          </w:rPr>
          <w:fldChar w:fldCharType="begin"/>
        </w:r>
        <w:r w:rsidR="00170A67">
          <w:rPr>
            <w:noProof/>
            <w:webHidden/>
          </w:rPr>
          <w:instrText xml:space="preserve"> PAGEREF _Toc410738462 \h </w:instrText>
        </w:r>
        <w:r w:rsidR="00170A67">
          <w:rPr>
            <w:noProof/>
            <w:webHidden/>
          </w:rPr>
        </w:r>
        <w:r w:rsidR="00170A67">
          <w:rPr>
            <w:noProof/>
            <w:webHidden/>
          </w:rPr>
          <w:fldChar w:fldCharType="separate"/>
        </w:r>
        <w:r w:rsidR="00170A67">
          <w:rPr>
            <w:noProof/>
            <w:webHidden/>
          </w:rPr>
          <w:t>40</w:t>
        </w:r>
        <w:r w:rsidR="00170A67">
          <w:rPr>
            <w:noProof/>
            <w:webHidden/>
          </w:rPr>
          <w:fldChar w:fldCharType="end"/>
        </w:r>
      </w:hyperlink>
    </w:p>
    <w:p w14:paraId="1F97DE84" w14:textId="77777777" w:rsidR="00170A67" w:rsidRDefault="00CA0EF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63" w:history="1">
        <w:r w:rsidR="00170A67" w:rsidRPr="000F4466">
          <w:rPr>
            <w:rStyle w:val="Hyperlink"/>
            <w:noProof/>
          </w:rPr>
          <w:t>3.4.2</w:t>
        </w:r>
        <w:r w:rsidR="00170A67">
          <w:rPr>
            <w:rFonts w:asciiTheme="minorHAnsi" w:eastAsiaTheme="minorEastAsia" w:hAnsiTheme="minorHAnsi" w:cstheme="minorBidi"/>
            <w:i w:val="0"/>
            <w:iCs w:val="0"/>
            <w:noProof/>
            <w:sz w:val="22"/>
            <w:szCs w:val="22"/>
          </w:rPr>
          <w:tab/>
        </w:r>
        <w:r w:rsidR="00170A67" w:rsidRPr="000F4466">
          <w:rPr>
            <w:rStyle w:val="Hyperlink"/>
            <w:noProof/>
          </w:rPr>
          <w:t>Anforderungen</w:t>
        </w:r>
        <w:r w:rsidR="00170A67">
          <w:rPr>
            <w:noProof/>
            <w:webHidden/>
          </w:rPr>
          <w:tab/>
        </w:r>
        <w:r w:rsidR="00170A67">
          <w:rPr>
            <w:noProof/>
            <w:webHidden/>
          </w:rPr>
          <w:fldChar w:fldCharType="begin"/>
        </w:r>
        <w:r w:rsidR="00170A67">
          <w:rPr>
            <w:noProof/>
            <w:webHidden/>
          </w:rPr>
          <w:instrText xml:space="preserve"> PAGEREF _Toc410738463 \h </w:instrText>
        </w:r>
        <w:r w:rsidR="00170A67">
          <w:rPr>
            <w:noProof/>
            <w:webHidden/>
          </w:rPr>
        </w:r>
        <w:r w:rsidR="00170A67">
          <w:rPr>
            <w:noProof/>
            <w:webHidden/>
          </w:rPr>
          <w:fldChar w:fldCharType="separate"/>
        </w:r>
        <w:r w:rsidR="00170A67">
          <w:rPr>
            <w:noProof/>
            <w:webHidden/>
          </w:rPr>
          <w:t>41</w:t>
        </w:r>
        <w:r w:rsidR="00170A67">
          <w:rPr>
            <w:noProof/>
            <w:webHidden/>
          </w:rPr>
          <w:fldChar w:fldCharType="end"/>
        </w:r>
      </w:hyperlink>
    </w:p>
    <w:p w14:paraId="20403536" w14:textId="77777777" w:rsidR="00170A67" w:rsidRDefault="00CA0EF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64" w:history="1">
        <w:r w:rsidR="00170A67" w:rsidRPr="000F4466">
          <w:rPr>
            <w:rStyle w:val="Hyperlink"/>
            <w:noProof/>
          </w:rPr>
          <w:t>3.5</w:t>
        </w:r>
        <w:r w:rsidR="00170A67">
          <w:rPr>
            <w:rFonts w:asciiTheme="minorHAnsi" w:eastAsiaTheme="minorEastAsia" w:hAnsiTheme="minorHAnsi" w:cstheme="minorBidi"/>
            <w:smallCaps w:val="0"/>
            <w:noProof/>
            <w:sz w:val="22"/>
            <w:szCs w:val="22"/>
          </w:rPr>
          <w:tab/>
        </w:r>
        <w:r w:rsidR="00170A67" w:rsidRPr="000F4466">
          <w:rPr>
            <w:rStyle w:val="Hyperlink"/>
            <w:noProof/>
          </w:rPr>
          <w:t>Nicht Funktionale Anforderungen</w:t>
        </w:r>
        <w:r w:rsidR="00170A67">
          <w:rPr>
            <w:noProof/>
            <w:webHidden/>
          </w:rPr>
          <w:tab/>
        </w:r>
        <w:r w:rsidR="00170A67">
          <w:rPr>
            <w:noProof/>
            <w:webHidden/>
          </w:rPr>
          <w:fldChar w:fldCharType="begin"/>
        </w:r>
        <w:r w:rsidR="00170A67">
          <w:rPr>
            <w:noProof/>
            <w:webHidden/>
          </w:rPr>
          <w:instrText xml:space="preserve"> PAGEREF _Toc410738464 \h </w:instrText>
        </w:r>
        <w:r w:rsidR="00170A67">
          <w:rPr>
            <w:noProof/>
            <w:webHidden/>
          </w:rPr>
        </w:r>
        <w:r w:rsidR="00170A67">
          <w:rPr>
            <w:noProof/>
            <w:webHidden/>
          </w:rPr>
          <w:fldChar w:fldCharType="separate"/>
        </w:r>
        <w:r w:rsidR="00170A67">
          <w:rPr>
            <w:noProof/>
            <w:webHidden/>
          </w:rPr>
          <w:t>41</w:t>
        </w:r>
        <w:r w:rsidR="00170A67">
          <w:rPr>
            <w:noProof/>
            <w:webHidden/>
          </w:rPr>
          <w:fldChar w:fldCharType="end"/>
        </w:r>
      </w:hyperlink>
    </w:p>
    <w:p w14:paraId="5A46287D" w14:textId="77777777" w:rsidR="00170A67" w:rsidRDefault="00CA0EF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65" w:history="1">
        <w:r w:rsidR="00170A67" w:rsidRPr="000F4466">
          <w:rPr>
            <w:rStyle w:val="Hyperlink"/>
            <w:noProof/>
          </w:rPr>
          <w:t>3.5.1</w:t>
        </w:r>
        <w:r w:rsidR="00170A67">
          <w:rPr>
            <w:rFonts w:asciiTheme="minorHAnsi" w:eastAsiaTheme="minorEastAsia" w:hAnsiTheme="minorHAnsi" w:cstheme="minorBidi"/>
            <w:i w:val="0"/>
            <w:iCs w:val="0"/>
            <w:noProof/>
            <w:sz w:val="22"/>
            <w:szCs w:val="22"/>
          </w:rPr>
          <w:tab/>
        </w:r>
        <w:r w:rsidR="00170A67" w:rsidRPr="000F4466">
          <w:rPr>
            <w:rStyle w:val="Hyperlink"/>
            <w:noProof/>
          </w:rPr>
          <w:t>Technologisch</w:t>
        </w:r>
        <w:r w:rsidR="00170A67">
          <w:rPr>
            <w:noProof/>
            <w:webHidden/>
          </w:rPr>
          <w:tab/>
        </w:r>
        <w:r w:rsidR="00170A67">
          <w:rPr>
            <w:noProof/>
            <w:webHidden/>
          </w:rPr>
          <w:fldChar w:fldCharType="begin"/>
        </w:r>
        <w:r w:rsidR="00170A67">
          <w:rPr>
            <w:noProof/>
            <w:webHidden/>
          </w:rPr>
          <w:instrText xml:space="preserve"> PAGEREF _Toc410738465 \h </w:instrText>
        </w:r>
        <w:r w:rsidR="00170A67">
          <w:rPr>
            <w:noProof/>
            <w:webHidden/>
          </w:rPr>
        </w:r>
        <w:r w:rsidR="00170A67">
          <w:rPr>
            <w:noProof/>
            <w:webHidden/>
          </w:rPr>
          <w:fldChar w:fldCharType="separate"/>
        </w:r>
        <w:r w:rsidR="00170A67">
          <w:rPr>
            <w:noProof/>
            <w:webHidden/>
          </w:rPr>
          <w:t>42</w:t>
        </w:r>
        <w:r w:rsidR="00170A67">
          <w:rPr>
            <w:noProof/>
            <w:webHidden/>
          </w:rPr>
          <w:fldChar w:fldCharType="end"/>
        </w:r>
      </w:hyperlink>
    </w:p>
    <w:p w14:paraId="508C3560" w14:textId="77777777" w:rsidR="00170A67" w:rsidRDefault="00CA0EF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66" w:history="1">
        <w:r w:rsidR="00170A67" w:rsidRPr="000F4466">
          <w:rPr>
            <w:rStyle w:val="Hyperlink"/>
            <w:noProof/>
          </w:rPr>
          <w:t>3.5.2</w:t>
        </w:r>
        <w:r w:rsidR="00170A67">
          <w:rPr>
            <w:rFonts w:asciiTheme="minorHAnsi" w:eastAsiaTheme="minorEastAsia" w:hAnsiTheme="minorHAnsi" w:cstheme="minorBidi"/>
            <w:i w:val="0"/>
            <w:iCs w:val="0"/>
            <w:noProof/>
            <w:sz w:val="22"/>
            <w:szCs w:val="22"/>
          </w:rPr>
          <w:tab/>
        </w:r>
        <w:r w:rsidR="00170A67" w:rsidRPr="000F4466">
          <w:rPr>
            <w:rStyle w:val="Hyperlink"/>
            <w:noProof/>
          </w:rPr>
          <w:t>Qualitätsanforderungen</w:t>
        </w:r>
        <w:r w:rsidR="00170A67">
          <w:rPr>
            <w:noProof/>
            <w:webHidden/>
          </w:rPr>
          <w:tab/>
        </w:r>
        <w:r w:rsidR="00170A67">
          <w:rPr>
            <w:noProof/>
            <w:webHidden/>
          </w:rPr>
          <w:fldChar w:fldCharType="begin"/>
        </w:r>
        <w:r w:rsidR="00170A67">
          <w:rPr>
            <w:noProof/>
            <w:webHidden/>
          </w:rPr>
          <w:instrText xml:space="preserve"> PAGEREF _Toc410738466 \h </w:instrText>
        </w:r>
        <w:r w:rsidR="00170A67">
          <w:rPr>
            <w:noProof/>
            <w:webHidden/>
          </w:rPr>
        </w:r>
        <w:r w:rsidR="00170A67">
          <w:rPr>
            <w:noProof/>
            <w:webHidden/>
          </w:rPr>
          <w:fldChar w:fldCharType="separate"/>
        </w:r>
        <w:r w:rsidR="00170A67">
          <w:rPr>
            <w:noProof/>
            <w:webHidden/>
          </w:rPr>
          <w:t>42</w:t>
        </w:r>
        <w:r w:rsidR="00170A67">
          <w:rPr>
            <w:noProof/>
            <w:webHidden/>
          </w:rPr>
          <w:fldChar w:fldCharType="end"/>
        </w:r>
      </w:hyperlink>
    </w:p>
    <w:p w14:paraId="2DE88848" w14:textId="77777777" w:rsidR="00170A67" w:rsidRDefault="00CA0EF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67" w:history="1">
        <w:r w:rsidR="00170A67" w:rsidRPr="000F4466">
          <w:rPr>
            <w:rStyle w:val="Hyperlink"/>
            <w:noProof/>
          </w:rPr>
          <w:t>3.6</w:t>
        </w:r>
        <w:r w:rsidR="00170A67">
          <w:rPr>
            <w:rFonts w:asciiTheme="minorHAnsi" w:eastAsiaTheme="minorEastAsia" w:hAnsiTheme="minorHAnsi" w:cstheme="minorBidi"/>
            <w:smallCaps w:val="0"/>
            <w:noProof/>
            <w:sz w:val="22"/>
            <w:szCs w:val="22"/>
          </w:rPr>
          <w:tab/>
        </w:r>
        <w:r w:rsidR="00170A67" w:rsidRPr="000F4466">
          <w:rPr>
            <w:rStyle w:val="Hyperlink"/>
            <w:noProof/>
          </w:rPr>
          <w:t>Entwicklungsumgebung</w:t>
        </w:r>
        <w:r w:rsidR="00170A67">
          <w:rPr>
            <w:noProof/>
            <w:webHidden/>
          </w:rPr>
          <w:tab/>
        </w:r>
        <w:r w:rsidR="00170A67">
          <w:rPr>
            <w:noProof/>
            <w:webHidden/>
          </w:rPr>
          <w:fldChar w:fldCharType="begin"/>
        </w:r>
        <w:r w:rsidR="00170A67">
          <w:rPr>
            <w:noProof/>
            <w:webHidden/>
          </w:rPr>
          <w:instrText xml:space="preserve"> PAGEREF _Toc410738467 \h </w:instrText>
        </w:r>
        <w:r w:rsidR="00170A67">
          <w:rPr>
            <w:noProof/>
            <w:webHidden/>
          </w:rPr>
        </w:r>
        <w:r w:rsidR="00170A67">
          <w:rPr>
            <w:noProof/>
            <w:webHidden/>
          </w:rPr>
          <w:fldChar w:fldCharType="separate"/>
        </w:r>
        <w:r w:rsidR="00170A67">
          <w:rPr>
            <w:noProof/>
            <w:webHidden/>
          </w:rPr>
          <w:t>43</w:t>
        </w:r>
        <w:r w:rsidR="00170A67">
          <w:rPr>
            <w:noProof/>
            <w:webHidden/>
          </w:rPr>
          <w:fldChar w:fldCharType="end"/>
        </w:r>
      </w:hyperlink>
    </w:p>
    <w:p w14:paraId="4CC0F4EB" w14:textId="77777777" w:rsidR="00170A67" w:rsidRDefault="00CA0EF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68" w:history="1">
        <w:r w:rsidR="00170A67" w:rsidRPr="000F4466">
          <w:rPr>
            <w:rStyle w:val="Hyperlink"/>
            <w:noProof/>
          </w:rPr>
          <w:t>3.7</w:t>
        </w:r>
        <w:r w:rsidR="00170A67">
          <w:rPr>
            <w:rFonts w:asciiTheme="minorHAnsi" w:eastAsiaTheme="minorEastAsia" w:hAnsiTheme="minorHAnsi" w:cstheme="minorBidi"/>
            <w:smallCaps w:val="0"/>
            <w:noProof/>
            <w:sz w:val="22"/>
            <w:szCs w:val="22"/>
          </w:rPr>
          <w:tab/>
        </w:r>
        <w:r w:rsidR="00170A67" w:rsidRPr="000F4466">
          <w:rPr>
            <w:rStyle w:val="Hyperlink"/>
            <w:noProof/>
          </w:rPr>
          <w:t>Tests</w:t>
        </w:r>
        <w:r w:rsidR="00170A67">
          <w:rPr>
            <w:noProof/>
            <w:webHidden/>
          </w:rPr>
          <w:tab/>
        </w:r>
        <w:r w:rsidR="00170A67">
          <w:rPr>
            <w:noProof/>
            <w:webHidden/>
          </w:rPr>
          <w:fldChar w:fldCharType="begin"/>
        </w:r>
        <w:r w:rsidR="00170A67">
          <w:rPr>
            <w:noProof/>
            <w:webHidden/>
          </w:rPr>
          <w:instrText xml:space="preserve"> PAGEREF _Toc410738468 \h </w:instrText>
        </w:r>
        <w:r w:rsidR="00170A67">
          <w:rPr>
            <w:noProof/>
            <w:webHidden/>
          </w:rPr>
        </w:r>
        <w:r w:rsidR="00170A67">
          <w:rPr>
            <w:noProof/>
            <w:webHidden/>
          </w:rPr>
          <w:fldChar w:fldCharType="separate"/>
        </w:r>
        <w:r w:rsidR="00170A67">
          <w:rPr>
            <w:noProof/>
            <w:webHidden/>
          </w:rPr>
          <w:t>43</w:t>
        </w:r>
        <w:r w:rsidR="00170A67">
          <w:rPr>
            <w:noProof/>
            <w:webHidden/>
          </w:rPr>
          <w:fldChar w:fldCharType="end"/>
        </w:r>
      </w:hyperlink>
    </w:p>
    <w:p w14:paraId="2180AF25" w14:textId="77777777" w:rsidR="00170A67" w:rsidRDefault="00CA0EF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69" w:history="1">
        <w:r w:rsidR="00170A67" w:rsidRPr="000F4466">
          <w:rPr>
            <w:rStyle w:val="Hyperlink"/>
            <w:noProof/>
          </w:rPr>
          <w:t>3.7.1</w:t>
        </w:r>
        <w:r w:rsidR="00170A67">
          <w:rPr>
            <w:rFonts w:asciiTheme="minorHAnsi" w:eastAsiaTheme="minorEastAsia" w:hAnsiTheme="minorHAnsi" w:cstheme="minorBidi"/>
            <w:i w:val="0"/>
            <w:iCs w:val="0"/>
            <w:noProof/>
            <w:sz w:val="22"/>
            <w:szCs w:val="22"/>
          </w:rPr>
          <w:tab/>
        </w:r>
        <w:r w:rsidR="00170A67" w:rsidRPr="000F4466">
          <w:rPr>
            <w:rStyle w:val="Hyperlink"/>
            <w:noProof/>
          </w:rPr>
          <w:t>Testgeräte</w:t>
        </w:r>
        <w:r w:rsidR="00170A67">
          <w:rPr>
            <w:noProof/>
            <w:webHidden/>
          </w:rPr>
          <w:tab/>
        </w:r>
        <w:r w:rsidR="00170A67">
          <w:rPr>
            <w:noProof/>
            <w:webHidden/>
          </w:rPr>
          <w:fldChar w:fldCharType="begin"/>
        </w:r>
        <w:r w:rsidR="00170A67">
          <w:rPr>
            <w:noProof/>
            <w:webHidden/>
          </w:rPr>
          <w:instrText xml:space="preserve"> PAGEREF _Toc410738469 \h </w:instrText>
        </w:r>
        <w:r w:rsidR="00170A67">
          <w:rPr>
            <w:noProof/>
            <w:webHidden/>
          </w:rPr>
        </w:r>
        <w:r w:rsidR="00170A67">
          <w:rPr>
            <w:noProof/>
            <w:webHidden/>
          </w:rPr>
          <w:fldChar w:fldCharType="separate"/>
        </w:r>
        <w:r w:rsidR="00170A67">
          <w:rPr>
            <w:noProof/>
            <w:webHidden/>
          </w:rPr>
          <w:t>44</w:t>
        </w:r>
        <w:r w:rsidR="00170A67">
          <w:rPr>
            <w:noProof/>
            <w:webHidden/>
          </w:rPr>
          <w:fldChar w:fldCharType="end"/>
        </w:r>
      </w:hyperlink>
    </w:p>
    <w:p w14:paraId="60CBD4C3" w14:textId="77777777" w:rsidR="00170A67" w:rsidRDefault="00CA0EF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70" w:history="1">
        <w:r w:rsidR="00170A67" w:rsidRPr="000F4466">
          <w:rPr>
            <w:rStyle w:val="Hyperlink"/>
            <w:noProof/>
          </w:rPr>
          <w:t>3.7.2</w:t>
        </w:r>
        <w:r w:rsidR="00170A67">
          <w:rPr>
            <w:rFonts w:asciiTheme="minorHAnsi" w:eastAsiaTheme="minorEastAsia" w:hAnsiTheme="minorHAnsi" w:cstheme="minorBidi"/>
            <w:i w:val="0"/>
            <w:iCs w:val="0"/>
            <w:noProof/>
            <w:sz w:val="22"/>
            <w:szCs w:val="22"/>
          </w:rPr>
          <w:tab/>
        </w:r>
        <w:r w:rsidR="00170A67" w:rsidRPr="000F4466">
          <w:rPr>
            <w:rStyle w:val="Hyperlink"/>
            <w:noProof/>
          </w:rPr>
          <w:t>Testszenarien</w:t>
        </w:r>
        <w:r w:rsidR="00170A67">
          <w:rPr>
            <w:noProof/>
            <w:webHidden/>
          </w:rPr>
          <w:tab/>
        </w:r>
        <w:r w:rsidR="00170A67">
          <w:rPr>
            <w:noProof/>
            <w:webHidden/>
          </w:rPr>
          <w:fldChar w:fldCharType="begin"/>
        </w:r>
        <w:r w:rsidR="00170A67">
          <w:rPr>
            <w:noProof/>
            <w:webHidden/>
          </w:rPr>
          <w:instrText xml:space="preserve"> PAGEREF _Toc410738470 \h </w:instrText>
        </w:r>
        <w:r w:rsidR="00170A67">
          <w:rPr>
            <w:noProof/>
            <w:webHidden/>
          </w:rPr>
        </w:r>
        <w:r w:rsidR="00170A67">
          <w:rPr>
            <w:noProof/>
            <w:webHidden/>
          </w:rPr>
          <w:fldChar w:fldCharType="separate"/>
        </w:r>
        <w:r w:rsidR="00170A67">
          <w:rPr>
            <w:noProof/>
            <w:webHidden/>
          </w:rPr>
          <w:t>44</w:t>
        </w:r>
        <w:r w:rsidR="00170A67">
          <w:rPr>
            <w:noProof/>
            <w:webHidden/>
          </w:rPr>
          <w:fldChar w:fldCharType="end"/>
        </w:r>
      </w:hyperlink>
    </w:p>
    <w:p w14:paraId="06AE3122" w14:textId="77777777" w:rsidR="00170A67" w:rsidRDefault="00CA0EFB">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738471" w:history="1">
        <w:r w:rsidR="00170A67" w:rsidRPr="000F4466">
          <w:rPr>
            <w:rStyle w:val="Hyperlink"/>
            <w:noProof/>
            <w:u w:color="FFFFFF" w:themeColor="background1"/>
          </w:rPr>
          <w:t>4</w:t>
        </w:r>
        <w:r w:rsidR="00170A67">
          <w:rPr>
            <w:rFonts w:asciiTheme="minorHAnsi" w:eastAsiaTheme="minorEastAsia" w:hAnsiTheme="minorHAnsi" w:cstheme="minorBidi"/>
            <w:b w:val="0"/>
            <w:bCs w:val="0"/>
            <w:caps w:val="0"/>
            <w:noProof/>
            <w:sz w:val="22"/>
            <w:szCs w:val="22"/>
          </w:rPr>
          <w:tab/>
        </w:r>
        <w:r w:rsidR="00170A67" w:rsidRPr="000F4466">
          <w:rPr>
            <w:rStyle w:val="Hyperlink"/>
            <w:noProof/>
          </w:rPr>
          <w:t>Analyse der Controller</w:t>
        </w:r>
        <w:r w:rsidR="00170A67">
          <w:rPr>
            <w:noProof/>
            <w:webHidden/>
          </w:rPr>
          <w:tab/>
        </w:r>
        <w:r w:rsidR="00170A67">
          <w:rPr>
            <w:noProof/>
            <w:webHidden/>
          </w:rPr>
          <w:fldChar w:fldCharType="begin"/>
        </w:r>
        <w:r w:rsidR="00170A67">
          <w:rPr>
            <w:noProof/>
            <w:webHidden/>
          </w:rPr>
          <w:instrText xml:space="preserve"> PAGEREF _Toc410738471 \h </w:instrText>
        </w:r>
        <w:r w:rsidR="00170A67">
          <w:rPr>
            <w:noProof/>
            <w:webHidden/>
          </w:rPr>
        </w:r>
        <w:r w:rsidR="00170A67">
          <w:rPr>
            <w:noProof/>
            <w:webHidden/>
          </w:rPr>
          <w:fldChar w:fldCharType="separate"/>
        </w:r>
        <w:r w:rsidR="00170A67">
          <w:rPr>
            <w:noProof/>
            <w:webHidden/>
          </w:rPr>
          <w:t>46</w:t>
        </w:r>
        <w:r w:rsidR="00170A67">
          <w:rPr>
            <w:noProof/>
            <w:webHidden/>
          </w:rPr>
          <w:fldChar w:fldCharType="end"/>
        </w:r>
      </w:hyperlink>
    </w:p>
    <w:p w14:paraId="639F953B" w14:textId="77777777" w:rsidR="00170A67" w:rsidRDefault="00CA0EF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72" w:history="1">
        <w:r w:rsidR="00170A67" w:rsidRPr="000F4466">
          <w:rPr>
            <w:rStyle w:val="Hyperlink"/>
            <w:noProof/>
          </w:rPr>
          <w:t>4.1</w:t>
        </w:r>
        <w:r w:rsidR="00170A67">
          <w:rPr>
            <w:rFonts w:asciiTheme="minorHAnsi" w:eastAsiaTheme="minorEastAsia" w:hAnsiTheme="minorHAnsi" w:cstheme="minorBidi"/>
            <w:smallCaps w:val="0"/>
            <w:noProof/>
            <w:sz w:val="22"/>
            <w:szCs w:val="22"/>
          </w:rPr>
          <w:tab/>
        </w:r>
        <w:r w:rsidR="00170A67" w:rsidRPr="000F4466">
          <w:rPr>
            <w:rStyle w:val="Hyperlink"/>
            <w:noProof/>
          </w:rPr>
          <w:t>Gamepad: Playstation 3 Controller</w:t>
        </w:r>
        <w:r w:rsidR="00170A67">
          <w:rPr>
            <w:noProof/>
            <w:webHidden/>
          </w:rPr>
          <w:tab/>
        </w:r>
        <w:r w:rsidR="00170A67">
          <w:rPr>
            <w:noProof/>
            <w:webHidden/>
          </w:rPr>
          <w:fldChar w:fldCharType="begin"/>
        </w:r>
        <w:r w:rsidR="00170A67">
          <w:rPr>
            <w:noProof/>
            <w:webHidden/>
          </w:rPr>
          <w:instrText xml:space="preserve"> PAGEREF _Toc410738472 \h </w:instrText>
        </w:r>
        <w:r w:rsidR="00170A67">
          <w:rPr>
            <w:noProof/>
            <w:webHidden/>
          </w:rPr>
        </w:r>
        <w:r w:rsidR="00170A67">
          <w:rPr>
            <w:noProof/>
            <w:webHidden/>
          </w:rPr>
          <w:fldChar w:fldCharType="separate"/>
        </w:r>
        <w:r w:rsidR="00170A67">
          <w:rPr>
            <w:noProof/>
            <w:webHidden/>
          </w:rPr>
          <w:t>46</w:t>
        </w:r>
        <w:r w:rsidR="00170A67">
          <w:rPr>
            <w:noProof/>
            <w:webHidden/>
          </w:rPr>
          <w:fldChar w:fldCharType="end"/>
        </w:r>
      </w:hyperlink>
    </w:p>
    <w:p w14:paraId="7C2CD4E4" w14:textId="77777777" w:rsidR="00170A67" w:rsidRDefault="00CA0EF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73" w:history="1">
        <w:r w:rsidR="00170A67" w:rsidRPr="000F4466">
          <w:rPr>
            <w:rStyle w:val="Hyperlink"/>
            <w:noProof/>
          </w:rPr>
          <w:t>4.2</w:t>
        </w:r>
        <w:r w:rsidR="00170A67">
          <w:rPr>
            <w:rFonts w:asciiTheme="minorHAnsi" w:eastAsiaTheme="minorEastAsia" w:hAnsiTheme="minorHAnsi" w:cstheme="minorBidi"/>
            <w:smallCaps w:val="0"/>
            <w:noProof/>
            <w:sz w:val="22"/>
            <w:szCs w:val="22"/>
          </w:rPr>
          <w:tab/>
        </w:r>
        <w:r w:rsidR="00170A67" w:rsidRPr="000F4466">
          <w:rPr>
            <w:rStyle w:val="Hyperlink"/>
            <w:noProof/>
          </w:rPr>
          <w:t>Magnetfeld: Cardboard</w:t>
        </w:r>
        <w:r w:rsidR="00170A67">
          <w:rPr>
            <w:noProof/>
            <w:webHidden/>
          </w:rPr>
          <w:tab/>
        </w:r>
        <w:r w:rsidR="00170A67">
          <w:rPr>
            <w:noProof/>
            <w:webHidden/>
          </w:rPr>
          <w:fldChar w:fldCharType="begin"/>
        </w:r>
        <w:r w:rsidR="00170A67">
          <w:rPr>
            <w:noProof/>
            <w:webHidden/>
          </w:rPr>
          <w:instrText xml:space="preserve"> PAGEREF _Toc410738473 \h </w:instrText>
        </w:r>
        <w:r w:rsidR="00170A67">
          <w:rPr>
            <w:noProof/>
            <w:webHidden/>
          </w:rPr>
        </w:r>
        <w:r w:rsidR="00170A67">
          <w:rPr>
            <w:noProof/>
            <w:webHidden/>
          </w:rPr>
          <w:fldChar w:fldCharType="separate"/>
        </w:r>
        <w:r w:rsidR="00170A67">
          <w:rPr>
            <w:noProof/>
            <w:webHidden/>
          </w:rPr>
          <w:t>47</w:t>
        </w:r>
        <w:r w:rsidR="00170A67">
          <w:rPr>
            <w:noProof/>
            <w:webHidden/>
          </w:rPr>
          <w:fldChar w:fldCharType="end"/>
        </w:r>
      </w:hyperlink>
    </w:p>
    <w:p w14:paraId="5EF03493" w14:textId="77777777" w:rsidR="00170A67" w:rsidRDefault="00CA0EF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74" w:history="1">
        <w:r w:rsidR="00170A67" w:rsidRPr="000F4466">
          <w:rPr>
            <w:rStyle w:val="Hyperlink"/>
            <w:noProof/>
          </w:rPr>
          <w:t>4.3</w:t>
        </w:r>
        <w:r w:rsidR="00170A67">
          <w:rPr>
            <w:rFonts w:asciiTheme="minorHAnsi" w:eastAsiaTheme="minorEastAsia" w:hAnsiTheme="minorHAnsi" w:cstheme="minorBidi"/>
            <w:smallCaps w:val="0"/>
            <w:noProof/>
            <w:sz w:val="22"/>
            <w:szCs w:val="22"/>
          </w:rPr>
          <w:tab/>
        </w:r>
        <w:r w:rsidR="00170A67" w:rsidRPr="000F4466">
          <w:rPr>
            <w:rStyle w:val="Hyperlink"/>
            <w:noProof/>
          </w:rPr>
          <w:t>Inertialsensoren: Sphero und 3DRudder</w:t>
        </w:r>
        <w:r w:rsidR="00170A67">
          <w:rPr>
            <w:noProof/>
            <w:webHidden/>
          </w:rPr>
          <w:tab/>
        </w:r>
        <w:r w:rsidR="00170A67">
          <w:rPr>
            <w:noProof/>
            <w:webHidden/>
          </w:rPr>
          <w:fldChar w:fldCharType="begin"/>
        </w:r>
        <w:r w:rsidR="00170A67">
          <w:rPr>
            <w:noProof/>
            <w:webHidden/>
          </w:rPr>
          <w:instrText xml:space="preserve"> PAGEREF _Toc410738474 \h </w:instrText>
        </w:r>
        <w:r w:rsidR="00170A67">
          <w:rPr>
            <w:noProof/>
            <w:webHidden/>
          </w:rPr>
        </w:r>
        <w:r w:rsidR="00170A67">
          <w:rPr>
            <w:noProof/>
            <w:webHidden/>
          </w:rPr>
          <w:fldChar w:fldCharType="separate"/>
        </w:r>
        <w:r w:rsidR="00170A67">
          <w:rPr>
            <w:noProof/>
            <w:webHidden/>
          </w:rPr>
          <w:t>49</w:t>
        </w:r>
        <w:r w:rsidR="00170A67">
          <w:rPr>
            <w:noProof/>
            <w:webHidden/>
          </w:rPr>
          <w:fldChar w:fldCharType="end"/>
        </w:r>
      </w:hyperlink>
    </w:p>
    <w:p w14:paraId="401DCE15" w14:textId="77777777" w:rsidR="00170A67" w:rsidRDefault="00CA0EF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75" w:history="1">
        <w:r w:rsidR="00170A67" w:rsidRPr="000F4466">
          <w:rPr>
            <w:rStyle w:val="Hyperlink"/>
            <w:noProof/>
          </w:rPr>
          <w:t>4.3.1</w:t>
        </w:r>
        <w:r w:rsidR="00170A67">
          <w:rPr>
            <w:rFonts w:asciiTheme="minorHAnsi" w:eastAsiaTheme="minorEastAsia" w:hAnsiTheme="minorHAnsi" w:cstheme="minorBidi"/>
            <w:i w:val="0"/>
            <w:iCs w:val="0"/>
            <w:noProof/>
            <w:sz w:val="22"/>
            <w:szCs w:val="22"/>
          </w:rPr>
          <w:tab/>
        </w:r>
        <w:r w:rsidR="00170A67" w:rsidRPr="000F4466">
          <w:rPr>
            <w:rStyle w:val="Hyperlink"/>
            <w:noProof/>
          </w:rPr>
          <w:t>Sphero</w:t>
        </w:r>
        <w:r w:rsidR="00170A67">
          <w:rPr>
            <w:noProof/>
            <w:webHidden/>
          </w:rPr>
          <w:tab/>
        </w:r>
        <w:r w:rsidR="00170A67">
          <w:rPr>
            <w:noProof/>
            <w:webHidden/>
          </w:rPr>
          <w:fldChar w:fldCharType="begin"/>
        </w:r>
        <w:r w:rsidR="00170A67">
          <w:rPr>
            <w:noProof/>
            <w:webHidden/>
          </w:rPr>
          <w:instrText xml:space="preserve"> PAGEREF _Toc410738475 \h </w:instrText>
        </w:r>
        <w:r w:rsidR="00170A67">
          <w:rPr>
            <w:noProof/>
            <w:webHidden/>
          </w:rPr>
        </w:r>
        <w:r w:rsidR="00170A67">
          <w:rPr>
            <w:noProof/>
            <w:webHidden/>
          </w:rPr>
          <w:fldChar w:fldCharType="separate"/>
        </w:r>
        <w:r w:rsidR="00170A67">
          <w:rPr>
            <w:noProof/>
            <w:webHidden/>
          </w:rPr>
          <w:t>49</w:t>
        </w:r>
        <w:r w:rsidR="00170A67">
          <w:rPr>
            <w:noProof/>
            <w:webHidden/>
          </w:rPr>
          <w:fldChar w:fldCharType="end"/>
        </w:r>
      </w:hyperlink>
    </w:p>
    <w:p w14:paraId="5277DDEF" w14:textId="77777777" w:rsidR="00170A67" w:rsidRDefault="00CA0EF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76" w:history="1">
        <w:r w:rsidR="00170A67" w:rsidRPr="000F4466">
          <w:rPr>
            <w:rStyle w:val="Hyperlink"/>
            <w:noProof/>
          </w:rPr>
          <w:t>4.3.2</w:t>
        </w:r>
        <w:r w:rsidR="00170A67">
          <w:rPr>
            <w:rFonts w:asciiTheme="minorHAnsi" w:eastAsiaTheme="minorEastAsia" w:hAnsiTheme="minorHAnsi" w:cstheme="minorBidi"/>
            <w:i w:val="0"/>
            <w:iCs w:val="0"/>
            <w:noProof/>
            <w:sz w:val="22"/>
            <w:szCs w:val="22"/>
          </w:rPr>
          <w:tab/>
        </w:r>
        <w:r w:rsidR="00170A67" w:rsidRPr="000F4466">
          <w:rPr>
            <w:rStyle w:val="Hyperlink"/>
            <w:noProof/>
          </w:rPr>
          <w:t>3DRudder</w:t>
        </w:r>
        <w:r w:rsidR="00170A67">
          <w:rPr>
            <w:noProof/>
            <w:webHidden/>
          </w:rPr>
          <w:tab/>
        </w:r>
        <w:r w:rsidR="00170A67">
          <w:rPr>
            <w:noProof/>
            <w:webHidden/>
          </w:rPr>
          <w:fldChar w:fldCharType="begin"/>
        </w:r>
        <w:r w:rsidR="00170A67">
          <w:rPr>
            <w:noProof/>
            <w:webHidden/>
          </w:rPr>
          <w:instrText xml:space="preserve"> PAGEREF _Toc410738476 \h </w:instrText>
        </w:r>
        <w:r w:rsidR="00170A67">
          <w:rPr>
            <w:noProof/>
            <w:webHidden/>
          </w:rPr>
        </w:r>
        <w:r w:rsidR="00170A67">
          <w:rPr>
            <w:noProof/>
            <w:webHidden/>
          </w:rPr>
          <w:fldChar w:fldCharType="separate"/>
        </w:r>
        <w:r w:rsidR="00170A67">
          <w:rPr>
            <w:noProof/>
            <w:webHidden/>
          </w:rPr>
          <w:t>50</w:t>
        </w:r>
        <w:r w:rsidR="00170A67">
          <w:rPr>
            <w:noProof/>
            <w:webHidden/>
          </w:rPr>
          <w:fldChar w:fldCharType="end"/>
        </w:r>
      </w:hyperlink>
    </w:p>
    <w:p w14:paraId="5B89FFA7" w14:textId="77777777" w:rsidR="00170A67" w:rsidRDefault="00CA0EF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77" w:history="1">
        <w:r w:rsidR="00170A67" w:rsidRPr="000F4466">
          <w:rPr>
            <w:rStyle w:val="Hyperlink"/>
            <w:noProof/>
          </w:rPr>
          <w:t>4.4</w:t>
        </w:r>
        <w:r w:rsidR="00170A67">
          <w:rPr>
            <w:rFonts w:asciiTheme="minorHAnsi" w:eastAsiaTheme="minorEastAsia" w:hAnsiTheme="minorHAnsi" w:cstheme="minorBidi"/>
            <w:smallCaps w:val="0"/>
            <w:noProof/>
            <w:sz w:val="22"/>
            <w:szCs w:val="22"/>
          </w:rPr>
          <w:tab/>
        </w:r>
        <w:r w:rsidR="00170A67" w:rsidRPr="000F4466">
          <w:rPr>
            <w:rStyle w:val="Hyperlink"/>
            <w:noProof/>
          </w:rPr>
          <w:t>Optisches Tracking: RGBD Kameras</w:t>
        </w:r>
        <w:r w:rsidR="00170A67">
          <w:rPr>
            <w:noProof/>
            <w:webHidden/>
          </w:rPr>
          <w:tab/>
        </w:r>
        <w:r w:rsidR="00170A67">
          <w:rPr>
            <w:noProof/>
            <w:webHidden/>
          </w:rPr>
          <w:fldChar w:fldCharType="begin"/>
        </w:r>
        <w:r w:rsidR="00170A67">
          <w:rPr>
            <w:noProof/>
            <w:webHidden/>
          </w:rPr>
          <w:instrText xml:space="preserve"> PAGEREF _Toc410738477 \h </w:instrText>
        </w:r>
        <w:r w:rsidR="00170A67">
          <w:rPr>
            <w:noProof/>
            <w:webHidden/>
          </w:rPr>
        </w:r>
        <w:r w:rsidR="00170A67">
          <w:rPr>
            <w:noProof/>
            <w:webHidden/>
          </w:rPr>
          <w:fldChar w:fldCharType="separate"/>
        </w:r>
        <w:r w:rsidR="00170A67">
          <w:rPr>
            <w:noProof/>
            <w:webHidden/>
          </w:rPr>
          <w:t>51</w:t>
        </w:r>
        <w:r w:rsidR="00170A67">
          <w:rPr>
            <w:noProof/>
            <w:webHidden/>
          </w:rPr>
          <w:fldChar w:fldCharType="end"/>
        </w:r>
      </w:hyperlink>
    </w:p>
    <w:p w14:paraId="58217DBD" w14:textId="77777777" w:rsidR="00170A67" w:rsidRDefault="00CA0EF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78" w:history="1">
        <w:r w:rsidR="00170A67" w:rsidRPr="000F4466">
          <w:rPr>
            <w:rStyle w:val="Hyperlink"/>
            <w:noProof/>
          </w:rPr>
          <w:t>4.4.1</w:t>
        </w:r>
        <w:r w:rsidR="00170A67">
          <w:rPr>
            <w:rFonts w:asciiTheme="minorHAnsi" w:eastAsiaTheme="minorEastAsia" w:hAnsiTheme="minorHAnsi" w:cstheme="minorBidi"/>
            <w:i w:val="0"/>
            <w:iCs w:val="0"/>
            <w:noProof/>
            <w:sz w:val="22"/>
            <w:szCs w:val="22"/>
          </w:rPr>
          <w:tab/>
        </w:r>
        <w:r w:rsidR="00170A67" w:rsidRPr="000F4466">
          <w:rPr>
            <w:rStyle w:val="Hyperlink"/>
            <w:noProof/>
          </w:rPr>
          <w:t>Leap Motion</w:t>
        </w:r>
        <w:r w:rsidR="00170A67">
          <w:rPr>
            <w:noProof/>
            <w:webHidden/>
          </w:rPr>
          <w:tab/>
        </w:r>
        <w:r w:rsidR="00170A67">
          <w:rPr>
            <w:noProof/>
            <w:webHidden/>
          </w:rPr>
          <w:fldChar w:fldCharType="begin"/>
        </w:r>
        <w:r w:rsidR="00170A67">
          <w:rPr>
            <w:noProof/>
            <w:webHidden/>
          </w:rPr>
          <w:instrText xml:space="preserve"> PAGEREF _Toc410738478 \h </w:instrText>
        </w:r>
        <w:r w:rsidR="00170A67">
          <w:rPr>
            <w:noProof/>
            <w:webHidden/>
          </w:rPr>
        </w:r>
        <w:r w:rsidR="00170A67">
          <w:rPr>
            <w:noProof/>
            <w:webHidden/>
          </w:rPr>
          <w:fldChar w:fldCharType="separate"/>
        </w:r>
        <w:r w:rsidR="00170A67">
          <w:rPr>
            <w:noProof/>
            <w:webHidden/>
          </w:rPr>
          <w:t>51</w:t>
        </w:r>
        <w:r w:rsidR="00170A67">
          <w:rPr>
            <w:noProof/>
            <w:webHidden/>
          </w:rPr>
          <w:fldChar w:fldCharType="end"/>
        </w:r>
      </w:hyperlink>
    </w:p>
    <w:p w14:paraId="17E18DDC" w14:textId="77777777" w:rsidR="00170A67" w:rsidRDefault="00CA0EF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79" w:history="1">
        <w:r w:rsidR="00170A67" w:rsidRPr="000F4466">
          <w:rPr>
            <w:rStyle w:val="Hyperlink"/>
            <w:noProof/>
          </w:rPr>
          <w:t>4.4.2</w:t>
        </w:r>
        <w:r w:rsidR="00170A67">
          <w:rPr>
            <w:rFonts w:asciiTheme="minorHAnsi" w:eastAsiaTheme="minorEastAsia" w:hAnsiTheme="minorHAnsi" w:cstheme="minorBidi"/>
            <w:i w:val="0"/>
            <w:iCs w:val="0"/>
            <w:noProof/>
            <w:sz w:val="22"/>
            <w:szCs w:val="22"/>
          </w:rPr>
          <w:tab/>
        </w:r>
        <w:r w:rsidR="00170A67" w:rsidRPr="000F4466">
          <w:rPr>
            <w:rStyle w:val="Hyperlink"/>
            <w:noProof/>
          </w:rPr>
          <w:t>Kinect</w:t>
        </w:r>
        <w:r w:rsidR="00170A67">
          <w:rPr>
            <w:noProof/>
            <w:webHidden/>
          </w:rPr>
          <w:tab/>
        </w:r>
        <w:r w:rsidR="00170A67">
          <w:rPr>
            <w:noProof/>
            <w:webHidden/>
          </w:rPr>
          <w:fldChar w:fldCharType="begin"/>
        </w:r>
        <w:r w:rsidR="00170A67">
          <w:rPr>
            <w:noProof/>
            <w:webHidden/>
          </w:rPr>
          <w:instrText xml:space="preserve"> PAGEREF _Toc410738479 \h </w:instrText>
        </w:r>
        <w:r w:rsidR="00170A67">
          <w:rPr>
            <w:noProof/>
            <w:webHidden/>
          </w:rPr>
        </w:r>
        <w:r w:rsidR="00170A67">
          <w:rPr>
            <w:noProof/>
            <w:webHidden/>
          </w:rPr>
          <w:fldChar w:fldCharType="separate"/>
        </w:r>
        <w:r w:rsidR="00170A67">
          <w:rPr>
            <w:noProof/>
            <w:webHidden/>
          </w:rPr>
          <w:t>51</w:t>
        </w:r>
        <w:r w:rsidR="00170A67">
          <w:rPr>
            <w:noProof/>
            <w:webHidden/>
          </w:rPr>
          <w:fldChar w:fldCharType="end"/>
        </w:r>
      </w:hyperlink>
    </w:p>
    <w:p w14:paraId="430BEE5D" w14:textId="77777777" w:rsidR="00170A67" w:rsidRDefault="00CA0EF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80" w:history="1">
        <w:r w:rsidR="00170A67" w:rsidRPr="000F4466">
          <w:rPr>
            <w:rStyle w:val="Hyperlink"/>
            <w:noProof/>
          </w:rPr>
          <w:t>4.4.3</w:t>
        </w:r>
        <w:r w:rsidR="00170A67">
          <w:rPr>
            <w:rFonts w:asciiTheme="minorHAnsi" w:eastAsiaTheme="minorEastAsia" w:hAnsiTheme="minorHAnsi" w:cstheme="minorBidi"/>
            <w:i w:val="0"/>
            <w:iCs w:val="0"/>
            <w:noProof/>
            <w:sz w:val="22"/>
            <w:szCs w:val="22"/>
          </w:rPr>
          <w:tab/>
        </w:r>
        <w:r w:rsidR="00170A67" w:rsidRPr="000F4466">
          <w:rPr>
            <w:rStyle w:val="Hyperlink"/>
            <w:noProof/>
          </w:rPr>
          <w:t>Project Tango</w:t>
        </w:r>
        <w:r w:rsidR="00170A67">
          <w:rPr>
            <w:noProof/>
            <w:webHidden/>
          </w:rPr>
          <w:tab/>
        </w:r>
        <w:r w:rsidR="00170A67">
          <w:rPr>
            <w:noProof/>
            <w:webHidden/>
          </w:rPr>
          <w:fldChar w:fldCharType="begin"/>
        </w:r>
        <w:r w:rsidR="00170A67">
          <w:rPr>
            <w:noProof/>
            <w:webHidden/>
          </w:rPr>
          <w:instrText xml:space="preserve"> PAGEREF _Toc410738480 \h </w:instrText>
        </w:r>
        <w:r w:rsidR="00170A67">
          <w:rPr>
            <w:noProof/>
            <w:webHidden/>
          </w:rPr>
        </w:r>
        <w:r w:rsidR="00170A67">
          <w:rPr>
            <w:noProof/>
            <w:webHidden/>
          </w:rPr>
          <w:fldChar w:fldCharType="separate"/>
        </w:r>
        <w:r w:rsidR="00170A67">
          <w:rPr>
            <w:noProof/>
            <w:webHidden/>
          </w:rPr>
          <w:t>53</w:t>
        </w:r>
        <w:r w:rsidR="00170A67">
          <w:rPr>
            <w:noProof/>
            <w:webHidden/>
          </w:rPr>
          <w:fldChar w:fldCharType="end"/>
        </w:r>
      </w:hyperlink>
    </w:p>
    <w:p w14:paraId="3BC43D87" w14:textId="77777777" w:rsidR="00170A67" w:rsidRDefault="00CA0EF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81" w:history="1">
        <w:r w:rsidR="00170A67" w:rsidRPr="000F4466">
          <w:rPr>
            <w:rStyle w:val="Hyperlink"/>
            <w:noProof/>
          </w:rPr>
          <w:t>4.5</w:t>
        </w:r>
        <w:r w:rsidR="00170A67">
          <w:rPr>
            <w:rFonts w:asciiTheme="minorHAnsi" w:eastAsiaTheme="minorEastAsia" w:hAnsiTheme="minorHAnsi" w:cstheme="minorBidi"/>
            <w:smallCaps w:val="0"/>
            <w:noProof/>
            <w:sz w:val="22"/>
            <w:szCs w:val="22"/>
          </w:rPr>
          <w:tab/>
        </w:r>
        <w:r w:rsidR="00170A67" w:rsidRPr="000F4466">
          <w:rPr>
            <w:rStyle w:val="Hyperlink"/>
            <w:noProof/>
          </w:rPr>
          <w:t>ODT: Virtuix Omni</w:t>
        </w:r>
        <w:r w:rsidR="00170A67">
          <w:rPr>
            <w:noProof/>
            <w:webHidden/>
          </w:rPr>
          <w:tab/>
        </w:r>
        <w:r w:rsidR="00170A67">
          <w:rPr>
            <w:noProof/>
            <w:webHidden/>
          </w:rPr>
          <w:fldChar w:fldCharType="begin"/>
        </w:r>
        <w:r w:rsidR="00170A67">
          <w:rPr>
            <w:noProof/>
            <w:webHidden/>
          </w:rPr>
          <w:instrText xml:space="preserve"> PAGEREF _Toc410738481 \h </w:instrText>
        </w:r>
        <w:r w:rsidR="00170A67">
          <w:rPr>
            <w:noProof/>
            <w:webHidden/>
          </w:rPr>
        </w:r>
        <w:r w:rsidR="00170A67">
          <w:rPr>
            <w:noProof/>
            <w:webHidden/>
          </w:rPr>
          <w:fldChar w:fldCharType="separate"/>
        </w:r>
        <w:r w:rsidR="00170A67">
          <w:rPr>
            <w:noProof/>
            <w:webHidden/>
          </w:rPr>
          <w:t>53</w:t>
        </w:r>
        <w:r w:rsidR="00170A67">
          <w:rPr>
            <w:noProof/>
            <w:webHidden/>
          </w:rPr>
          <w:fldChar w:fldCharType="end"/>
        </w:r>
      </w:hyperlink>
    </w:p>
    <w:p w14:paraId="7279326A" w14:textId="77777777" w:rsidR="00170A67" w:rsidRDefault="00CA0EFB">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738482" w:history="1">
        <w:r w:rsidR="00170A67" w:rsidRPr="000F4466">
          <w:rPr>
            <w:rStyle w:val="Hyperlink"/>
            <w:noProof/>
            <w:u w:color="FFFFFF" w:themeColor="background1"/>
          </w:rPr>
          <w:t>5</w:t>
        </w:r>
        <w:r w:rsidR="00170A67">
          <w:rPr>
            <w:rFonts w:asciiTheme="minorHAnsi" w:eastAsiaTheme="minorEastAsia" w:hAnsiTheme="minorHAnsi" w:cstheme="minorBidi"/>
            <w:b w:val="0"/>
            <w:bCs w:val="0"/>
            <w:caps w:val="0"/>
            <w:noProof/>
            <w:sz w:val="22"/>
            <w:szCs w:val="22"/>
          </w:rPr>
          <w:tab/>
        </w:r>
        <w:r w:rsidR="00170A67" w:rsidRPr="000F4466">
          <w:rPr>
            <w:rStyle w:val="Hyperlink"/>
            <w:noProof/>
          </w:rPr>
          <w:t>Prototypische App</w:t>
        </w:r>
        <w:r w:rsidR="00170A67">
          <w:rPr>
            <w:noProof/>
            <w:webHidden/>
          </w:rPr>
          <w:tab/>
        </w:r>
        <w:r w:rsidR="00170A67">
          <w:rPr>
            <w:noProof/>
            <w:webHidden/>
          </w:rPr>
          <w:fldChar w:fldCharType="begin"/>
        </w:r>
        <w:r w:rsidR="00170A67">
          <w:rPr>
            <w:noProof/>
            <w:webHidden/>
          </w:rPr>
          <w:instrText xml:space="preserve"> PAGEREF _Toc410738482 \h </w:instrText>
        </w:r>
        <w:r w:rsidR="00170A67">
          <w:rPr>
            <w:noProof/>
            <w:webHidden/>
          </w:rPr>
        </w:r>
        <w:r w:rsidR="00170A67">
          <w:rPr>
            <w:noProof/>
            <w:webHidden/>
          </w:rPr>
          <w:fldChar w:fldCharType="separate"/>
        </w:r>
        <w:r w:rsidR="00170A67">
          <w:rPr>
            <w:noProof/>
            <w:webHidden/>
          </w:rPr>
          <w:t>55</w:t>
        </w:r>
        <w:r w:rsidR="00170A67">
          <w:rPr>
            <w:noProof/>
            <w:webHidden/>
          </w:rPr>
          <w:fldChar w:fldCharType="end"/>
        </w:r>
      </w:hyperlink>
    </w:p>
    <w:p w14:paraId="2E900C90" w14:textId="77777777" w:rsidR="00170A67" w:rsidRDefault="00CA0EF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83" w:history="1">
        <w:r w:rsidR="00170A67" w:rsidRPr="000F4466">
          <w:rPr>
            <w:rStyle w:val="Hyperlink"/>
            <w:noProof/>
          </w:rPr>
          <w:t>5.1</w:t>
        </w:r>
        <w:r w:rsidR="00170A67">
          <w:rPr>
            <w:rFonts w:asciiTheme="minorHAnsi" w:eastAsiaTheme="minorEastAsia" w:hAnsiTheme="minorHAnsi" w:cstheme="minorBidi"/>
            <w:smallCaps w:val="0"/>
            <w:noProof/>
            <w:sz w:val="22"/>
            <w:szCs w:val="22"/>
          </w:rPr>
          <w:tab/>
        </w:r>
        <w:r w:rsidR="00170A67" w:rsidRPr="000F4466">
          <w:rPr>
            <w:rStyle w:val="Hyperlink"/>
            <w:noProof/>
          </w:rPr>
          <w:t>Idee</w:t>
        </w:r>
        <w:r w:rsidR="00170A67">
          <w:rPr>
            <w:noProof/>
            <w:webHidden/>
          </w:rPr>
          <w:tab/>
        </w:r>
        <w:r w:rsidR="00170A67">
          <w:rPr>
            <w:noProof/>
            <w:webHidden/>
          </w:rPr>
          <w:fldChar w:fldCharType="begin"/>
        </w:r>
        <w:r w:rsidR="00170A67">
          <w:rPr>
            <w:noProof/>
            <w:webHidden/>
          </w:rPr>
          <w:instrText xml:space="preserve"> PAGEREF _Toc410738483 \h </w:instrText>
        </w:r>
        <w:r w:rsidR="00170A67">
          <w:rPr>
            <w:noProof/>
            <w:webHidden/>
          </w:rPr>
        </w:r>
        <w:r w:rsidR="00170A67">
          <w:rPr>
            <w:noProof/>
            <w:webHidden/>
          </w:rPr>
          <w:fldChar w:fldCharType="separate"/>
        </w:r>
        <w:r w:rsidR="00170A67">
          <w:rPr>
            <w:noProof/>
            <w:webHidden/>
          </w:rPr>
          <w:t>55</w:t>
        </w:r>
        <w:r w:rsidR="00170A67">
          <w:rPr>
            <w:noProof/>
            <w:webHidden/>
          </w:rPr>
          <w:fldChar w:fldCharType="end"/>
        </w:r>
      </w:hyperlink>
    </w:p>
    <w:p w14:paraId="673EB41F" w14:textId="77777777" w:rsidR="00170A67" w:rsidRDefault="00CA0EF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84" w:history="1">
        <w:r w:rsidR="00170A67" w:rsidRPr="000F4466">
          <w:rPr>
            <w:rStyle w:val="Hyperlink"/>
            <w:noProof/>
          </w:rPr>
          <w:t>5.2</w:t>
        </w:r>
        <w:r w:rsidR="00170A67">
          <w:rPr>
            <w:rFonts w:asciiTheme="minorHAnsi" w:eastAsiaTheme="minorEastAsia" w:hAnsiTheme="minorHAnsi" w:cstheme="minorBidi"/>
            <w:smallCaps w:val="0"/>
            <w:noProof/>
            <w:sz w:val="22"/>
            <w:szCs w:val="22"/>
          </w:rPr>
          <w:tab/>
        </w:r>
        <w:r w:rsidR="00170A67" w:rsidRPr="000F4466">
          <w:rPr>
            <w:rStyle w:val="Hyperlink"/>
            <w:noProof/>
          </w:rPr>
          <w:t>Prefabs</w:t>
        </w:r>
        <w:r w:rsidR="00170A67">
          <w:rPr>
            <w:noProof/>
            <w:webHidden/>
          </w:rPr>
          <w:tab/>
        </w:r>
        <w:r w:rsidR="00170A67">
          <w:rPr>
            <w:noProof/>
            <w:webHidden/>
          </w:rPr>
          <w:fldChar w:fldCharType="begin"/>
        </w:r>
        <w:r w:rsidR="00170A67">
          <w:rPr>
            <w:noProof/>
            <w:webHidden/>
          </w:rPr>
          <w:instrText xml:space="preserve"> PAGEREF _Toc410738484 \h </w:instrText>
        </w:r>
        <w:r w:rsidR="00170A67">
          <w:rPr>
            <w:noProof/>
            <w:webHidden/>
          </w:rPr>
        </w:r>
        <w:r w:rsidR="00170A67">
          <w:rPr>
            <w:noProof/>
            <w:webHidden/>
          </w:rPr>
          <w:fldChar w:fldCharType="separate"/>
        </w:r>
        <w:r w:rsidR="00170A67">
          <w:rPr>
            <w:noProof/>
            <w:webHidden/>
          </w:rPr>
          <w:t>55</w:t>
        </w:r>
        <w:r w:rsidR="00170A67">
          <w:rPr>
            <w:noProof/>
            <w:webHidden/>
          </w:rPr>
          <w:fldChar w:fldCharType="end"/>
        </w:r>
      </w:hyperlink>
    </w:p>
    <w:p w14:paraId="6B90F1DC" w14:textId="77777777" w:rsidR="00170A67" w:rsidRDefault="00CA0EF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85" w:history="1">
        <w:r w:rsidR="00170A67" w:rsidRPr="000F4466">
          <w:rPr>
            <w:rStyle w:val="Hyperlink"/>
            <w:noProof/>
          </w:rPr>
          <w:t>5.3</w:t>
        </w:r>
        <w:r w:rsidR="00170A67">
          <w:rPr>
            <w:rFonts w:asciiTheme="minorHAnsi" w:eastAsiaTheme="minorEastAsia" w:hAnsiTheme="minorHAnsi" w:cstheme="minorBidi"/>
            <w:smallCaps w:val="0"/>
            <w:noProof/>
            <w:sz w:val="22"/>
            <w:szCs w:val="22"/>
          </w:rPr>
          <w:tab/>
        </w:r>
        <w:r w:rsidR="00170A67" w:rsidRPr="000F4466">
          <w:rPr>
            <w:rStyle w:val="Hyperlink"/>
            <w:noProof/>
          </w:rPr>
          <w:t>Implementierung</w:t>
        </w:r>
        <w:r w:rsidR="00170A67">
          <w:rPr>
            <w:noProof/>
            <w:webHidden/>
          </w:rPr>
          <w:tab/>
        </w:r>
        <w:r w:rsidR="00170A67">
          <w:rPr>
            <w:noProof/>
            <w:webHidden/>
          </w:rPr>
          <w:fldChar w:fldCharType="begin"/>
        </w:r>
        <w:r w:rsidR="00170A67">
          <w:rPr>
            <w:noProof/>
            <w:webHidden/>
          </w:rPr>
          <w:instrText xml:space="preserve"> PAGEREF _Toc410738485 \h </w:instrText>
        </w:r>
        <w:r w:rsidR="00170A67">
          <w:rPr>
            <w:noProof/>
            <w:webHidden/>
          </w:rPr>
        </w:r>
        <w:r w:rsidR="00170A67">
          <w:rPr>
            <w:noProof/>
            <w:webHidden/>
          </w:rPr>
          <w:fldChar w:fldCharType="separate"/>
        </w:r>
        <w:r w:rsidR="00170A67">
          <w:rPr>
            <w:noProof/>
            <w:webHidden/>
          </w:rPr>
          <w:t>55</w:t>
        </w:r>
        <w:r w:rsidR="00170A67">
          <w:rPr>
            <w:noProof/>
            <w:webHidden/>
          </w:rPr>
          <w:fldChar w:fldCharType="end"/>
        </w:r>
      </w:hyperlink>
    </w:p>
    <w:p w14:paraId="329B74A4" w14:textId="77777777" w:rsidR="00170A67" w:rsidRDefault="00CA0EF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86" w:history="1">
        <w:r w:rsidR="00170A67" w:rsidRPr="000F4466">
          <w:rPr>
            <w:rStyle w:val="Hyperlink"/>
            <w:noProof/>
          </w:rPr>
          <w:t>5.3.1</w:t>
        </w:r>
        <w:r w:rsidR="00170A67">
          <w:rPr>
            <w:rFonts w:asciiTheme="minorHAnsi" w:eastAsiaTheme="minorEastAsia" w:hAnsiTheme="minorHAnsi" w:cstheme="minorBidi"/>
            <w:i w:val="0"/>
            <w:iCs w:val="0"/>
            <w:noProof/>
            <w:sz w:val="22"/>
            <w:szCs w:val="22"/>
          </w:rPr>
          <w:tab/>
        </w:r>
        <w:r w:rsidR="00170A67" w:rsidRPr="000F4466">
          <w:rPr>
            <w:rStyle w:val="Hyperlink"/>
            <w:noProof/>
          </w:rPr>
          <w:t>Controller: Gamepad und Cardboard</w:t>
        </w:r>
        <w:r w:rsidR="00170A67">
          <w:rPr>
            <w:noProof/>
            <w:webHidden/>
          </w:rPr>
          <w:tab/>
        </w:r>
        <w:r w:rsidR="00170A67">
          <w:rPr>
            <w:noProof/>
            <w:webHidden/>
          </w:rPr>
          <w:fldChar w:fldCharType="begin"/>
        </w:r>
        <w:r w:rsidR="00170A67">
          <w:rPr>
            <w:noProof/>
            <w:webHidden/>
          </w:rPr>
          <w:instrText xml:space="preserve"> PAGEREF _Toc410738486 \h </w:instrText>
        </w:r>
        <w:r w:rsidR="00170A67">
          <w:rPr>
            <w:noProof/>
            <w:webHidden/>
          </w:rPr>
        </w:r>
        <w:r w:rsidR="00170A67">
          <w:rPr>
            <w:noProof/>
            <w:webHidden/>
          </w:rPr>
          <w:fldChar w:fldCharType="separate"/>
        </w:r>
        <w:r w:rsidR="00170A67">
          <w:rPr>
            <w:noProof/>
            <w:webHidden/>
          </w:rPr>
          <w:t>55</w:t>
        </w:r>
        <w:r w:rsidR="00170A67">
          <w:rPr>
            <w:noProof/>
            <w:webHidden/>
          </w:rPr>
          <w:fldChar w:fldCharType="end"/>
        </w:r>
      </w:hyperlink>
    </w:p>
    <w:p w14:paraId="10D68AD4" w14:textId="77777777" w:rsidR="00170A67" w:rsidRDefault="00CA0EF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87" w:history="1">
        <w:r w:rsidR="00170A67" w:rsidRPr="000F4466">
          <w:rPr>
            <w:rStyle w:val="Hyperlink"/>
            <w:noProof/>
          </w:rPr>
          <w:t>5.3.2</w:t>
        </w:r>
        <w:r w:rsidR="00170A67">
          <w:rPr>
            <w:rFonts w:asciiTheme="minorHAnsi" w:eastAsiaTheme="minorEastAsia" w:hAnsiTheme="minorHAnsi" w:cstheme="minorBidi"/>
            <w:i w:val="0"/>
            <w:iCs w:val="0"/>
            <w:noProof/>
            <w:sz w:val="22"/>
            <w:szCs w:val="22"/>
          </w:rPr>
          <w:tab/>
        </w:r>
        <w:r w:rsidR="00170A67" w:rsidRPr="000F4466">
          <w:rPr>
            <w:rStyle w:val="Hyperlink"/>
            <w:noProof/>
          </w:rPr>
          <w:t>Kameras</w:t>
        </w:r>
        <w:r w:rsidR="00170A67">
          <w:rPr>
            <w:noProof/>
            <w:webHidden/>
          </w:rPr>
          <w:tab/>
        </w:r>
        <w:r w:rsidR="00170A67">
          <w:rPr>
            <w:noProof/>
            <w:webHidden/>
          </w:rPr>
          <w:fldChar w:fldCharType="begin"/>
        </w:r>
        <w:r w:rsidR="00170A67">
          <w:rPr>
            <w:noProof/>
            <w:webHidden/>
          </w:rPr>
          <w:instrText xml:space="preserve"> PAGEREF _Toc410738487 \h </w:instrText>
        </w:r>
        <w:r w:rsidR="00170A67">
          <w:rPr>
            <w:noProof/>
            <w:webHidden/>
          </w:rPr>
        </w:r>
        <w:r w:rsidR="00170A67">
          <w:rPr>
            <w:noProof/>
            <w:webHidden/>
          </w:rPr>
          <w:fldChar w:fldCharType="separate"/>
        </w:r>
        <w:r w:rsidR="00170A67">
          <w:rPr>
            <w:noProof/>
            <w:webHidden/>
          </w:rPr>
          <w:t>55</w:t>
        </w:r>
        <w:r w:rsidR="00170A67">
          <w:rPr>
            <w:noProof/>
            <w:webHidden/>
          </w:rPr>
          <w:fldChar w:fldCharType="end"/>
        </w:r>
      </w:hyperlink>
    </w:p>
    <w:p w14:paraId="119892ED" w14:textId="77777777" w:rsidR="00170A67" w:rsidRDefault="00CA0EF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88" w:history="1">
        <w:r w:rsidR="00170A67" w:rsidRPr="000F4466">
          <w:rPr>
            <w:rStyle w:val="Hyperlink"/>
            <w:noProof/>
          </w:rPr>
          <w:t>5.3.3</w:t>
        </w:r>
        <w:r w:rsidR="00170A67">
          <w:rPr>
            <w:rFonts w:asciiTheme="minorHAnsi" w:eastAsiaTheme="minorEastAsia" w:hAnsiTheme="minorHAnsi" w:cstheme="minorBidi"/>
            <w:i w:val="0"/>
            <w:iCs w:val="0"/>
            <w:noProof/>
            <w:sz w:val="22"/>
            <w:szCs w:val="22"/>
          </w:rPr>
          <w:tab/>
        </w:r>
        <w:r w:rsidR="00170A67" w:rsidRPr="000F4466">
          <w:rPr>
            <w:rStyle w:val="Hyperlink"/>
            <w:noProof/>
          </w:rPr>
          <w:t>Szenen</w:t>
        </w:r>
        <w:r w:rsidR="00170A67">
          <w:rPr>
            <w:noProof/>
            <w:webHidden/>
          </w:rPr>
          <w:tab/>
        </w:r>
        <w:r w:rsidR="00170A67">
          <w:rPr>
            <w:noProof/>
            <w:webHidden/>
          </w:rPr>
          <w:fldChar w:fldCharType="begin"/>
        </w:r>
        <w:r w:rsidR="00170A67">
          <w:rPr>
            <w:noProof/>
            <w:webHidden/>
          </w:rPr>
          <w:instrText xml:space="preserve"> PAGEREF _Toc410738488 \h </w:instrText>
        </w:r>
        <w:r w:rsidR="00170A67">
          <w:rPr>
            <w:noProof/>
            <w:webHidden/>
          </w:rPr>
        </w:r>
        <w:r w:rsidR="00170A67">
          <w:rPr>
            <w:noProof/>
            <w:webHidden/>
          </w:rPr>
          <w:fldChar w:fldCharType="separate"/>
        </w:r>
        <w:r w:rsidR="00170A67">
          <w:rPr>
            <w:noProof/>
            <w:webHidden/>
          </w:rPr>
          <w:t>56</w:t>
        </w:r>
        <w:r w:rsidR="00170A67">
          <w:rPr>
            <w:noProof/>
            <w:webHidden/>
          </w:rPr>
          <w:fldChar w:fldCharType="end"/>
        </w:r>
      </w:hyperlink>
    </w:p>
    <w:p w14:paraId="25495282" w14:textId="77777777" w:rsidR="00170A67" w:rsidRDefault="00CA0EF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89" w:history="1">
        <w:r w:rsidR="00170A67" w:rsidRPr="000F4466">
          <w:rPr>
            <w:rStyle w:val="Hyperlink"/>
            <w:noProof/>
          </w:rPr>
          <w:t>5.3.4</w:t>
        </w:r>
        <w:r w:rsidR="00170A67">
          <w:rPr>
            <w:rFonts w:asciiTheme="minorHAnsi" w:eastAsiaTheme="minorEastAsia" w:hAnsiTheme="minorHAnsi" w:cstheme="minorBidi"/>
            <w:i w:val="0"/>
            <w:iCs w:val="0"/>
            <w:noProof/>
            <w:sz w:val="22"/>
            <w:szCs w:val="22"/>
          </w:rPr>
          <w:tab/>
        </w:r>
        <w:r w:rsidR="00170A67" w:rsidRPr="000F4466">
          <w:rPr>
            <w:rStyle w:val="Hyperlink"/>
            <w:noProof/>
          </w:rPr>
          <w:t>Erreichen des Ziels</w:t>
        </w:r>
        <w:r w:rsidR="00170A67">
          <w:rPr>
            <w:noProof/>
            <w:webHidden/>
          </w:rPr>
          <w:tab/>
        </w:r>
        <w:r w:rsidR="00170A67">
          <w:rPr>
            <w:noProof/>
            <w:webHidden/>
          </w:rPr>
          <w:fldChar w:fldCharType="begin"/>
        </w:r>
        <w:r w:rsidR="00170A67">
          <w:rPr>
            <w:noProof/>
            <w:webHidden/>
          </w:rPr>
          <w:instrText xml:space="preserve"> PAGEREF _Toc410738489 \h </w:instrText>
        </w:r>
        <w:r w:rsidR="00170A67">
          <w:rPr>
            <w:noProof/>
            <w:webHidden/>
          </w:rPr>
        </w:r>
        <w:r w:rsidR="00170A67">
          <w:rPr>
            <w:noProof/>
            <w:webHidden/>
          </w:rPr>
          <w:fldChar w:fldCharType="separate"/>
        </w:r>
        <w:r w:rsidR="00170A67">
          <w:rPr>
            <w:noProof/>
            <w:webHidden/>
          </w:rPr>
          <w:t>56</w:t>
        </w:r>
        <w:r w:rsidR="00170A67">
          <w:rPr>
            <w:noProof/>
            <w:webHidden/>
          </w:rPr>
          <w:fldChar w:fldCharType="end"/>
        </w:r>
      </w:hyperlink>
    </w:p>
    <w:p w14:paraId="08EF18DA" w14:textId="77777777" w:rsidR="00170A67" w:rsidRDefault="00CA0EF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90" w:history="1">
        <w:r w:rsidR="00170A67" w:rsidRPr="000F4466">
          <w:rPr>
            <w:rStyle w:val="Hyperlink"/>
            <w:noProof/>
          </w:rPr>
          <w:t>5.3.5</w:t>
        </w:r>
        <w:r w:rsidR="00170A67">
          <w:rPr>
            <w:rFonts w:asciiTheme="minorHAnsi" w:eastAsiaTheme="minorEastAsia" w:hAnsiTheme="minorHAnsi" w:cstheme="minorBidi"/>
            <w:i w:val="0"/>
            <w:iCs w:val="0"/>
            <w:noProof/>
            <w:sz w:val="22"/>
            <w:szCs w:val="22"/>
          </w:rPr>
          <w:tab/>
        </w:r>
        <w:r w:rsidR="00170A67" w:rsidRPr="000F4466">
          <w:rPr>
            <w:rStyle w:val="Hyperlink"/>
            <w:noProof/>
          </w:rPr>
          <w:t>Anzeigen der Zeit</w:t>
        </w:r>
        <w:r w:rsidR="00170A67">
          <w:rPr>
            <w:noProof/>
            <w:webHidden/>
          </w:rPr>
          <w:tab/>
        </w:r>
        <w:r w:rsidR="00170A67">
          <w:rPr>
            <w:noProof/>
            <w:webHidden/>
          </w:rPr>
          <w:fldChar w:fldCharType="begin"/>
        </w:r>
        <w:r w:rsidR="00170A67">
          <w:rPr>
            <w:noProof/>
            <w:webHidden/>
          </w:rPr>
          <w:instrText xml:space="preserve"> PAGEREF _Toc410738490 \h </w:instrText>
        </w:r>
        <w:r w:rsidR="00170A67">
          <w:rPr>
            <w:noProof/>
            <w:webHidden/>
          </w:rPr>
        </w:r>
        <w:r w:rsidR="00170A67">
          <w:rPr>
            <w:noProof/>
            <w:webHidden/>
          </w:rPr>
          <w:fldChar w:fldCharType="separate"/>
        </w:r>
        <w:r w:rsidR="00170A67">
          <w:rPr>
            <w:noProof/>
            <w:webHidden/>
          </w:rPr>
          <w:t>56</w:t>
        </w:r>
        <w:r w:rsidR="00170A67">
          <w:rPr>
            <w:noProof/>
            <w:webHidden/>
          </w:rPr>
          <w:fldChar w:fldCharType="end"/>
        </w:r>
      </w:hyperlink>
    </w:p>
    <w:p w14:paraId="57990B95" w14:textId="77777777" w:rsidR="00170A67" w:rsidRDefault="00CA0EF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91" w:history="1">
        <w:r w:rsidR="00170A67" w:rsidRPr="000F4466">
          <w:rPr>
            <w:rStyle w:val="Hyperlink"/>
            <w:noProof/>
          </w:rPr>
          <w:t>5.3.6</w:t>
        </w:r>
        <w:r w:rsidR="00170A67">
          <w:rPr>
            <w:rFonts w:asciiTheme="minorHAnsi" w:eastAsiaTheme="minorEastAsia" w:hAnsiTheme="minorHAnsi" w:cstheme="minorBidi"/>
            <w:i w:val="0"/>
            <w:iCs w:val="0"/>
            <w:noProof/>
            <w:sz w:val="22"/>
            <w:szCs w:val="22"/>
          </w:rPr>
          <w:tab/>
        </w:r>
        <w:r w:rsidR="00170A67" w:rsidRPr="000F4466">
          <w:rPr>
            <w:rStyle w:val="Hyperlink"/>
            <w:noProof/>
          </w:rPr>
          <w:t>GUI</w:t>
        </w:r>
        <w:r w:rsidR="00170A67">
          <w:rPr>
            <w:noProof/>
            <w:webHidden/>
          </w:rPr>
          <w:tab/>
        </w:r>
        <w:r w:rsidR="00170A67">
          <w:rPr>
            <w:noProof/>
            <w:webHidden/>
          </w:rPr>
          <w:fldChar w:fldCharType="begin"/>
        </w:r>
        <w:r w:rsidR="00170A67">
          <w:rPr>
            <w:noProof/>
            <w:webHidden/>
          </w:rPr>
          <w:instrText xml:space="preserve"> PAGEREF _Toc410738491 \h </w:instrText>
        </w:r>
        <w:r w:rsidR="00170A67">
          <w:rPr>
            <w:noProof/>
            <w:webHidden/>
          </w:rPr>
        </w:r>
        <w:r w:rsidR="00170A67">
          <w:rPr>
            <w:noProof/>
            <w:webHidden/>
          </w:rPr>
          <w:fldChar w:fldCharType="separate"/>
        </w:r>
        <w:r w:rsidR="00170A67">
          <w:rPr>
            <w:noProof/>
            <w:webHidden/>
          </w:rPr>
          <w:t>56</w:t>
        </w:r>
        <w:r w:rsidR="00170A67">
          <w:rPr>
            <w:noProof/>
            <w:webHidden/>
          </w:rPr>
          <w:fldChar w:fldCharType="end"/>
        </w:r>
      </w:hyperlink>
    </w:p>
    <w:p w14:paraId="255E294C" w14:textId="77777777" w:rsidR="00170A67" w:rsidRDefault="00CA0EFB">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738492" w:history="1">
        <w:r w:rsidR="00170A67" w:rsidRPr="000F4466">
          <w:rPr>
            <w:rStyle w:val="Hyperlink"/>
            <w:noProof/>
            <w:u w:color="FFFFFF" w:themeColor="background1"/>
          </w:rPr>
          <w:t>6</w:t>
        </w:r>
        <w:r w:rsidR="00170A67">
          <w:rPr>
            <w:rFonts w:asciiTheme="minorHAnsi" w:eastAsiaTheme="minorEastAsia" w:hAnsiTheme="minorHAnsi" w:cstheme="minorBidi"/>
            <w:b w:val="0"/>
            <w:bCs w:val="0"/>
            <w:caps w:val="0"/>
            <w:noProof/>
            <w:sz w:val="22"/>
            <w:szCs w:val="22"/>
          </w:rPr>
          <w:tab/>
        </w:r>
        <w:r w:rsidR="00170A67" w:rsidRPr="000F4466">
          <w:rPr>
            <w:rStyle w:val="Hyperlink"/>
            <w:noProof/>
          </w:rPr>
          <w:t>Tests</w:t>
        </w:r>
        <w:r w:rsidR="00170A67">
          <w:rPr>
            <w:noProof/>
            <w:webHidden/>
          </w:rPr>
          <w:tab/>
        </w:r>
        <w:r w:rsidR="00170A67">
          <w:rPr>
            <w:noProof/>
            <w:webHidden/>
          </w:rPr>
          <w:fldChar w:fldCharType="begin"/>
        </w:r>
        <w:r w:rsidR="00170A67">
          <w:rPr>
            <w:noProof/>
            <w:webHidden/>
          </w:rPr>
          <w:instrText xml:space="preserve"> PAGEREF _Toc410738492 \h </w:instrText>
        </w:r>
        <w:r w:rsidR="00170A67">
          <w:rPr>
            <w:noProof/>
            <w:webHidden/>
          </w:rPr>
        </w:r>
        <w:r w:rsidR="00170A67">
          <w:rPr>
            <w:noProof/>
            <w:webHidden/>
          </w:rPr>
          <w:fldChar w:fldCharType="separate"/>
        </w:r>
        <w:r w:rsidR="00170A67">
          <w:rPr>
            <w:noProof/>
            <w:webHidden/>
          </w:rPr>
          <w:t>57</w:t>
        </w:r>
        <w:r w:rsidR="00170A67">
          <w:rPr>
            <w:noProof/>
            <w:webHidden/>
          </w:rPr>
          <w:fldChar w:fldCharType="end"/>
        </w:r>
      </w:hyperlink>
    </w:p>
    <w:p w14:paraId="28631E1B" w14:textId="77777777" w:rsidR="00170A67" w:rsidRDefault="00CA0EF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93" w:history="1">
        <w:r w:rsidR="00170A67" w:rsidRPr="000F4466">
          <w:rPr>
            <w:rStyle w:val="Hyperlink"/>
            <w:noProof/>
          </w:rPr>
          <w:t>6.1</w:t>
        </w:r>
        <w:r w:rsidR="00170A67">
          <w:rPr>
            <w:rFonts w:asciiTheme="minorHAnsi" w:eastAsiaTheme="minorEastAsia" w:hAnsiTheme="minorHAnsi" w:cstheme="minorBidi"/>
            <w:smallCaps w:val="0"/>
            <w:noProof/>
            <w:sz w:val="22"/>
            <w:szCs w:val="22"/>
          </w:rPr>
          <w:tab/>
        </w:r>
        <w:r w:rsidR="00170A67" w:rsidRPr="000F4466">
          <w:rPr>
            <w:rStyle w:val="Hyperlink"/>
            <w:noProof/>
          </w:rPr>
          <w:t>Schnelle Bewegungen</w:t>
        </w:r>
        <w:r w:rsidR="00170A67">
          <w:rPr>
            <w:noProof/>
            <w:webHidden/>
          </w:rPr>
          <w:tab/>
        </w:r>
        <w:r w:rsidR="00170A67">
          <w:rPr>
            <w:noProof/>
            <w:webHidden/>
          </w:rPr>
          <w:fldChar w:fldCharType="begin"/>
        </w:r>
        <w:r w:rsidR="00170A67">
          <w:rPr>
            <w:noProof/>
            <w:webHidden/>
          </w:rPr>
          <w:instrText xml:space="preserve"> PAGEREF _Toc410738493 \h </w:instrText>
        </w:r>
        <w:r w:rsidR="00170A67">
          <w:rPr>
            <w:noProof/>
            <w:webHidden/>
          </w:rPr>
        </w:r>
        <w:r w:rsidR="00170A67">
          <w:rPr>
            <w:noProof/>
            <w:webHidden/>
          </w:rPr>
          <w:fldChar w:fldCharType="separate"/>
        </w:r>
        <w:r w:rsidR="00170A67">
          <w:rPr>
            <w:noProof/>
            <w:webHidden/>
          </w:rPr>
          <w:t>57</w:t>
        </w:r>
        <w:r w:rsidR="00170A67">
          <w:rPr>
            <w:noProof/>
            <w:webHidden/>
          </w:rPr>
          <w:fldChar w:fldCharType="end"/>
        </w:r>
      </w:hyperlink>
    </w:p>
    <w:p w14:paraId="7D86AEF2" w14:textId="77777777" w:rsidR="00170A67" w:rsidRDefault="00CA0EFB">
      <w:pPr>
        <w:pStyle w:val="Verzeichnis2"/>
        <w:tabs>
          <w:tab w:val="right" w:leader="dot" w:pos="8777"/>
        </w:tabs>
        <w:rPr>
          <w:rFonts w:asciiTheme="minorHAnsi" w:eastAsiaTheme="minorEastAsia" w:hAnsiTheme="minorHAnsi" w:cstheme="minorBidi"/>
          <w:smallCaps w:val="0"/>
          <w:noProof/>
          <w:sz w:val="22"/>
          <w:szCs w:val="22"/>
        </w:rPr>
      </w:pPr>
      <w:hyperlink w:anchor="_Toc410738494" w:history="1">
        <w:r w:rsidR="00170A67" w:rsidRPr="000F4466">
          <w:rPr>
            <w:rStyle w:val="Hyperlink"/>
            <w:noProof/>
          </w:rPr>
          <w:t>6.2</w:t>
        </w:r>
        <w:r w:rsidR="00170A67">
          <w:rPr>
            <w:noProof/>
            <w:webHidden/>
          </w:rPr>
          <w:tab/>
        </w:r>
        <w:r w:rsidR="00170A67">
          <w:rPr>
            <w:noProof/>
            <w:webHidden/>
          </w:rPr>
          <w:fldChar w:fldCharType="begin"/>
        </w:r>
        <w:r w:rsidR="00170A67">
          <w:rPr>
            <w:noProof/>
            <w:webHidden/>
          </w:rPr>
          <w:instrText xml:space="preserve"> PAGEREF _Toc410738494 \h </w:instrText>
        </w:r>
        <w:r w:rsidR="00170A67">
          <w:rPr>
            <w:noProof/>
            <w:webHidden/>
          </w:rPr>
        </w:r>
        <w:r w:rsidR="00170A67">
          <w:rPr>
            <w:noProof/>
            <w:webHidden/>
          </w:rPr>
          <w:fldChar w:fldCharType="separate"/>
        </w:r>
        <w:r w:rsidR="00170A67">
          <w:rPr>
            <w:noProof/>
            <w:webHidden/>
          </w:rPr>
          <w:t>57</w:t>
        </w:r>
        <w:r w:rsidR="00170A67">
          <w:rPr>
            <w:noProof/>
            <w:webHidden/>
          </w:rPr>
          <w:fldChar w:fldCharType="end"/>
        </w:r>
      </w:hyperlink>
    </w:p>
    <w:p w14:paraId="32F28282" w14:textId="77777777" w:rsidR="00170A67" w:rsidRDefault="00CA0EFB">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738495" w:history="1">
        <w:r w:rsidR="00170A67" w:rsidRPr="000F4466">
          <w:rPr>
            <w:rStyle w:val="Hyperlink"/>
            <w:noProof/>
            <w:u w:color="FFFFFF" w:themeColor="background1"/>
          </w:rPr>
          <w:t>7</w:t>
        </w:r>
        <w:r w:rsidR="00170A67">
          <w:rPr>
            <w:rFonts w:asciiTheme="minorHAnsi" w:eastAsiaTheme="minorEastAsia" w:hAnsiTheme="minorHAnsi" w:cstheme="minorBidi"/>
            <w:b w:val="0"/>
            <w:bCs w:val="0"/>
            <w:caps w:val="0"/>
            <w:noProof/>
            <w:sz w:val="22"/>
            <w:szCs w:val="22"/>
          </w:rPr>
          <w:tab/>
        </w:r>
        <w:r w:rsidR="00170A67" w:rsidRPr="000F4466">
          <w:rPr>
            <w:rStyle w:val="Hyperlink"/>
            <w:noProof/>
          </w:rPr>
          <w:t>Bewertung</w:t>
        </w:r>
        <w:r w:rsidR="00170A67">
          <w:rPr>
            <w:noProof/>
            <w:webHidden/>
          </w:rPr>
          <w:tab/>
        </w:r>
        <w:r w:rsidR="00170A67">
          <w:rPr>
            <w:noProof/>
            <w:webHidden/>
          </w:rPr>
          <w:fldChar w:fldCharType="begin"/>
        </w:r>
        <w:r w:rsidR="00170A67">
          <w:rPr>
            <w:noProof/>
            <w:webHidden/>
          </w:rPr>
          <w:instrText xml:space="preserve"> PAGEREF _Toc410738495 \h </w:instrText>
        </w:r>
        <w:r w:rsidR="00170A67">
          <w:rPr>
            <w:noProof/>
            <w:webHidden/>
          </w:rPr>
        </w:r>
        <w:r w:rsidR="00170A67">
          <w:rPr>
            <w:noProof/>
            <w:webHidden/>
          </w:rPr>
          <w:fldChar w:fldCharType="separate"/>
        </w:r>
        <w:r w:rsidR="00170A67">
          <w:rPr>
            <w:noProof/>
            <w:webHidden/>
          </w:rPr>
          <w:t>58</w:t>
        </w:r>
        <w:r w:rsidR="00170A67">
          <w:rPr>
            <w:noProof/>
            <w:webHidden/>
          </w:rPr>
          <w:fldChar w:fldCharType="end"/>
        </w:r>
      </w:hyperlink>
    </w:p>
    <w:p w14:paraId="1C85942A" w14:textId="77777777" w:rsidR="00170A67" w:rsidRDefault="00CA0EF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96" w:history="1">
        <w:r w:rsidR="00170A67" w:rsidRPr="000F4466">
          <w:rPr>
            <w:rStyle w:val="Hyperlink"/>
            <w:noProof/>
          </w:rPr>
          <w:t>7.1</w:t>
        </w:r>
        <w:r w:rsidR="00170A67">
          <w:rPr>
            <w:rFonts w:asciiTheme="minorHAnsi" w:eastAsiaTheme="minorEastAsia" w:hAnsiTheme="minorHAnsi" w:cstheme="minorBidi"/>
            <w:smallCaps w:val="0"/>
            <w:noProof/>
            <w:sz w:val="22"/>
            <w:szCs w:val="22"/>
          </w:rPr>
          <w:tab/>
        </w:r>
        <w:r w:rsidR="00170A67" w:rsidRPr="000F4466">
          <w:rPr>
            <w:rStyle w:val="Hyperlink"/>
            <w:noProof/>
          </w:rPr>
          <w:t>Verfügbare Ansätze</w:t>
        </w:r>
        <w:r w:rsidR="00170A67">
          <w:rPr>
            <w:noProof/>
            <w:webHidden/>
          </w:rPr>
          <w:tab/>
        </w:r>
        <w:r w:rsidR="00170A67">
          <w:rPr>
            <w:noProof/>
            <w:webHidden/>
          </w:rPr>
          <w:fldChar w:fldCharType="begin"/>
        </w:r>
        <w:r w:rsidR="00170A67">
          <w:rPr>
            <w:noProof/>
            <w:webHidden/>
          </w:rPr>
          <w:instrText xml:space="preserve"> PAGEREF _Toc410738496 \h </w:instrText>
        </w:r>
        <w:r w:rsidR="00170A67">
          <w:rPr>
            <w:noProof/>
            <w:webHidden/>
          </w:rPr>
        </w:r>
        <w:r w:rsidR="00170A67">
          <w:rPr>
            <w:noProof/>
            <w:webHidden/>
          </w:rPr>
          <w:fldChar w:fldCharType="separate"/>
        </w:r>
        <w:r w:rsidR="00170A67">
          <w:rPr>
            <w:noProof/>
            <w:webHidden/>
          </w:rPr>
          <w:t>58</w:t>
        </w:r>
        <w:r w:rsidR="00170A67">
          <w:rPr>
            <w:noProof/>
            <w:webHidden/>
          </w:rPr>
          <w:fldChar w:fldCharType="end"/>
        </w:r>
      </w:hyperlink>
    </w:p>
    <w:p w14:paraId="4B91C80E" w14:textId="77777777" w:rsidR="00170A67" w:rsidRDefault="00CA0EF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97" w:history="1">
        <w:r w:rsidR="00170A67" w:rsidRPr="000F4466">
          <w:rPr>
            <w:rStyle w:val="Hyperlink"/>
            <w:noProof/>
          </w:rPr>
          <w:t>7.2</w:t>
        </w:r>
        <w:r w:rsidR="00170A67">
          <w:rPr>
            <w:rFonts w:asciiTheme="minorHAnsi" w:eastAsiaTheme="minorEastAsia" w:hAnsiTheme="minorHAnsi" w:cstheme="minorBidi"/>
            <w:smallCaps w:val="0"/>
            <w:noProof/>
            <w:sz w:val="22"/>
            <w:szCs w:val="22"/>
          </w:rPr>
          <w:tab/>
        </w:r>
        <w:r w:rsidR="00170A67" w:rsidRPr="000F4466">
          <w:rPr>
            <w:rStyle w:val="Hyperlink"/>
            <w:noProof/>
          </w:rPr>
          <w:t>Prototypische Ansätze</w:t>
        </w:r>
        <w:r w:rsidR="00170A67">
          <w:rPr>
            <w:noProof/>
            <w:webHidden/>
          </w:rPr>
          <w:tab/>
        </w:r>
        <w:r w:rsidR="00170A67">
          <w:rPr>
            <w:noProof/>
            <w:webHidden/>
          </w:rPr>
          <w:fldChar w:fldCharType="begin"/>
        </w:r>
        <w:r w:rsidR="00170A67">
          <w:rPr>
            <w:noProof/>
            <w:webHidden/>
          </w:rPr>
          <w:instrText xml:space="preserve"> PAGEREF _Toc410738497 \h </w:instrText>
        </w:r>
        <w:r w:rsidR="00170A67">
          <w:rPr>
            <w:noProof/>
            <w:webHidden/>
          </w:rPr>
        </w:r>
        <w:r w:rsidR="00170A67">
          <w:rPr>
            <w:noProof/>
            <w:webHidden/>
          </w:rPr>
          <w:fldChar w:fldCharType="separate"/>
        </w:r>
        <w:r w:rsidR="00170A67">
          <w:rPr>
            <w:noProof/>
            <w:webHidden/>
          </w:rPr>
          <w:t>59</w:t>
        </w:r>
        <w:r w:rsidR="00170A67">
          <w:rPr>
            <w:noProof/>
            <w:webHidden/>
          </w:rPr>
          <w:fldChar w:fldCharType="end"/>
        </w:r>
      </w:hyperlink>
    </w:p>
    <w:p w14:paraId="32B48ECA" w14:textId="77777777" w:rsidR="00170A67" w:rsidRDefault="00CA0EF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98" w:history="1">
        <w:r w:rsidR="00170A67" w:rsidRPr="000F4466">
          <w:rPr>
            <w:rStyle w:val="Hyperlink"/>
            <w:noProof/>
          </w:rPr>
          <w:t>7.3</w:t>
        </w:r>
        <w:r w:rsidR="00170A67">
          <w:rPr>
            <w:rFonts w:asciiTheme="minorHAnsi" w:eastAsiaTheme="minorEastAsia" w:hAnsiTheme="minorHAnsi" w:cstheme="minorBidi"/>
            <w:smallCaps w:val="0"/>
            <w:noProof/>
            <w:sz w:val="22"/>
            <w:szCs w:val="22"/>
          </w:rPr>
          <w:tab/>
        </w:r>
        <w:r w:rsidR="00170A67" w:rsidRPr="000F4466">
          <w:rPr>
            <w:rStyle w:val="Hyperlink"/>
            <w:noProof/>
          </w:rPr>
          <w:t>Übersicht</w:t>
        </w:r>
        <w:r w:rsidR="00170A67">
          <w:rPr>
            <w:noProof/>
            <w:webHidden/>
          </w:rPr>
          <w:tab/>
        </w:r>
        <w:r w:rsidR="00170A67">
          <w:rPr>
            <w:noProof/>
            <w:webHidden/>
          </w:rPr>
          <w:fldChar w:fldCharType="begin"/>
        </w:r>
        <w:r w:rsidR="00170A67">
          <w:rPr>
            <w:noProof/>
            <w:webHidden/>
          </w:rPr>
          <w:instrText xml:space="preserve"> PAGEREF _Toc410738498 \h </w:instrText>
        </w:r>
        <w:r w:rsidR="00170A67">
          <w:rPr>
            <w:noProof/>
            <w:webHidden/>
          </w:rPr>
        </w:r>
        <w:r w:rsidR="00170A67">
          <w:rPr>
            <w:noProof/>
            <w:webHidden/>
          </w:rPr>
          <w:fldChar w:fldCharType="separate"/>
        </w:r>
        <w:r w:rsidR="00170A67">
          <w:rPr>
            <w:noProof/>
            <w:webHidden/>
          </w:rPr>
          <w:t>59</w:t>
        </w:r>
        <w:r w:rsidR="00170A67">
          <w:rPr>
            <w:noProof/>
            <w:webHidden/>
          </w:rPr>
          <w:fldChar w:fldCharType="end"/>
        </w:r>
      </w:hyperlink>
    </w:p>
    <w:p w14:paraId="53D69CB8" w14:textId="77777777" w:rsidR="00170A67" w:rsidRDefault="00CA0EFB">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738499" w:history="1">
        <w:r w:rsidR="00170A67" w:rsidRPr="000F4466">
          <w:rPr>
            <w:rStyle w:val="Hyperlink"/>
            <w:noProof/>
            <w:u w:color="FFFFFF" w:themeColor="background1"/>
          </w:rPr>
          <w:t>8</w:t>
        </w:r>
        <w:r w:rsidR="00170A67">
          <w:rPr>
            <w:rFonts w:asciiTheme="minorHAnsi" w:eastAsiaTheme="minorEastAsia" w:hAnsiTheme="minorHAnsi" w:cstheme="minorBidi"/>
            <w:b w:val="0"/>
            <w:bCs w:val="0"/>
            <w:caps w:val="0"/>
            <w:noProof/>
            <w:sz w:val="22"/>
            <w:szCs w:val="22"/>
          </w:rPr>
          <w:tab/>
        </w:r>
        <w:r w:rsidR="00170A67" w:rsidRPr="000F4466">
          <w:rPr>
            <w:rStyle w:val="Hyperlink"/>
            <w:noProof/>
          </w:rPr>
          <w:t>Zusammenfassung und Ausblick</w:t>
        </w:r>
        <w:r w:rsidR="00170A67">
          <w:rPr>
            <w:noProof/>
            <w:webHidden/>
          </w:rPr>
          <w:tab/>
        </w:r>
        <w:r w:rsidR="00170A67">
          <w:rPr>
            <w:noProof/>
            <w:webHidden/>
          </w:rPr>
          <w:fldChar w:fldCharType="begin"/>
        </w:r>
        <w:r w:rsidR="00170A67">
          <w:rPr>
            <w:noProof/>
            <w:webHidden/>
          </w:rPr>
          <w:instrText xml:space="preserve"> PAGEREF _Toc410738499 \h </w:instrText>
        </w:r>
        <w:r w:rsidR="00170A67">
          <w:rPr>
            <w:noProof/>
            <w:webHidden/>
          </w:rPr>
        </w:r>
        <w:r w:rsidR="00170A67">
          <w:rPr>
            <w:noProof/>
            <w:webHidden/>
          </w:rPr>
          <w:fldChar w:fldCharType="separate"/>
        </w:r>
        <w:r w:rsidR="00170A67">
          <w:rPr>
            <w:noProof/>
            <w:webHidden/>
          </w:rPr>
          <w:t>60</w:t>
        </w:r>
        <w:r w:rsidR="00170A67">
          <w:rPr>
            <w:noProof/>
            <w:webHidden/>
          </w:rPr>
          <w:fldChar w:fldCharType="end"/>
        </w:r>
      </w:hyperlink>
    </w:p>
    <w:p w14:paraId="6B4727AB" w14:textId="77777777" w:rsidR="00170A67" w:rsidRDefault="00CA0EF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500" w:history="1">
        <w:r w:rsidR="00170A67" w:rsidRPr="000F4466">
          <w:rPr>
            <w:rStyle w:val="Hyperlink"/>
            <w:noProof/>
          </w:rPr>
          <w:t>8.1</w:t>
        </w:r>
        <w:r w:rsidR="00170A67">
          <w:rPr>
            <w:rFonts w:asciiTheme="minorHAnsi" w:eastAsiaTheme="minorEastAsia" w:hAnsiTheme="minorHAnsi" w:cstheme="minorBidi"/>
            <w:smallCaps w:val="0"/>
            <w:noProof/>
            <w:sz w:val="22"/>
            <w:szCs w:val="22"/>
          </w:rPr>
          <w:tab/>
        </w:r>
        <w:r w:rsidR="00170A67" w:rsidRPr="000F4466">
          <w:rPr>
            <w:rStyle w:val="Hyperlink"/>
            <w:noProof/>
          </w:rPr>
          <w:t>Bewertung</w:t>
        </w:r>
        <w:r w:rsidR="00170A67">
          <w:rPr>
            <w:noProof/>
            <w:webHidden/>
          </w:rPr>
          <w:tab/>
        </w:r>
        <w:r w:rsidR="00170A67">
          <w:rPr>
            <w:noProof/>
            <w:webHidden/>
          </w:rPr>
          <w:fldChar w:fldCharType="begin"/>
        </w:r>
        <w:r w:rsidR="00170A67">
          <w:rPr>
            <w:noProof/>
            <w:webHidden/>
          </w:rPr>
          <w:instrText xml:space="preserve"> PAGEREF _Toc410738500 \h </w:instrText>
        </w:r>
        <w:r w:rsidR="00170A67">
          <w:rPr>
            <w:noProof/>
            <w:webHidden/>
          </w:rPr>
        </w:r>
        <w:r w:rsidR="00170A67">
          <w:rPr>
            <w:noProof/>
            <w:webHidden/>
          </w:rPr>
          <w:fldChar w:fldCharType="separate"/>
        </w:r>
        <w:r w:rsidR="00170A67">
          <w:rPr>
            <w:noProof/>
            <w:webHidden/>
          </w:rPr>
          <w:t>60</w:t>
        </w:r>
        <w:r w:rsidR="00170A67">
          <w:rPr>
            <w:noProof/>
            <w:webHidden/>
          </w:rPr>
          <w:fldChar w:fldCharType="end"/>
        </w:r>
      </w:hyperlink>
    </w:p>
    <w:p w14:paraId="23C9A962" w14:textId="77777777" w:rsidR="00170A67" w:rsidRDefault="00CA0EF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501" w:history="1">
        <w:r w:rsidR="00170A67" w:rsidRPr="000F4466">
          <w:rPr>
            <w:rStyle w:val="Hyperlink"/>
            <w:noProof/>
          </w:rPr>
          <w:t>8.1.1</w:t>
        </w:r>
        <w:r w:rsidR="00170A67">
          <w:rPr>
            <w:rFonts w:asciiTheme="minorHAnsi" w:eastAsiaTheme="minorEastAsia" w:hAnsiTheme="minorHAnsi" w:cstheme="minorBidi"/>
            <w:i w:val="0"/>
            <w:iCs w:val="0"/>
            <w:noProof/>
            <w:sz w:val="22"/>
            <w:szCs w:val="22"/>
          </w:rPr>
          <w:tab/>
        </w:r>
        <w:r w:rsidR="00170A67" w:rsidRPr="000F4466">
          <w:rPr>
            <w:rStyle w:val="Hyperlink"/>
            <w:noProof/>
          </w:rPr>
          <w:t>Controller</w:t>
        </w:r>
        <w:r w:rsidR="00170A67">
          <w:rPr>
            <w:noProof/>
            <w:webHidden/>
          </w:rPr>
          <w:tab/>
        </w:r>
        <w:r w:rsidR="00170A67">
          <w:rPr>
            <w:noProof/>
            <w:webHidden/>
          </w:rPr>
          <w:fldChar w:fldCharType="begin"/>
        </w:r>
        <w:r w:rsidR="00170A67">
          <w:rPr>
            <w:noProof/>
            <w:webHidden/>
          </w:rPr>
          <w:instrText xml:space="preserve"> PAGEREF _Toc410738501 \h </w:instrText>
        </w:r>
        <w:r w:rsidR="00170A67">
          <w:rPr>
            <w:noProof/>
            <w:webHidden/>
          </w:rPr>
        </w:r>
        <w:r w:rsidR="00170A67">
          <w:rPr>
            <w:noProof/>
            <w:webHidden/>
          </w:rPr>
          <w:fldChar w:fldCharType="separate"/>
        </w:r>
        <w:r w:rsidR="00170A67">
          <w:rPr>
            <w:noProof/>
            <w:webHidden/>
          </w:rPr>
          <w:t>60</w:t>
        </w:r>
        <w:r w:rsidR="00170A67">
          <w:rPr>
            <w:noProof/>
            <w:webHidden/>
          </w:rPr>
          <w:fldChar w:fldCharType="end"/>
        </w:r>
      </w:hyperlink>
    </w:p>
    <w:p w14:paraId="0A73DB90" w14:textId="77777777" w:rsidR="00170A67" w:rsidRDefault="00CA0EF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502" w:history="1">
        <w:r w:rsidR="00170A67" w:rsidRPr="000F4466">
          <w:rPr>
            <w:rStyle w:val="Hyperlink"/>
            <w:noProof/>
          </w:rPr>
          <w:t>8.1.2</w:t>
        </w:r>
        <w:r w:rsidR="00170A67">
          <w:rPr>
            <w:rFonts w:asciiTheme="minorHAnsi" w:eastAsiaTheme="minorEastAsia" w:hAnsiTheme="minorHAnsi" w:cstheme="minorBidi"/>
            <w:i w:val="0"/>
            <w:iCs w:val="0"/>
            <w:noProof/>
            <w:sz w:val="22"/>
            <w:szCs w:val="22"/>
          </w:rPr>
          <w:tab/>
        </w:r>
        <w:r w:rsidR="00170A67" w:rsidRPr="000F4466">
          <w:rPr>
            <w:rStyle w:val="Hyperlink"/>
            <w:noProof/>
          </w:rPr>
          <w:t>Applikation</w:t>
        </w:r>
        <w:r w:rsidR="00170A67">
          <w:rPr>
            <w:noProof/>
            <w:webHidden/>
          </w:rPr>
          <w:tab/>
        </w:r>
        <w:r w:rsidR="00170A67">
          <w:rPr>
            <w:noProof/>
            <w:webHidden/>
          </w:rPr>
          <w:fldChar w:fldCharType="begin"/>
        </w:r>
        <w:r w:rsidR="00170A67">
          <w:rPr>
            <w:noProof/>
            <w:webHidden/>
          </w:rPr>
          <w:instrText xml:space="preserve"> PAGEREF _Toc410738502 \h </w:instrText>
        </w:r>
        <w:r w:rsidR="00170A67">
          <w:rPr>
            <w:noProof/>
            <w:webHidden/>
          </w:rPr>
        </w:r>
        <w:r w:rsidR="00170A67">
          <w:rPr>
            <w:noProof/>
            <w:webHidden/>
          </w:rPr>
          <w:fldChar w:fldCharType="separate"/>
        </w:r>
        <w:r w:rsidR="00170A67">
          <w:rPr>
            <w:noProof/>
            <w:webHidden/>
          </w:rPr>
          <w:t>60</w:t>
        </w:r>
        <w:r w:rsidR="00170A67">
          <w:rPr>
            <w:noProof/>
            <w:webHidden/>
          </w:rPr>
          <w:fldChar w:fldCharType="end"/>
        </w:r>
      </w:hyperlink>
    </w:p>
    <w:p w14:paraId="19BAD751" w14:textId="77777777" w:rsidR="00170A67" w:rsidRDefault="00CA0EF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503" w:history="1">
        <w:r w:rsidR="00170A67" w:rsidRPr="000F4466">
          <w:rPr>
            <w:rStyle w:val="Hyperlink"/>
            <w:noProof/>
          </w:rPr>
          <w:t>8.2</w:t>
        </w:r>
        <w:r w:rsidR="00170A67">
          <w:rPr>
            <w:rFonts w:asciiTheme="minorHAnsi" w:eastAsiaTheme="minorEastAsia" w:hAnsiTheme="minorHAnsi" w:cstheme="minorBidi"/>
            <w:smallCaps w:val="0"/>
            <w:noProof/>
            <w:sz w:val="22"/>
            <w:szCs w:val="22"/>
          </w:rPr>
          <w:tab/>
        </w:r>
        <w:r w:rsidR="00170A67" w:rsidRPr="000F4466">
          <w:rPr>
            <w:rStyle w:val="Hyperlink"/>
            <w:noProof/>
          </w:rPr>
          <w:t>Ausblick</w:t>
        </w:r>
        <w:r w:rsidR="00170A67">
          <w:rPr>
            <w:noProof/>
            <w:webHidden/>
          </w:rPr>
          <w:tab/>
        </w:r>
        <w:r w:rsidR="00170A67">
          <w:rPr>
            <w:noProof/>
            <w:webHidden/>
          </w:rPr>
          <w:fldChar w:fldCharType="begin"/>
        </w:r>
        <w:r w:rsidR="00170A67">
          <w:rPr>
            <w:noProof/>
            <w:webHidden/>
          </w:rPr>
          <w:instrText xml:space="preserve"> PAGEREF _Toc410738503 \h </w:instrText>
        </w:r>
        <w:r w:rsidR="00170A67">
          <w:rPr>
            <w:noProof/>
            <w:webHidden/>
          </w:rPr>
        </w:r>
        <w:r w:rsidR="00170A67">
          <w:rPr>
            <w:noProof/>
            <w:webHidden/>
          </w:rPr>
          <w:fldChar w:fldCharType="separate"/>
        </w:r>
        <w:r w:rsidR="00170A67">
          <w:rPr>
            <w:noProof/>
            <w:webHidden/>
          </w:rPr>
          <w:t>60</w:t>
        </w:r>
        <w:r w:rsidR="00170A67">
          <w:rPr>
            <w:noProof/>
            <w:webHidden/>
          </w:rPr>
          <w:fldChar w:fldCharType="end"/>
        </w:r>
      </w:hyperlink>
    </w:p>
    <w:p w14:paraId="2FE2F427" w14:textId="77777777" w:rsidR="00170A67" w:rsidRDefault="00CA0EF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504" w:history="1">
        <w:r w:rsidR="00170A67" w:rsidRPr="000F4466">
          <w:rPr>
            <w:rStyle w:val="Hyperlink"/>
            <w:noProof/>
          </w:rPr>
          <w:t>8.2.1</w:t>
        </w:r>
        <w:r w:rsidR="00170A67">
          <w:rPr>
            <w:rFonts w:asciiTheme="minorHAnsi" w:eastAsiaTheme="minorEastAsia" w:hAnsiTheme="minorHAnsi" w:cstheme="minorBidi"/>
            <w:i w:val="0"/>
            <w:iCs w:val="0"/>
            <w:noProof/>
            <w:sz w:val="22"/>
            <w:szCs w:val="22"/>
          </w:rPr>
          <w:tab/>
        </w:r>
        <w:r w:rsidR="00170A67" w:rsidRPr="000F4466">
          <w:rPr>
            <w:rStyle w:val="Hyperlink"/>
            <w:noProof/>
          </w:rPr>
          <w:t>Prototypen von Controllern, was kommt ist in Arbeit</w:t>
        </w:r>
        <w:r w:rsidR="00170A67">
          <w:rPr>
            <w:noProof/>
            <w:webHidden/>
          </w:rPr>
          <w:tab/>
        </w:r>
        <w:r w:rsidR="00170A67">
          <w:rPr>
            <w:noProof/>
            <w:webHidden/>
          </w:rPr>
          <w:fldChar w:fldCharType="begin"/>
        </w:r>
        <w:r w:rsidR="00170A67">
          <w:rPr>
            <w:noProof/>
            <w:webHidden/>
          </w:rPr>
          <w:instrText xml:space="preserve"> PAGEREF _Toc410738504 \h </w:instrText>
        </w:r>
        <w:r w:rsidR="00170A67">
          <w:rPr>
            <w:noProof/>
            <w:webHidden/>
          </w:rPr>
        </w:r>
        <w:r w:rsidR="00170A67">
          <w:rPr>
            <w:noProof/>
            <w:webHidden/>
          </w:rPr>
          <w:fldChar w:fldCharType="separate"/>
        </w:r>
        <w:r w:rsidR="00170A67">
          <w:rPr>
            <w:noProof/>
            <w:webHidden/>
          </w:rPr>
          <w:t>60</w:t>
        </w:r>
        <w:r w:rsidR="00170A67">
          <w:rPr>
            <w:noProof/>
            <w:webHidden/>
          </w:rPr>
          <w:fldChar w:fldCharType="end"/>
        </w:r>
      </w:hyperlink>
    </w:p>
    <w:p w14:paraId="30BD38B6" w14:textId="77777777" w:rsidR="00170A67" w:rsidRDefault="00CA0EFB">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738505" w:history="1">
        <w:r w:rsidR="00170A67" w:rsidRPr="000F4466">
          <w:rPr>
            <w:rStyle w:val="Hyperlink"/>
            <w:noProof/>
            <w:lang w:val="en-US"/>
          </w:rPr>
          <w:t>A</w:t>
        </w:r>
        <w:r w:rsidR="00170A67">
          <w:rPr>
            <w:rFonts w:asciiTheme="minorHAnsi" w:eastAsiaTheme="minorEastAsia" w:hAnsiTheme="minorHAnsi" w:cstheme="minorBidi"/>
            <w:b w:val="0"/>
            <w:bCs w:val="0"/>
            <w:caps w:val="0"/>
            <w:noProof/>
            <w:sz w:val="22"/>
            <w:szCs w:val="22"/>
          </w:rPr>
          <w:tab/>
        </w:r>
        <w:r w:rsidR="00170A67" w:rsidRPr="000F4466">
          <w:rPr>
            <w:rStyle w:val="Hyperlink"/>
            <w:noProof/>
            <w:lang w:val="en-US"/>
          </w:rPr>
          <w:t>Referenzen</w:t>
        </w:r>
        <w:r w:rsidR="00170A67">
          <w:rPr>
            <w:noProof/>
            <w:webHidden/>
          </w:rPr>
          <w:tab/>
        </w:r>
        <w:r w:rsidR="00170A67">
          <w:rPr>
            <w:noProof/>
            <w:webHidden/>
          </w:rPr>
          <w:fldChar w:fldCharType="begin"/>
        </w:r>
        <w:r w:rsidR="00170A67">
          <w:rPr>
            <w:noProof/>
            <w:webHidden/>
          </w:rPr>
          <w:instrText xml:space="preserve"> PAGEREF _Toc410738505 \h </w:instrText>
        </w:r>
        <w:r w:rsidR="00170A67">
          <w:rPr>
            <w:noProof/>
            <w:webHidden/>
          </w:rPr>
        </w:r>
        <w:r w:rsidR="00170A67">
          <w:rPr>
            <w:noProof/>
            <w:webHidden/>
          </w:rPr>
          <w:fldChar w:fldCharType="separate"/>
        </w:r>
        <w:r w:rsidR="00170A67">
          <w:rPr>
            <w:noProof/>
            <w:webHidden/>
          </w:rPr>
          <w:t>61</w:t>
        </w:r>
        <w:r w:rsidR="00170A67">
          <w:rPr>
            <w:noProof/>
            <w:webHidden/>
          </w:rPr>
          <w:fldChar w:fldCharType="end"/>
        </w:r>
      </w:hyperlink>
    </w:p>
    <w:p w14:paraId="66356EF6" w14:textId="77777777" w:rsidR="00170A67" w:rsidRDefault="00CA0EFB">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738506" w:history="1">
        <w:r w:rsidR="00170A67" w:rsidRPr="000F4466">
          <w:rPr>
            <w:rStyle w:val="Hyperlink"/>
            <w:noProof/>
            <w:lang w:val="en-US"/>
          </w:rPr>
          <w:t>B</w:t>
        </w:r>
        <w:r w:rsidR="00170A67">
          <w:rPr>
            <w:rFonts w:asciiTheme="minorHAnsi" w:eastAsiaTheme="minorEastAsia" w:hAnsiTheme="minorHAnsi" w:cstheme="minorBidi"/>
            <w:b w:val="0"/>
            <w:bCs w:val="0"/>
            <w:caps w:val="0"/>
            <w:noProof/>
            <w:sz w:val="22"/>
            <w:szCs w:val="22"/>
          </w:rPr>
          <w:tab/>
        </w:r>
        <w:r w:rsidR="00170A67" w:rsidRPr="000F4466">
          <w:rPr>
            <w:rStyle w:val="Hyperlink"/>
            <w:noProof/>
            <w:lang w:val="en-US"/>
          </w:rPr>
          <w:t>Inhalt der CD</w:t>
        </w:r>
        <w:r w:rsidR="00170A67">
          <w:rPr>
            <w:noProof/>
            <w:webHidden/>
          </w:rPr>
          <w:tab/>
        </w:r>
        <w:r w:rsidR="00170A67">
          <w:rPr>
            <w:noProof/>
            <w:webHidden/>
          </w:rPr>
          <w:fldChar w:fldCharType="begin"/>
        </w:r>
        <w:r w:rsidR="00170A67">
          <w:rPr>
            <w:noProof/>
            <w:webHidden/>
          </w:rPr>
          <w:instrText xml:space="preserve"> PAGEREF _Toc410738506 \h </w:instrText>
        </w:r>
        <w:r w:rsidR="00170A67">
          <w:rPr>
            <w:noProof/>
            <w:webHidden/>
          </w:rPr>
        </w:r>
        <w:r w:rsidR="00170A67">
          <w:rPr>
            <w:noProof/>
            <w:webHidden/>
          </w:rPr>
          <w:fldChar w:fldCharType="separate"/>
        </w:r>
        <w:r w:rsidR="00170A67">
          <w:rPr>
            <w:noProof/>
            <w:webHidden/>
          </w:rPr>
          <w:t>65</w:t>
        </w:r>
        <w:r w:rsidR="00170A67">
          <w:rPr>
            <w:noProof/>
            <w:webHidden/>
          </w:rPr>
          <w:fldChar w:fldCharType="end"/>
        </w:r>
      </w:hyperlink>
    </w:p>
    <w:p w14:paraId="2325BAD7" w14:textId="4C3F8E44" w:rsidR="0073618E" w:rsidRPr="00BD7578" w:rsidRDefault="000E61A5" w:rsidP="001A5AE1">
      <w:pPr>
        <w:pStyle w:val="Verzeichnis1"/>
        <w:tabs>
          <w:tab w:val="left" w:pos="480"/>
          <w:tab w:val="right" w:leader="dot" w:pos="8777"/>
        </w:tabs>
      </w:pPr>
      <w:r>
        <w:rPr>
          <w:caps w:val="0"/>
        </w:rPr>
        <w:fldChar w:fldCharType="end"/>
      </w:r>
    </w:p>
    <w:p w14:paraId="797D9F85" w14:textId="77777777" w:rsidR="0073618E" w:rsidRPr="00BD7578" w:rsidRDefault="0073618E" w:rsidP="0073618E">
      <w:pPr>
        <w:sectPr w:rsidR="0073618E" w:rsidRPr="00BD7578" w:rsidSect="00CF380C">
          <w:pgSz w:w="11906" w:h="16838" w:code="9"/>
          <w:pgMar w:top="1531" w:right="1418" w:bottom="1701" w:left="1701" w:header="510" w:footer="624" w:gutter="0"/>
          <w:pgNumType w:fmt="upperRoman"/>
          <w:cols w:space="708"/>
          <w:docGrid w:linePitch="360"/>
        </w:sectPr>
      </w:pPr>
    </w:p>
    <w:p w14:paraId="635DB437" w14:textId="1B55FD06" w:rsidR="00FB23D7" w:rsidRDefault="0073618E" w:rsidP="00067295">
      <w:pPr>
        <w:pStyle w:val="Oberberschrift"/>
        <w:rPr>
          <w:rFonts w:ascii="Helvetica" w:hAnsi="Helvetica"/>
        </w:rPr>
      </w:pPr>
      <w:bookmarkStart w:id="11" w:name="_Toc224637400"/>
      <w:bookmarkStart w:id="12" w:name="_Toc224707531"/>
      <w:bookmarkStart w:id="13" w:name="_Toc224810288"/>
      <w:bookmarkStart w:id="14" w:name="_Toc225071773"/>
      <w:r w:rsidRPr="00211A66">
        <w:rPr>
          <w:rFonts w:ascii="Helvetica" w:hAnsi="Helvetica"/>
        </w:rPr>
        <w:lastRenderedPageBreak/>
        <w:t>Abbildungsverzeichnis</w:t>
      </w:r>
      <w:bookmarkEnd w:id="11"/>
      <w:bookmarkEnd w:id="12"/>
      <w:bookmarkEnd w:id="13"/>
      <w:bookmarkEnd w:id="14"/>
    </w:p>
    <w:p w14:paraId="337D3203" w14:textId="77777777" w:rsidR="006C6C20" w:rsidRPr="006C6C20" w:rsidRDefault="006C6C20" w:rsidP="006C6C20"/>
    <w:p w14:paraId="4D0622DA" w14:textId="77777777" w:rsidR="00170A67" w:rsidRDefault="005D6710">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"Abb." </w:instrText>
      </w:r>
      <w:r>
        <w:fldChar w:fldCharType="separate"/>
      </w:r>
      <w:hyperlink r:id="rId18" w:anchor="_Toc410738507" w:history="1">
        <w:r w:rsidR="00170A67" w:rsidRPr="00186AF9">
          <w:rPr>
            <w:rStyle w:val="Hyperlink"/>
            <w:noProof/>
          </w:rPr>
          <w:t>Abb. 2.1 Prinzipielle Bestandteile eines HMDs [Dör13]</w:t>
        </w:r>
        <w:r w:rsidR="00170A67">
          <w:rPr>
            <w:noProof/>
            <w:webHidden/>
          </w:rPr>
          <w:tab/>
        </w:r>
        <w:r w:rsidR="00170A67">
          <w:rPr>
            <w:noProof/>
            <w:webHidden/>
          </w:rPr>
          <w:fldChar w:fldCharType="begin"/>
        </w:r>
        <w:r w:rsidR="00170A67">
          <w:rPr>
            <w:noProof/>
            <w:webHidden/>
          </w:rPr>
          <w:instrText xml:space="preserve"> PAGEREF _Toc410738507 \h </w:instrText>
        </w:r>
        <w:r w:rsidR="00170A67">
          <w:rPr>
            <w:noProof/>
            <w:webHidden/>
          </w:rPr>
        </w:r>
        <w:r w:rsidR="00170A67">
          <w:rPr>
            <w:noProof/>
            <w:webHidden/>
          </w:rPr>
          <w:fldChar w:fldCharType="separate"/>
        </w:r>
        <w:r w:rsidR="00170A67">
          <w:rPr>
            <w:noProof/>
            <w:webHidden/>
          </w:rPr>
          <w:t>6</w:t>
        </w:r>
        <w:r w:rsidR="00170A67">
          <w:rPr>
            <w:noProof/>
            <w:webHidden/>
          </w:rPr>
          <w:fldChar w:fldCharType="end"/>
        </w:r>
      </w:hyperlink>
    </w:p>
    <w:p w14:paraId="7F73F218" w14:textId="77777777" w:rsidR="00170A67" w:rsidRDefault="00CA0EFB">
      <w:pPr>
        <w:pStyle w:val="Abbildungsverzeichnis"/>
        <w:tabs>
          <w:tab w:val="right" w:leader="dot" w:pos="8777"/>
        </w:tabs>
        <w:rPr>
          <w:rFonts w:asciiTheme="minorHAnsi" w:eastAsiaTheme="minorEastAsia" w:hAnsiTheme="minorHAnsi" w:cstheme="minorBidi"/>
          <w:smallCaps w:val="0"/>
          <w:noProof/>
          <w:sz w:val="22"/>
          <w:szCs w:val="22"/>
        </w:rPr>
      </w:pPr>
      <w:hyperlink r:id="rId19" w:anchor="_Toc410738508" w:history="1">
        <w:r w:rsidR="00170A67" w:rsidRPr="00186AF9">
          <w:rPr>
            <w:rStyle w:val="Hyperlink"/>
            <w:noProof/>
          </w:rPr>
          <w:t>Abb. 2.2 Mögliche Fehler bei der Datenaufnahme der Position eines bewegten Objektes (schwarze Linie): Aufnahme mit Latenz (blau), mit Drift (Orange), mit Rauschen (grün) dargestellt über die Zeit (horizontale Achse) [Dör13]</w:t>
        </w:r>
        <w:r w:rsidR="00170A67">
          <w:rPr>
            <w:noProof/>
            <w:webHidden/>
          </w:rPr>
          <w:tab/>
        </w:r>
        <w:r w:rsidR="00170A67">
          <w:rPr>
            <w:noProof/>
            <w:webHidden/>
          </w:rPr>
          <w:fldChar w:fldCharType="begin"/>
        </w:r>
        <w:r w:rsidR="00170A67">
          <w:rPr>
            <w:noProof/>
            <w:webHidden/>
          </w:rPr>
          <w:instrText xml:space="preserve"> PAGEREF _Toc410738508 \h </w:instrText>
        </w:r>
        <w:r w:rsidR="00170A67">
          <w:rPr>
            <w:noProof/>
            <w:webHidden/>
          </w:rPr>
        </w:r>
        <w:r w:rsidR="00170A67">
          <w:rPr>
            <w:noProof/>
            <w:webHidden/>
          </w:rPr>
          <w:fldChar w:fldCharType="separate"/>
        </w:r>
        <w:r w:rsidR="00170A67">
          <w:rPr>
            <w:noProof/>
            <w:webHidden/>
          </w:rPr>
          <w:t>8</w:t>
        </w:r>
        <w:r w:rsidR="00170A67">
          <w:rPr>
            <w:noProof/>
            <w:webHidden/>
          </w:rPr>
          <w:fldChar w:fldCharType="end"/>
        </w:r>
      </w:hyperlink>
    </w:p>
    <w:p w14:paraId="1E1B8F10" w14:textId="77777777" w:rsidR="00170A67" w:rsidRDefault="00CA0EFB">
      <w:pPr>
        <w:pStyle w:val="Abbildungsverzeichnis"/>
        <w:tabs>
          <w:tab w:val="right" w:leader="dot" w:pos="8777"/>
        </w:tabs>
        <w:rPr>
          <w:rFonts w:asciiTheme="minorHAnsi" w:eastAsiaTheme="minorEastAsia" w:hAnsiTheme="minorHAnsi" w:cstheme="minorBidi"/>
          <w:smallCaps w:val="0"/>
          <w:noProof/>
          <w:sz w:val="22"/>
          <w:szCs w:val="22"/>
        </w:rPr>
      </w:pPr>
      <w:hyperlink w:anchor="_Toc410738509" w:history="1">
        <w:r w:rsidR="00170A67" w:rsidRPr="00186AF9">
          <w:rPr>
            <w:rStyle w:val="Hyperlink"/>
            <w:noProof/>
          </w:rPr>
          <w:t>Abb. 2.3 Ansicht von der aktuellen Kinect [Com] und Leap Motion</w:t>
        </w:r>
        <w:r w:rsidR="00170A67">
          <w:rPr>
            <w:noProof/>
            <w:webHidden/>
          </w:rPr>
          <w:tab/>
        </w:r>
        <w:r w:rsidR="00170A67">
          <w:rPr>
            <w:noProof/>
            <w:webHidden/>
          </w:rPr>
          <w:fldChar w:fldCharType="begin"/>
        </w:r>
        <w:r w:rsidR="00170A67">
          <w:rPr>
            <w:noProof/>
            <w:webHidden/>
          </w:rPr>
          <w:instrText xml:space="preserve"> PAGEREF _Toc410738509 \h </w:instrText>
        </w:r>
        <w:r w:rsidR="00170A67">
          <w:rPr>
            <w:noProof/>
            <w:webHidden/>
          </w:rPr>
        </w:r>
        <w:r w:rsidR="00170A67">
          <w:rPr>
            <w:noProof/>
            <w:webHidden/>
          </w:rPr>
          <w:fldChar w:fldCharType="separate"/>
        </w:r>
        <w:r w:rsidR="00170A67">
          <w:rPr>
            <w:noProof/>
            <w:webHidden/>
          </w:rPr>
          <w:t>10</w:t>
        </w:r>
        <w:r w:rsidR="00170A67">
          <w:rPr>
            <w:noProof/>
            <w:webHidden/>
          </w:rPr>
          <w:fldChar w:fldCharType="end"/>
        </w:r>
      </w:hyperlink>
    </w:p>
    <w:p w14:paraId="224C1488" w14:textId="77777777" w:rsidR="00170A67" w:rsidRDefault="00CA0EFB">
      <w:pPr>
        <w:pStyle w:val="Abbildungsverzeichnis"/>
        <w:tabs>
          <w:tab w:val="right" w:leader="dot" w:pos="8777"/>
        </w:tabs>
        <w:rPr>
          <w:rFonts w:asciiTheme="minorHAnsi" w:eastAsiaTheme="minorEastAsia" w:hAnsiTheme="minorHAnsi" w:cstheme="minorBidi"/>
          <w:smallCaps w:val="0"/>
          <w:noProof/>
          <w:sz w:val="22"/>
          <w:szCs w:val="22"/>
        </w:rPr>
      </w:pPr>
      <w:hyperlink r:id="rId20" w:anchor="_Toc410738510" w:history="1">
        <w:r w:rsidR="00170A67" w:rsidRPr="00186AF9">
          <w:rPr>
            <w:rStyle w:val="Hyperlink"/>
            <w:noProof/>
          </w:rPr>
          <w:t>Abb. 2.4 ODT mit Halterung für den Nutzer [Com]</w:t>
        </w:r>
        <w:r w:rsidR="00170A67">
          <w:rPr>
            <w:noProof/>
            <w:webHidden/>
          </w:rPr>
          <w:tab/>
        </w:r>
        <w:r w:rsidR="00170A67">
          <w:rPr>
            <w:noProof/>
            <w:webHidden/>
          </w:rPr>
          <w:fldChar w:fldCharType="begin"/>
        </w:r>
        <w:r w:rsidR="00170A67">
          <w:rPr>
            <w:noProof/>
            <w:webHidden/>
          </w:rPr>
          <w:instrText xml:space="preserve"> PAGEREF _Toc410738510 \h </w:instrText>
        </w:r>
        <w:r w:rsidR="00170A67">
          <w:rPr>
            <w:noProof/>
            <w:webHidden/>
          </w:rPr>
        </w:r>
        <w:r w:rsidR="00170A67">
          <w:rPr>
            <w:noProof/>
            <w:webHidden/>
          </w:rPr>
          <w:fldChar w:fldCharType="separate"/>
        </w:r>
        <w:r w:rsidR="00170A67">
          <w:rPr>
            <w:noProof/>
            <w:webHidden/>
          </w:rPr>
          <w:t>11</w:t>
        </w:r>
        <w:r w:rsidR="00170A67">
          <w:rPr>
            <w:noProof/>
            <w:webHidden/>
          </w:rPr>
          <w:fldChar w:fldCharType="end"/>
        </w:r>
      </w:hyperlink>
    </w:p>
    <w:p w14:paraId="5BBC7654" w14:textId="77777777" w:rsidR="00170A67" w:rsidRDefault="00CA0EFB">
      <w:pPr>
        <w:pStyle w:val="Abbildungsverzeichnis"/>
        <w:tabs>
          <w:tab w:val="right" w:leader="dot" w:pos="8777"/>
        </w:tabs>
        <w:rPr>
          <w:rFonts w:asciiTheme="minorHAnsi" w:eastAsiaTheme="minorEastAsia" w:hAnsiTheme="minorHAnsi" w:cstheme="minorBidi"/>
          <w:smallCaps w:val="0"/>
          <w:noProof/>
          <w:sz w:val="22"/>
          <w:szCs w:val="22"/>
        </w:rPr>
      </w:pPr>
      <w:hyperlink r:id="rId21" w:anchor="_Toc410738511" w:history="1">
        <w:r w:rsidR="00170A67" w:rsidRPr="00186AF9">
          <w:rPr>
            <w:rStyle w:val="Hyperlink"/>
            <w:noProof/>
          </w:rPr>
          <w:t>Abb. 2.5 Spehro[Orb] und 3D Rudder [Rud]</w:t>
        </w:r>
        <w:r w:rsidR="00170A67">
          <w:rPr>
            <w:noProof/>
            <w:webHidden/>
          </w:rPr>
          <w:tab/>
        </w:r>
        <w:r w:rsidR="00170A67">
          <w:rPr>
            <w:noProof/>
            <w:webHidden/>
          </w:rPr>
          <w:fldChar w:fldCharType="begin"/>
        </w:r>
        <w:r w:rsidR="00170A67">
          <w:rPr>
            <w:noProof/>
            <w:webHidden/>
          </w:rPr>
          <w:instrText xml:space="preserve"> PAGEREF _Toc410738511 \h </w:instrText>
        </w:r>
        <w:r w:rsidR="00170A67">
          <w:rPr>
            <w:noProof/>
            <w:webHidden/>
          </w:rPr>
        </w:r>
        <w:r w:rsidR="00170A67">
          <w:rPr>
            <w:noProof/>
            <w:webHidden/>
          </w:rPr>
          <w:fldChar w:fldCharType="separate"/>
        </w:r>
        <w:r w:rsidR="00170A67">
          <w:rPr>
            <w:noProof/>
            <w:webHidden/>
          </w:rPr>
          <w:t>13</w:t>
        </w:r>
        <w:r w:rsidR="00170A67">
          <w:rPr>
            <w:noProof/>
            <w:webHidden/>
          </w:rPr>
          <w:fldChar w:fldCharType="end"/>
        </w:r>
      </w:hyperlink>
    </w:p>
    <w:p w14:paraId="681454F2" w14:textId="77777777" w:rsidR="00170A67" w:rsidRDefault="00CA0EFB">
      <w:pPr>
        <w:pStyle w:val="Abbildungsverzeichnis"/>
        <w:tabs>
          <w:tab w:val="right" w:leader="dot" w:pos="8777"/>
        </w:tabs>
        <w:rPr>
          <w:rFonts w:asciiTheme="minorHAnsi" w:eastAsiaTheme="minorEastAsia" w:hAnsiTheme="minorHAnsi" w:cstheme="minorBidi"/>
          <w:smallCaps w:val="0"/>
          <w:noProof/>
          <w:sz w:val="22"/>
          <w:szCs w:val="22"/>
        </w:rPr>
      </w:pPr>
      <w:hyperlink r:id="rId22" w:anchor="_Toc410738512" w:history="1">
        <w:r w:rsidR="00170A67" w:rsidRPr="00186AF9">
          <w:rPr>
            <w:rStyle w:val="Hyperlink"/>
            <w:noProof/>
          </w:rPr>
          <w:t>Abb. 2.6 Playstation 3 Controller [Bus]</w:t>
        </w:r>
        <w:r w:rsidR="00170A67">
          <w:rPr>
            <w:noProof/>
            <w:webHidden/>
          </w:rPr>
          <w:tab/>
        </w:r>
        <w:r w:rsidR="00170A67">
          <w:rPr>
            <w:noProof/>
            <w:webHidden/>
          </w:rPr>
          <w:fldChar w:fldCharType="begin"/>
        </w:r>
        <w:r w:rsidR="00170A67">
          <w:rPr>
            <w:noProof/>
            <w:webHidden/>
          </w:rPr>
          <w:instrText xml:space="preserve"> PAGEREF _Toc410738512 \h </w:instrText>
        </w:r>
        <w:r w:rsidR="00170A67">
          <w:rPr>
            <w:noProof/>
            <w:webHidden/>
          </w:rPr>
        </w:r>
        <w:r w:rsidR="00170A67">
          <w:rPr>
            <w:noProof/>
            <w:webHidden/>
          </w:rPr>
          <w:fldChar w:fldCharType="separate"/>
        </w:r>
        <w:r w:rsidR="00170A67">
          <w:rPr>
            <w:noProof/>
            <w:webHidden/>
          </w:rPr>
          <w:t>14</w:t>
        </w:r>
        <w:r w:rsidR="00170A67">
          <w:rPr>
            <w:noProof/>
            <w:webHidden/>
          </w:rPr>
          <w:fldChar w:fldCharType="end"/>
        </w:r>
      </w:hyperlink>
    </w:p>
    <w:p w14:paraId="6F0BBF59" w14:textId="77777777" w:rsidR="00170A67" w:rsidRDefault="00CA0EFB">
      <w:pPr>
        <w:pStyle w:val="Abbildungsverzeichnis"/>
        <w:tabs>
          <w:tab w:val="right" w:leader="dot" w:pos="8777"/>
        </w:tabs>
        <w:rPr>
          <w:rFonts w:asciiTheme="minorHAnsi" w:eastAsiaTheme="minorEastAsia" w:hAnsiTheme="minorHAnsi" w:cstheme="minorBidi"/>
          <w:smallCaps w:val="0"/>
          <w:noProof/>
          <w:sz w:val="22"/>
          <w:szCs w:val="22"/>
        </w:rPr>
      </w:pPr>
      <w:hyperlink r:id="rId23" w:anchor="_Toc410738513" w:history="1">
        <w:r w:rsidR="00170A67" w:rsidRPr="00186AF9">
          <w:rPr>
            <w:rStyle w:val="Hyperlink"/>
            <w:noProof/>
          </w:rPr>
          <w:t>Abb. 2.7 Verschiedene Ansichten der Boxx3D [Eta]</w:t>
        </w:r>
        <w:r w:rsidR="00170A67">
          <w:rPr>
            <w:noProof/>
            <w:webHidden/>
          </w:rPr>
          <w:tab/>
        </w:r>
        <w:r w:rsidR="00170A67">
          <w:rPr>
            <w:noProof/>
            <w:webHidden/>
          </w:rPr>
          <w:fldChar w:fldCharType="begin"/>
        </w:r>
        <w:r w:rsidR="00170A67">
          <w:rPr>
            <w:noProof/>
            <w:webHidden/>
          </w:rPr>
          <w:instrText xml:space="preserve"> PAGEREF _Toc410738513 \h </w:instrText>
        </w:r>
        <w:r w:rsidR="00170A67">
          <w:rPr>
            <w:noProof/>
            <w:webHidden/>
          </w:rPr>
        </w:r>
        <w:r w:rsidR="00170A67">
          <w:rPr>
            <w:noProof/>
            <w:webHidden/>
          </w:rPr>
          <w:fldChar w:fldCharType="separate"/>
        </w:r>
        <w:r w:rsidR="00170A67">
          <w:rPr>
            <w:noProof/>
            <w:webHidden/>
          </w:rPr>
          <w:t>15</w:t>
        </w:r>
        <w:r w:rsidR="00170A67">
          <w:rPr>
            <w:noProof/>
            <w:webHidden/>
          </w:rPr>
          <w:fldChar w:fldCharType="end"/>
        </w:r>
      </w:hyperlink>
    </w:p>
    <w:p w14:paraId="30B8A7B4" w14:textId="77777777" w:rsidR="00170A67" w:rsidRDefault="00CA0EFB">
      <w:pPr>
        <w:pStyle w:val="Abbildungsverzeichnis"/>
        <w:tabs>
          <w:tab w:val="right" w:leader="dot" w:pos="8777"/>
        </w:tabs>
        <w:rPr>
          <w:rFonts w:asciiTheme="minorHAnsi" w:eastAsiaTheme="minorEastAsia" w:hAnsiTheme="minorHAnsi" w:cstheme="minorBidi"/>
          <w:smallCaps w:val="0"/>
          <w:noProof/>
          <w:sz w:val="22"/>
          <w:szCs w:val="22"/>
        </w:rPr>
      </w:pPr>
      <w:hyperlink r:id="rId24" w:anchor="_Toc410738514" w:history="1">
        <w:r w:rsidR="00170A67" w:rsidRPr="00186AF9">
          <w:rPr>
            <w:rStyle w:val="Hyperlink"/>
            <w:noProof/>
          </w:rPr>
          <w:t>Abb. 2.8 Verschiedene Ansichten der Cardbox [Bus]</w:t>
        </w:r>
        <w:r w:rsidR="00170A67">
          <w:rPr>
            <w:noProof/>
            <w:webHidden/>
          </w:rPr>
          <w:tab/>
        </w:r>
        <w:r w:rsidR="00170A67">
          <w:rPr>
            <w:noProof/>
            <w:webHidden/>
          </w:rPr>
          <w:fldChar w:fldCharType="begin"/>
        </w:r>
        <w:r w:rsidR="00170A67">
          <w:rPr>
            <w:noProof/>
            <w:webHidden/>
          </w:rPr>
          <w:instrText xml:space="preserve"> PAGEREF _Toc410738514 \h </w:instrText>
        </w:r>
        <w:r w:rsidR="00170A67">
          <w:rPr>
            <w:noProof/>
            <w:webHidden/>
          </w:rPr>
        </w:r>
        <w:r w:rsidR="00170A67">
          <w:rPr>
            <w:noProof/>
            <w:webHidden/>
          </w:rPr>
          <w:fldChar w:fldCharType="separate"/>
        </w:r>
        <w:r w:rsidR="00170A67">
          <w:rPr>
            <w:noProof/>
            <w:webHidden/>
          </w:rPr>
          <w:t>15</w:t>
        </w:r>
        <w:r w:rsidR="00170A67">
          <w:rPr>
            <w:noProof/>
            <w:webHidden/>
          </w:rPr>
          <w:fldChar w:fldCharType="end"/>
        </w:r>
      </w:hyperlink>
    </w:p>
    <w:p w14:paraId="37066D4C" w14:textId="77777777" w:rsidR="00170A67" w:rsidRDefault="00CA0EFB">
      <w:pPr>
        <w:pStyle w:val="Abbildungsverzeichnis"/>
        <w:tabs>
          <w:tab w:val="right" w:leader="dot" w:pos="8777"/>
        </w:tabs>
        <w:rPr>
          <w:rFonts w:asciiTheme="minorHAnsi" w:eastAsiaTheme="minorEastAsia" w:hAnsiTheme="minorHAnsi" w:cstheme="minorBidi"/>
          <w:smallCaps w:val="0"/>
          <w:noProof/>
          <w:sz w:val="22"/>
          <w:szCs w:val="22"/>
        </w:rPr>
      </w:pPr>
      <w:hyperlink r:id="rId25" w:anchor="_Toc410738515" w:history="1">
        <w:r w:rsidR="00170A67" w:rsidRPr="00186AF9">
          <w:rPr>
            <w:rStyle w:val="Hyperlink"/>
            <w:noProof/>
          </w:rPr>
          <w:t>Abb. 2.9 Ansicht der Gear VR [Com]</w:t>
        </w:r>
        <w:r w:rsidR="00170A67">
          <w:rPr>
            <w:noProof/>
            <w:webHidden/>
          </w:rPr>
          <w:tab/>
        </w:r>
        <w:r w:rsidR="00170A67">
          <w:rPr>
            <w:noProof/>
            <w:webHidden/>
          </w:rPr>
          <w:fldChar w:fldCharType="begin"/>
        </w:r>
        <w:r w:rsidR="00170A67">
          <w:rPr>
            <w:noProof/>
            <w:webHidden/>
          </w:rPr>
          <w:instrText xml:space="preserve"> PAGEREF _Toc410738515 \h </w:instrText>
        </w:r>
        <w:r w:rsidR="00170A67">
          <w:rPr>
            <w:noProof/>
            <w:webHidden/>
          </w:rPr>
        </w:r>
        <w:r w:rsidR="00170A67">
          <w:rPr>
            <w:noProof/>
            <w:webHidden/>
          </w:rPr>
          <w:fldChar w:fldCharType="separate"/>
        </w:r>
        <w:r w:rsidR="00170A67">
          <w:rPr>
            <w:noProof/>
            <w:webHidden/>
          </w:rPr>
          <w:t>16</w:t>
        </w:r>
        <w:r w:rsidR="00170A67">
          <w:rPr>
            <w:noProof/>
            <w:webHidden/>
          </w:rPr>
          <w:fldChar w:fldCharType="end"/>
        </w:r>
      </w:hyperlink>
    </w:p>
    <w:p w14:paraId="0C9BCC56" w14:textId="77777777" w:rsidR="00170A67" w:rsidRDefault="00CA0EFB">
      <w:pPr>
        <w:pStyle w:val="Abbildungsverzeichnis"/>
        <w:tabs>
          <w:tab w:val="right" w:leader="dot" w:pos="8777"/>
        </w:tabs>
        <w:rPr>
          <w:rFonts w:asciiTheme="minorHAnsi" w:eastAsiaTheme="minorEastAsia" w:hAnsiTheme="minorHAnsi" w:cstheme="minorBidi"/>
          <w:smallCaps w:val="0"/>
          <w:noProof/>
          <w:sz w:val="22"/>
          <w:szCs w:val="22"/>
        </w:rPr>
      </w:pPr>
      <w:hyperlink r:id="rId26" w:anchor="_Toc410738516" w:history="1">
        <w:r w:rsidR="00170A67" w:rsidRPr="00186AF9">
          <w:rPr>
            <w:rStyle w:val="Hyperlink"/>
            <w:noProof/>
          </w:rPr>
          <w:t>Abb. 2.10 Inspectoransicht nach Zuweisung einer public-Variablen</w:t>
        </w:r>
        <w:r w:rsidR="00170A67">
          <w:rPr>
            <w:noProof/>
            <w:webHidden/>
          </w:rPr>
          <w:tab/>
        </w:r>
        <w:r w:rsidR="00170A67">
          <w:rPr>
            <w:noProof/>
            <w:webHidden/>
          </w:rPr>
          <w:fldChar w:fldCharType="begin"/>
        </w:r>
        <w:r w:rsidR="00170A67">
          <w:rPr>
            <w:noProof/>
            <w:webHidden/>
          </w:rPr>
          <w:instrText xml:space="preserve"> PAGEREF _Toc410738516 \h </w:instrText>
        </w:r>
        <w:r w:rsidR="00170A67">
          <w:rPr>
            <w:noProof/>
            <w:webHidden/>
          </w:rPr>
        </w:r>
        <w:r w:rsidR="00170A67">
          <w:rPr>
            <w:noProof/>
            <w:webHidden/>
          </w:rPr>
          <w:fldChar w:fldCharType="separate"/>
        </w:r>
        <w:r w:rsidR="00170A67">
          <w:rPr>
            <w:noProof/>
            <w:webHidden/>
          </w:rPr>
          <w:t>19</w:t>
        </w:r>
        <w:r w:rsidR="00170A67">
          <w:rPr>
            <w:noProof/>
            <w:webHidden/>
          </w:rPr>
          <w:fldChar w:fldCharType="end"/>
        </w:r>
      </w:hyperlink>
    </w:p>
    <w:p w14:paraId="4FFABCE8" w14:textId="77777777" w:rsidR="00170A67" w:rsidRDefault="00CA0EFB">
      <w:pPr>
        <w:pStyle w:val="Abbildungsverzeichnis"/>
        <w:tabs>
          <w:tab w:val="right" w:leader="dot" w:pos="8777"/>
        </w:tabs>
        <w:rPr>
          <w:rFonts w:asciiTheme="minorHAnsi" w:eastAsiaTheme="minorEastAsia" w:hAnsiTheme="minorHAnsi" w:cstheme="minorBidi"/>
          <w:smallCaps w:val="0"/>
          <w:noProof/>
          <w:sz w:val="22"/>
          <w:szCs w:val="22"/>
        </w:rPr>
      </w:pPr>
      <w:hyperlink r:id="rId27" w:anchor="_Toc410738517" w:history="1">
        <w:r w:rsidR="00170A67" w:rsidRPr="00186AF9">
          <w:rPr>
            <w:rStyle w:val="Hyperlink"/>
            <w:noProof/>
          </w:rPr>
          <w:t>Abb. 2.11 Ansicht des Input-Managers</w:t>
        </w:r>
        <w:r w:rsidR="00170A67">
          <w:rPr>
            <w:noProof/>
            <w:webHidden/>
          </w:rPr>
          <w:tab/>
        </w:r>
        <w:r w:rsidR="00170A67">
          <w:rPr>
            <w:noProof/>
            <w:webHidden/>
          </w:rPr>
          <w:fldChar w:fldCharType="begin"/>
        </w:r>
        <w:r w:rsidR="00170A67">
          <w:rPr>
            <w:noProof/>
            <w:webHidden/>
          </w:rPr>
          <w:instrText xml:space="preserve"> PAGEREF _Toc410738517 \h </w:instrText>
        </w:r>
        <w:r w:rsidR="00170A67">
          <w:rPr>
            <w:noProof/>
            <w:webHidden/>
          </w:rPr>
        </w:r>
        <w:r w:rsidR="00170A67">
          <w:rPr>
            <w:noProof/>
            <w:webHidden/>
          </w:rPr>
          <w:fldChar w:fldCharType="separate"/>
        </w:r>
        <w:r w:rsidR="00170A67">
          <w:rPr>
            <w:noProof/>
            <w:webHidden/>
          </w:rPr>
          <w:t>26</w:t>
        </w:r>
        <w:r w:rsidR="00170A67">
          <w:rPr>
            <w:noProof/>
            <w:webHidden/>
          </w:rPr>
          <w:fldChar w:fldCharType="end"/>
        </w:r>
      </w:hyperlink>
    </w:p>
    <w:p w14:paraId="612DFCED" w14:textId="77777777" w:rsidR="00170A67" w:rsidRDefault="00CA0EFB">
      <w:pPr>
        <w:pStyle w:val="Abbildungsverzeichnis"/>
        <w:tabs>
          <w:tab w:val="right" w:leader="dot" w:pos="8777"/>
        </w:tabs>
        <w:rPr>
          <w:rFonts w:asciiTheme="minorHAnsi" w:eastAsiaTheme="minorEastAsia" w:hAnsiTheme="minorHAnsi" w:cstheme="minorBidi"/>
          <w:smallCaps w:val="0"/>
          <w:noProof/>
          <w:sz w:val="22"/>
          <w:szCs w:val="22"/>
        </w:rPr>
      </w:pPr>
      <w:hyperlink w:anchor="_Toc410738518" w:history="1">
        <w:r w:rsidR="00170A67" w:rsidRPr="00186AF9">
          <w:rPr>
            <w:rStyle w:val="Hyperlink"/>
            <w:noProof/>
          </w:rPr>
          <w:t>Abb. 2.12 Beispiel einer GUI im Scene und Game View</w:t>
        </w:r>
        <w:r w:rsidR="00170A67">
          <w:rPr>
            <w:noProof/>
            <w:webHidden/>
          </w:rPr>
          <w:tab/>
        </w:r>
        <w:r w:rsidR="00170A67">
          <w:rPr>
            <w:noProof/>
            <w:webHidden/>
          </w:rPr>
          <w:fldChar w:fldCharType="begin"/>
        </w:r>
        <w:r w:rsidR="00170A67">
          <w:rPr>
            <w:noProof/>
            <w:webHidden/>
          </w:rPr>
          <w:instrText xml:space="preserve"> PAGEREF _Toc410738518 \h </w:instrText>
        </w:r>
        <w:r w:rsidR="00170A67">
          <w:rPr>
            <w:noProof/>
            <w:webHidden/>
          </w:rPr>
        </w:r>
        <w:r w:rsidR="00170A67">
          <w:rPr>
            <w:noProof/>
            <w:webHidden/>
          </w:rPr>
          <w:fldChar w:fldCharType="separate"/>
        </w:r>
        <w:r w:rsidR="00170A67">
          <w:rPr>
            <w:noProof/>
            <w:webHidden/>
          </w:rPr>
          <w:t>30</w:t>
        </w:r>
        <w:r w:rsidR="00170A67">
          <w:rPr>
            <w:noProof/>
            <w:webHidden/>
          </w:rPr>
          <w:fldChar w:fldCharType="end"/>
        </w:r>
      </w:hyperlink>
    </w:p>
    <w:p w14:paraId="3C4CF879" w14:textId="77777777" w:rsidR="00170A67" w:rsidRDefault="00CA0EFB">
      <w:pPr>
        <w:pStyle w:val="Abbildungsverzeichnis"/>
        <w:tabs>
          <w:tab w:val="right" w:leader="dot" w:pos="8777"/>
        </w:tabs>
        <w:rPr>
          <w:rFonts w:asciiTheme="minorHAnsi" w:eastAsiaTheme="minorEastAsia" w:hAnsiTheme="minorHAnsi" w:cstheme="minorBidi"/>
          <w:smallCaps w:val="0"/>
          <w:noProof/>
          <w:sz w:val="22"/>
          <w:szCs w:val="22"/>
        </w:rPr>
      </w:pPr>
      <w:hyperlink r:id="rId28" w:anchor="_Toc410738519" w:history="1">
        <w:r w:rsidR="00170A67" w:rsidRPr="00186AF9">
          <w:rPr>
            <w:rStyle w:val="Hyperlink"/>
            <w:noProof/>
          </w:rPr>
          <w:t>Abb. 2.13 Anchor-Vorgaben</w:t>
        </w:r>
        <w:r w:rsidR="00170A67">
          <w:rPr>
            <w:noProof/>
            <w:webHidden/>
          </w:rPr>
          <w:tab/>
        </w:r>
        <w:r w:rsidR="00170A67">
          <w:rPr>
            <w:noProof/>
            <w:webHidden/>
          </w:rPr>
          <w:fldChar w:fldCharType="begin"/>
        </w:r>
        <w:r w:rsidR="00170A67">
          <w:rPr>
            <w:noProof/>
            <w:webHidden/>
          </w:rPr>
          <w:instrText xml:space="preserve"> PAGEREF _Toc410738519 \h </w:instrText>
        </w:r>
        <w:r w:rsidR="00170A67">
          <w:rPr>
            <w:noProof/>
            <w:webHidden/>
          </w:rPr>
        </w:r>
        <w:r w:rsidR="00170A67">
          <w:rPr>
            <w:noProof/>
            <w:webHidden/>
          </w:rPr>
          <w:fldChar w:fldCharType="separate"/>
        </w:r>
        <w:r w:rsidR="00170A67">
          <w:rPr>
            <w:noProof/>
            <w:webHidden/>
          </w:rPr>
          <w:t>31</w:t>
        </w:r>
        <w:r w:rsidR="00170A67">
          <w:rPr>
            <w:noProof/>
            <w:webHidden/>
          </w:rPr>
          <w:fldChar w:fldCharType="end"/>
        </w:r>
      </w:hyperlink>
    </w:p>
    <w:p w14:paraId="6FE514C4" w14:textId="77777777" w:rsidR="00170A67" w:rsidRDefault="00CA0EFB">
      <w:pPr>
        <w:pStyle w:val="Abbildungsverzeichnis"/>
        <w:tabs>
          <w:tab w:val="right" w:leader="dot" w:pos="8777"/>
        </w:tabs>
        <w:rPr>
          <w:rFonts w:asciiTheme="minorHAnsi" w:eastAsiaTheme="minorEastAsia" w:hAnsiTheme="minorHAnsi" w:cstheme="minorBidi"/>
          <w:smallCaps w:val="0"/>
          <w:noProof/>
          <w:sz w:val="22"/>
          <w:szCs w:val="22"/>
        </w:rPr>
      </w:pPr>
      <w:hyperlink r:id="rId29" w:anchor="_Toc410738520" w:history="1">
        <w:r w:rsidR="00170A67" w:rsidRPr="00186AF9">
          <w:rPr>
            <w:rStyle w:val="Hyperlink"/>
            <w:noProof/>
          </w:rPr>
          <w:t>Abb. 2.14 Ansicht des Profilers: Darstellung der Performance eines Tesgerätes</w:t>
        </w:r>
        <w:r w:rsidR="00170A67">
          <w:rPr>
            <w:noProof/>
            <w:webHidden/>
          </w:rPr>
          <w:tab/>
        </w:r>
        <w:r w:rsidR="00170A67">
          <w:rPr>
            <w:noProof/>
            <w:webHidden/>
          </w:rPr>
          <w:fldChar w:fldCharType="begin"/>
        </w:r>
        <w:r w:rsidR="00170A67">
          <w:rPr>
            <w:noProof/>
            <w:webHidden/>
          </w:rPr>
          <w:instrText xml:space="preserve"> PAGEREF _Toc410738520 \h </w:instrText>
        </w:r>
        <w:r w:rsidR="00170A67">
          <w:rPr>
            <w:noProof/>
            <w:webHidden/>
          </w:rPr>
        </w:r>
        <w:r w:rsidR="00170A67">
          <w:rPr>
            <w:noProof/>
            <w:webHidden/>
          </w:rPr>
          <w:fldChar w:fldCharType="separate"/>
        </w:r>
        <w:r w:rsidR="00170A67">
          <w:rPr>
            <w:noProof/>
            <w:webHidden/>
          </w:rPr>
          <w:t>34</w:t>
        </w:r>
        <w:r w:rsidR="00170A67">
          <w:rPr>
            <w:noProof/>
            <w:webHidden/>
          </w:rPr>
          <w:fldChar w:fldCharType="end"/>
        </w:r>
      </w:hyperlink>
    </w:p>
    <w:p w14:paraId="425AA91A" w14:textId="77777777" w:rsidR="00170A67" w:rsidRDefault="00CA0EFB">
      <w:pPr>
        <w:pStyle w:val="Abbildungsverzeichnis"/>
        <w:tabs>
          <w:tab w:val="right" w:leader="dot" w:pos="8777"/>
        </w:tabs>
        <w:rPr>
          <w:rFonts w:asciiTheme="minorHAnsi" w:eastAsiaTheme="minorEastAsia" w:hAnsiTheme="minorHAnsi" w:cstheme="minorBidi"/>
          <w:smallCaps w:val="0"/>
          <w:noProof/>
          <w:sz w:val="22"/>
          <w:szCs w:val="22"/>
        </w:rPr>
      </w:pPr>
      <w:hyperlink r:id="rId30" w:anchor="_Toc410738521" w:history="1">
        <w:r w:rsidR="00170A67" w:rsidRPr="00186AF9">
          <w:rPr>
            <w:rStyle w:val="Hyperlink"/>
            <w:noProof/>
          </w:rPr>
          <w:t>Abb. 2.15 Ansicht der Build Settings für Android</w:t>
        </w:r>
        <w:r w:rsidR="00170A67">
          <w:rPr>
            <w:noProof/>
            <w:webHidden/>
          </w:rPr>
          <w:tab/>
        </w:r>
        <w:r w:rsidR="00170A67">
          <w:rPr>
            <w:noProof/>
            <w:webHidden/>
          </w:rPr>
          <w:fldChar w:fldCharType="begin"/>
        </w:r>
        <w:r w:rsidR="00170A67">
          <w:rPr>
            <w:noProof/>
            <w:webHidden/>
          </w:rPr>
          <w:instrText xml:space="preserve"> PAGEREF _Toc410738521 \h </w:instrText>
        </w:r>
        <w:r w:rsidR="00170A67">
          <w:rPr>
            <w:noProof/>
            <w:webHidden/>
          </w:rPr>
        </w:r>
        <w:r w:rsidR="00170A67">
          <w:rPr>
            <w:noProof/>
            <w:webHidden/>
          </w:rPr>
          <w:fldChar w:fldCharType="separate"/>
        </w:r>
        <w:r w:rsidR="00170A67">
          <w:rPr>
            <w:noProof/>
            <w:webHidden/>
          </w:rPr>
          <w:t>35</w:t>
        </w:r>
        <w:r w:rsidR="00170A67">
          <w:rPr>
            <w:noProof/>
            <w:webHidden/>
          </w:rPr>
          <w:fldChar w:fldCharType="end"/>
        </w:r>
      </w:hyperlink>
    </w:p>
    <w:p w14:paraId="2B1614B3" w14:textId="77777777" w:rsidR="00170A67" w:rsidRDefault="00CA0EFB">
      <w:pPr>
        <w:pStyle w:val="Abbildungsverzeichnis"/>
        <w:tabs>
          <w:tab w:val="right" w:leader="dot" w:pos="8777"/>
        </w:tabs>
        <w:rPr>
          <w:rFonts w:asciiTheme="minorHAnsi" w:eastAsiaTheme="minorEastAsia" w:hAnsiTheme="minorHAnsi" w:cstheme="minorBidi"/>
          <w:smallCaps w:val="0"/>
          <w:noProof/>
          <w:sz w:val="22"/>
          <w:szCs w:val="22"/>
        </w:rPr>
      </w:pPr>
      <w:hyperlink r:id="rId31" w:anchor="_Toc410738522" w:history="1">
        <w:r w:rsidR="00170A67" w:rsidRPr="00186AF9">
          <w:rPr>
            <w:rStyle w:val="Hyperlink"/>
            <w:noProof/>
          </w:rPr>
          <w:t>Abb. 3.1 Use-Case Diagramm</w:t>
        </w:r>
        <w:r w:rsidR="00170A67">
          <w:rPr>
            <w:noProof/>
            <w:webHidden/>
          </w:rPr>
          <w:tab/>
        </w:r>
        <w:r w:rsidR="00170A67">
          <w:rPr>
            <w:noProof/>
            <w:webHidden/>
          </w:rPr>
          <w:fldChar w:fldCharType="begin"/>
        </w:r>
        <w:r w:rsidR="00170A67">
          <w:rPr>
            <w:noProof/>
            <w:webHidden/>
          </w:rPr>
          <w:instrText xml:space="preserve"> PAGEREF _Toc410738522 \h </w:instrText>
        </w:r>
        <w:r w:rsidR="00170A67">
          <w:rPr>
            <w:noProof/>
            <w:webHidden/>
          </w:rPr>
        </w:r>
        <w:r w:rsidR="00170A67">
          <w:rPr>
            <w:noProof/>
            <w:webHidden/>
          </w:rPr>
          <w:fldChar w:fldCharType="separate"/>
        </w:r>
        <w:r w:rsidR="00170A67">
          <w:rPr>
            <w:noProof/>
            <w:webHidden/>
          </w:rPr>
          <w:t>40</w:t>
        </w:r>
        <w:r w:rsidR="00170A67">
          <w:rPr>
            <w:noProof/>
            <w:webHidden/>
          </w:rPr>
          <w:fldChar w:fldCharType="end"/>
        </w:r>
      </w:hyperlink>
    </w:p>
    <w:p w14:paraId="0924F118" w14:textId="77777777" w:rsidR="00170A67" w:rsidRDefault="00CA0EFB">
      <w:pPr>
        <w:pStyle w:val="Abbildungsverzeichnis"/>
        <w:tabs>
          <w:tab w:val="right" w:leader="dot" w:pos="8777"/>
        </w:tabs>
        <w:rPr>
          <w:rFonts w:asciiTheme="minorHAnsi" w:eastAsiaTheme="minorEastAsia" w:hAnsiTheme="minorHAnsi" w:cstheme="minorBidi"/>
          <w:smallCaps w:val="0"/>
          <w:noProof/>
          <w:sz w:val="22"/>
          <w:szCs w:val="22"/>
        </w:rPr>
      </w:pPr>
      <w:hyperlink r:id="rId32" w:anchor="_Toc410738523" w:history="1">
        <w:r w:rsidR="00170A67" w:rsidRPr="00186AF9">
          <w:rPr>
            <w:rStyle w:val="Hyperlink"/>
            <w:noProof/>
          </w:rPr>
          <w:t>Abb. 4.1 Magnetic Switch des Cardboard [Bus]</w:t>
        </w:r>
        <w:r w:rsidR="00170A67">
          <w:rPr>
            <w:noProof/>
            <w:webHidden/>
          </w:rPr>
          <w:tab/>
        </w:r>
        <w:r w:rsidR="00170A67">
          <w:rPr>
            <w:noProof/>
            <w:webHidden/>
          </w:rPr>
          <w:fldChar w:fldCharType="begin"/>
        </w:r>
        <w:r w:rsidR="00170A67">
          <w:rPr>
            <w:noProof/>
            <w:webHidden/>
          </w:rPr>
          <w:instrText xml:space="preserve"> PAGEREF _Toc410738523 \h </w:instrText>
        </w:r>
        <w:r w:rsidR="00170A67">
          <w:rPr>
            <w:noProof/>
            <w:webHidden/>
          </w:rPr>
        </w:r>
        <w:r w:rsidR="00170A67">
          <w:rPr>
            <w:noProof/>
            <w:webHidden/>
          </w:rPr>
          <w:fldChar w:fldCharType="separate"/>
        </w:r>
        <w:r w:rsidR="00170A67">
          <w:rPr>
            <w:noProof/>
            <w:webHidden/>
          </w:rPr>
          <w:t>47</w:t>
        </w:r>
        <w:r w:rsidR="00170A67">
          <w:rPr>
            <w:noProof/>
            <w:webHidden/>
          </w:rPr>
          <w:fldChar w:fldCharType="end"/>
        </w:r>
      </w:hyperlink>
    </w:p>
    <w:p w14:paraId="6941E5EE" w14:textId="77777777" w:rsidR="00170A67" w:rsidRDefault="00CA0EFB">
      <w:pPr>
        <w:pStyle w:val="Abbildungsverzeichnis"/>
        <w:tabs>
          <w:tab w:val="right" w:leader="dot" w:pos="8777"/>
        </w:tabs>
        <w:rPr>
          <w:rFonts w:asciiTheme="minorHAnsi" w:eastAsiaTheme="minorEastAsia" w:hAnsiTheme="minorHAnsi" w:cstheme="minorBidi"/>
          <w:smallCaps w:val="0"/>
          <w:noProof/>
          <w:sz w:val="22"/>
          <w:szCs w:val="22"/>
        </w:rPr>
      </w:pPr>
      <w:hyperlink r:id="rId33" w:anchor="_Toc410738524" w:history="1">
        <w:r w:rsidR="00170A67" w:rsidRPr="00186AF9">
          <w:rPr>
            <w:rStyle w:val="Hyperlink"/>
            <w:noProof/>
          </w:rPr>
          <w:t>Abb. 4.2 Virtuix Omni [Com]</w:t>
        </w:r>
        <w:r w:rsidR="00170A67">
          <w:rPr>
            <w:noProof/>
            <w:webHidden/>
          </w:rPr>
          <w:tab/>
        </w:r>
        <w:r w:rsidR="00170A67">
          <w:rPr>
            <w:noProof/>
            <w:webHidden/>
          </w:rPr>
          <w:fldChar w:fldCharType="begin"/>
        </w:r>
        <w:r w:rsidR="00170A67">
          <w:rPr>
            <w:noProof/>
            <w:webHidden/>
          </w:rPr>
          <w:instrText xml:space="preserve"> PAGEREF _Toc410738524 \h </w:instrText>
        </w:r>
        <w:r w:rsidR="00170A67">
          <w:rPr>
            <w:noProof/>
            <w:webHidden/>
          </w:rPr>
        </w:r>
        <w:r w:rsidR="00170A67">
          <w:rPr>
            <w:noProof/>
            <w:webHidden/>
          </w:rPr>
          <w:fldChar w:fldCharType="separate"/>
        </w:r>
        <w:r w:rsidR="00170A67">
          <w:rPr>
            <w:noProof/>
            <w:webHidden/>
          </w:rPr>
          <w:t>53</w:t>
        </w:r>
        <w:r w:rsidR="00170A67">
          <w:rPr>
            <w:noProof/>
            <w:webHidden/>
          </w:rPr>
          <w:fldChar w:fldCharType="end"/>
        </w:r>
      </w:hyperlink>
    </w:p>
    <w:p w14:paraId="6B524C63" w14:textId="572C15EE" w:rsidR="001914B6" w:rsidRPr="00BD7578" w:rsidRDefault="005D6710" w:rsidP="002360E8">
      <w:pPr>
        <w:pStyle w:val="Textkrper"/>
      </w:pPr>
      <w:r>
        <w:rPr>
          <w:b/>
          <w:bCs/>
          <w:noProof/>
        </w:rPr>
        <w:fldChar w:fldCharType="end"/>
      </w:r>
    </w:p>
    <w:p w14:paraId="4F4958C4" w14:textId="77777777" w:rsidR="001914B6" w:rsidRPr="00BD7578" w:rsidRDefault="001914B6" w:rsidP="00FB23D7"/>
    <w:p w14:paraId="4BDF3922" w14:textId="77777777" w:rsidR="00FB23D7" w:rsidRPr="00BD7578" w:rsidRDefault="00FB23D7" w:rsidP="00FB23D7">
      <w:pPr>
        <w:sectPr w:rsidR="00FB23D7" w:rsidRPr="00BD7578" w:rsidSect="00CF380C">
          <w:pgSz w:w="11906" w:h="16838" w:code="9"/>
          <w:pgMar w:top="1531" w:right="1418" w:bottom="1701" w:left="1701" w:header="510" w:footer="624" w:gutter="0"/>
          <w:pgNumType w:fmt="upperRoman"/>
          <w:cols w:space="708"/>
          <w:docGrid w:linePitch="360"/>
        </w:sectPr>
      </w:pPr>
    </w:p>
    <w:p w14:paraId="4D9FB6B3" w14:textId="11326A76" w:rsidR="0073618E" w:rsidRDefault="0073618E" w:rsidP="00067295">
      <w:pPr>
        <w:pStyle w:val="Oberberschrift"/>
        <w:rPr>
          <w:rFonts w:ascii="Helvetica" w:hAnsi="Helvetica"/>
        </w:rPr>
      </w:pPr>
      <w:bookmarkStart w:id="15" w:name="_Toc224637401"/>
      <w:bookmarkStart w:id="16" w:name="_Toc224707532"/>
      <w:bookmarkStart w:id="17" w:name="_Toc224810289"/>
      <w:bookmarkStart w:id="18" w:name="_Toc225071774"/>
      <w:r w:rsidRPr="00211A66">
        <w:rPr>
          <w:rFonts w:ascii="Helvetica" w:hAnsi="Helvetica"/>
        </w:rPr>
        <w:lastRenderedPageBreak/>
        <w:t>Tabellenverzeichnis</w:t>
      </w:r>
      <w:bookmarkEnd w:id="15"/>
      <w:bookmarkEnd w:id="16"/>
      <w:bookmarkEnd w:id="17"/>
      <w:bookmarkEnd w:id="18"/>
    </w:p>
    <w:p w14:paraId="0A59D641" w14:textId="77777777" w:rsidR="006C6C20" w:rsidRPr="006C6C20" w:rsidRDefault="006C6C20" w:rsidP="006C6C20"/>
    <w:p w14:paraId="0619FEF9" w14:textId="77777777" w:rsidR="00170A67" w:rsidRDefault="005A2603">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"Tabelle" </w:instrText>
      </w:r>
      <w:r>
        <w:fldChar w:fldCharType="separate"/>
      </w:r>
      <w:hyperlink w:anchor="_Toc410738525" w:history="1">
        <w:r w:rsidR="00170A67" w:rsidRPr="00086387">
          <w:rPr>
            <w:rStyle w:val="Hyperlink"/>
            <w:noProof/>
          </w:rPr>
          <w:t>Tabelle 3.1 Übersicht der Stakeholder</w:t>
        </w:r>
        <w:r w:rsidR="00170A67">
          <w:rPr>
            <w:noProof/>
            <w:webHidden/>
          </w:rPr>
          <w:tab/>
        </w:r>
        <w:r w:rsidR="00170A67">
          <w:rPr>
            <w:noProof/>
            <w:webHidden/>
          </w:rPr>
          <w:fldChar w:fldCharType="begin"/>
        </w:r>
        <w:r w:rsidR="00170A67">
          <w:rPr>
            <w:noProof/>
            <w:webHidden/>
          </w:rPr>
          <w:instrText xml:space="preserve"> PAGEREF _Toc410738525 \h </w:instrText>
        </w:r>
        <w:r w:rsidR="00170A67">
          <w:rPr>
            <w:noProof/>
            <w:webHidden/>
          </w:rPr>
        </w:r>
        <w:r w:rsidR="00170A67">
          <w:rPr>
            <w:noProof/>
            <w:webHidden/>
          </w:rPr>
          <w:fldChar w:fldCharType="separate"/>
        </w:r>
        <w:r w:rsidR="00170A67">
          <w:rPr>
            <w:noProof/>
            <w:webHidden/>
          </w:rPr>
          <w:t>37</w:t>
        </w:r>
        <w:r w:rsidR="00170A67">
          <w:rPr>
            <w:noProof/>
            <w:webHidden/>
          </w:rPr>
          <w:fldChar w:fldCharType="end"/>
        </w:r>
      </w:hyperlink>
    </w:p>
    <w:p w14:paraId="2E57533A" w14:textId="77777777" w:rsidR="00170A67" w:rsidRDefault="00CA0EFB">
      <w:pPr>
        <w:pStyle w:val="Abbildungsverzeichnis"/>
        <w:tabs>
          <w:tab w:val="right" w:leader="dot" w:pos="8777"/>
        </w:tabs>
        <w:rPr>
          <w:rFonts w:asciiTheme="minorHAnsi" w:eastAsiaTheme="minorEastAsia" w:hAnsiTheme="minorHAnsi" w:cstheme="minorBidi"/>
          <w:smallCaps w:val="0"/>
          <w:noProof/>
          <w:sz w:val="22"/>
          <w:szCs w:val="22"/>
        </w:rPr>
      </w:pPr>
      <w:hyperlink r:id="rId34" w:anchor="_Toc410738526" w:history="1">
        <w:r w:rsidR="00170A67" w:rsidRPr="00086387">
          <w:rPr>
            <w:rStyle w:val="Hyperlink"/>
            <w:noProof/>
          </w:rPr>
          <w:t>Tabelle 3.2 Stakeholdermap</w:t>
        </w:r>
        <w:r w:rsidR="00170A67">
          <w:rPr>
            <w:noProof/>
            <w:webHidden/>
          </w:rPr>
          <w:tab/>
        </w:r>
        <w:r w:rsidR="00170A67">
          <w:rPr>
            <w:noProof/>
            <w:webHidden/>
          </w:rPr>
          <w:fldChar w:fldCharType="begin"/>
        </w:r>
        <w:r w:rsidR="00170A67">
          <w:rPr>
            <w:noProof/>
            <w:webHidden/>
          </w:rPr>
          <w:instrText xml:space="preserve"> PAGEREF _Toc410738526 \h </w:instrText>
        </w:r>
        <w:r w:rsidR="00170A67">
          <w:rPr>
            <w:noProof/>
            <w:webHidden/>
          </w:rPr>
        </w:r>
        <w:r w:rsidR="00170A67">
          <w:rPr>
            <w:noProof/>
            <w:webHidden/>
          </w:rPr>
          <w:fldChar w:fldCharType="separate"/>
        </w:r>
        <w:r w:rsidR="00170A67">
          <w:rPr>
            <w:noProof/>
            <w:webHidden/>
          </w:rPr>
          <w:t>37</w:t>
        </w:r>
        <w:r w:rsidR="00170A67">
          <w:rPr>
            <w:noProof/>
            <w:webHidden/>
          </w:rPr>
          <w:fldChar w:fldCharType="end"/>
        </w:r>
      </w:hyperlink>
    </w:p>
    <w:p w14:paraId="67209775" w14:textId="77777777" w:rsidR="00170A67" w:rsidRDefault="00CA0EFB">
      <w:pPr>
        <w:pStyle w:val="Abbildungsverzeichnis"/>
        <w:tabs>
          <w:tab w:val="right" w:leader="dot" w:pos="8777"/>
        </w:tabs>
        <w:rPr>
          <w:rFonts w:asciiTheme="minorHAnsi" w:eastAsiaTheme="minorEastAsia" w:hAnsiTheme="minorHAnsi" w:cstheme="minorBidi"/>
          <w:smallCaps w:val="0"/>
          <w:noProof/>
          <w:sz w:val="22"/>
          <w:szCs w:val="22"/>
        </w:rPr>
      </w:pPr>
      <w:hyperlink w:anchor="_Toc410738527" w:history="1">
        <w:r w:rsidR="00170A67" w:rsidRPr="00086387">
          <w:rPr>
            <w:rStyle w:val="Hyperlink"/>
            <w:noProof/>
          </w:rPr>
          <w:t>Tabelle 3.3 Musskriterien</w:t>
        </w:r>
        <w:r w:rsidR="00170A67">
          <w:rPr>
            <w:noProof/>
            <w:webHidden/>
          </w:rPr>
          <w:tab/>
        </w:r>
        <w:r w:rsidR="00170A67">
          <w:rPr>
            <w:noProof/>
            <w:webHidden/>
          </w:rPr>
          <w:fldChar w:fldCharType="begin"/>
        </w:r>
        <w:r w:rsidR="00170A67">
          <w:rPr>
            <w:noProof/>
            <w:webHidden/>
          </w:rPr>
          <w:instrText xml:space="preserve"> PAGEREF _Toc410738527 \h </w:instrText>
        </w:r>
        <w:r w:rsidR="00170A67">
          <w:rPr>
            <w:noProof/>
            <w:webHidden/>
          </w:rPr>
        </w:r>
        <w:r w:rsidR="00170A67">
          <w:rPr>
            <w:noProof/>
            <w:webHidden/>
          </w:rPr>
          <w:fldChar w:fldCharType="separate"/>
        </w:r>
        <w:r w:rsidR="00170A67">
          <w:rPr>
            <w:noProof/>
            <w:webHidden/>
          </w:rPr>
          <w:t>39</w:t>
        </w:r>
        <w:r w:rsidR="00170A67">
          <w:rPr>
            <w:noProof/>
            <w:webHidden/>
          </w:rPr>
          <w:fldChar w:fldCharType="end"/>
        </w:r>
      </w:hyperlink>
    </w:p>
    <w:p w14:paraId="685F56F7" w14:textId="77777777" w:rsidR="00170A67" w:rsidRDefault="00CA0EFB">
      <w:pPr>
        <w:pStyle w:val="Abbildungsverzeichnis"/>
        <w:tabs>
          <w:tab w:val="right" w:leader="dot" w:pos="8777"/>
        </w:tabs>
        <w:rPr>
          <w:rFonts w:asciiTheme="minorHAnsi" w:eastAsiaTheme="minorEastAsia" w:hAnsiTheme="minorHAnsi" w:cstheme="minorBidi"/>
          <w:smallCaps w:val="0"/>
          <w:noProof/>
          <w:sz w:val="22"/>
          <w:szCs w:val="22"/>
        </w:rPr>
      </w:pPr>
      <w:hyperlink w:anchor="_Toc410738528" w:history="1">
        <w:r w:rsidR="00170A67" w:rsidRPr="00086387">
          <w:rPr>
            <w:rStyle w:val="Hyperlink"/>
            <w:noProof/>
          </w:rPr>
          <w:t>Tabelle 3.4 Wunschkriterien</w:t>
        </w:r>
        <w:r w:rsidR="00170A67">
          <w:rPr>
            <w:noProof/>
            <w:webHidden/>
          </w:rPr>
          <w:tab/>
        </w:r>
        <w:r w:rsidR="00170A67">
          <w:rPr>
            <w:noProof/>
            <w:webHidden/>
          </w:rPr>
          <w:fldChar w:fldCharType="begin"/>
        </w:r>
        <w:r w:rsidR="00170A67">
          <w:rPr>
            <w:noProof/>
            <w:webHidden/>
          </w:rPr>
          <w:instrText xml:space="preserve"> PAGEREF _Toc410738528 \h </w:instrText>
        </w:r>
        <w:r w:rsidR="00170A67">
          <w:rPr>
            <w:noProof/>
            <w:webHidden/>
          </w:rPr>
        </w:r>
        <w:r w:rsidR="00170A67">
          <w:rPr>
            <w:noProof/>
            <w:webHidden/>
          </w:rPr>
          <w:fldChar w:fldCharType="separate"/>
        </w:r>
        <w:r w:rsidR="00170A67">
          <w:rPr>
            <w:noProof/>
            <w:webHidden/>
          </w:rPr>
          <w:t>39</w:t>
        </w:r>
        <w:r w:rsidR="00170A67">
          <w:rPr>
            <w:noProof/>
            <w:webHidden/>
          </w:rPr>
          <w:fldChar w:fldCharType="end"/>
        </w:r>
      </w:hyperlink>
    </w:p>
    <w:p w14:paraId="2C983E6A" w14:textId="77777777" w:rsidR="00170A67" w:rsidRDefault="00CA0EFB">
      <w:pPr>
        <w:pStyle w:val="Abbildungsverzeichnis"/>
        <w:tabs>
          <w:tab w:val="right" w:leader="dot" w:pos="8777"/>
        </w:tabs>
        <w:rPr>
          <w:rFonts w:asciiTheme="minorHAnsi" w:eastAsiaTheme="minorEastAsia" w:hAnsiTheme="minorHAnsi" w:cstheme="minorBidi"/>
          <w:smallCaps w:val="0"/>
          <w:noProof/>
          <w:sz w:val="22"/>
          <w:szCs w:val="22"/>
        </w:rPr>
      </w:pPr>
      <w:hyperlink w:anchor="_Toc410738529" w:history="1">
        <w:r w:rsidR="00170A67" w:rsidRPr="00086387">
          <w:rPr>
            <w:rStyle w:val="Hyperlink"/>
            <w:noProof/>
          </w:rPr>
          <w:t>Tabelle 3.5 Funktionale Anforderungen nach Rupp [RS14]</w:t>
        </w:r>
        <w:r w:rsidR="00170A67">
          <w:rPr>
            <w:noProof/>
            <w:webHidden/>
          </w:rPr>
          <w:tab/>
        </w:r>
        <w:r w:rsidR="00170A67">
          <w:rPr>
            <w:noProof/>
            <w:webHidden/>
          </w:rPr>
          <w:fldChar w:fldCharType="begin"/>
        </w:r>
        <w:r w:rsidR="00170A67">
          <w:rPr>
            <w:noProof/>
            <w:webHidden/>
          </w:rPr>
          <w:instrText xml:space="preserve"> PAGEREF _Toc410738529 \h </w:instrText>
        </w:r>
        <w:r w:rsidR="00170A67">
          <w:rPr>
            <w:noProof/>
            <w:webHidden/>
          </w:rPr>
        </w:r>
        <w:r w:rsidR="00170A67">
          <w:rPr>
            <w:noProof/>
            <w:webHidden/>
          </w:rPr>
          <w:fldChar w:fldCharType="separate"/>
        </w:r>
        <w:r w:rsidR="00170A67">
          <w:rPr>
            <w:noProof/>
            <w:webHidden/>
          </w:rPr>
          <w:t>41</w:t>
        </w:r>
        <w:r w:rsidR="00170A67">
          <w:rPr>
            <w:noProof/>
            <w:webHidden/>
          </w:rPr>
          <w:fldChar w:fldCharType="end"/>
        </w:r>
      </w:hyperlink>
    </w:p>
    <w:p w14:paraId="679F2593" w14:textId="77777777" w:rsidR="00170A67" w:rsidRDefault="00CA0EFB">
      <w:pPr>
        <w:pStyle w:val="Abbildungsverzeichnis"/>
        <w:tabs>
          <w:tab w:val="right" w:leader="dot" w:pos="8777"/>
        </w:tabs>
        <w:rPr>
          <w:rFonts w:asciiTheme="minorHAnsi" w:eastAsiaTheme="minorEastAsia" w:hAnsiTheme="minorHAnsi" w:cstheme="minorBidi"/>
          <w:smallCaps w:val="0"/>
          <w:noProof/>
          <w:sz w:val="22"/>
          <w:szCs w:val="22"/>
        </w:rPr>
      </w:pPr>
      <w:hyperlink w:anchor="_Toc410738530" w:history="1">
        <w:r w:rsidR="00170A67" w:rsidRPr="00086387">
          <w:rPr>
            <w:rStyle w:val="Hyperlink"/>
            <w:noProof/>
          </w:rPr>
          <w:t>Tabelle 3.6 Qualitätsanforderungen</w:t>
        </w:r>
        <w:r w:rsidR="00170A67">
          <w:rPr>
            <w:noProof/>
            <w:webHidden/>
          </w:rPr>
          <w:tab/>
        </w:r>
        <w:r w:rsidR="00170A67">
          <w:rPr>
            <w:noProof/>
            <w:webHidden/>
          </w:rPr>
          <w:fldChar w:fldCharType="begin"/>
        </w:r>
        <w:r w:rsidR="00170A67">
          <w:rPr>
            <w:noProof/>
            <w:webHidden/>
          </w:rPr>
          <w:instrText xml:space="preserve"> PAGEREF _Toc410738530 \h </w:instrText>
        </w:r>
        <w:r w:rsidR="00170A67">
          <w:rPr>
            <w:noProof/>
            <w:webHidden/>
          </w:rPr>
        </w:r>
        <w:r w:rsidR="00170A67">
          <w:rPr>
            <w:noProof/>
            <w:webHidden/>
          </w:rPr>
          <w:fldChar w:fldCharType="separate"/>
        </w:r>
        <w:r w:rsidR="00170A67">
          <w:rPr>
            <w:noProof/>
            <w:webHidden/>
          </w:rPr>
          <w:t>42</w:t>
        </w:r>
        <w:r w:rsidR="00170A67">
          <w:rPr>
            <w:noProof/>
            <w:webHidden/>
          </w:rPr>
          <w:fldChar w:fldCharType="end"/>
        </w:r>
      </w:hyperlink>
    </w:p>
    <w:p w14:paraId="5F7153AA" w14:textId="77777777" w:rsidR="00170A67" w:rsidRDefault="00CA0EFB">
      <w:pPr>
        <w:pStyle w:val="Abbildungsverzeichnis"/>
        <w:tabs>
          <w:tab w:val="right" w:leader="dot" w:pos="8777"/>
        </w:tabs>
        <w:rPr>
          <w:rFonts w:asciiTheme="minorHAnsi" w:eastAsiaTheme="minorEastAsia" w:hAnsiTheme="minorHAnsi" w:cstheme="minorBidi"/>
          <w:smallCaps w:val="0"/>
          <w:noProof/>
          <w:sz w:val="22"/>
          <w:szCs w:val="22"/>
        </w:rPr>
      </w:pPr>
      <w:hyperlink w:anchor="_Toc410738531" w:history="1">
        <w:r w:rsidR="00170A67" w:rsidRPr="00086387">
          <w:rPr>
            <w:rStyle w:val="Hyperlink"/>
            <w:noProof/>
          </w:rPr>
          <w:t>Tabelle 3.7 Übersicht der Testgeräte</w:t>
        </w:r>
        <w:r w:rsidR="00170A67">
          <w:rPr>
            <w:noProof/>
            <w:webHidden/>
          </w:rPr>
          <w:tab/>
        </w:r>
        <w:r w:rsidR="00170A67">
          <w:rPr>
            <w:noProof/>
            <w:webHidden/>
          </w:rPr>
          <w:fldChar w:fldCharType="begin"/>
        </w:r>
        <w:r w:rsidR="00170A67">
          <w:rPr>
            <w:noProof/>
            <w:webHidden/>
          </w:rPr>
          <w:instrText xml:space="preserve"> PAGEREF _Toc410738531 \h </w:instrText>
        </w:r>
        <w:r w:rsidR="00170A67">
          <w:rPr>
            <w:noProof/>
            <w:webHidden/>
          </w:rPr>
        </w:r>
        <w:r w:rsidR="00170A67">
          <w:rPr>
            <w:noProof/>
            <w:webHidden/>
          </w:rPr>
          <w:fldChar w:fldCharType="separate"/>
        </w:r>
        <w:r w:rsidR="00170A67">
          <w:rPr>
            <w:noProof/>
            <w:webHidden/>
          </w:rPr>
          <w:t>44</w:t>
        </w:r>
        <w:r w:rsidR="00170A67">
          <w:rPr>
            <w:noProof/>
            <w:webHidden/>
          </w:rPr>
          <w:fldChar w:fldCharType="end"/>
        </w:r>
      </w:hyperlink>
    </w:p>
    <w:p w14:paraId="19A383BE" w14:textId="77777777" w:rsidR="00170A67" w:rsidRDefault="00CA0EFB">
      <w:pPr>
        <w:pStyle w:val="Abbildungsverzeichnis"/>
        <w:tabs>
          <w:tab w:val="right" w:leader="dot" w:pos="8777"/>
        </w:tabs>
        <w:rPr>
          <w:rFonts w:asciiTheme="minorHAnsi" w:eastAsiaTheme="minorEastAsia" w:hAnsiTheme="minorHAnsi" w:cstheme="minorBidi"/>
          <w:smallCaps w:val="0"/>
          <w:noProof/>
          <w:sz w:val="22"/>
          <w:szCs w:val="22"/>
        </w:rPr>
      </w:pPr>
      <w:hyperlink w:anchor="_Toc410738532" w:history="1">
        <w:r w:rsidR="00170A67" w:rsidRPr="00086387">
          <w:rPr>
            <w:rStyle w:val="Hyperlink"/>
            <w:noProof/>
          </w:rPr>
          <w:t>Tabelle 3.8 Testszenarien</w:t>
        </w:r>
        <w:r w:rsidR="00170A67">
          <w:rPr>
            <w:noProof/>
            <w:webHidden/>
          </w:rPr>
          <w:tab/>
        </w:r>
        <w:r w:rsidR="00170A67">
          <w:rPr>
            <w:noProof/>
            <w:webHidden/>
          </w:rPr>
          <w:fldChar w:fldCharType="begin"/>
        </w:r>
        <w:r w:rsidR="00170A67">
          <w:rPr>
            <w:noProof/>
            <w:webHidden/>
          </w:rPr>
          <w:instrText xml:space="preserve"> PAGEREF _Toc410738532 \h </w:instrText>
        </w:r>
        <w:r w:rsidR="00170A67">
          <w:rPr>
            <w:noProof/>
            <w:webHidden/>
          </w:rPr>
        </w:r>
        <w:r w:rsidR="00170A67">
          <w:rPr>
            <w:noProof/>
            <w:webHidden/>
          </w:rPr>
          <w:fldChar w:fldCharType="separate"/>
        </w:r>
        <w:r w:rsidR="00170A67">
          <w:rPr>
            <w:noProof/>
            <w:webHidden/>
          </w:rPr>
          <w:t>45</w:t>
        </w:r>
        <w:r w:rsidR="00170A67">
          <w:rPr>
            <w:noProof/>
            <w:webHidden/>
          </w:rPr>
          <w:fldChar w:fldCharType="end"/>
        </w:r>
      </w:hyperlink>
    </w:p>
    <w:p w14:paraId="3101C17A" w14:textId="77777777" w:rsidR="00170A67" w:rsidRDefault="00CA0EFB">
      <w:pPr>
        <w:pStyle w:val="Abbildungsverzeichnis"/>
        <w:tabs>
          <w:tab w:val="right" w:leader="dot" w:pos="8777"/>
        </w:tabs>
        <w:rPr>
          <w:rFonts w:asciiTheme="minorHAnsi" w:eastAsiaTheme="minorEastAsia" w:hAnsiTheme="minorHAnsi" w:cstheme="minorBidi"/>
          <w:smallCaps w:val="0"/>
          <w:noProof/>
          <w:sz w:val="22"/>
          <w:szCs w:val="22"/>
        </w:rPr>
      </w:pPr>
      <w:hyperlink w:anchor="_Toc410738533" w:history="1">
        <w:r w:rsidR="00170A67" w:rsidRPr="00086387">
          <w:rPr>
            <w:rStyle w:val="Hyperlink"/>
            <w:noProof/>
          </w:rPr>
          <w:t>Tabelle B.1 Inhalt der CD</w:t>
        </w:r>
        <w:r w:rsidR="00170A67">
          <w:rPr>
            <w:noProof/>
            <w:webHidden/>
          </w:rPr>
          <w:tab/>
        </w:r>
        <w:r w:rsidR="00170A67">
          <w:rPr>
            <w:noProof/>
            <w:webHidden/>
          </w:rPr>
          <w:fldChar w:fldCharType="begin"/>
        </w:r>
        <w:r w:rsidR="00170A67">
          <w:rPr>
            <w:noProof/>
            <w:webHidden/>
          </w:rPr>
          <w:instrText xml:space="preserve"> PAGEREF _Toc410738533 \h </w:instrText>
        </w:r>
        <w:r w:rsidR="00170A67">
          <w:rPr>
            <w:noProof/>
            <w:webHidden/>
          </w:rPr>
        </w:r>
        <w:r w:rsidR="00170A67">
          <w:rPr>
            <w:noProof/>
            <w:webHidden/>
          </w:rPr>
          <w:fldChar w:fldCharType="separate"/>
        </w:r>
        <w:r w:rsidR="00170A67">
          <w:rPr>
            <w:noProof/>
            <w:webHidden/>
          </w:rPr>
          <w:t>65</w:t>
        </w:r>
        <w:r w:rsidR="00170A67">
          <w:rPr>
            <w:noProof/>
            <w:webHidden/>
          </w:rPr>
          <w:fldChar w:fldCharType="end"/>
        </w:r>
      </w:hyperlink>
    </w:p>
    <w:p w14:paraId="2CCD0327" w14:textId="34B2D736" w:rsidR="00AB1B12" w:rsidRDefault="005A2603" w:rsidP="00F4015B">
      <w:pPr>
        <w:pStyle w:val="Textkrper"/>
      </w:pPr>
      <w:r>
        <w:fldChar w:fldCharType="end"/>
      </w:r>
    </w:p>
    <w:p w14:paraId="4BF70B42" w14:textId="77777777" w:rsidR="00AB1B12" w:rsidRDefault="00AB1B12">
      <w:pPr>
        <w:spacing w:before="0" w:after="0" w:line="240" w:lineRule="auto"/>
        <w:jc w:val="left"/>
      </w:pPr>
      <w:r>
        <w:br w:type="page"/>
      </w:r>
    </w:p>
    <w:p w14:paraId="782814CC" w14:textId="77777777" w:rsidR="00AB1B12" w:rsidRDefault="00AB1B12" w:rsidP="00F4015B">
      <w:pPr>
        <w:pStyle w:val="Textkrper"/>
        <w:sectPr w:rsidR="00AB1B12" w:rsidSect="00CF380C">
          <w:pgSz w:w="11906" w:h="16838" w:code="9"/>
          <w:pgMar w:top="1531" w:right="1418" w:bottom="1701" w:left="1701" w:header="510" w:footer="624" w:gutter="0"/>
          <w:pgNumType w:fmt="upperRoman"/>
          <w:cols w:space="708"/>
          <w:docGrid w:linePitch="360"/>
        </w:sectPr>
      </w:pPr>
    </w:p>
    <w:p w14:paraId="250C80F5" w14:textId="6A249528" w:rsidR="00B52A7A" w:rsidRDefault="00841919" w:rsidP="00B52A7A">
      <w:pPr>
        <w:pStyle w:val="Oberberschrift"/>
        <w:rPr>
          <w:rFonts w:ascii="Helvetica" w:hAnsi="Helvetica"/>
        </w:rPr>
      </w:pPr>
      <w:r>
        <w:rPr>
          <w:rFonts w:ascii="Helvetica" w:hAnsi="Helvetica"/>
        </w:rPr>
        <w:lastRenderedPageBreak/>
        <w:t>Listings</w:t>
      </w:r>
    </w:p>
    <w:p w14:paraId="7556735E" w14:textId="77777777" w:rsidR="00D221EA" w:rsidRPr="00D221EA" w:rsidRDefault="00D221EA" w:rsidP="00D221EA"/>
    <w:p w14:paraId="57D756D1" w14:textId="77777777" w:rsidR="00170A67" w:rsidRDefault="00C0576D">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"Listing" </w:instrText>
      </w:r>
      <w:r>
        <w:fldChar w:fldCharType="separate"/>
      </w:r>
      <w:hyperlink w:anchor="_Toc410738534" w:history="1">
        <w:r w:rsidR="00170A67" w:rsidRPr="00645576">
          <w:rPr>
            <w:rStyle w:val="Hyperlink"/>
            <w:noProof/>
          </w:rPr>
          <w:t>Listing 2.1 Grundgerüst eines C#-Skripts</w:t>
        </w:r>
        <w:r w:rsidR="00170A67">
          <w:rPr>
            <w:noProof/>
            <w:webHidden/>
          </w:rPr>
          <w:tab/>
        </w:r>
        <w:r w:rsidR="00170A67">
          <w:rPr>
            <w:noProof/>
            <w:webHidden/>
          </w:rPr>
          <w:fldChar w:fldCharType="begin"/>
        </w:r>
        <w:r w:rsidR="00170A67">
          <w:rPr>
            <w:noProof/>
            <w:webHidden/>
          </w:rPr>
          <w:instrText xml:space="preserve"> PAGEREF _Toc410738534 \h </w:instrText>
        </w:r>
        <w:r w:rsidR="00170A67">
          <w:rPr>
            <w:noProof/>
            <w:webHidden/>
          </w:rPr>
        </w:r>
        <w:r w:rsidR="00170A67">
          <w:rPr>
            <w:noProof/>
            <w:webHidden/>
          </w:rPr>
          <w:fldChar w:fldCharType="separate"/>
        </w:r>
        <w:r w:rsidR="00170A67">
          <w:rPr>
            <w:noProof/>
            <w:webHidden/>
          </w:rPr>
          <w:t>18</w:t>
        </w:r>
        <w:r w:rsidR="00170A67">
          <w:rPr>
            <w:noProof/>
            <w:webHidden/>
          </w:rPr>
          <w:fldChar w:fldCharType="end"/>
        </w:r>
      </w:hyperlink>
    </w:p>
    <w:p w14:paraId="7B2A6A23" w14:textId="77777777" w:rsidR="00170A67" w:rsidRDefault="00CA0EFB">
      <w:pPr>
        <w:pStyle w:val="Abbildungsverzeichnis"/>
        <w:tabs>
          <w:tab w:val="right" w:leader="dot" w:pos="8777"/>
        </w:tabs>
        <w:rPr>
          <w:rFonts w:asciiTheme="minorHAnsi" w:eastAsiaTheme="minorEastAsia" w:hAnsiTheme="minorHAnsi" w:cstheme="minorBidi"/>
          <w:smallCaps w:val="0"/>
          <w:noProof/>
          <w:sz w:val="22"/>
          <w:szCs w:val="22"/>
        </w:rPr>
      </w:pPr>
      <w:hyperlink w:anchor="_Toc410738535" w:history="1">
        <w:r w:rsidR="00170A67" w:rsidRPr="00645576">
          <w:rPr>
            <w:rStyle w:val="Hyperlink"/>
            <w:noProof/>
          </w:rPr>
          <w:t>Listing 2.2 Zugriff auf eigene Komponente eines Objektes</w:t>
        </w:r>
        <w:r w:rsidR="00170A67">
          <w:rPr>
            <w:noProof/>
            <w:webHidden/>
          </w:rPr>
          <w:tab/>
        </w:r>
        <w:r w:rsidR="00170A67">
          <w:rPr>
            <w:noProof/>
            <w:webHidden/>
          </w:rPr>
          <w:fldChar w:fldCharType="begin"/>
        </w:r>
        <w:r w:rsidR="00170A67">
          <w:rPr>
            <w:noProof/>
            <w:webHidden/>
          </w:rPr>
          <w:instrText xml:space="preserve"> PAGEREF _Toc410738535 \h </w:instrText>
        </w:r>
        <w:r w:rsidR="00170A67">
          <w:rPr>
            <w:noProof/>
            <w:webHidden/>
          </w:rPr>
        </w:r>
        <w:r w:rsidR="00170A67">
          <w:rPr>
            <w:noProof/>
            <w:webHidden/>
          </w:rPr>
          <w:fldChar w:fldCharType="separate"/>
        </w:r>
        <w:r w:rsidR="00170A67">
          <w:rPr>
            <w:noProof/>
            <w:webHidden/>
          </w:rPr>
          <w:t>18</w:t>
        </w:r>
        <w:r w:rsidR="00170A67">
          <w:rPr>
            <w:noProof/>
            <w:webHidden/>
          </w:rPr>
          <w:fldChar w:fldCharType="end"/>
        </w:r>
      </w:hyperlink>
    </w:p>
    <w:p w14:paraId="2536B53B" w14:textId="77777777" w:rsidR="00170A67" w:rsidRDefault="00CA0EFB">
      <w:pPr>
        <w:pStyle w:val="Abbildungsverzeichnis"/>
        <w:tabs>
          <w:tab w:val="right" w:leader="dot" w:pos="8777"/>
        </w:tabs>
        <w:rPr>
          <w:rFonts w:asciiTheme="minorHAnsi" w:eastAsiaTheme="minorEastAsia" w:hAnsiTheme="minorHAnsi" w:cstheme="minorBidi"/>
          <w:smallCaps w:val="0"/>
          <w:noProof/>
          <w:sz w:val="22"/>
          <w:szCs w:val="22"/>
        </w:rPr>
      </w:pPr>
      <w:hyperlink w:anchor="_Toc410738536" w:history="1">
        <w:r w:rsidR="00170A67" w:rsidRPr="00645576">
          <w:rPr>
            <w:rStyle w:val="Hyperlink"/>
            <w:noProof/>
          </w:rPr>
          <w:t>Listing 2.3 Inspector Zuweisung einer public Variablen</w:t>
        </w:r>
        <w:r w:rsidR="00170A67">
          <w:rPr>
            <w:noProof/>
            <w:webHidden/>
          </w:rPr>
          <w:tab/>
        </w:r>
        <w:r w:rsidR="00170A67">
          <w:rPr>
            <w:noProof/>
            <w:webHidden/>
          </w:rPr>
          <w:fldChar w:fldCharType="begin"/>
        </w:r>
        <w:r w:rsidR="00170A67">
          <w:rPr>
            <w:noProof/>
            <w:webHidden/>
          </w:rPr>
          <w:instrText xml:space="preserve"> PAGEREF _Toc410738536 \h </w:instrText>
        </w:r>
        <w:r w:rsidR="00170A67">
          <w:rPr>
            <w:noProof/>
            <w:webHidden/>
          </w:rPr>
        </w:r>
        <w:r w:rsidR="00170A67">
          <w:rPr>
            <w:noProof/>
            <w:webHidden/>
          </w:rPr>
          <w:fldChar w:fldCharType="separate"/>
        </w:r>
        <w:r w:rsidR="00170A67">
          <w:rPr>
            <w:noProof/>
            <w:webHidden/>
          </w:rPr>
          <w:t>19</w:t>
        </w:r>
        <w:r w:rsidR="00170A67">
          <w:rPr>
            <w:noProof/>
            <w:webHidden/>
          </w:rPr>
          <w:fldChar w:fldCharType="end"/>
        </w:r>
      </w:hyperlink>
    </w:p>
    <w:p w14:paraId="3ED35D4B" w14:textId="77777777" w:rsidR="00170A67" w:rsidRDefault="00CA0EFB">
      <w:pPr>
        <w:pStyle w:val="Abbildungsverzeichnis"/>
        <w:tabs>
          <w:tab w:val="right" w:leader="dot" w:pos="8777"/>
        </w:tabs>
        <w:rPr>
          <w:rFonts w:asciiTheme="minorHAnsi" w:eastAsiaTheme="minorEastAsia" w:hAnsiTheme="minorHAnsi" w:cstheme="minorBidi"/>
          <w:smallCaps w:val="0"/>
          <w:noProof/>
          <w:sz w:val="22"/>
          <w:szCs w:val="22"/>
        </w:rPr>
      </w:pPr>
      <w:hyperlink w:anchor="_Toc410738537" w:history="1">
        <w:r w:rsidR="00170A67" w:rsidRPr="00645576">
          <w:rPr>
            <w:rStyle w:val="Hyperlink"/>
            <w:noProof/>
          </w:rPr>
          <w:t>Listing 2.4 Aufbau einer Coroutine</w:t>
        </w:r>
        <w:r w:rsidR="00170A67">
          <w:rPr>
            <w:noProof/>
            <w:webHidden/>
          </w:rPr>
          <w:tab/>
        </w:r>
        <w:r w:rsidR="00170A67">
          <w:rPr>
            <w:noProof/>
            <w:webHidden/>
          </w:rPr>
          <w:fldChar w:fldCharType="begin"/>
        </w:r>
        <w:r w:rsidR="00170A67">
          <w:rPr>
            <w:noProof/>
            <w:webHidden/>
          </w:rPr>
          <w:instrText xml:space="preserve"> PAGEREF _Toc410738537 \h </w:instrText>
        </w:r>
        <w:r w:rsidR="00170A67">
          <w:rPr>
            <w:noProof/>
            <w:webHidden/>
          </w:rPr>
        </w:r>
        <w:r w:rsidR="00170A67">
          <w:rPr>
            <w:noProof/>
            <w:webHidden/>
          </w:rPr>
          <w:fldChar w:fldCharType="separate"/>
        </w:r>
        <w:r w:rsidR="00170A67">
          <w:rPr>
            <w:noProof/>
            <w:webHidden/>
          </w:rPr>
          <w:t>19</w:t>
        </w:r>
        <w:r w:rsidR="00170A67">
          <w:rPr>
            <w:noProof/>
            <w:webHidden/>
          </w:rPr>
          <w:fldChar w:fldCharType="end"/>
        </w:r>
      </w:hyperlink>
    </w:p>
    <w:p w14:paraId="4DAEDD50" w14:textId="77777777" w:rsidR="00170A67" w:rsidRDefault="00CA0EFB">
      <w:pPr>
        <w:pStyle w:val="Abbildungsverzeichnis"/>
        <w:tabs>
          <w:tab w:val="right" w:leader="dot" w:pos="8777"/>
        </w:tabs>
        <w:rPr>
          <w:rFonts w:asciiTheme="minorHAnsi" w:eastAsiaTheme="minorEastAsia" w:hAnsiTheme="minorHAnsi" w:cstheme="minorBidi"/>
          <w:smallCaps w:val="0"/>
          <w:noProof/>
          <w:sz w:val="22"/>
          <w:szCs w:val="22"/>
        </w:rPr>
      </w:pPr>
      <w:hyperlink w:anchor="_Toc410738538" w:history="1">
        <w:r w:rsidR="00170A67" w:rsidRPr="00645576">
          <w:rPr>
            <w:rStyle w:val="Hyperlink"/>
            <w:noProof/>
          </w:rPr>
          <w:t>Listing 2.5 Beispiel Invoke</w:t>
        </w:r>
        <w:r w:rsidR="00170A67">
          <w:rPr>
            <w:noProof/>
            <w:webHidden/>
          </w:rPr>
          <w:tab/>
        </w:r>
        <w:r w:rsidR="00170A67">
          <w:rPr>
            <w:noProof/>
            <w:webHidden/>
          </w:rPr>
          <w:fldChar w:fldCharType="begin"/>
        </w:r>
        <w:r w:rsidR="00170A67">
          <w:rPr>
            <w:noProof/>
            <w:webHidden/>
          </w:rPr>
          <w:instrText xml:space="preserve"> PAGEREF _Toc410738538 \h </w:instrText>
        </w:r>
        <w:r w:rsidR="00170A67">
          <w:rPr>
            <w:noProof/>
            <w:webHidden/>
          </w:rPr>
        </w:r>
        <w:r w:rsidR="00170A67">
          <w:rPr>
            <w:noProof/>
            <w:webHidden/>
          </w:rPr>
          <w:fldChar w:fldCharType="separate"/>
        </w:r>
        <w:r w:rsidR="00170A67">
          <w:rPr>
            <w:noProof/>
            <w:webHidden/>
          </w:rPr>
          <w:t>20</w:t>
        </w:r>
        <w:r w:rsidR="00170A67">
          <w:rPr>
            <w:noProof/>
            <w:webHidden/>
          </w:rPr>
          <w:fldChar w:fldCharType="end"/>
        </w:r>
      </w:hyperlink>
    </w:p>
    <w:p w14:paraId="486D2273" w14:textId="77777777" w:rsidR="00170A67" w:rsidRDefault="00CA0EFB">
      <w:pPr>
        <w:pStyle w:val="Abbildungsverzeichnis"/>
        <w:tabs>
          <w:tab w:val="right" w:leader="dot" w:pos="8777"/>
        </w:tabs>
        <w:rPr>
          <w:rFonts w:asciiTheme="minorHAnsi" w:eastAsiaTheme="minorEastAsia" w:hAnsiTheme="minorHAnsi" w:cstheme="minorBidi"/>
          <w:smallCaps w:val="0"/>
          <w:noProof/>
          <w:sz w:val="22"/>
          <w:szCs w:val="22"/>
        </w:rPr>
      </w:pPr>
      <w:hyperlink w:anchor="_Toc410738539" w:history="1">
        <w:r w:rsidR="00170A67" w:rsidRPr="00645576">
          <w:rPr>
            <w:rStyle w:val="Hyperlink"/>
            <w:noProof/>
          </w:rPr>
          <w:t>Listing 2.6 Speichern von Daten</w:t>
        </w:r>
        <w:r w:rsidR="00170A67">
          <w:rPr>
            <w:noProof/>
            <w:webHidden/>
          </w:rPr>
          <w:tab/>
        </w:r>
        <w:r w:rsidR="00170A67">
          <w:rPr>
            <w:noProof/>
            <w:webHidden/>
          </w:rPr>
          <w:fldChar w:fldCharType="begin"/>
        </w:r>
        <w:r w:rsidR="00170A67">
          <w:rPr>
            <w:noProof/>
            <w:webHidden/>
          </w:rPr>
          <w:instrText xml:space="preserve"> PAGEREF _Toc410738539 \h </w:instrText>
        </w:r>
        <w:r w:rsidR="00170A67">
          <w:rPr>
            <w:noProof/>
            <w:webHidden/>
          </w:rPr>
        </w:r>
        <w:r w:rsidR="00170A67">
          <w:rPr>
            <w:noProof/>
            <w:webHidden/>
          </w:rPr>
          <w:fldChar w:fldCharType="separate"/>
        </w:r>
        <w:r w:rsidR="00170A67">
          <w:rPr>
            <w:noProof/>
            <w:webHidden/>
          </w:rPr>
          <w:t>20</w:t>
        </w:r>
        <w:r w:rsidR="00170A67">
          <w:rPr>
            <w:noProof/>
            <w:webHidden/>
          </w:rPr>
          <w:fldChar w:fldCharType="end"/>
        </w:r>
      </w:hyperlink>
    </w:p>
    <w:p w14:paraId="1DCF6E32" w14:textId="77777777" w:rsidR="00170A67" w:rsidRDefault="00CA0EFB">
      <w:pPr>
        <w:pStyle w:val="Abbildungsverzeichnis"/>
        <w:tabs>
          <w:tab w:val="right" w:leader="dot" w:pos="8777"/>
        </w:tabs>
        <w:rPr>
          <w:rFonts w:asciiTheme="minorHAnsi" w:eastAsiaTheme="minorEastAsia" w:hAnsiTheme="minorHAnsi" w:cstheme="minorBidi"/>
          <w:smallCaps w:val="0"/>
          <w:noProof/>
          <w:sz w:val="22"/>
          <w:szCs w:val="22"/>
        </w:rPr>
      </w:pPr>
      <w:hyperlink w:anchor="_Toc410738540" w:history="1">
        <w:r w:rsidR="00170A67" w:rsidRPr="00645576">
          <w:rPr>
            <w:rStyle w:val="Hyperlink"/>
            <w:noProof/>
          </w:rPr>
          <w:t>Listing 2.7 Laden von  Daten</w:t>
        </w:r>
        <w:r w:rsidR="00170A67">
          <w:rPr>
            <w:noProof/>
            <w:webHidden/>
          </w:rPr>
          <w:tab/>
        </w:r>
        <w:r w:rsidR="00170A67">
          <w:rPr>
            <w:noProof/>
            <w:webHidden/>
          </w:rPr>
          <w:fldChar w:fldCharType="begin"/>
        </w:r>
        <w:r w:rsidR="00170A67">
          <w:rPr>
            <w:noProof/>
            <w:webHidden/>
          </w:rPr>
          <w:instrText xml:space="preserve"> PAGEREF _Toc410738540 \h </w:instrText>
        </w:r>
        <w:r w:rsidR="00170A67">
          <w:rPr>
            <w:noProof/>
            <w:webHidden/>
          </w:rPr>
        </w:r>
        <w:r w:rsidR="00170A67">
          <w:rPr>
            <w:noProof/>
            <w:webHidden/>
          </w:rPr>
          <w:fldChar w:fldCharType="separate"/>
        </w:r>
        <w:r w:rsidR="00170A67">
          <w:rPr>
            <w:noProof/>
            <w:webHidden/>
          </w:rPr>
          <w:t>21</w:t>
        </w:r>
        <w:r w:rsidR="00170A67">
          <w:rPr>
            <w:noProof/>
            <w:webHidden/>
          </w:rPr>
          <w:fldChar w:fldCharType="end"/>
        </w:r>
      </w:hyperlink>
    </w:p>
    <w:p w14:paraId="39C33487" w14:textId="77777777" w:rsidR="00170A67" w:rsidRDefault="00CA0EFB">
      <w:pPr>
        <w:pStyle w:val="Abbildungsverzeichnis"/>
        <w:tabs>
          <w:tab w:val="right" w:leader="dot" w:pos="8777"/>
        </w:tabs>
        <w:rPr>
          <w:rFonts w:asciiTheme="minorHAnsi" w:eastAsiaTheme="minorEastAsia" w:hAnsiTheme="minorHAnsi" w:cstheme="minorBidi"/>
          <w:smallCaps w:val="0"/>
          <w:noProof/>
          <w:sz w:val="22"/>
          <w:szCs w:val="22"/>
        </w:rPr>
      </w:pPr>
      <w:hyperlink w:anchor="_Toc410738541" w:history="1">
        <w:r w:rsidR="00170A67" w:rsidRPr="00645576">
          <w:rPr>
            <w:rStyle w:val="Hyperlink"/>
            <w:noProof/>
          </w:rPr>
          <w:t>Listing 2.8 Debug-Möglichkeiten</w:t>
        </w:r>
        <w:r w:rsidR="00170A67">
          <w:rPr>
            <w:noProof/>
            <w:webHidden/>
          </w:rPr>
          <w:tab/>
        </w:r>
        <w:r w:rsidR="00170A67">
          <w:rPr>
            <w:noProof/>
            <w:webHidden/>
          </w:rPr>
          <w:fldChar w:fldCharType="begin"/>
        </w:r>
        <w:r w:rsidR="00170A67">
          <w:rPr>
            <w:noProof/>
            <w:webHidden/>
          </w:rPr>
          <w:instrText xml:space="preserve"> PAGEREF _Toc410738541 \h </w:instrText>
        </w:r>
        <w:r w:rsidR="00170A67">
          <w:rPr>
            <w:noProof/>
            <w:webHidden/>
          </w:rPr>
        </w:r>
        <w:r w:rsidR="00170A67">
          <w:rPr>
            <w:noProof/>
            <w:webHidden/>
          </w:rPr>
          <w:fldChar w:fldCharType="separate"/>
        </w:r>
        <w:r w:rsidR="00170A67">
          <w:rPr>
            <w:noProof/>
            <w:webHidden/>
          </w:rPr>
          <w:t>21</w:t>
        </w:r>
        <w:r w:rsidR="00170A67">
          <w:rPr>
            <w:noProof/>
            <w:webHidden/>
          </w:rPr>
          <w:fldChar w:fldCharType="end"/>
        </w:r>
      </w:hyperlink>
    </w:p>
    <w:p w14:paraId="10C2FA02" w14:textId="77777777" w:rsidR="00170A67" w:rsidRDefault="00CA0EFB">
      <w:pPr>
        <w:pStyle w:val="Abbildungsverzeichnis"/>
        <w:tabs>
          <w:tab w:val="right" w:leader="dot" w:pos="8777"/>
        </w:tabs>
        <w:rPr>
          <w:rFonts w:asciiTheme="minorHAnsi" w:eastAsiaTheme="minorEastAsia" w:hAnsiTheme="minorHAnsi" w:cstheme="minorBidi"/>
          <w:smallCaps w:val="0"/>
          <w:noProof/>
          <w:sz w:val="22"/>
          <w:szCs w:val="22"/>
        </w:rPr>
      </w:pPr>
      <w:hyperlink w:anchor="_Toc410738542" w:history="1">
        <w:r w:rsidR="00170A67" w:rsidRPr="00645576">
          <w:rPr>
            <w:rStyle w:val="Hyperlink"/>
            <w:noProof/>
          </w:rPr>
          <w:t>Listing 2.9 Beispiele für die Erzeugung eines Vektors</w:t>
        </w:r>
        <w:r w:rsidR="00170A67">
          <w:rPr>
            <w:noProof/>
            <w:webHidden/>
          </w:rPr>
          <w:tab/>
        </w:r>
        <w:r w:rsidR="00170A67">
          <w:rPr>
            <w:noProof/>
            <w:webHidden/>
          </w:rPr>
          <w:fldChar w:fldCharType="begin"/>
        </w:r>
        <w:r w:rsidR="00170A67">
          <w:rPr>
            <w:noProof/>
            <w:webHidden/>
          </w:rPr>
          <w:instrText xml:space="preserve"> PAGEREF _Toc410738542 \h </w:instrText>
        </w:r>
        <w:r w:rsidR="00170A67">
          <w:rPr>
            <w:noProof/>
            <w:webHidden/>
          </w:rPr>
        </w:r>
        <w:r w:rsidR="00170A67">
          <w:rPr>
            <w:noProof/>
            <w:webHidden/>
          </w:rPr>
          <w:fldChar w:fldCharType="separate"/>
        </w:r>
        <w:r w:rsidR="00170A67">
          <w:rPr>
            <w:noProof/>
            <w:webHidden/>
          </w:rPr>
          <w:t>22</w:t>
        </w:r>
        <w:r w:rsidR="00170A67">
          <w:rPr>
            <w:noProof/>
            <w:webHidden/>
          </w:rPr>
          <w:fldChar w:fldCharType="end"/>
        </w:r>
      </w:hyperlink>
    </w:p>
    <w:p w14:paraId="22FDE5D6" w14:textId="77777777" w:rsidR="00170A67" w:rsidRDefault="00CA0EFB">
      <w:pPr>
        <w:pStyle w:val="Abbildungsverzeichnis"/>
        <w:tabs>
          <w:tab w:val="right" w:leader="dot" w:pos="8777"/>
        </w:tabs>
        <w:rPr>
          <w:rFonts w:asciiTheme="minorHAnsi" w:eastAsiaTheme="minorEastAsia" w:hAnsiTheme="minorHAnsi" w:cstheme="minorBidi"/>
          <w:smallCaps w:val="0"/>
          <w:noProof/>
          <w:sz w:val="22"/>
          <w:szCs w:val="22"/>
        </w:rPr>
      </w:pPr>
      <w:hyperlink w:anchor="_Toc410738543" w:history="1">
        <w:r w:rsidR="00170A67" w:rsidRPr="00645576">
          <w:rPr>
            <w:rStyle w:val="Hyperlink"/>
            <w:noProof/>
          </w:rPr>
          <w:t>Listing 2.10 Zugriff auf Eingaben durch GetAxis</w:t>
        </w:r>
        <w:r w:rsidR="00170A67">
          <w:rPr>
            <w:noProof/>
            <w:webHidden/>
          </w:rPr>
          <w:tab/>
        </w:r>
        <w:r w:rsidR="00170A67">
          <w:rPr>
            <w:noProof/>
            <w:webHidden/>
          </w:rPr>
          <w:fldChar w:fldCharType="begin"/>
        </w:r>
        <w:r w:rsidR="00170A67">
          <w:rPr>
            <w:noProof/>
            <w:webHidden/>
          </w:rPr>
          <w:instrText xml:space="preserve"> PAGEREF _Toc410738543 \h </w:instrText>
        </w:r>
        <w:r w:rsidR="00170A67">
          <w:rPr>
            <w:noProof/>
            <w:webHidden/>
          </w:rPr>
        </w:r>
        <w:r w:rsidR="00170A67">
          <w:rPr>
            <w:noProof/>
            <w:webHidden/>
          </w:rPr>
          <w:fldChar w:fldCharType="separate"/>
        </w:r>
        <w:r w:rsidR="00170A67">
          <w:rPr>
            <w:noProof/>
            <w:webHidden/>
          </w:rPr>
          <w:t>28</w:t>
        </w:r>
        <w:r w:rsidR="00170A67">
          <w:rPr>
            <w:noProof/>
            <w:webHidden/>
          </w:rPr>
          <w:fldChar w:fldCharType="end"/>
        </w:r>
      </w:hyperlink>
    </w:p>
    <w:p w14:paraId="016704AF" w14:textId="77777777" w:rsidR="00170A67" w:rsidRDefault="00CA0EFB">
      <w:pPr>
        <w:pStyle w:val="Abbildungsverzeichnis"/>
        <w:tabs>
          <w:tab w:val="right" w:leader="dot" w:pos="8777"/>
        </w:tabs>
        <w:rPr>
          <w:rFonts w:asciiTheme="minorHAnsi" w:eastAsiaTheme="minorEastAsia" w:hAnsiTheme="minorHAnsi" w:cstheme="minorBidi"/>
          <w:smallCaps w:val="0"/>
          <w:noProof/>
          <w:sz w:val="22"/>
          <w:szCs w:val="22"/>
        </w:rPr>
      </w:pPr>
      <w:hyperlink w:anchor="_Toc410738544" w:history="1">
        <w:r w:rsidR="00170A67" w:rsidRPr="00645576">
          <w:rPr>
            <w:rStyle w:val="Hyperlink"/>
            <w:noProof/>
          </w:rPr>
          <w:t>Listing 2.11 Zugriff auf Eingaben mit GetButton [Sei14]</w:t>
        </w:r>
        <w:r w:rsidR="00170A67">
          <w:rPr>
            <w:noProof/>
            <w:webHidden/>
          </w:rPr>
          <w:tab/>
        </w:r>
        <w:r w:rsidR="00170A67">
          <w:rPr>
            <w:noProof/>
            <w:webHidden/>
          </w:rPr>
          <w:fldChar w:fldCharType="begin"/>
        </w:r>
        <w:r w:rsidR="00170A67">
          <w:rPr>
            <w:noProof/>
            <w:webHidden/>
          </w:rPr>
          <w:instrText xml:space="preserve"> PAGEREF _Toc410738544 \h </w:instrText>
        </w:r>
        <w:r w:rsidR="00170A67">
          <w:rPr>
            <w:noProof/>
            <w:webHidden/>
          </w:rPr>
        </w:r>
        <w:r w:rsidR="00170A67">
          <w:rPr>
            <w:noProof/>
            <w:webHidden/>
          </w:rPr>
          <w:fldChar w:fldCharType="separate"/>
        </w:r>
        <w:r w:rsidR="00170A67">
          <w:rPr>
            <w:noProof/>
            <w:webHidden/>
          </w:rPr>
          <w:t>28</w:t>
        </w:r>
        <w:r w:rsidR="00170A67">
          <w:rPr>
            <w:noProof/>
            <w:webHidden/>
          </w:rPr>
          <w:fldChar w:fldCharType="end"/>
        </w:r>
      </w:hyperlink>
    </w:p>
    <w:p w14:paraId="682B5B0E" w14:textId="77777777" w:rsidR="00170A67" w:rsidRDefault="00CA0EFB">
      <w:pPr>
        <w:pStyle w:val="Abbildungsverzeichnis"/>
        <w:tabs>
          <w:tab w:val="right" w:leader="dot" w:pos="8777"/>
        </w:tabs>
        <w:rPr>
          <w:rFonts w:asciiTheme="minorHAnsi" w:eastAsiaTheme="minorEastAsia" w:hAnsiTheme="minorHAnsi" w:cstheme="minorBidi"/>
          <w:smallCaps w:val="0"/>
          <w:noProof/>
          <w:sz w:val="22"/>
          <w:szCs w:val="22"/>
        </w:rPr>
      </w:pPr>
      <w:hyperlink w:anchor="_Toc410738545" w:history="1">
        <w:r w:rsidR="00170A67" w:rsidRPr="00645576">
          <w:rPr>
            <w:rStyle w:val="Hyperlink"/>
            <w:noProof/>
          </w:rPr>
          <w:t>Listing 2.12 Zugriff auf Eingaben mit GetKey</w:t>
        </w:r>
        <w:r w:rsidR="00170A67">
          <w:rPr>
            <w:noProof/>
            <w:webHidden/>
          </w:rPr>
          <w:tab/>
        </w:r>
        <w:r w:rsidR="00170A67">
          <w:rPr>
            <w:noProof/>
            <w:webHidden/>
          </w:rPr>
          <w:fldChar w:fldCharType="begin"/>
        </w:r>
        <w:r w:rsidR="00170A67">
          <w:rPr>
            <w:noProof/>
            <w:webHidden/>
          </w:rPr>
          <w:instrText xml:space="preserve"> PAGEREF _Toc410738545 \h </w:instrText>
        </w:r>
        <w:r w:rsidR="00170A67">
          <w:rPr>
            <w:noProof/>
            <w:webHidden/>
          </w:rPr>
        </w:r>
        <w:r w:rsidR="00170A67">
          <w:rPr>
            <w:noProof/>
            <w:webHidden/>
          </w:rPr>
          <w:fldChar w:fldCharType="separate"/>
        </w:r>
        <w:r w:rsidR="00170A67">
          <w:rPr>
            <w:noProof/>
            <w:webHidden/>
          </w:rPr>
          <w:t>29</w:t>
        </w:r>
        <w:r w:rsidR="00170A67">
          <w:rPr>
            <w:noProof/>
            <w:webHidden/>
          </w:rPr>
          <w:fldChar w:fldCharType="end"/>
        </w:r>
      </w:hyperlink>
    </w:p>
    <w:p w14:paraId="62510BBD" w14:textId="77777777" w:rsidR="00170A67" w:rsidRDefault="00CA0EFB">
      <w:pPr>
        <w:pStyle w:val="Abbildungsverzeichnis"/>
        <w:tabs>
          <w:tab w:val="right" w:leader="dot" w:pos="8777"/>
        </w:tabs>
        <w:rPr>
          <w:rFonts w:asciiTheme="minorHAnsi" w:eastAsiaTheme="minorEastAsia" w:hAnsiTheme="minorHAnsi" w:cstheme="minorBidi"/>
          <w:smallCaps w:val="0"/>
          <w:noProof/>
          <w:sz w:val="22"/>
          <w:szCs w:val="22"/>
        </w:rPr>
      </w:pPr>
      <w:hyperlink w:anchor="_Toc410738546" w:history="1">
        <w:r w:rsidR="00170A67" w:rsidRPr="00645576">
          <w:rPr>
            <w:rStyle w:val="Hyperlink"/>
            <w:noProof/>
          </w:rPr>
          <w:t>Listing 2.13 Beispiel für Input.acceleration</w:t>
        </w:r>
        <w:r w:rsidR="00170A67">
          <w:rPr>
            <w:noProof/>
            <w:webHidden/>
          </w:rPr>
          <w:tab/>
        </w:r>
        <w:r w:rsidR="00170A67">
          <w:rPr>
            <w:noProof/>
            <w:webHidden/>
          </w:rPr>
          <w:fldChar w:fldCharType="begin"/>
        </w:r>
        <w:r w:rsidR="00170A67">
          <w:rPr>
            <w:noProof/>
            <w:webHidden/>
          </w:rPr>
          <w:instrText xml:space="preserve"> PAGEREF _Toc410738546 \h </w:instrText>
        </w:r>
        <w:r w:rsidR="00170A67">
          <w:rPr>
            <w:noProof/>
            <w:webHidden/>
          </w:rPr>
        </w:r>
        <w:r w:rsidR="00170A67">
          <w:rPr>
            <w:noProof/>
            <w:webHidden/>
          </w:rPr>
          <w:fldChar w:fldCharType="separate"/>
        </w:r>
        <w:r w:rsidR="00170A67">
          <w:rPr>
            <w:noProof/>
            <w:webHidden/>
          </w:rPr>
          <w:t>29</w:t>
        </w:r>
        <w:r w:rsidR="00170A67">
          <w:rPr>
            <w:noProof/>
            <w:webHidden/>
          </w:rPr>
          <w:fldChar w:fldCharType="end"/>
        </w:r>
      </w:hyperlink>
    </w:p>
    <w:p w14:paraId="5A3C4D4A" w14:textId="77777777" w:rsidR="00170A67" w:rsidRDefault="00CA0EFB">
      <w:pPr>
        <w:pStyle w:val="Abbildungsverzeichnis"/>
        <w:tabs>
          <w:tab w:val="right" w:leader="dot" w:pos="8777"/>
        </w:tabs>
        <w:rPr>
          <w:rFonts w:asciiTheme="minorHAnsi" w:eastAsiaTheme="minorEastAsia" w:hAnsiTheme="minorHAnsi" w:cstheme="minorBidi"/>
          <w:smallCaps w:val="0"/>
          <w:noProof/>
          <w:sz w:val="22"/>
          <w:szCs w:val="22"/>
        </w:rPr>
      </w:pPr>
      <w:hyperlink w:anchor="_Toc410738547" w:history="1">
        <w:r w:rsidR="00170A67" w:rsidRPr="00645576">
          <w:rPr>
            <w:rStyle w:val="Hyperlink"/>
            <w:noProof/>
          </w:rPr>
          <w:t>Listing 2.14 Instanzerzeugung über Code</w:t>
        </w:r>
        <w:r w:rsidR="00170A67">
          <w:rPr>
            <w:noProof/>
            <w:webHidden/>
          </w:rPr>
          <w:tab/>
        </w:r>
        <w:r w:rsidR="00170A67">
          <w:rPr>
            <w:noProof/>
            <w:webHidden/>
          </w:rPr>
          <w:fldChar w:fldCharType="begin"/>
        </w:r>
        <w:r w:rsidR="00170A67">
          <w:rPr>
            <w:noProof/>
            <w:webHidden/>
          </w:rPr>
          <w:instrText xml:space="preserve"> PAGEREF _Toc410738547 \h </w:instrText>
        </w:r>
        <w:r w:rsidR="00170A67">
          <w:rPr>
            <w:noProof/>
            <w:webHidden/>
          </w:rPr>
        </w:r>
        <w:r w:rsidR="00170A67">
          <w:rPr>
            <w:noProof/>
            <w:webHidden/>
          </w:rPr>
          <w:fldChar w:fldCharType="separate"/>
        </w:r>
        <w:r w:rsidR="00170A67">
          <w:rPr>
            <w:noProof/>
            <w:webHidden/>
          </w:rPr>
          <w:t>32</w:t>
        </w:r>
        <w:r w:rsidR="00170A67">
          <w:rPr>
            <w:noProof/>
            <w:webHidden/>
          </w:rPr>
          <w:fldChar w:fldCharType="end"/>
        </w:r>
      </w:hyperlink>
    </w:p>
    <w:p w14:paraId="566E04D8" w14:textId="77777777" w:rsidR="00170A67" w:rsidRDefault="00CA0EFB">
      <w:pPr>
        <w:pStyle w:val="Abbildungsverzeichnis"/>
        <w:tabs>
          <w:tab w:val="right" w:leader="dot" w:pos="8777"/>
        </w:tabs>
        <w:rPr>
          <w:rFonts w:asciiTheme="minorHAnsi" w:eastAsiaTheme="minorEastAsia" w:hAnsiTheme="minorHAnsi" w:cstheme="minorBidi"/>
          <w:smallCaps w:val="0"/>
          <w:noProof/>
          <w:sz w:val="22"/>
          <w:szCs w:val="22"/>
        </w:rPr>
      </w:pPr>
      <w:hyperlink w:anchor="_Toc410738548" w:history="1">
        <w:r w:rsidR="00170A67" w:rsidRPr="00645576">
          <w:rPr>
            <w:rStyle w:val="Hyperlink"/>
            <w:noProof/>
          </w:rPr>
          <w:t>Listing 2.15 Logging über adb logcat</w:t>
        </w:r>
        <w:r w:rsidR="00170A67">
          <w:rPr>
            <w:noProof/>
            <w:webHidden/>
          </w:rPr>
          <w:tab/>
        </w:r>
        <w:r w:rsidR="00170A67">
          <w:rPr>
            <w:noProof/>
            <w:webHidden/>
          </w:rPr>
          <w:fldChar w:fldCharType="begin"/>
        </w:r>
        <w:r w:rsidR="00170A67">
          <w:rPr>
            <w:noProof/>
            <w:webHidden/>
          </w:rPr>
          <w:instrText xml:space="preserve"> PAGEREF _Toc410738548 \h </w:instrText>
        </w:r>
        <w:r w:rsidR="00170A67">
          <w:rPr>
            <w:noProof/>
            <w:webHidden/>
          </w:rPr>
        </w:r>
        <w:r w:rsidR="00170A67">
          <w:rPr>
            <w:noProof/>
            <w:webHidden/>
          </w:rPr>
          <w:fldChar w:fldCharType="separate"/>
        </w:r>
        <w:r w:rsidR="00170A67">
          <w:rPr>
            <w:noProof/>
            <w:webHidden/>
          </w:rPr>
          <w:t>34</w:t>
        </w:r>
        <w:r w:rsidR="00170A67">
          <w:rPr>
            <w:noProof/>
            <w:webHidden/>
          </w:rPr>
          <w:fldChar w:fldCharType="end"/>
        </w:r>
      </w:hyperlink>
    </w:p>
    <w:p w14:paraId="55BCC110" w14:textId="77777777" w:rsidR="00170A67" w:rsidRDefault="00CA0EFB">
      <w:pPr>
        <w:pStyle w:val="Abbildungsverzeichnis"/>
        <w:tabs>
          <w:tab w:val="right" w:leader="dot" w:pos="8777"/>
        </w:tabs>
        <w:rPr>
          <w:rFonts w:asciiTheme="minorHAnsi" w:eastAsiaTheme="minorEastAsia" w:hAnsiTheme="minorHAnsi" w:cstheme="minorBidi"/>
          <w:smallCaps w:val="0"/>
          <w:noProof/>
          <w:sz w:val="22"/>
          <w:szCs w:val="22"/>
        </w:rPr>
      </w:pPr>
      <w:hyperlink w:anchor="_Toc410738549" w:history="1">
        <w:r w:rsidR="00170A67" w:rsidRPr="00645576">
          <w:rPr>
            <w:rStyle w:val="Hyperlink"/>
            <w:noProof/>
          </w:rPr>
          <w:t>Listing 4.1 Beispiel für den Zugriff auf den Magnetic Switch</w:t>
        </w:r>
        <w:r w:rsidR="00170A67">
          <w:rPr>
            <w:noProof/>
            <w:webHidden/>
          </w:rPr>
          <w:tab/>
        </w:r>
        <w:r w:rsidR="00170A67">
          <w:rPr>
            <w:noProof/>
            <w:webHidden/>
          </w:rPr>
          <w:fldChar w:fldCharType="begin"/>
        </w:r>
        <w:r w:rsidR="00170A67">
          <w:rPr>
            <w:noProof/>
            <w:webHidden/>
          </w:rPr>
          <w:instrText xml:space="preserve"> PAGEREF _Toc410738549 \h </w:instrText>
        </w:r>
        <w:r w:rsidR="00170A67">
          <w:rPr>
            <w:noProof/>
            <w:webHidden/>
          </w:rPr>
        </w:r>
        <w:r w:rsidR="00170A67">
          <w:rPr>
            <w:noProof/>
            <w:webHidden/>
          </w:rPr>
          <w:fldChar w:fldCharType="separate"/>
        </w:r>
        <w:r w:rsidR="00170A67">
          <w:rPr>
            <w:noProof/>
            <w:webHidden/>
          </w:rPr>
          <w:t>48</w:t>
        </w:r>
        <w:r w:rsidR="00170A67">
          <w:rPr>
            <w:noProof/>
            <w:webHidden/>
          </w:rPr>
          <w:fldChar w:fldCharType="end"/>
        </w:r>
      </w:hyperlink>
    </w:p>
    <w:p w14:paraId="4547608C" w14:textId="77777777" w:rsidR="00170A67" w:rsidRDefault="00CA0EFB">
      <w:pPr>
        <w:pStyle w:val="Abbildungsverzeichnis"/>
        <w:tabs>
          <w:tab w:val="right" w:leader="dot" w:pos="8777"/>
        </w:tabs>
        <w:rPr>
          <w:rFonts w:asciiTheme="minorHAnsi" w:eastAsiaTheme="minorEastAsia" w:hAnsiTheme="minorHAnsi" w:cstheme="minorBidi"/>
          <w:smallCaps w:val="0"/>
          <w:noProof/>
          <w:sz w:val="22"/>
          <w:szCs w:val="22"/>
        </w:rPr>
      </w:pPr>
      <w:hyperlink w:anchor="_Toc410738550" w:history="1">
        <w:r w:rsidR="00170A67" w:rsidRPr="00645576">
          <w:rPr>
            <w:rStyle w:val="Hyperlink"/>
            <w:noProof/>
          </w:rPr>
          <w:t>Listing 4.2 Aktiviert die Übertragung der Sensorwerte</w:t>
        </w:r>
        <w:r w:rsidR="00170A67">
          <w:rPr>
            <w:noProof/>
            <w:webHidden/>
          </w:rPr>
          <w:tab/>
        </w:r>
        <w:r w:rsidR="00170A67">
          <w:rPr>
            <w:noProof/>
            <w:webHidden/>
          </w:rPr>
          <w:fldChar w:fldCharType="begin"/>
        </w:r>
        <w:r w:rsidR="00170A67">
          <w:rPr>
            <w:noProof/>
            <w:webHidden/>
          </w:rPr>
          <w:instrText xml:space="preserve"> PAGEREF _Toc410738550 \h </w:instrText>
        </w:r>
        <w:r w:rsidR="00170A67">
          <w:rPr>
            <w:noProof/>
            <w:webHidden/>
          </w:rPr>
        </w:r>
        <w:r w:rsidR="00170A67">
          <w:rPr>
            <w:noProof/>
            <w:webHidden/>
          </w:rPr>
          <w:fldChar w:fldCharType="separate"/>
        </w:r>
        <w:r w:rsidR="00170A67">
          <w:rPr>
            <w:noProof/>
            <w:webHidden/>
          </w:rPr>
          <w:t>49</w:t>
        </w:r>
        <w:r w:rsidR="00170A67">
          <w:rPr>
            <w:noProof/>
            <w:webHidden/>
          </w:rPr>
          <w:fldChar w:fldCharType="end"/>
        </w:r>
      </w:hyperlink>
    </w:p>
    <w:p w14:paraId="5E4FBD9D" w14:textId="77777777" w:rsidR="00170A67" w:rsidRDefault="00CA0EFB">
      <w:pPr>
        <w:pStyle w:val="Abbildungsverzeichnis"/>
        <w:tabs>
          <w:tab w:val="right" w:leader="dot" w:pos="8777"/>
        </w:tabs>
        <w:rPr>
          <w:rFonts w:asciiTheme="minorHAnsi" w:eastAsiaTheme="minorEastAsia" w:hAnsiTheme="minorHAnsi" w:cstheme="minorBidi"/>
          <w:smallCaps w:val="0"/>
          <w:noProof/>
          <w:sz w:val="22"/>
          <w:szCs w:val="22"/>
        </w:rPr>
      </w:pPr>
      <w:hyperlink w:anchor="_Toc410738551" w:history="1">
        <w:r w:rsidR="00170A67" w:rsidRPr="00645576">
          <w:rPr>
            <w:rStyle w:val="Hyperlink"/>
            <w:noProof/>
          </w:rPr>
          <w:t>Listing 4.3 Auszug aus dem Zugriff auf Sensorwerte [@Sph2]</w:t>
        </w:r>
        <w:r w:rsidR="00170A67">
          <w:rPr>
            <w:noProof/>
            <w:webHidden/>
          </w:rPr>
          <w:tab/>
        </w:r>
        <w:r w:rsidR="00170A67">
          <w:rPr>
            <w:noProof/>
            <w:webHidden/>
          </w:rPr>
          <w:fldChar w:fldCharType="begin"/>
        </w:r>
        <w:r w:rsidR="00170A67">
          <w:rPr>
            <w:noProof/>
            <w:webHidden/>
          </w:rPr>
          <w:instrText xml:space="preserve"> PAGEREF _Toc410738551 \h </w:instrText>
        </w:r>
        <w:r w:rsidR="00170A67">
          <w:rPr>
            <w:noProof/>
            <w:webHidden/>
          </w:rPr>
        </w:r>
        <w:r w:rsidR="00170A67">
          <w:rPr>
            <w:noProof/>
            <w:webHidden/>
          </w:rPr>
          <w:fldChar w:fldCharType="separate"/>
        </w:r>
        <w:r w:rsidR="00170A67">
          <w:rPr>
            <w:noProof/>
            <w:webHidden/>
          </w:rPr>
          <w:t>50</w:t>
        </w:r>
        <w:r w:rsidR="00170A67">
          <w:rPr>
            <w:noProof/>
            <w:webHidden/>
          </w:rPr>
          <w:fldChar w:fldCharType="end"/>
        </w:r>
      </w:hyperlink>
    </w:p>
    <w:p w14:paraId="2B3FFD6B" w14:textId="4215C865" w:rsidR="0073618E" w:rsidRPr="00BD7578" w:rsidRDefault="00C0576D" w:rsidP="00F4015B">
      <w:pPr>
        <w:pStyle w:val="Textkrper"/>
      </w:pPr>
      <w:r>
        <w:fldChar w:fldCharType="end"/>
      </w:r>
    </w:p>
    <w:p w14:paraId="3F690EEC" w14:textId="6BC2F32E" w:rsidR="0073618E" w:rsidRPr="00BD7578" w:rsidRDefault="00091FD8" w:rsidP="00091FD8">
      <w:pPr>
        <w:spacing w:before="0" w:after="0" w:line="240" w:lineRule="auto"/>
        <w:jc w:val="left"/>
        <w:sectPr w:rsidR="0073618E" w:rsidRPr="00BD7578" w:rsidSect="00CF380C">
          <w:pgSz w:w="11906" w:h="16838" w:code="9"/>
          <w:pgMar w:top="1531" w:right="1418" w:bottom="1701" w:left="1701" w:header="510" w:footer="624" w:gutter="0"/>
          <w:pgNumType w:fmt="upperRoman"/>
          <w:cols w:space="708"/>
          <w:docGrid w:linePitch="360"/>
        </w:sectPr>
      </w:pPr>
      <w:r>
        <w:br w:type="page"/>
      </w:r>
    </w:p>
    <w:p w14:paraId="33C01C39" w14:textId="256C7863" w:rsidR="0073618E" w:rsidRDefault="0073618E" w:rsidP="00067295">
      <w:pPr>
        <w:pStyle w:val="Oberberschrift"/>
        <w:rPr>
          <w:rFonts w:ascii="Helvetica" w:hAnsi="Helvetica"/>
        </w:rPr>
      </w:pPr>
      <w:bookmarkStart w:id="19" w:name="_Toc224637404"/>
      <w:bookmarkStart w:id="20" w:name="_Toc224707535"/>
      <w:bookmarkStart w:id="21" w:name="_Toc224810291"/>
      <w:bookmarkStart w:id="22" w:name="_Toc225071776"/>
      <w:commentRangeStart w:id="23"/>
      <w:r w:rsidRPr="00211A66">
        <w:rPr>
          <w:rFonts w:ascii="Helvetica" w:hAnsi="Helvetica"/>
        </w:rPr>
        <w:lastRenderedPageBreak/>
        <w:t>Abkürzungsverzeichnis</w:t>
      </w:r>
      <w:bookmarkEnd w:id="19"/>
      <w:bookmarkEnd w:id="20"/>
      <w:bookmarkEnd w:id="21"/>
      <w:bookmarkEnd w:id="22"/>
      <w:commentRangeEnd w:id="23"/>
      <w:r w:rsidR="008E1A8B">
        <w:rPr>
          <w:rStyle w:val="Kommentarzeichen"/>
          <w:rFonts w:ascii="Adobe Garamond Pro" w:hAnsi="Adobe Garamond Pro"/>
          <w:b w:val="0"/>
        </w:rPr>
        <w:commentReference w:id="23"/>
      </w:r>
      <w:r w:rsidR="00F869E3">
        <w:rPr>
          <w:rFonts w:ascii="Helvetica" w:hAnsi="Helvetica"/>
        </w:rPr>
        <w:t xml:space="preserve"> </w:t>
      </w:r>
      <w:r w:rsidR="00B234C9">
        <w:rPr>
          <w:rFonts w:ascii="Helvetica" w:hAnsi="Helvetica"/>
        </w:rPr>
        <w:t>/</w:t>
      </w:r>
      <w:r w:rsidR="00F869E3">
        <w:rPr>
          <w:rFonts w:ascii="Helvetica" w:hAnsi="Helvetica"/>
        </w:rPr>
        <w:t xml:space="preserve"> </w:t>
      </w:r>
      <w:r w:rsidR="00B234C9">
        <w:rPr>
          <w:rFonts w:ascii="Helvetica" w:hAnsi="Helvetica"/>
        </w:rPr>
        <w:t>Glossar</w:t>
      </w:r>
    </w:p>
    <w:p w14:paraId="321C7FA6" w14:textId="77777777" w:rsidR="006C6C20" w:rsidRPr="006C6C20" w:rsidRDefault="006C6C20" w:rsidP="006C6C20"/>
    <w:tbl>
      <w:tblPr>
        <w:tblStyle w:val="EinfacheTabelle2"/>
        <w:tblW w:w="0" w:type="auto"/>
        <w:tblLook w:val="04A0" w:firstRow="1" w:lastRow="0" w:firstColumn="1" w:lastColumn="0" w:noHBand="0" w:noVBand="1"/>
      </w:tblPr>
      <w:tblGrid>
        <w:gridCol w:w="846"/>
        <w:gridCol w:w="3402"/>
        <w:gridCol w:w="4529"/>
      </w:tblGrid>
      <w:tr w:rsidR="003A1762" w:rsidRPr="00A36A06" w14:paraId="158E39B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shd w:val="clear" w:color="auto" w:fill="AAAFB6"/>
          </w:tcPr>
          <w:p w14:paraId="0AC867BC" w14:textId="0C47ED95" w:rsidR="003A1762" w:rsidRPr="003A1762" w:rsidRDefault="003A1762" w:rsidP="0073618E">
            <w:r w:rsidRPr="003A1762">
              <w:t>Abk.</w:t>
            </w:r>
          </w:p>
        </w:tc>
        <w:tc>
          <w:tcPr>
            <w:tcW w:w="3402" w:type="dxa"/>
            <w:shd w:val="clear" w:color="auto" w:fill="AAAFB6"/>
          </w:tcPr>
          <w:p w14:paraId="45403D83" w14:textId="3E721C09"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Begriff</w:t>
            </w:r>
          </w:p>
        </w:tc>
        <w:tc>
          <w:tcPr>
            <w:tcW w:w="4529" w:type="dxa"/>
            <w:shd w:val="clear" w:color="auto" w:fill="AAAFB6"/>
          </w:tcPr>
          <w:p w14:paraId="4C84967E" w14:textId="3AAA53DF"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Erklärung</w:t>
            </w:r>
          </w:p>
        </w:tc>
      </w:tr>
      <w:tr w:rsidR="00DB7E53" w:rsidRPr="00A36A06" w14:paraId="6C6F31F0"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9A0639A" w14:textId="77777777" w:rsidR="00DB7E53" w:rsidRPr="004C40A3" w:rsidRDefault="00DB7E53" w:rsidP="0073618E">
            <w:pPr>
              <w:rPr>
                <w:b w:val="0"/>
              </w:rPr>
            </w:pPr>
            <w:r w:rsidRPr="004C40A3">
              <w:rPr>
                <w:b w:val="0"/>
              </w:rPr>
              <w:t>-</w:t>
            </w:r>
          </w:p>
        </w:tc>
        <w:tc>
          <w:tcPr>
            <w:tcW w:w="3402" w:type="dxa"/>
          </w:tcPr>
          <w:p w14:paraId="5919E5FB"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Controller</w:t>
            </w:r>
          </w:p>
        </w:tc>
        <w:tc>
          <w:tcPr>
            <w:tcW w:w="4529" w:type="dxa"/>
          </w:tcPr>
          <w:p w14:paraId="5198C29F" w14:textId="239035D9" w:rsidR="00DB7E53" w:rsidRPr="00A36A06" w:rsidRDefault="00DB7E53" w:rsidP="00C46D19">
            <w:pPr>
              <w:cnfStyle w:val="000000100000" w:firstRow="0" w:lastRow="0" w:firstColumn="0" w:lastColumn="0" w:oddVBand="0" w:evenVBand="0" w:oddHBand="1" w:evenHBand="0" w:firstRowFirstColumn="0" w:firstRowLastColumn="0" w:lastRowFirstColumn="0" w:lastRowLastColumn="0"/>
            </w:pPr>
            <w:r>
              <w:t>bezeichnet ein Eingabegerät für die Steuerung von Computerspielen,</w:t>
            </w:r>
            <w:r w:rsidR="00C46D19">
              <w:t xml:space="preserve"> in diesem Fall alle Eingabegeräte, die eine Bewegungssteuerung in einer Virtual Reality ermöglichen</w:t>
            </w:r>
          </w:p>
        </w:tc>
      </w:tr>
      <w:tr w:rsidR="00DB7E53" w:rsidRPr="00A36A06" w14:paraId="22F6BDD9"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00DBBEC6" w14:textId="77777777" w:rsidR="00DB7E53" w:rsidRPr="004C40A3" w:rsidRDefault="00DB7E53" w:rsidP="0073618E">
            <w:pPr>
              <w:rPr>
                <w:b w:val="0"/>
              </w:rPr>
            </w:pPr>
            <w:r w:rsidRPr="004C40A3">
              <w:rPr>
                <w:b w:val="0"/>
              </w:rPr>
              <w:t>-</w:t>
            </w:r>
          </w:p>
        </w:tc>
        <w:tc>
          <w:tcPr>
            <w:tcW w:w="3402" w:type="dxa"/>
          </w:tcPr>
          <w:p w14:paraId="09326BB4" w14:textId="77777777" w:rsidR="00DB7E53" w:rsidRPr="00A36A06" w:rsidRDefault="00DB7E53" w:rsidP="0073618E">
            <w:pPr>
              <w:cnfStyle w:val="000000000000" w:firstRow="0" w:lastRow="0" w:firstColumn="0" w:lastColumn="0" w:oddVBand="0" w:evenVBand="0" w:oddHBand="0" w:evenHBand="0" w:firstRowFirstColumn="0" w:firstRowLastColumn="0" w:lastRowFirstColumn="0" w:lastRowLastColumn="0"/>
            </w:pPr>
            <w:r>
              <w:t>Drift</w:t>
            </w:r>
          </w:p>
        </w:tc>
        <w:tc>
          <w:tcPr>
            <w:tcW w:w="4529" w:type="dxa"/>
          </w:tcPr>
          <w:p w14:paraId="6E5A8D97" w14:textId="33705A5F" w:rsidR="00DB7E53" w:rsidRPr="00A36A06" w:rsidRDefault="0097241E" w:rsidP="0073618E">
            <w:pPr>
              <w:cnfStyle w:val="000000000000" w:firstRow="0" w:lastRow="0" w:firstColumn="0" w:lastColumn="0" w:oddVBand="0" w:evenVBand="0" w:oddHBand="0" w:evenHBand="0" w:firstRowFirstColumn="0" w:firstRowLastColumn="0" w:lastRowFirstColumn="0" w:lastRowLastColumn="0"/>
            </w:pPr>
            <w:r>
              <w:t>sich aufaddierende</w:t>
            </w:r>
            <w:r w:rsidR="00DB7E53">
              <w:t xml:space="preserve"> Fehler</w:t>
            </w:r>
          </w:p>
        </w:tc>
      </w:tr>
      <w:tr w:rsidR="00DB7E53" w:rsidRPr="00A36A06" w14:paraId="345E17D2"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EDE03EC" w14:textId="77777777" w:rsidR="00DB7E53" w:rsidRPr="004C40A3" w:rsidRDefault="00DB7E53" w:rsidP="0073618E">
            <w:pPr>
              <w:rPr>
                <w:b w:val="0"/>
              </w:rPr>
            </w:pPr>
            <w:r>
              <w:rPr>
                <w:b w:val="0"/>
              </w:rPr>
              <w:t>-</w:t>
            </w:r>
          </w:p>
        </w:tc>
        <w:tc>
          <w:tcPr>
            <w:tcW w:w="3402" w:type="dxa"/>
          </w:tcPr>
          <w:p w14:paraId="5649699F"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Gyroskop</w:t>
            </w:r>
          </w:p>
        </w:tc>
        <w:tc>
          <w:tcPr>
            <w:tcW w:w="4529" w:type="dxa"/>
          </w:tcPr>
          <w:p w14:paraId="5965E063"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Kreiselkompass, dient der genauen Lagebestimmung</w:t>
            </w:r>
          </w:p>
        </w:tc>
      </w:tr>
      <w:tr w:rsidR="00DB7E53" w:rsidRPr="00A36A06" w14:paraId="2F751C5D"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18C4B5AC" w14:textId="77777777" w:rsidR="00DB7E53" w:rsidRPr="004C40A3" w:rsidRDefault="00DB7E53" w:rsidP="0073618E">
            <w:pPr>
              <w:rPr>
                <w:b w:val="0"/>
              </w:rPr>
            </w:pPr>
            <w:r>
              <w:rPr>
                <w:b w:val="0"/>
              </w:rPr>
              <w:t>-</w:t>
            </w:r>
          </w:p>
        </w:tc>
        <w:tc>
          <w:tcPr>
            <w:tcW w:w="3402" w:type="dxa"/>
          </w:tcPr>
          <w:p w14:paraId="4D7A4DEB"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Namespace</w:t>
            </w:r>
          </w:p>
        </w:tc>
        <w:tc>
          <w:tcPr>
            <w:tcW w:w="4529" w:type="dxa"/>
          </w:tcPr>
          <w:p w14:paraId="680C0051"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Organisationsstrukturen, die Klassen nach Zusammengehörigkeit gliedern und zusammenfassen</w:t>
            </w:r>
          </w:p>
        </w:tc>
      </w:tr>
      <w:tr w:rsidR="00DB7E53" w:rsidRPr="00A36A06" w14:paraId="59FA9158"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ACDD5B5" w14:textId="77777777" w:rsidR="00DB7E53" w:rsidRPr="004C40A3" w:rsidRDefault="00DB7E53" w:rsidP="0073618E">
            <w:pPr>
              <w:rPr>
                <w:b w:val="0"/>
              </w:rPr>
            </w:pPr>
            <w:r>
              <w:rPr>
                <w:b w:val="0"/>
              </w:rPr>
              <w:t>-</w:t>
            </w:r>
          </w:p>
        </w:tc>
        <w:tc>
          <w:tcPr>
            <w:tcW w:w="3402" w:type="dxa"/>
          </w:tcPr>
          <w:p w14:paraId="058C43E5" w14:textId="77777777" w:rsidR="00DB7E53" w:rsidRPr="004C40A3" w:rsidRDefault="00DB7E53" w:rsidP="0073618E">
            <w:pPr>
              <w:cnfStyle w:val="000000100000" w:firstRow="0" w:lastRow="0" w:firstColumn="0" w:lastColumn="0" w:oddVBand="0" w:evenVBand="0" w:oddHBand="1" w:evenHBand="0" w:firstRowFirstColumn="0" w:firstRowLastColumn="0" w:lastRowFirstColumn="0" w:lastRowLastColumn="0"/>
            </w:pPr>
            <w:r w:rsidRPr="004C40A3">
              <w:t>RGBD-Kamera</w:t>
            </w:r>
          </w:p>
        </w:tc>
        <w:tc>
          <w:tcPr>
            <w:tcW w:w="4529" w:type="dxa"/>
          </w:tcPr>
          <w:p w14:paraId="71155213"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eine Kombination aus Farb- und Tiefenkamera</w:t>
            </w:r>
          </w:p>
        </w:tc>
      </w:tr>
      <w:tr w:rsidR="00DB7E53" w:rsidRPr="00A36A06" w14:paraId="4A2A526F"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7CA6D347" w14:textId="77777777" w:rsidR="00DB7E53" w:rsidRPr="004C40A3" w:rsidRDefault="00DB7E53" w:rsidP="0073618E">
            <w:pPr>
              <w:rPr>
                <w:b w:val="0"/>
              </w:rPr>
            </w:pPr>
            <w:r w:rsidRPr="004C40A3">
              <w:rPr>
                <w:b w:val="0"/>
              </w:rPr>
              <w:t>-</w:t>
            </w:r>
          </w:p>
        </w:tc>
        <w:tc>
          <w:tcPr>
            <w:tcW w:w="3402" w:type="dxa"/>
          </w:tcPr>
          <w:p w14:paraId="270443BB"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Rotation</w:t>
            </w:r>
          </w:p>
        </w:tc>
        <w:tc>
          <w:tcPr>
            <w:tcW w:w="4529" w:type="dxa"/>
          </w:tcPr>
          <w:p w14:paraId="69A71700"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Drehung eines Objektes über drei Winkel</w:t>
            </w:r>
          </w:p>
        </w:tc>
      </w:tr>
      <w:tr w:rsidR="00DB7E53" w:rsidRPr="00A36A06" w14:paraId="109841FC"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4A95AB1" w14:textId="77777777" w:rsidR="00DB7E53" w:rsidRPr="004C40A3" w:rsidRDefault="00DB7E53" w:rsidP="0073618E">
            <w:pPr>
              <w:rPr>
                <w:b w:val="0"/>
              </w:rPr>
            </w:pPr>
            <w:r w:rsidRPr="004C40A3">
              <w:rPr>
                <w:b w:val="0"/>
              </w:rPr>
              <w:t>-</w:t>
            </w:r>
          </w:p>
        </w:tc>
        <w:tc>
          <w:tcPr>
            <w:tcW w:w="3402" w:type="dxa"/>
          </w:tcPr>
          <w:p w14:paraId="00092780"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Translation</w:t>
            </w:r>
          </w:p>
        </w:tc>
        <w:tc>
          <w:tcPr>
            <w:tcW w:w="4529" w:type="dxa"/>
          </w:tcPr>
          <w:p w14:paraId="7A3CFBE4"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Verschiebung eines Objektes über drei Achsen im Raum</w:t>
            </w:r>
          </w:p>
        </w:tc>
      </w:tr>
      <w:tr w:rsidR="00AC0204" w:rsidRPr="00A36A06" w14:paraId="1E4BDD16"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4C800B7C" w14:textId="5F6D495E" w:rsidR="00AC0204" w:rsidRPr="004C40A3" w:rsidRDefault="00AC0204" w:rsidP="0073618E">
            <w:pPr>
              <w:rPr>
                <w:b w:val="0"/>
              </w:rPr>
            </w:pPr>
            <w:r>
              <w:rPr>
                <w:b w:val="0"/>
              </w:rPr>
              <w:t>ADB</w:t>
            </w:r>
          </w:p>
        </w:tc>
        <w:tc>
          <w:tcPr>
            <w:tcW w:w="3402" w:type="dxa"/>
          </w:tcPr>
          <w:p w14:paraId="67457FB7" w14:textId="7EA473B6" w:rsidR="00AC0204" w:rsidRDefault="00AC0204" w:rsidP="0073618E">
            <w:pPr>
              <w:cnfStyle w:val="000000000000" w:firstRow="0" w:lastRow="0" w:firstColumn="0" w:lastColumn="0" w:oddVBand="0" w:evenVBand="0" w:oddHBand="0" w:evenHBand="0" w:firstRowFirstColumn="0" w:firstRowLastColumn="0" w:lastRowFirstColumn="0" w:lastRowLastColumn="0"/>
            </w:pPr>
            <w:r>
              <w:t>Android Debug Bridge</w:t>
            </w:r>
          </w:p>
        </w:tc>
        <w:tc>
          <w:tcPr>
            <w:tcW w:w="4529" w:type="dxa"/>
          </w:tcPr>
          <w:p w14:paraId="7041905B" w14:textId="77777777" w:rsidR="00AC0204" w:rsidRDefault="00AC0204" w:rsidP="0073618E">
            <w:pPr>
              <w:cnfStyle w:val="000000000000" w:firstRow="0" w:lastRow="0" w:firstColumn="0" w:lastColumn="0" w:oddVBand="0" w:evenVBand="0" w:oddHBand="0" w:evenHBand="0" w:firstRowFirstColumn="0" w:firstRowLastColumn="0" w:lastRowFirstColumn="0" w:lastRowLastColumn="0"/>
            </w:pPr>
          </w:p>
        </w:tc>
      </w:tr>
      <w:tr w:rsidR="00371F59" w:rsidRPr="00A36A06" w14:paraId="10DAD326"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81768A3" w14:textId="77777777" w:rsidR="00371F59" w:rsidRPr="004C40A3" w:rsidRDefault="00371F59" w:rsidP="0073618E">
            <w:pPr>
              <w:rPr>
                <w:b w:val="0"/>
              </w:rPr>
            </w:pPr>
            <w:r>
              <w:rPr>
                <w:b w:val="0"/>
              </w:rPr>
              <w:t>App</w:t>
            </w:r>
          </w:p>
        </w:tc>
        <w:tc>
          <w:tcPr>
            <w:tcW w:w="3402" w:type="dxa"/>
          </w:tcPr>
          <w:p w14:paraId="75160802"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mobile Anwendung</w:t>
            </w:r>
          </w:p>
        </w:tc>
        <w:tc>
          <w:tcPr>
            <w:tcW w:w="4529" w:type="dxa"/>
          </w:tcPr>
          <w:p w14:paraId="693E29EA" w14:textId="77777777" w:rsidR="00371F59" w:rsidRDefault="00371F59" w:rsidP="0073618E">
            <w:pPr>
              <w:cnfStyle w:val="000000100000" w:firstRow="0" w:lastRow="0" w:firstColumn="0" w:lastColumn="0" w:oddVBand="0" w:evenVBand="0" w:oddHBand="1" w:evenHBand="0" w:firstRowFirstColumn="0" w:firstRowLastColumn="0" w:lastRowFirstColumn="0" w:lastRowLastColumn="0"/>
            </w:pPr>
            <w:r>
              <w:t>Eine Anwendung für mobile Geräte, wie Smartphones oder Tablets</w:t>
            </w:r>
          </w:p>
        </w:tc>
      </w:tr>
      <w:tr w:rsidR="00371F59" w:rsidRPr="00A36A06" w14:paraId="4FDD5218"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35E303D1" w14:textId="77777777" w:rsidR="00371F59" w:rsidRPr="004C40A3" w:rsidRDefault="00371F59" w:rsidP="005821ED">
            <w:pPr>
              <w:rPr>
                <w:b w:val="0"/>
              </w:rPr>
            </w:pPr>
            <w:r w:rsidRPr="004C40A3">
              <w:rPr>
                <w:b w:val="0"/>
              </w:rPr>
              <w:t>D</w:t>
            </w:r>
            <w:r>
              <w:rPr>
                <w:b w:val="0"/>
              </w:rPr>
              <w:t>O</w:t>
            </w:r>
            <w:r w:rsidRPr="004C40A3">
              <w:rPr>
                <w:b w:val="0"/>
              </w:rPr>
              <w:t>F</w:t>
            </w:r>
          </w:p>
        </w:tc>
        <w:tc>
          <w:tcPr>
            <w:tcW w:w="3402" w:type="dxa"/>
          </w:tcPr>
          <w:p w14:paraId="61162671" w14:textId="77777777" w:rsidR="00371F59" w:rsidRPr="00A36A06" w:rsidRDefault="00371F59" w:rsidP="0073618E">
            <w:pPr>
              <w:cnfStyle w:val="000000000000" w:firstRow="0" w:lastRow="0" w:firstColumn="0" w:lastColumn="0" w:oddVBand="0" w:evenVBand="0" w:oddHBand="0" w:evenHBand="0" w:firstRowFirstColumn="0" w:firstRowLastColumn="0" w:lastRowFirstColumn="0" w:lastRowLastColumn="0"/>
            </w:pPr>
            <w:r>
              <w:t>Degrees of Freedom/Freiheitsgrad</w:t>
            </w:r>
          </w:p>
        </w:tc>
        <w:tc>
          <w:tcPr>
            <w:tcW w:w="4529" w:type="dxa"/>
          </w:tcPr>
          <w:p w14:paraId="29CD9BC3" w14:textId="77777777" w:rsidR="00371F59" w:rsidRPr="00A36A06" w:rsidRDefault="00371F59" w:rsidP="0073618E">
            <w:pPr>
              <w:cnfStyle w:val="000000000000" w:firstRow="0" w:lastRow="0" w:firstColumn="0" w:lastColumn="0" w:oddVBand="0" w:evenVBand="0" w:oddHBand="0" w:evenHBand="0" w:firstRowFirstColumn="0" w:firstRowLastColumn="0" w:lastRowFirstColumn="0" w:lastRowLastColumn="0"/>
            </w:pPr>
            <w:r>
              <w:t>beschreibt die Bewegungsmöglichkeiten eines Körpers</w:t>
            </w:r>
          </w:p>
        </w:tc>
      </w:tr>
      <w:tr w:rsidR="00371F59" w:rsidRPr="00A36A06" w14:paraId="6071F2DF"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8A33CC8" w14:textId="77777777" w:rsidR="00371F59" w:rsidRPr="004C40A3" w:rsidRDefault="00371F59" w:rsidP="0073618E">
            <w:pPr>
              <w:rPr>
                <w:b w:val="0"/>
              </w:rPr>
            </w:pPr>
            <w:r>
              <w:rPr>
                <w:b w:val="0"/>
              </w:rPr>
              <w:t>FPP</w:t>
            </w:r>
          </w:p>
        </w:tc>
        <w:tc>
          <w:tcPr>
            <w:tcW w:w="3402" w:type="dxa"/>
          </w:tcPr>
          <w:p w14:paraId="295FAB3C"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First-person perspective/Egoperspektive</w:t>
            </w:r>
          </w:p>
        </w:tc>
        <w:tc>
          <w:tcPr>
            <w:tcW w:w="4529" w:type="dxa"/>
          </w:tcPr>
          <w:p w14:paraId="5638E9E6" w14:textId="77777777" w:rsidR="00371F59" w:rsidRDefault="00371F59" w:rsidP="0073618E">
            <w:pPr>
              <w:cnfStyle w:val="000000100000" w:firstRow="0" w:lastRow="0" w:firstColumn="0" w:lastColumn="0" w:oddVBand="0" w:evenVBand="0" w:oddHBand="1" w:evenHBand="0" w:firstRowFirstColumn="0" w:firstRowLastColumn="0" w:lastRowFirstColumn="0" w:lastRowLastColumn="0"/>
            </w:pPr>
            <w:r>
              <w:t>Darstellung der Spielwelt durch die Augen der Spielfigur</w:t>
            </w:r>
          </w:p>
        </w:tc>
      </w:tr>
      <w:tr w:rsidR="00BD1E97" w:rsidRPr="00A36A06" w14:paraId="78BA53F2"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18AD9AE6" w14:textId="1F337203" w:rsidR="00BD1E97" w:rsidRDefault="00BD1E97" w:rsidP="0073618E">
            <w:pPr>
              <w:rPr>
                <w:b w:val="0"/>
              </w:rPr>
            </w:pPr>
            <w:r>
              <w:rPr>
                <w:b w:val="0"/>
              </w:rPr>
              <w:lastRenderedPageBreak/>
              <w:t>GUI</w:t>
            </w:r>
          </w:p>
        </w:tc>
        <w:tc>
          <w:tcPr>
            <w:tcW w:w="3402" w:type="dxa"/>
          </w:tcPr>
          <w:p w14:paraId="571C190F" w14:textId="13A9A3C0" w:rsidR="00BD1E97" w:rsidRDefault="00BD1E97" w:rsidP="0073618E">
            <w:pPr>
              <w:cnfStyle w:val="000000000000" w:firstRow="0" w:lastRow="0" w:firstColumn="0" w:lastColumn="0" w:oddVBand="0" w:evenVBand="0" w:oddHBand="0" w:evenHBand="0" w:firstRowFirstColumn="0" w:firstRowLastColumn="0" w:lastRowFirstColumn="0" w:lastRowLastColumn="0"/>
            </w:pPr>
            <w:r>
              <w:t>Graphical Unser Interface/grafische Benutzeroberfläche</w:t>
            </w:r>
          </w:p>
        </w:tc>
        <w:tc>
          <w:tcPr>
            <w:tcW w:w="4529" w:type="dxa"/>
          </w:tcPr>
          <w:p w14:paraId="6BFA346E" w14:textId="6DFBBB3D" w:rsidR="00BD1E97" w:rsidRDefault="00BD1E97" w:rsidP="0073618E">
            <w:pPr>
              <w:cnfStyle w:val="000000000000" w:firstRow="0" w:lastRow="0" w:firstColumn="0" w:lastColumn="0" w:oddVBand="0" w:evenVBand="0" w:oddHBand="0" w:evenHBand="0" w:firstRowFirstColumn="0" w:firstRowLastColumn="0" w:lastRowFirstColumn="0" w:lastRowLastColumn="0"/>
            </w:pPr>
            <w:r>
              <w:t>Die Oberfläche, die dem Nutzer Echtzeitinformationen gibt, wird auch für Menüs genutzt</w:t>
            </w:r>
          </w:p>
        </w:tc>
      </w:tr>
      <w:tr w:rsidR="00371F59" w:rsidRPr="00A36A06" w14:paraId="77198FCF"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E7F3872" w14:textId="77777777" w:rsidR="00371F59" w:rsidRPr="004C40A3" w:rsidRDefault="00371F59" w:rsidP="0073618E">
            <w:pPr>
              <w:rPr>
                <w:b w:val="0"/>
              </w:rPr>
            </w:pPr>
            <w:r w:rsidRPr="004C40A3">
              <w:rPr>
                <w:b w:val="0"/>
              </w:rPr>
              <w:t>HMD</w:t>
            </w:r>
          </w:p>
        </w:tc>
        <w:tc>
          <w:tcPr>
            <w:tcW w:w="3402" w:type="dxa"/>
          </w:tcPr>
          <w:p w14:paraId="41A52250" w14:textId="77777777" w:rsidR="00371F59" w:rsidRPr="003A1762" w:rsidRDefault="00371F59" w:rsidP="0073618E">
            <w:pPr>
              <w:cnfStyle w:val="000000100000" w:firstRow="0" w:lastRow="0" w:firstColumn="0" w:lastColumn="0" w:oddVBand="0" w:evenVBand="0" w:oddHBand="1" w:evenHBand="0" w:firstRowFirstColumn="0" w:firstRowLastColumn="0" w:lastRowFirstColumn="0" w:lastRowLastColumn="0"/>
            </w:pPr>
            <w:r w:rsidRPr="003A1762">
              <w:t>Head-Mounted Display</w:t>
            </w:r>
          </w:p>
        </w:tc>
        <w:tc>
          <w:tcPr>
            <w:tcW w:w="4529" w:type="dxa"/>
          </w:tcPr>
          <w:p w14:paraId="77223A0A" w14:textId="77777777" w:rsidR="00371F59" w:rsidRPr="003A1762" w:rsidRDefault="00371F59" w:rsidP="0073618E">
            <w:pPr>
              <w:cnfStyle w:val="000000100000" w:firstRow="0" w:lastRow="0" w:firstColumn="0" w:lastColumn="0" w:oddVBand="0" w:evenVBand="0" w:oddHBand="1" w:evenHBand="0" w:firstRowFirstColumn="0" w:firstRowLastColumn="0" w:lastRowFirstColumn="0" w:lastRowLastColumn="0"/>
            </w:pPr>
            <w:r w:rsidRPr="003A1762">
              <w:t>ein auf dem Kopf des Nutzers befestigtes Gerät welche einen Bildschirm enthält der vor die Augen des Nutzers platzier</w:t>
            </w:r>
            <w:r>
              <w:t>t</w:t>
            </w:r>
            <w:r w:rsidRPr="003A1762">
              <w:t xml:space="preserve"> ist</w:t>
            </w:r>
          </w:p>
        </w:tc>
      </w:tr>
      <w:tr w:rsidR="00371F59" w:rsidRPr="00A36A06" w14:paraId="16F12B57"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2AAEF3E8" w14:textId="77777777" w:rsidR="00371F59" w:rsidRDefault="00371F59" w:rsidP="0073618E">
            <w:pPr>
              <w:rPr>
                <w:b w:val="0"/>
              </w:rPr>
            </w:pPr>
            <w:r>
              <w:rPr>
                <w:b w:val="0"/>
              </w:rPr>
              <w:t>ODT</w:t>
            </w:r>
          </w:p>
        </w:tc>
        <w:tc>
          <w:tcPr>
            <w:tcW w:w="3402" w:type="dxa"/>
          </w:tcPr>
          <w:p w14:paraId="14CFE0ED" w14:textId="77777777" w:rsidR="00371F59" w:rsidRPr="004C40A3" w:rsidRDefault="00371F59" w:rsidP="0073618E">
            <w:pPr>
              <w:cnfStyle w:val="000000000000" w:firstRow="0" w:lastRow="0" w:firstColumn="0" w:lastColumn="0" w:oddVBand="0" w:evenVBand="0" w:oddHBand="0" w:evenHBand="0" w:firstRowFirstColumn="0" w:firstRowLastColumn="0" w:lastRowFirstColumn="0" w:lastRowLastColumn="0"/>
            </w:pPr>
            <w:r>
              <w:t>Omnidirectional Treadmill</w:t>
            </w:r>
          </w:p>
        </w:tc>
        <w:tc>
          <w:tcPr>
            <w:tcW w:w="4529" w:type="dxa"/>
          </w:tcPr>
          <w:p w14:paraId="05F4AF2E" w14:textId="77777777" w:rsidR="00371F59" w:rsidRDefault="00371F59" w:rsidP="0073618E">
            <w:pPr>
              <w:cnfStyle w:val="000000000000" w:firstRow="0" w:lastRow="0" w:firstColumn="0" w:lastColumn="0" w:oddVBand="0" w:evenVBand="0" w:oddHBand="0" w:evenHBand="0" w:firstRowFirstColumn="0" w:firstRowLastColumn="0" w:lastRowFirstColumn="0" w:lastRowLastColumn="0"/>
            </w:pPr>
            <w:r>
              <w:t>ein Laufband, was die Bewegung in mehrere Richtungen erlaubt</w:t>
            </w:r>
          </w:p>
        </w:tc>
      </w:tr>
      <w:tr w:rsidR="00371F59" w:rsidRPr="00A36A06" w14:paraId="6EDA8FC5"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D1861DA" w14:textId="77777777" w:rsidR="00371F59" w:rsidRPr="004C40A3" w:rsidRDefault="00371F59" w:rsidP="0073618E">
            <w:pPr>
              <w:rPr>
                <w:b w:val="0"/>
              </w:rPr>
            </w:pPr>
            <w:r w:rsidRPr="004C40A3">
              <w:rPr>
                <w:b w:val="0"/>
              </w:rPr>
              <w:t>VR</w:t>
            </w:r>
          </w:p>
        </w:tc>
        <w:tc>
          <w:tcPr>
            <w:tcW w:w="3402" w:type="dxa"/>
          </w:tcPr>
          <w:p w14:paraId="6B6EB957"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rsidRPr="00A36A06">
              <w:t>Virtual Reality/virtuelle Realität</w:t>
            </w:r>
          </w:p>
        </w:tc>
        <w:tc>
          <w:tcPr>
            <w:tcW w:w="4529" w:type="dxa"/>
          </w:tcPr>
          <w:p w14:paraId="11C933F2"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eine virtuelle Welt, die dem Nutzer das Gefühl der Immersion gibt</w:t>
            </w:r>
          </w:p>
        </w:tc>
      </w:tr>
    </w:tbl>
    <w:p w14:paraId="7EFE5015" w14:textId="77777777" w:rsidR="005F1272" w:rsidRPr="005F1272" w:rsidRDefault="005F1272" w:rsidP="005F1272"/>
    <w:p w14:paraId="4619ACCC" w14:textId="77777777" w:rsidR="00F11345" w:rsidRDefault="00F11345" w:rsidP="005F1272">
      <w:pPr>
        <w:sectPr w:rsidR="00F11345" w:rsidSect="00CF380C">
          <w:pgSz w:w="11906" w:h="16838" w:code="9"/>
          <w:pgMar w:top="1531" w:right="1418" w:bottom="1701" w:left="1701" w:header="510" w:footer="624" w:gutter="0"/>
          <w:pgNumType w:fmt="upperRoman"/>
          <w:cols w:space="708"/>
          <w:docGrid w:linePitch="360"/>
        </w:sectPr>
      </w:pPr>
    </w:p>
    <w:p w14:paraId="159F4FDD" w14:textId="6220C6B9" w:rsidR="00F11345" w:rsidRDefault="00F11345" w:rsidP="00F11345">
      <w:pPr>
        <w:pStyle w:val="Oberberschrift"/>
        <w:rPr>
          <w:rFonts w:ascii="Helvetica" w:hAnsi="Helvetica"/>
        </w:rPr>
      </w:pPr>
      <w:r>
        <w:rPr>
          <w:rFonts w:ascii="Helvetica" w:hAnsi="Helvetica"/>
        </w:rPr>
        <w:lastRenderedPageBreak/>
        <w:t>Danksagung</w:t>
      </w:r>
    </w:p>
    <w:p w14:paraId="55C2A894" w14:textId="77777777" w:rsidR="007E01FB" w:rsidRDefault="007E01FB" w:rsidP="007E01FB"/>
    <w:p w14:paraId="27CA1B25" w14:textId="4300EFBC" w:rsidR="007E01FB" w:rsidRDefault="007E01FB" w:rsidP="007E01FB">
      <w:r>
        <w:t>Etagen</w:t>
      </w:r>
    </w:p>
    <w:p w14:paraId="0F802B11" w14:textId="2E33F811" w:rsidR="007E01FB" w:rsidRDefault="007E01FB" w:rsidP="007E01FB">
      <w:r>
        <w:t>Prof</w:t>
      </w:r>
    </w:p>
    <w:p w14:paraId="15F9E0DB" w14:textId="653F162B" w:rsidR="007E01FB" w:rsidRDefault="007E01FB" w:rsidP="007E01FB">
      <w:r>
        <w:t>Mitbewohner für die Motivation</w:t>
      </w:r>
    </w:p>
    <w:p w14:paraId="1AC07B18" w14:textId="40425047" w:rsidR="007E01FB" w:rsidRPr="007E01FB" w:rsidRDefault="007E01FB" w:rsidP="007E01FB">
      <w:r>
        <w:t>Meiner Oma für Geduld und die Zeit die sich sich nimmt</w:t>
      </w:r>
    </w:p>
    <w:p w14:paraId="482D80D1" w14:textId="1EFC0A09" w:rsidR="00B234C9" w:rsidRDefault="00B234C9" w:rsidP="005F1272"/>
    <w:p w14:paraId="6206EA6B" w14:textId="77777777" w:rsidR="00F11345" w:rsidRDefault="00F11345" w:rsidP="005F1272"/>
    <w:p w14:paraId="5F72A4C0" w14:textId="77777777" w:rsidR="00F11345" w:rsidRPr="005F1272" w:rsidRDefault="00F11345" w:rsidP="005F1272">
      <w:pPr>
        <w:sectPr w:rsidR="00F11345" w:rsidRPr="005F1272" w:rsidSect="00CF380C">
          <w:pgSz w:w="11906" w:h="16838" w:code="9"/>
          <w:pgMar w:top="1531" w:right="1418" w:bottom="1701" w:left="1701" w:header="510" w:footer="624" w:gutter="0"/>
          <w:pgNumType w:fmt="upperRoman"/>
          <w:cols w:space="708"/>
          <w:docGrid w:linePitch="360"/>
        </w:sectPr>
      </w:pPr>
    </w:p>
    <w:bookmarkStart w:id="24" w:name="_Toc224637405"/>
    <w:bookmarkStart w:id="25" w:name="_Toc224707536"/>
    <w:bookmarkStart w:id="26" w:name="_Toc224810293"/>
    <w:bookmarkStart w:id="27" w:name="_Toc225071778"/>
    <w:bookmarkStart w:id="28" w:name="_Toc410738427"/>
    <w:commentRangeStart w:id="29"/>
    <w:p w14:paraId="7725824D" w14:textId="25A253E7" w:rsidR="002F147F" w:rsidRDefault="00CA6732" w:rsidP="00A06DE0">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1552" behindDoc="1" locked="0" layoutInCell="1" allowOverlap="1" wp14:anchorId="512570E8" wp14:editId="4922A7DF">
                <wp:simplePos x="0" y="0"/>
                <wp:positionH relativeFrom="page">
                  <wp:align>left</wp:align>
                </wp:positionH>
                <wp:positionV relativeFrom="paragraph">
                  <wp:posOffset>-438783</wp:posOffset>
                </wp:positionV>
                <wp:extent cx="436247" cy="1507490"/>
                <wp:effectExtent l="0" t="2222" r="0" b="0"/>
                <wp:wrapNone/>
                <wp:docPr id="12" name="Rechteck 1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0F7B3" id="Rechteck 12" o:spid="_x0000_s1026" style="position:absolute;margin-left:0;margin-top:-34.55pt;width:34.35pt;height:118.7pt;rotation:90;z-index:-2516449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fnU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U&#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AYTfnU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73618E" w:rsidRPr="00BD7578">
        <w:t>Einleitung</w:t>
      </w:r>
      <w:bookmarkEnd w:id="24"/>
      <w:bookmarkEnd w:id="25"/>
      <w:bookmarkEnd w:id="26"/>
      <w:bookmarkEnd w:id="27"/>
      <w:commentRangeEnd w:id="29"/>
      <w:r w:rsidR="00D8008E">
        <w:rPr>
          <w:rStyle w:val="Kommentarzeichen"/>
          <w:rFonts w:ascii="Adobe Garamond Pro" w:hAnsi="Adobe Garamond Pro" w:cs="Times New Roman"/>
          <w:b w:val="0"/>
          <w:bCs w:val="0"/>
          <w:kern w:val="0"/>
        </w:rPr>
        <w:commentReference w:id="29"/>
      </w:r>
      <w:bookmarkEnd w:id="28"/>
    </w:p>
    <w:p w14:paraId="39D9C55D" w14:textId="77777777" w:rsidR="00C55B52" w:rsidRDefault="00C55B52" w:rsidP="00C55B52"/>
    <w:p w14:paraId="47E52F6C" w14:textId="77777777" w:rsidR="00643B3C" w:rsidRDefault="00643B3C" w:rsidP="00C55B52"/>
    <w:p w14:paraId="1EC72D3B" w14:textId="3FBA7CF1" w:rsidR="006C3662" w:rsidRDefault="006C3662" w:rsidP="00C55B52">
      <w:r>
        <w:t xml:space="preserve">Die Entwicklung von Anwendungen für mobile Endgeräte, die dem Nutzer die Möglichkeit bieten in einer virtuellen Realität (VR) einzutauchen, ist mit aktuellen Smartphones und Entwicklungsumgebungen möglich. </w:t>
      </w:r>
      <w:r w:rsidR="007468BE">
        <w:t xml:space="preserve">Herausforderungen, die bei der Weiterentwicklung und der Erzeugung immersiver Nutzererfahrungen entstehen, liegen in der Interaktion mit Elementen in der VR sowie die Umsetzung von intuitiven Möglichkeiten der Fortbewegung. </w:t>
      </w:r>
    </w:p>
    <w:p w14:paraId="7057F4B4" w14:textId="4D71A7BE" w:rsidR="00C65492" w:rsidRDefault="00C65492" w:rsidP="00C55B52">
      <w:r>
        <w:t xml:space="preserve">Diese Arbeit beschäftigt sich mit der Thematik der Fortbewegung </w:t>
      </w:r>
      <w:r w:rsidR="004C2C8F">
        <w:t xml:space="preserve">in einer VR </w:t>
      </w:r>
      <w:r>
        <w:t>und welche Möglichkeiten</w:t>
      </w:r>
      <w:r w:rsidR="004C2C8F">
        <w:t xml:space="preserve"> und Hardware</w:t>
      </w:r>
      <w:r>
        <w:t xml:space="preserve"> aktuell vorhanden sind, um eine Steuerung zu ermöglichen.</w:t>
      </w:r>
      <w:r w:rsidR="00064B10">
        <w:t xml:space="preserve"> Diese Ansätze werden hier vorgestellt und verglichen.</w:t>
      </w:r>
    </w:p>
    <w:p w14:paraId="7AB1A3AA" w14:textId="77777777" w:rsidR="00947D83" w:rsidRPr="00C55B52" w:rsidRDefault="00947D83" w:rsidP="00C55B52"/>
    <w:p w14:paraId="67B689AE" w14:textId="131DB210" w:rsidR="00057F4F" w:rsidRDefault="008133A7" w:rsidP="00057F4F">
      <w:pPr>
        <w:pStyle w:val="berschrift2"/>
      </w:pPr>
      <w:bookmarkStart w:id="30" w:name="_Toc410738428"/>
      <w:r w:rsidRPr="00BD7578">
        <w:t>Einführung in die Thematik</w:t>
      </w:r>
      <w:bookmarkEnd w:id="30"/>
    </w:p>
    <w:p w14:paraId="2C7D256F" w14:textId="77777777" w:rsidR="0092529D" w:rsidRPr="0092529D" w:rsidRDefault="0092529D" w:rsidP="0092529D"/>
    <w:p w14:paraId="456A8068" w14:textId="77777777" w:rsidR="00064B10" w:rsidRDefault="006C3662" w:rsidP="006C3662">
      <w:r>
        <w:t xml:space="preserve">Mit der wachsenden Zahl an Anwendungen, die die Möglichkeit bieten in </w:t>
      </w:r>
      <w:r w:rsidR="00C377B9">
        <w:t>VR</w:t>
      </w:r>
      <w:r>
        <w:t xml:space="preserve"> einzutauchen, steigt auch die Nachfrage an VR-ermöglichenden Geräten. Diese sollen auf der einen Seite fähig sein ein Gefühl der Immersion zu erzeugen, aber auc</w:t>
      </w:r>
      <w:r w:rsidR="00C377B9">
        <w:t xml:space="preserve">h möglichst kostengünstig sein. </w:t>
      </w:r>
    </w:p>
    <w:p w14:paraId="0C237557" w14:textId="21CCDEFD" w:rsidR="00064B10" w:rsidRDefault="00C377B9" w:rsidP="006C3662">
      <w:r>
        <w:t xml:space="preserve">Mit der Entwicklung immer leistungsfähigerer Smartphones ist es nun möglich eine VR zu erzeugen und diese auf dem mobilen Gerät darzustellen. Mithilfe von entsprechenden Gehäusen, die das Smartphone halten und </w:t>
      </w:r>
      <w:r w:rsidR="004C2C8F">
        <w:t>weitestgehend</w:t>
      </w:r>
      <w:r>
        <w:t xml:space="preserve"> Einflüsse von der Realität ausblenden, ist es möglich ein immersives Gefühl zu erzeugen.</w:t>
      </w:r>
      <w:r w:rsidR="004C2C8F">
        <w:t xml:space="preserve"> </w:t>
      </w:r>
    </w:p>
    <w:p w14:paraId="4E57ABE6" w14:textId="133291EE" w:rsidR="004C2C8F" w:rsidRDefault="00064B10" w:rsidP="006C3662">
      <w:r>
        <w:t>Im Gegensatz zu Head-Mounted Displays sind keine Bildschirme im Gehäuse integriert sondern, das Smartphone wird für die Darstellung genutzt. Des Weiteren wird auf die integrierten Sensoren des Smartphones zurückgegriffen, um Rotationsbewegungen des Kopfes festzustellen und in die VR zu übertragen.</w:t>
      </w:r>
    </w:p>
    <w:p w14:paraId="3CF29169" w14:textId="40C14036" w:rsidR="00643B3C" w:rsidRDefault="00064B10" w:rsidP="00643B3C">
      <w:r>
        <w:t>Es ist also möglich sich in einer VR umzuschauen. Die Herausforderung liegt in der Fortbewegung. Lösungen dafür werden aktuell en</w:t>
      </w:r>
      <w:r w:rsidR="008203DB">
        <w:t xml:space="preserve">twickelt und getestet. Dabei gibt es verschiedene Ansätze wie gängige Gamecontroller, Laufbänder oder das Verfolgen des Nutzers mit Kameras. </w:t>
      </w:r>
      <w:r w:rsidR="00643B3C">
        <w:br w:type="page"/>
      </w:r>
    </w:p>
    <w:p w14:paraId="2D8CE5DA" w14:textId="0D04477E" w:rsidR="0073618E" w:rsidRDefault="008133A7" w:rsidP="00067295">
      <w:pPr>
        <w:pStyle w:val="berschrift2"/>
      </w:pPr>
      <w:bookmarkStart w:id="31" w:name="_Toc410738429"/>
      <w:r w:rsidRPr="00BD7578">
        <w:lastRenderedPageBreak/>
        <w:t>Ziele der Arbeit</w:t>
      </w:r>
      <w:bookmarkEnd w:id="31"/>
    </w:p>
    <w:p w14:paraId="5811D1E3" w14:textId="77777777" w:rsidR="0092529D" w:rsidRPr="0092529D" w:rsidRDefault="0092529D" w:rsidP="0092529D"/>
    <w:p w14:paraId="5CEC310C" w14:textId="33CA269B" w:rsidR="00830A35" w:rsidRDefault="00830A35" w:rsidP="00CC1F11">
      <w:r>
        <w:t>Die Arbeit soll Einblick in aktuelle Technologien in Bezug auf VR geben. Erstes Ziel ist die Evaluation</w:t>
      </w:r>
      <w:r w:rsidR="00CC1F11">
        <w:t xml:space="preserve"> eines Controllers</w:t>
      </w:r>
      <w:r>
        <w:t xml:space="preserve"> anhand von einer festgelegten Bewertungsskala. Der Controller muss bestimmte Kriterien erfüllen, damit eine Nutzung ermöglich ist. Der Controller soll möglichst intuitiv zu nutzen und einfach mit dem Smartphone zu verbinden sein.</w:t>
      </w:r>
    </w:p>
    <w:p w14:paraId="46F38E15" w14:textId="681C6D21" w:rsidR="00CC1F11" w:rsidRDefault="00830A35" w:rsidP="00CC1F11">
      <w:r>
        <w:t>Das zweite Ziel ist die Anbindung des Controllers</w:t>
      </w:r>
      <w:r w:rsidR="00CC1F11">
        <w:t xml:space="preserve"> </w:t>
      </w:r>
      <w:r>
        <w:t xml:space="preserve">an </w:t>
      </w:r>
      <w:r w:rsidR="00CC1F11">
        <w:t xml:space="preserve">ein </w:t>
      </w:r>
      <w:r>
        <w:t>Smartphone</w:t>
      </w:r>
      <w:r w:rsidR="00CC1F11">
        <w:t xml:space="preserve">. </w:t>
      </w:r>
      <w:r>
        <w:t xml:space="preserve">Dieses soll die Eingaben des Controllers entgegennehmen und in die VR übersetzen. </w:t>
      </w:r>
      <w:r w:rsidR="00293228">
        <w:t>Dabei sollen die Herausforderungen bei der Verbindungsherstellung hervorgehoben und benötigte Software vorgestellt werden.</w:t>
      </w:r>
    </w:p>
    <w:p w14:paraId="72145595" w14:textId="1A2FFEF9" w:rsidR="00FF4CF7" w:rsidRPr="00CC1F11" w:rsidRDefault="00FF4CF7" w:rsidP="00CC1F11">
      <w:r>
        <w:t>Das dritte Ziel ist die Erstellung einer</w:t>
      </w:r>
      <w:r w:rsidR="003C0805">
        <w:t xml:space="preserve"> prototypischen </w:t>
      </w:r>
      <w:r>
        <w:t>VR Applikation, um Funktionalitäten des evaluierten Controllers</w:t>
      </w:r>
      <w:r w:rsidR="003C0805">
        <w:t xml:space="preserve"> zu testen und die Usability zu überprüfen. </w:t>
      </w:r>
    </w:p>
    <w:p w14:paraId="2D3C8E2A" w14:textId="53630355" w:rsidR="00BF671E" w:rsidRPr="00BD7578" w:rsidRDefault="00BF671E" w:rsidP="00A70C61"/>
    <w:p w14:paraId="079BC892" w14:textId="777262C9" w:rsidR="00AE752A" w:rsidRDefault="008133A7" w:rsidP="00AE752A">
      <w:pPr>
        <w:pStyle w:val="berschrift2"/>
      </w:pPr>
      <w:bookmarkStart w:id="32" w:name="_Toc410738430"/>
      <w:bookmarkStart w:id="33" w:name="_Toc224707539"/>
      <w:bookmarkStart w:id="34" w:name="_Toc224810296"/>
      <w:bookmarkStart w:id="35" w:name="_Toc225071781"/>
      <w:commentRangeStart w:id="36"/>
      <w:r w:rsidRPr="00BD7578">
        <w:t>Vorstellung des Unternehmens</w:t>
      </w:r>
      <w:commentRangeEnd w:id="36"/>
      <w:r w:rsidR="00DF420A">
        <w:rPr>
          <w:rStyle w:val="Kommentarzeichen"/>
          <w:rFonts w:ascii="Adobe Garamond Pro" w:hAnsi="Adobe Garamond Pro" w:cs="Times New Roman"/>
          <w:b w:val="0"/>
          <w:bCs w:val="0"/>
          <w:iCs w:val="0"/>
        </w:rPr>
        <w:commentReference w:id="36"/>
      </w:r>
      <w:bookmarkEnd w:id="32"/>
    </w:p>
    <w:p w14:paraId="3EADE501" w14:textId="77777777" w:rsidR="0092529D" w:rsidRPr="0092529D" w:rsidRDefault="0092529D" w:rsidP="0092529D"/>
    <w:p w14:paraId="6DFFDCA4" w14:textId="77777777" w:rsidR="00993366" w:rsidRDefault="00993366" w:rsidP="00993366">
      <w:r>
        <w:t xml:space="preserve">Die Etagen GmbH ist eine Full-Service Werbeagentur mit Hauptsitz in Osnabrück die 1998 gegründet wurde. </w:t>
      </w:r>
    </w:p>
    <w:p w14:paraId="71635F4D" w14:textId="77777777" w:rsidR="00993366" w:rsidRDefault="00993366" w:rsidP="00993366">
      <w:r>
        <w:t xml:space="preserve">Neben dem Hauptsitz existieren noch zwei Standorte in Hamburg und Berlin. Der Standort Berlin ist die Effekt-Etage und realisiert 3D-, Installations- und Film-Projekte und ist mehr im Bereich der visuellen Medien anzusiedeln. Der Schwerpunkt in Osnabrück und Hamburg ist die Erstellung komplexer Kommunikationsmodelle im Gebiet der Digitalen Medien und klassischem Corporate Design. </w:t>
      </w:r>
    </w:p>
    <w:p w14:paraId="2EAE4DB7" w14:textId="72A4CFF9" w:rsidR="00993366" w:rsidRDefault="0097241E" w:rsidP="00993366">
      <w:r>
        <w:t>Im S</w:t>
      </w:r>
      <w:r w:rsidR="00993366">
        <w:t xml:space="preserve">peziellen bieten sie Leistungen in den Bereichen Corporate Design, Brand Identity, Klassische Kommunikation, Webapplikationen, Mobile Applications, Augmented Reality und E-Commerce an. </w:t>
      </w:r>
    </w:p>
    <w:p w14:paraId="26DD0CFC" w14:textId="6FE82B3C" w:rsidR="00DA2A87" w:rsidRDefault="00993366" w:rsidP="00993366">
      <w:r>
        <w:t>Das Unternehmen beschäftigt 40 Mitarbeiter in unterschiedlichen Abteilungen. Zu diesen gehören Projektleitung, Animation, Klassik/Digital Design und Programmierung.</w:t>
      </w:r>
      <w:r w:rsidR="00DA2A87">
        <w:br w:type="page"/>
      </w:r>
    </w:p>
    <w:p w14:paraId="35A96682" w14:textId="3824A38B" w:rsidR="009F2BA0" w:rsidRDefault="0073618E" w:rsidP="009F2BA0">
      <w:pPr>
        <w:pStyle w:val="berschrift2"/>
      </w:pPr>
      <w:bookmarkStart w:id="37" w:name="_Toc410738431"/>
      <w:r w:rsidRPr="00BD7578">
        <w:lastRenderedPageBreak/>
        <w:t xml:space="preserve">Aufbau des </w:t>
      </w:r>
      <w:bookmarkEnd w:id="33"/>
      <w:r w:rsidRPr="00BD7578">
        <w:t>Berichtes</w:t>
      </w:r>
      <w:bookmarkEnd w:id="34"/>
      <w:bookmarkEnd w:id="35"/>
      <w:bookmarkEnd w:id="37"/>
    </w:p>
    <w:p w14:paraId="50EBA39D" w14:textId="77777777" w:rsidR="0092529D" w:rsidRPr="0092529D" w:rsidRDefault="0092529D" w:rsidP="0092529D"/>
    <w:p w14:paraId="2E99493F" w14:textId="11426D4A" w:rsidR="00DF420A" w:rsidRDefault="00DF420A" w:rsidP="00DF420A">
      <w:r>
        <w:t xml:space="preserve">Der Bericht lässt sich in </w:t>
      </w:r>
      <w:r w:rsidR="00DC4FF7">
        <w:t>fünf</w:t>
      </w:r>
      <w:r>
        <w:t xml:space="preserve"> Teile gliedern. Der erste Teil behandelt die Grundlagen und den aktuellen Stand der Technik. Hier werden Begriffe erläutert, die Entwicklungsumgebung und Ar</w:t>
      </w:r>
      <w:r w:rsidR="0097241E">
        <w:t>ten von Controller vorgestellt</w:t>
      </w:r>
      <w:r w:rsidR="00B7677B">
        <w:t xml:space="preserve"> und weitere genutzte Werkzeuge aufgezeigt.</w:t>
      </w:r>
    </w:p>
    <w:p w14:paraId="58FF0959" w14:textId="77777777" w:rsidR="00DC4FF7" w:rsidRDefault="00DF420A" w:rsidP="00DF420A">
      <w:r>
        <w:t xml:space="preserve">Der zweite Teil beschäftigt sich mit der Analyse der Anforderungen </w:t>
      </w:r>
      <w:r w:rsidR="001E23EF">
        <w:t>an den</w:t>
      </w:r>
      <w:r>
        <w:t xml:space="preserve"> Control</w:t>
      </w:r>
      <w:r w:rsidR="001E23EF">
        <w:t>ler</w:t>
      </w:r>
      <w:r>
        <w:t xml:space="preserve"> und </w:t>
      </w:r>
      <w:r w:rsidR="001E23EF">
        <w:t>die</w:t>
      </w:r>
      <w:r>
        <w:t xml:space="preserve"> VR Applikation. </w:t>
      </w:r>
    </w:p>
    <w:p w14:paraId="31E9E916" w14:textId="4CAA4738" w:rsidR="00DF420A" w:rsidRDefault="00DC4FF7" w:rsidP="00DF420A">
      <w:r>
        <w:t>Im dritten Teil</w:t>
      </w:r>
      <w:r w:rsidR="00DF420A">
        <w:t xml:space="preserve"> findet </w:t>
      </w:r>
      <w:r>
        <w:t>eine Analyse der Controller statt. Verfügbare Eingabegeräte werden dabei vorgestellt und im darauffolgenden Schritt bewertet.</w:t>
      </w:r>
    </w:p>
    <w:p w14:paraId="0402201A" w14:textId="245AC66F" w:rsidR="00B615AB" w:rsidRDefault="00B615AB" w:rsidP="00DF420A">
      <w:r>
        <w:t xml:space="preserve">Der </w:t>
      </w:r>
      <w:r w:rsidR="00DC4FF7">
        <w:t>vierte</w:t>
      </w:r>
      <w:r>
        <w:t xml:space="preserve"> Teil beschäftigt sich mit der Umsetzung der VR Applikation und die Anbindung des Controllers an das Smartphone. Des Weiteren werden durchgeführte Tests</w:t>
      </w:r>
      <w:r w:rsidR="00E53D5F">
        <w:t xml:space="preserve"> vorgestellt und die Ergebnisse aufgezeigt. </w:t>
      </w:r>
    </w:p>
    <w:p w14:paraId="64985F31" w14:textId="50C93401" w:rsidR="00067295" w:rsidRDefault="00B92472" w:rsidP="00643B3C">
      <w:r>
        <w:t xml:space="preserve">Der letzte Teil fasst alle Ergebnisse zusammen und gibt einen Ausblick auf mögliche zukünftige sowie in Entwicklung befindliche Technologien. </w:t>
      </w:r>
    </w:p>
    <w:p w14:paraId="7DE589FE" w14:textId="77777777" w:rsidR="00CC1F11" w:rsidRDefault="00CC1F11" w:rsidP="00CC1F11">
      <w:pPr>
        <w:pStyle w:val="Textkrper"/>
      </w:pPr>
    </w:p>
    <w:p w14:paraId="69EBCF54" w14:textId="77777777" w:rsidR="00CC1F11" w:rsidRPr="00CC1F11" w:rsidRDefault="00CC1F11" w:rsidP="00CC1F11">
      <w:pPr>
        <w:pStyle w:val="Textkrper"/>
        <w:sectPr w:rsidR="00CC1F11" w:rsidRPr="00CC1F11" w:rsidSect="00CF380C">
          <w:headerReference w:type="default" r:id="rId35"/>
          <w:headerReference w:type="first" r:id="rId36"/>
          <w:footerReference w:type="first" r:id="rId37"/>
          <w:pgSz w:w="11906" w:h="16838" w:code="9"/>
          <w:pgMar w:top="1531" w:right="1418" w:bottom="1701" w:left="1701" w:header="510" w:footer="624" w:gutter="0"/>
          <w:pgNumType w:start="1"/>
          <w:cols w:space="708"/>
          <w:docGrid w:linePitch="360"/>
        </w:sectPr>
      </w:pPr>
    </w:p>
    <w:bookmarkStart w:id="38" w:name="_Toc224810297"/>
    <w:bookmarkStart w:id="39" w:name="_Toc225071782"/>
    <w:bookmarkStart w:id="40" w:name="_Toc410738432"/>
    <w:bookmarkStart w:id="41" w:name="_Toc224637410"/>
    <w:bookmarkStart w:id="42" w:name="_Toc224707540"/>
    <w:p w14:paraId="4488BEAE" w14:textId="5B505C26" w:rsidR="0073618E" w:rsidRDefault="004E03F1" w:rsidP="00E5084F">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3600" behindDoc="1" locked="0" layoutInCell="1" allowOverlap="1" wp14:anchorId="440AC4F9" wp14:editId="184DD4F5">
                <wp:simplePos x="0" y="0"/>
                <wp:positionH relativeFrom="page">
                  <wp:align>left</wp:align>
                </wp:positionH>
                <wp:positionV relativeFrom="paragraph">
                  <wp:posOffset>-434658</wp:posOffset>
                </wp:positionV>
                <wp:extent cx="436247" cy="1507490"/>
                <wp:effectExtent l="0" t="2222" r="0" b="0"/>
                <wp:wrapNone/>
                <wp:docPr id="14" name="Rechteck 14"/>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7ED13" id="Rechteck 14" o:spid="_x0000_s1026" style="position:absolute;margin-left:0;margin-top:-34.25pt;width:34.35pt;height:118.7pt;rotation:90;z-index:-2516428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D33ow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" fillcolor="#303338" stroked="f" strokeweight="2pt">
                <w10:wrap anchorx="page"/>
              </v:rect>
            </w:pict>
          </mc:Fallback>
        </mc:AlternateContent>
      </w:r>
      <w:bookmarkEnd w:id="38"/>
      <w:bookmarkEnd w:id="39"/>
      <w:r w:rsidR="00A86FEA" w:rsidRPr="00DE2F10">
        <w:t>Grundlagen</w:t>
      </w:r>
      <w:r w:rsidR="00742309">
        <w:t xml:space="preserve"> </w:t>
      </w:r>
      <w:r w:rsidR="00034B1E">
        <w:t>/</w:t>
      </w:r>
      <w:r w:rsidR="00742309">
        <w:t xml:space="preserve"> </w:t>
      </w:r>
      <w:r w:rsidR="00034B1E">
        <w:t>Stand der Technik</w:t>
      </w:r>
      <w:bookmarkEnd w:id="40"/>
    </w:p>
    <w:p w14:paraId="4D56E5FA" w14:textId="77777777" w:rsidR="00565AC2" w:rsidRDefault="00565AC2" w:rsidP="00565AC2"/>
    <w:p w14:paraId="51DCE2C7" w14:textId="77777777" w:rsidR="00643B3C" w:rsidRPr="00565AC2" w:rsidRDefault="00643B3C" w:rsidP="00565AC2"/>
    <w:bookmarkEnd w:id="41"/>
    <w:bookmarkEnd w:id="42"/>
    <w:p w14:paraId="222F264C" w14:textId="654D32BD" w:rsidR="00CA4390" w:rsidRDefault="00457857" w:rsidP="003137E8">
      <w:pPr>
        <w:rPr>
          <w:noProof/>
        </w:rPr>
      </w:pPr>
      <w:r>
        <w:rPr>
          <w:noProof/>
        </w:rPr>
        <w:t xml:space="preserve">Dieses Kapitel dient der Schaffung von Grundlagen sowie einem Verständnis der genutzen </w:t>
      </w:r>
      <w:r w:rsidR="00D17C24">
        <w:rPr>
          <w:noProof/>
        </w:rPr>
        <w:t>Werkzeuge</w:t>
      </w:r>
      <w:r>
        <w:rPr>
          <w:noProof/>
        </w:rPr>
        <w:t xml:space="preserve">. </w:t>
      </w:r>
      <w:r w:rsidR="00D17C24">
        <w:rPr>
          <w:noProof/>
        </w:rPr>
        <w:t>Es findet eine detailierte Einführung in diese statt und auftretende</w:t>
      </w:r>
      <w:r>
        <w:rPr>
          <w:noProof/>
        </w:rPr>
        <w:t xml:space="preserve"> Begriffe</w:t>
      </w:r>
      <w:r w:rsidR="00D17C24">
        <w:rPr>
          <w:noProof/>
        </w:rPr>
        <w:t xml:space="preserve"> werden erläutert</w:t>
      </w:r>
      <w:r w:rsidR="00E44516">
        <w:rPr>
          <w:noProof/>
        </w:rPr>
        <w:t>.</w:t>
      </w:r>
      <w:r w:rsidR="00D17C24">
        <w:rPr>
          <w:noProof/>
        </w:rPr>
        <w:t xml:space="preserve"> </w:t>
      </w:r>
      <w:r w:rsidR="0097241E">
        <w:rPr>
          <w:noProof/>
        </w:rPr>
        <w:t>Es</w:t>
      </w:r>
      <w:r w:rsidR="00D17C24">
        <w:rPr>
          <w:noProof/>
        </w:rPr>
        <w:t xml:space="preserve"> werden aktuelle sowie als Prototyp vorhandene Technologien vorgestellt und näher beleuchtet. </w:t>
      </w:r>
      <w:r w:rsidR="00E44516">
        <w:rPr>
          <w:noProof/>
        </w:rPr>
        <w:t>Dabei wird auf den im Projekbericht gewonnenen Erkenntnissen aufgebaut.</w:t>
      </w:r>
    </w:p>
    <w:p w14:paraId="1EF0EB8F" w14:textId="77777777" w:rsidR="00770CCC" w:rsidRDefault="00770CCC" w:rsidP="0015703F">
      <w:pPr>
        <w:rPr>
          <w:noProof/>
        </w:rPr>
      </w:pPr>
    </w:p>
    <w:p w14:paraId="431CAD88" w14:textId="3895F9DF" w:rsidR="001141EC" w:rsidRDefault="001141EC" w:rsidP="001141EC">
      <w:pPr>
        <w:pStyle w:val="berschrift2"/>
      </w:pPr>
      <w:bookmarkStart w:id="43" w:name="_Toc410738433"/>
      <w:r>
        <w:t>Virtual Reality</w:t>
      </w:r>
      <w:bookmarkEnd w:id="43"/>
    </w:p>
    <w:p w14:paraId="17FF5A7D" w14:textId="77777777" w:rsidR="00647A14" w:rsidRPr="00647A14" w:rsidRDefault="00647A14" w:rsidP="00647A14"/>
    <w:p w14:paraId="04E52EDD" w14:textId="5C70C9B5" w:rsidR="005222E8" w:rsidRDefault="00664AAF" w:rsidP="005222E8">
      <w:r>
        <w:t>VR</w:t>
      </w:r>
      <w:r w:rsidR="00BB1ABF">
        <w:t xml:space="preserve"> ist die Ersetzung der Realität [Dör13].</w:t>
      </w:r>
      <w:r w:rsidR="00150F12">
        <w:t xml:space="preserve"> Der nächste Schritt, </w:t>
      </w:r>
      <w:r w:rsidR="00BB1ABF">
        <w:t xml:space="preserve">nachdem </w:t>
      </w:r>
      <w:r w:rsidR="00150F12">
        <w:t xml:space="preserve">die Realität ersetzt worden ist, besteht in der Schaffung einer möglichst glaubhaften VR, die dem Nutzer das Gefühl gibt in einer neuen Umgebung zu sein. Dafür müssen erst bestimmte Kriterien erfüllt sein. </w:t>
      </w:r>
      <w:r w:rsidR="003F7E7B">
        <w:t>Zwei Kriterien</w:t>
      </w:r>
      <w:r w:rsidR="00150F12">
        <w:t xml:space="preserve"> </w:t>
      </w:r>
      <w:r w:rsidR="003F7E7B">
        <w:t>sind</w:t>
      </w:r>
      <w:r w:rsidR="00150F12">
        <w:t xml:space="preserve"> die Wahrnehmung von Bewegung und die Bewegungs</w:t>
      </w:r>
      <w:r w:rsidR="003F7E7B">
        <w:t xml:space="preserve">kontrolle. </w:t>
      </w:r>
      <w:r w:rsidR="001C46D3">
        <w:t xml:space="preserve">Beide im Zusammenspiel steigern das Gefühl der Immersion für den Nutzer enorm. </w:t>
      </w:r>
    </w:p>
    <w:p w14:paraId="167AD909" w14:textId="77777777" w:rsidR="005D6710" w:rsidRDefault="005D6710" w:rsidP="005222E8"/>
    <w:p w14:paraId="58353069" w14:textId="3B85DC00" w:rsidR="00201831" w:rsidRDefault="00201831" w:rsidP="00201831">
      <w:pPr>
        <w:pStyle w:val="berschrift3"/>
      </w:pPr>
      <w:bookmarkStart w:id="44" w:name="_Toc410738434"/>
      <w:r>
        <w:t>Wahrnehmung von Bewegung</w:t>
      </w:r>
      <w:bookmarkEnd w:id="44"/>
    </w:p>
    <w:p w14:paraId="3A3F2C6D" w14:textId="77777777" w:rsidR="00647A14" w:rsidRPr="00647A14" w:rsidRDefault="00647A14" w:rsidP="00647A14"/>
    <w:p w14:paraId="6DF710F3" w14:textId="7E7D5FBE" w:rsidR="001C46D3" w:rsidRDefault="001C46D3" w:rsidP="001C46D3">
      <w:r>
        <w:t xml:space="preserve">Für die Wahrnehmung von Bewegung muss die VR so verändert werden, dass dem Nutzer ein Gefühl der z.B. Vorwärtsbewegung vermittelt wird. </w:t>
      </w:r>
    </w:p>
    <w:p w14:paraId="67FC3C44" w14:textId="6E287B61" w:rsidR="00947303" w:rsidRDefault="001C46D3" w:rsidP="00643B3C">
      <w:r>
        <w:t>Aus physikalischer Sicht ist Bewegung definiert als Ortsveränderung über einen bestimmten Zeitraum. Für den Mensch</w:t>
      </w:r>
      <w:r w:rsidR="0097241E">
        <w:t>en</w:t>
      </w:r>
      <w:r>
        <w:t xml:space="preserve"> bedeutet das, das</w:t>
      </w:r>
      <w:r w:rsidR="00817DC9">
        <w:t>s</w:t>
      </w:r>
      <w:r>
        <w:t xml:space="preserve"> ein auf der Netzhaut auftreffendes Bild verschoben wird und so de</w:t>
      </w:r>
      <w:r w:rsidR="00817DC9">
        <w:t xml:space="preserve">r entsprechende Reiz entsteht. </w:t>
      </w:r>
      <w:r>
        <w:t>Neben dieser so g</w:t>
      </w:r>
      <w:r w:rsidR="00817DC9">
        <w:t>enannten retinalen Verschiebung werden Bewegungen mit einer bestimmten Geschwindigkeit in eine bestimmte Richtung wahrgenommen, was als physikalische Geschwindigkeit definiert ist. Ein</w:t>
      </w:r>
      <w:r w:rsidR="0097241E">
        <w:t>e</w:t>
      </w:r>
      <w:r w:rsidR="00817DC9">
        <w:t xml:space="preserve"> weitere Art der Wahrnehmung ist der vestibuläre Sinn, der Gleichgewichtsinn. Dieser sorgt dafür, dass lineare Beschleunigungen und Drehbeschleunigungen wahrg</w:t>
      </w:r>
      <w:r w:rsidR="000C15DC">
        <w:t>enommen werden können [Dör13].</w:t>
      </w:r>
      <w:r w:rsidR="00947303">
        <w:br w:type="page"/>
      </w:r>
    </w:p>
    <w:p w14:paraId="307CDAB4" w14:textId="1DFF120F" w:rsidR="006148A1" w:rsidRDefault="003F31F9" w:rsidP="001C46D3">
      <w:r>
        <w:lastRenderedPageBreak/>
        <w:t>Um jetzt einem Nutzer das Gefühl der Bewegung zu vermitteln müssten im Idealfall alle diese Sinne angesprochen werden. So gibt</w:t>
      </w:r>
      <w:r w:rsidR="006148A1">
        <w:t xml:space="preserve"> es Bewegungssimulatoren die es ermöglichen den vestibulären Sinn zu beeinflussen. Für die Illusion einer Eigenbewegung ist meist schon die Stimulation der visuellen Wahrnehmung ausreichend. Als Beispiel ist hier das Betrachten eines anfahrenden Zuges aus einem stehenden aufzuführen [Dör13].</w:t>
      </w:r>
    </w:p>
    <w:p w14:paraId="4EF0A504" w14:textId="0666A212" w:rsidR="00B53C84" w:rsidRDefault="006148A1" w:rsidP="001C46D3">
      <w:r>
        <w:t xml:space="preserve">Durch diese Stimuli können </w:t>
      </w:r>
      <w:r w:rsidR="00C365B4">
        <w:t>dementsprechend</w:t>
      </w:r>
      <w:r>
        <w:t xml:space="preserve"> VR Anwendungen umgesetzt werden, die ohne eigene Steuerung </w:t>
      </w:r>
      <w:r w:rsidR="0097241E">
        <w:t>auskommen. Die Bewegung wird hier durch</w:t>
      </w:r>
      <w:r w:rsidR="00C365B4">
        <w:t xml:space="preserve"> visuelle Stimuli von Eigenbewegung </w:t>
      </w:r>
      <w:r w:rsidR="0097241E">
        <w:t>hervorgerufen</w:t>
      </w:r>
      <w:r w:rsidR="00C365B4">
        <w:t>.</w:t>
      </w:r>
      <w:r w:rsidR="00B53C84">
        <w:t xml:space="preserve"> </w:t>
      </w:r>
    </w:p>
    <w:p w14:paraId="63A870CA" w14:textId="131AD5CB" w:rsidR="003F31F9" w:rsidRDefault="00B53C84" w:rsidP="001C46D3">
      <w:r>
        <w:t xml:space="preserve">Durch die selbständige Steuerung eines Nutzers idealerweise durch Eigenbewegung ist es möglich einen noch höheren Grad der Immersion zu erreichen. Die dafür benötigten und verfügbaren Eingabegeräte sowie Voraussetzungen werden im </w:t>
      </w:r>
      <w:r w:rsidR="00E667F9">
        <w:t>Folgenden</w:t>
      </w:r>
      <w:r>
        <w:t xml:space="preserve"> näher beleuchtet.</w:t>
      </w:r>
    </w:p>
    <w:p w14:paraId="1233319E" w14:textId="77777777" w:rsidR="00817DC9" w:rsidRPr="001C46D3" w:rsidRDefault="00817DC9" w:rsidP="001C46D3"/>
    <w:p w14:paraId="30037B01" w14:textId="55060727" w:rsidR="00FB2FA8" w:rsidRDefault="00E67953" w:rsidP="00FB2FA8">
      <w:pPr>
        <w:pStyle w:val="berschrift3"/>
      </w:pPr>
      <w:bookmarkStart w:id="45" w:name="_Toc410738435"/>
      <w:r>
        <w:t>Ausgabegeräte</w:t>
      </w:r>
      <w:bookmarkEnd w:id="45"/>
    </w:p>
    <w:p w14:paraId="24982239" w14:textId="77777777" w:rsidR="00647A14" w:rsidRPr="00647A14" w:rsidRDefault="00647A14" w:rsidP="00647A14"/>
    <w:p w14:paraId="06D4E5E5" w14:textId="0BC2C0CE" w:rsidR="00CB5C19" w:rsidRDefault="007D2AAD" w:rsidP="00E67953">
      <w:r>
        <w:t xml:space="preserve">Um überhaupt dem Nutzer das Eintauchen in eine virtuelle Welt zu ermöglichen, werden entsprechende Ausgabegeräte benötigt. </w:t>
      </w:r>
      <w:r w:rsidR="00CB5C19">
        <w:t>Diese müssen so gebaut sein, dass eine möglichst hohe Immersion erreicht wird und der Nutzer sich präsent in der VR fühlt</w:t>
      </w:r>
      <w:r w:rsidR="00FD47B2">
        <w:t>. Des Weiteren müssen diese auf Positionsveränderung oder Rotationsbewegungen des Nutzer</w:t>
      </w:r>
      <w:r w:rsidR="004D1789">
        <w:t>s</w:t>
      </w:r>
      <w:r w:rsidR="00FD47B2">
        <w:t xml:space="preserve"> reagieren </w:t>
      </w:r>
      <w:r w:rsidR="00AF4A63">
        <w:t>[Dör13].</w:t>
      </w:r>
    </w:p>
    <w:p w14:paraId="51DBA492" w14:textId="09C3DC93" w:rsidR="00561D5A" w:rsidRDefault="00741FE5" w:rsidP="00E67953">
      <w:r>
        <w:t>Allgemein kann eine Klassifikation zwischen kabelgebundenen und kabellosen Ausgabegeräten erfolgen. In diesem Fall werden nur kabellose näher betrachtet. Die visuelle Ausgabe erfolgt über ein Displaysystem welches ein Monitor sein kann oder mehrere zu</w:t>
      </w:r>
      <w:r w:rsidR="009465C3">
        <w:t>sammengesetzten Monitore.</w:t>
      </w:r>
      <w:r>
        <w:t xml:space="preserve"> Das hier gewählte Ausgabegerät ist eine Art eines Head-Mounted Display</w:t>
      </w:r>
      <w:r w:rsidR="00CC494E">
        <w:t>s</w:t>
      </w:r>
      <w:r w:rsidR="00AF4A63">
        <w:t xml:space="preserve"> (HMD). Die genutzten Ausgabegeräte werden in Abschnitt 2.2 näher betrachtet.</w:t>
      </w:r>
      <w:r w:rsidR="006B340F">
        <w:t xml:space="preserve"> Grundlegende Bestandteile eines HMD sind in Abbildung </w:t>
      </w:r>
      <w:r w:rsidR="00F92AAE">
        <w:t>2.1</w:t>
      </w:r>
      <w:r w:rsidR="006B340F">
        <w:t xml:space="preserve"> zu sehen</w:t>
      </w:r>
      <w:r w:rsidR="002C0CB9">
        <w:t>.</w:t>
      </w:r>
    </w:p>
    <w:p w14:paraId="71C33B41" w14:textId="4110054E" w:rsidR="00142FDE" w:rsidRDefault="00142FDE" w:rsidP="00E67953"/>
    <w:p w14:paraId="40222C39" w14:textId="0933D98A" w:rsidR="00647A14" w:rsidRDefault="00CC494E" w:rsidP="00E67953">
      <w:r>
        <w:t>Um nun dem Nutzer ein Gefühl der Immersion zu geben</w:t>
      </w:r>
      <w:r w:rsidR="006B340F">
        <w:t>,</w:t>
      </w:r>
      <w:r w:rsidR="00741FE5">
        <w:t xml:space="preserve"> werden erzeug</w:t>
      </w:r>
      <w:r w:rsidR="00B6001F">
        <w:t xml:space="preserve">te virtuelle Inhalte durch zwei leicht voneinander versetzte </w:t>
      </w:r>
      <w:r w:rsidR="00741FE5">
        <w:t>virtue</w:t>
      </w:r>
      <w:r>
        <w:t>lle Kamera</w:t>
      </w:r>
      <w:r w:rsidR="00B6001F">
        <w:t>s</w:t>
      </w:r>
      <w:r w:rsidR="009465C3">
        <w:t xml:space="preserve"> erfasst und am HMD ausge</w:t>
      </w:r>
      <w:r>
        <w:t xml:space="preserve">geben. </w:t>
      </w:r>
      <w:r w:rsidR="00B6001F">
        <w:t>Dabei ist darauf zu achten das eine korrekte Berechnung der Stereobildpaare stattfindet und entsprechende Einstellungen der vir</w:t>
      </w:r>
      <w:r w:rsidR="00AC337D">
        <w:t>tuellen Kameras gemacht werden [Dör13].</w:t>
      </w:r>
    </w:p>
    <w:p w14:paraId="5DE153B2" w14:textId="2B298EB9" w:rsidR="00647A14" w:rsidRDefault="00647A14">
      <w:pPr>
        <w:spacing w:before="0" w:after="0" w:line="240" w:lineRule="auto"/>
        <w:jc w:val="left"/>
      </w:pPr>
      <w:r>
        <w:br w:type="page"/>
      </w:r>
    </w:p>
    <w:p w14:paraId="7A0E5B18" w14:textId="6A4DF10E" w:rsidR="00647A14" w:rsidRDefault="00D5441A" w:rsidP="00647A14">
      <w:pPr>
        <w:rPr>
          <w:noProof/>
        </w:rPr>
      </w:pPr>
      <w:r>
        <w:rPr>
          <w:noProof/>
        </w:rPr>
        <w:lastRenderedPageBreak/>
        <mc:AlternateContent>
          <mc:Choice Requires="wps">
            <w:drawing>
              <wp:anchor distT="0" distB="0" distL="114300" distR="114300" simplePos="0" relativeHeight="251695104" behindDoc="0" locked="0" layoutInCell="1" allowOverlap="1" wp14:anchorId="001F32DC" wp14:editId="537B0813">
                <wp:simplePos x="0" y="0"/>
                <wp:positionH relativeFrom="column">
                  <wp:posOffset>3533863</wp:posOffset>
                </wp:positionH>
                <wp:positionV relativeFrom="paragraph">
                  <wp:posOffset>2083051</wp:posOffset>
                </wp:positionV>
                <wp:extent cx="1753870" cy="386715"/>
                <wp:effectExtent l="0" t="0" r="0" b="0"/>
                <wp:wrapTopAndBottom/>
                <wp:docPr id="16" name="Textfeld 16"/>
                <wp:cNvGraphicFramePr/>
                <a:graphic xmlns:a="http://schemas.openxmlformats.org/drawingml/2006/main">
                  <a:graphicData uri="http://schemas.microsoft.com/office/word/2010/wordprocessingShape">
                    <wps:wsp>
                      <wps:cNvSpPr txBox="1"/>
                      <wps:spPr>
                        <a:xfrm>
                          <a:off x="0" y="0"/>
                          <a:ext cx="1753870" cy="386715"/>
                        </a:xfrm>
                        <a:prstGeom prst="rect">
                          <a:avLst/>
                        </a:prstGeom>
                        <a:solidFill>
                          <a:prstClr val="white"/>
                        </a:solidFill>
                        <a:ln>
                          <a:noFill/>
                        </a:ln>
                        <a:effectLst/>
                      </wps:spPr>
                      <wps:txbx>
                        <w:txbxContent>
                          <w:p w14:paraId="348A0EC8" w14:textId="523530D9" w:rsidR="00170A67" w:rsidRPr="006434DC" w:rsidRDefault="00170A67" w:rsidP="00F46ED1">
                            <w:pPr>
                              <w:pStyle w:val="Beschriftung"/>
                              <w:jc w:val="left"/>
                              <w:rPr>
                                <w:noProof/>
                                <w:sz w:val="24"/>
                                <w:szCs w:val="24"/>
                              </w:rPr>
                            </w:pPr>
                            <w:bookmarkStart w:id="46" w:name="_Toc410738507"/>
                            <w:r>
                              <w:t xml:space="preserve">Abb. </w:t>
                            </w:r>
                            <w:r w:rsidR="00CA0EFB">
                              <w:fldChar w:fldCharType="begin"/>
                            </w:r>
                            <w:r w:rsidR="00CA0EFB">
                              <w:instrText xml:space="preserve"> STYLEREF 1 \s </w:instrText>
                            </w:r>
                            <w:r w:rsidR="00CA0EFB">
                              <w:fldChar w:fldCharType="separate"/>
                            </w:r>
                            <w:r>
                              <w:rPr>
                                <w:noProof/>
                              </w:rPr>
                              <w:t>2</w:t>
                            </w:r>
                            <w:r w:rsidR="00CA0EFB">
                              <w:rPr>
                                <w:noProof/>
                              </w:rPr>
                              <w:fldChar w:fldCharType="end"/>
                            </w:r>
                            <w:r>
                              <w:t>.</w:t>
                            </w:r>
                            <w:r w:rsidR="00CA0EFB">
                              <w:fldChar w:fldCharType="begin"/>
                            </w:r>
                            <w:r w:rsidR="00CA0EFB">
                              <w:instrText xml:space="preserve"> SEQ Abb. \* ARABIC \s 1 </w:instrText>
                            </w:r>
                            <w:r w:rsidR="00CA0EFB">
                              <w:fldChar w:fldCharType="separate"/>
                            </w:r>
                            <w:r>
                              <w:rPr>
                                <w:noProof/>
                              </w:rPr>
                              <w:t>1</w:t>
                            </w:r>
                            <w:r w:rsidR="00CA0EFB">
                              <w:rPr>
                                <w:noProof/>
                              </w:rPr>
                              <w:fldChar w:fldCharType="end"/>
                            </w:r>
                            <w:r>
                              <w:t xml:space="preserve"> </w:t>
                            </w:r>
                            <w:r w:rsidRPr="00043754">
                              <w:t>Prinzipielle Bestandteile eines HMDs [Dör13]</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1F32DC" id="_x0000_t202" coordsize="21600,21600" o:spt="202" path="m,l,21600r21600,l21600,xe">
                <v:stroke joinstyle="miter"/>
                <v:path gradientshapeok="t" o:connecttype="rect"/>
              </v:shapetype>
              <v:shape id="Textfeld 16" o:spid="_x0000_s1026" type="#_x0000_t202" style="position:absolute;left:0;text-align:left;margin-left:278.25pt;margin-top:164pt;width:138.1pt;height:30.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" stroked="f">
                <v:textbox inset="0,0,0,0">
                  <w:txbxContent>
                    <w:p w14:paraId="348A0EC8" w14:textId="523530D9" w:rsidR="00170A67" w:rsidRPr="006434DC" w:rsidRDefault="00170A67" w:rsidP="00F46ED1">
                      <w:pPr>
                        <w:pStyle w:val="Beschriftung"/>
                        <w:jc w:val="left"/>
                        <w:rPr>
                          <w:noProof/>
                          <w:sz w:val="24"/>
                          <w:szCs w:val="24"/>
                        </w:rPr>
                      </w:pPr>
                      <w:bookmarkStart w:id="45" w:name="_Toc410738507"/>
                      <w:r>
                        <w:t xml:space="preserve">Abb. </w:t>
                      </w:r>
                      <w:fldSimple w:instr=" STYLEREF 1 \s ">
                        <w:r>
                          <w:rPr>
                            <w:noProof/>
                          </w:rPr>
                          <w:t>2</w:t>
                        </w:r>
                      </w:fldSimple>
                      <w:r>
                        <w:t>.</w:t>
                      </w:r>
                      <w:fldSimple w:instr=" SEQ Abb. \* ARABIC \s 1 ">
                        <w:r>
                          <w:rPr>
                            <w:noProof/>
                          </w:rPr>
                          <w:t>1</w:t>
                        </w:r>
                      </w:fldSimple>
                      <w:r>
                        <w:t xml:space="preserve"> </w:t>
                      </w:r>
                      <w:r w:rsidRPr="00043754">
                        <w:t>Prinzipielle Bestandteile eines HMDs [Dör13]</w:t>
                      </w:r>
                      <w:bookmarkEnd w:id="45"/>
                    </w:p>
                  </w:txbxContent>
                </v:textbox>
                <w10:wrap type="topAndBottom"/>
              </v:shape>
            </w:pict>
          </mc:Fallback>
        </mc:AlternateContent>
      </w:r>
      <w:r>
        <w:rPr>
          <w:noProof/>
        </w:rPr>
        <w:drawing>
          <wp:anchor distT="0" distB="0" distL="114300" distR="114300" simplePos="0" relativeHeight="251693056" behindDoc="1" locked="0" layoutInCell="1" allowOverlap="1" wp14:anchorId="69AF621E" wp14:editId="4D5A7DB7">
            <wp:simplePos x="0" y="0"/>
            <wp:positionH relativeFrom="column">
              <wp:posOffset>-32385</wp:posOffset>
            </wp:positionH>
            <wp:positionV relativeFrom="paragraph">
              <wp:posOffset>0</wp:posOffset>
            </wp:positionV>
            <wp:extent cx="3305175" cy="2474595"/>
            <wp:effectExtent l="0" t="0" r="9525" b="190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benannt.PNG"/>
                    <pic:cNvPicPr/>
                  </pic:nvPicPr>
                  <pic:blipFill rotWithShape="1">
                    <a:blip r:embed="rId38">
                      <a:extLst>
                        <a:ext uri="{28A0092B-C50C-407E-A947-70E740481C1C}">
                          <a14:useLocalDpi xmlns:a14="http://schemas.microsoft.com/office/drawing/2010/main" val="0"/>
                        </a:ext>
                      </a:extLst>
                    </a:blip>
                    <a:srcRect l="2263" t="2041" r="2026" b="1702"/>
                    <a:stretch/>
                  </pic:blipFill>
                  <pic:spPr bwMode="auto">
                    <a:xfrm>
                      <a:off x="0" y="0"/>
                      <a:ext cx="3305175" cy="2474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02E311" w14:textId="70F3CA93" w:rsidR="008D2D9F" w:rsidRDefault="00E67953" w:rsidP="008D2D9F">
      <w:pPr>
        <w:pStyle w:val="berschrift3"/>
      </w:pPr>
      <w:bookmarkStart w:id="47" w:name="_Toc410738436"/>
      <w:r>
        <w:t>Eingabegeräte</w:t>
      </w:r>
      <w:bookmarkEnd w:id="47"/>
    </w:p>
    <w:p w14:paraId="4CF71D83" w14:textId="77777777" w:rsidR="00DA0673" w:rsidRPr="00DA0673" w:rsidRDefault="00DA0673" w:rsidP="00DA0673"/>
    <w:p w14:paraId="0DEF1CD8" w14:textId="114B5116" w:rsidR="00AF16C1" w:rsidRDefault="0050498F" w:rsidP="00B74807">
      <w:r>
        <w:t>Eingabegeräte ermöglichen die Erkennung von Nutzerinteraktionen über Sensoren. Die dadurch gesammelten Daten werden an die VR übertragen und dort entsprechend ausgewertet und als Bewegung in der VR übersetzt. Dabei kann sich die Nutzerinteraktion auf unterschiedliche Arten wiederspiegeln. Der einfachste Fall ist das Betätigen eines Knopfes, was dann ein einmaliges Ereignis auslöst. Komplexere Systeme registrieren Bewegungen der Hand oder sogar des ganzen Körpers um eine Interaktion mit der VR zu ermöglichen</w:t>
      </w:r>
      <w:r w:rsidR="00B74807">
        <w:t>. Dieser Vorgang wird als Tracking bezeichnet. Das Tracking beschreibt den Vorgang der kontinuierlichen Verfolgung durch ein Ein</w:t>
      </w:r>
      <w:r w:rsidR="000E0734">
        <w:t xml:space="preserve">gabegerät. Dabei werden Position und Orientierung eines Objektes bestimmt </w:t>
      </w:r>
      <w:r w:rsidR="00B74807">
        <w:t>[Dör13]</w:t>
      </w:r>
      <w:r w:rsidR="000641F2">
        <w:t xml:space="preserve">. </w:t>
      </w:r>
    </w:p>
    <w:p w14:paraId="0F4DAB80" w14:textId="29A59161" w:rsidR="00D7154E" w:rsidRDefault="00B74807" w:rsidP="00B74807">
      <w:r>
        <w:t>Das Ziel des Tracking</w:t>
      </w:r>
      <w:r w:rsidR="00E540F5">
        <w:t xml:space="preserve"> ist es, die Werte entsprechend von Freiheitsgraden </w:t>
      </w:r>
      <w:r w:rsidR="00AB4342" w:rsidRPr="00AB4342">
        <w:t xml:space="preserve">(engl. Degrees of Freedom, DOF) </w:t>
      </w:r>
      <w:r>
        <w:t>der verfolgten Körper für die kontinuierliche Interaktion zu bestimmen bzw. zu schätzen. Dadurch wird die Interaktion mit der virtuellen Welt möglich. Die Datenaufnahme erfolgt meist im Bezugssystem des jeweiligen Trackingsystems. Kommen mehrere oder gar unterschiedliche Systeme zum Einsatz, so müssen die Trackingdaten in ein gemeinsame</w:t>
      </w:r>
      <w:r w:rsidR="00F9509E">
        <w:t xml:space="preserve">s Bezugssystem überführt werden </w:t>
      </w:r>
      <w:r w:rsidR="00E909E6">
        <w:t>[Dör13]</w:t>
      </w:r>
      <w:r w:rsidR="0050498F">
        <w:t>.</w:t>
      </w:r>
    </w:p>
    <w:p w14:paraId="5D60187C" w14:textId="211412BC" w:rsidR="004E33B1" w:rsidRDefault="0050498F" w:rsidP="004D1789">
      <w:r>
        <w:t xml:space="preserve">Die Grundlagen für solche Eingabegeräte lassen sich nach [Dör13] in zehn Kriterien unterteilen, um eine gute Beschreibung von Eingabegeräten zu ermöglichen. </w:t>
      </w:r>
    </w:p>
    <w:p w14:paraId="1A1F6E32" w14:textId="77777777" w:rsidR="004E33B1" w:rsidRDefault="004E33B1">
      <w:pPr>
        <w:spacing w:before="0" w:after="0" w:line="240" w:lineRule="auto"/>
        <w:jc w:val="left"/>
      </w:pPr>
      <w:r>
        <w:br w:type="page"/>
      </w:r>
    </w:p>
    <w:p w14:paraId="7D466BB8" w14:textId="24D82977" w:rsidR="0050498F" w:rsidRDefault="0050498F" w:rsidP="0050498F">
      <w:pPr>
        <w:pStyle w:val="Hervorhebenfett"/>
      </w:pPr>
      <w:r>
        <w:lastRenderedPageBreak/>
        <w:t>Freiheitsgrad</w:t>
      </w:r>
    </w:p>
    <w:p w14:paraId="4AB28CAA" w14:textId="77777777" w:rsidR="00BE256C" w:rsidRPr="00BE256C" w:rsidRDefault="00BE256C" w:rsidP="00BE256C">
      <w:pPr>
        <w:pStyle w:val="Textkrper"/>
      </w:pPr>
    </w:p>
    <w:p w14:paraId="5638B7D4" w14:textId="482BB673" w:rsidR="00EE5C98" w:rsidRDefault="0050498F" w:rsidP="0050498F">
      <w:r>
        <w:t xml:space="preserve">Der </w:t>
      </w:r>
      <w:r w:rsidR="00AB4342">
        <w:t>DOF</w:t>
      </w:r>
      <w:r w:rsidR="00E909E6">
        <w:t xml:space="preserve"> bezeichnet die </w:t>
      </w:r>
      <w:r w:rsidR="00EE5C98">
        <w:t>voneinander unabhängige Bewegungsmöglichkeit eines physikalischen Systems. Dabei kann die Bewegung eines starren Objektes in eine Verschiebung im Raum (Translation) und eine Drehung (Rotation) resultieren. Entsprechend der drei Koordinaten als Position und der drei Winkel zur Beschreibung der Orientierung hat e</w:t>
      </w:r>
      <w:r w:rsidR="00030F06">
        <w:t>in starrer Körper 6 DOF. Es ist wünschenswert diese Anzahl der DOF mit einem Eingabegerät zu erreichen, um ein möglichst immersives Gefühl zu vermitteln [Dör13].</w:t>
      </w:r>
    </w:p>
    <w:p w14:paraId="191A64AC" w14:textId="77777777" w:rsidR="000E0734" w:rsidRDefault="000E0734" w:rsidP="0050498F"/>
    <w:p w14:paraId="2494D9F3" w14:textId="1EC56E30" w:rsidR="000E0734" w:rsidRDefault="000E0734" w:rsidP="000E0734">
      <w:pPr>
        <w:pStyle w:val="Hervorhebenfett"/>
      </w:pPr>
      <w:r>
        <w:t>Gleichzeitig verfolgte Körper</w:t>
      </w:r>
    </w:p>
    <w:p w14:paraId="1720E7A7" w14:textId="77777777" w:rsidR="000E0734" w:rsidRDefault="000E0734" w:rsidP="000E0734">
      <w:pPr>
        <w:pStyle w:val="Textkrper"/>
      </w:pPr>
    </w:p>
    <w:p w14:paraId="6463BEB1" w14:textId="0AD9B0DB" w:rsidR="000E0734" w:rsidRDefault="000E0734" w:rsidP="000E0734">
      <w:pPr>
        <w:pStyle w:val="Textkrper"/>
      </w:pPr>
      <w:r>
        <w:t>Hierbei ist es wichtig wie viele Objek</w:t>
      </w:r>
      <w:r w:rsidR="000A495B">
        <w:t>te gleichzeitig verfolgt werden sollen. So soll neben der Blickverfolgung auch das Eingabegerät verfolgt und die Daten ausgewertet werden. Hierbei ist eine eindeutige Zuteilung der Objekte nützlich, um den Überblick zu bewahren [Dör13].</w:t>
      </w:r>
    </w:p>
    <w:p w14:paraId="6245C156" w14:textId="77777777" w:rsidR="000A495B" w:rsidRDefault="000A495B" w:rsidP="000E0734">
      <w:pPr>
        <w:pStyle w:val="Textkrper"/>
      </w:pPr>
    </w:p>
    <w:p w14:paraId="54C85DC7" w14:textId="25C274C2" w:rsidR="009C3054" w:rsidRDefault="009C3054" w:rsidP="009C3054">
      <w:pPr>
        <w:pStyle w:val="Hervorhebenfett"/>
      </w:pPr>
      <w:r>
        <w:t>Größe der überwachten Fläche</w:t>
      </w:r>
    </w:p>
    <w:p w14:paraId="4E2104F8" w14:textId="77777777" w:rsidR="00DB7A5E" w:rsidRPr="00DB7A5E" w:rsidRDefault="00DB7A5E" w:rsidP="00DB7A5E">
      <w:pPr>
        <w:pStyle w:val="Textkrper"/>
      </w:pPr>
    </w:p>
    <w:p w14:paraId="63C8783B" w14:textId="4B4168A3" w:rsidR="00DB7A5E" w:rsidRDefault="009C3054" w:rsidP="009C3054">
      <w:pPr>
        <w:pStyle w:val="Textkrper"/>
      </w:pPr>
      <w:r>
        <w:t xml:space="preserve">Hier ist eine sehr große Differenz der Fläche möglich je nachdem welches Eingabegerät genutzt wird. Es muss den Eingabegeräten ein entsprechend großer Bereich zur Verfügung gestellt </w:t>
      </w:r>
      <w:r w:rsidR="00423FDF">
        <w:t>sein</w:t>
      </w:r>
      <w:r>
        <w:t>, um den kompletten Funktionsumfang nutzen zu können</w:t>
      </w:r>
      <w:r w:rsidR="00DB7A5E">
        <w:t xml:space="preserve"> [Dör13]</w:t>
      </w:r>
      <w:r>
        <w:t xml:space="preserve">. </w:t>
      </w:r>
    </w:p>
    <w:p w14:paraId="30060BAC" w14:textId="1CB95CFB" w:rsidR="009C3054" w:rsidRDefault="009C3054" w:rsidP="009C3054">
      <w:pPr>
        <w:pStyle w:val="Textkrper"/>
      </w:pPr>
      <w:r>
        <w:t>Als Beispiel unterscheidet sich die Größe der überwachten Fläche bei der Nutzung einer Kamera als Eingabegerät deutlich von der eines S</w:t>
      </w:r>
      <w:r w:rsidR="00382A13">
        <w:t>pielecontrollers (Controller), bei dem keine Fläche überwacht werden muss.</w:t>
      </w:r>
    </w:p>
    <w:p w14:paraId="056073D4" w14:textId="77777777" w:rsidR="00382A13" w:rsidRDefault="00382A13" w:rsidP="009C3054">
      <w:pPr>
        <w:pStyle w:val="Textkrper"/>
      </w:pPr>
    </w:p>
    <w:p w14:paraId="452FE029" w14:textId="58B756CA" w:rsidR="00DB7A5E" w:rsidRDefault="00DB7A5E" w:rsidP="00DB7A5E">
      <w:pPr>
        <w:pStyle w:val="Hervorhebenfett"/>
      </w:pPr>
      <w:r>
        <w:t>Genauigkeit</w:t>
      </w:r>
    </w:p>
    <w:p w14:paraId="719A28E6" w14:textId="77777777" w:rsidR="00566D61" w:rsidRPr="00566D61" w:rsidRDefault="00566D61" w:rsidP="00566D61">
      <w:pPr>
        <w:pStyle w:val="Textkrper"/>
      </w:pPr>
    </w:p>
    <w:p w14:paraId="234C57E7" w14:textId="421FEEF9" w:rsidR="00D375D9" w:rsidRDefault="00407441" w:rsidP="00566D61">
      <w:pPr>
        <w:pStyle w:val="Textkrper"/>
      </w:pPr>
      <w:r>
        <w:t>Die Genauigkeit richtet sich oft nach der Frage des Kostenaufwands. Bessere Kameras liefern bessere Bilder, bessere Controller können eine genauere Steuerung ermöglichen [Dör13].</w:t>
      </w:r>
      <w:r w:rsidR="00D375D9">
        <w:br w:type="page"/>
      </w:r>
    </w:p>
    <w:p w14:paraId="42D505A5" w14:textId="77777777" w:rsidR="00D375D9" w:rsidRDefault="00D375D9" w:rsidP="00D375D9">
      <w:pPr>
        <w:pStyle w:val="Hervorhebenfett"/>
      </w:pPr>
      <w:r>
        <w:lastRenderedPageBreak/>
        <w:t>Wiederholrate</w:t>
      </w:r>
    </w:p>
    <w:p w14:paraId="35CDFF46" w14:textId="77777777" w:rsidR="004F62ED" w:rsidRPr="004F62ED" w:rsidRDefault="004F62ED" w:rsidP="004F62ED">
      <w:pPr>
        <w:pStyle w:val="Textkrper"/>
      </w:pPr>
    </w:p>
    <w:p w14:paraId="1D3F06C3" w14:textId="56A31B4E" w:rsidR="00FE4B5A" w:rsidRDefault="00566D61" w:rsidP="00FE4B5A">
      <w:pPr>
        <w:pStyle w:val="Textkrper"/>
      </w:pPr>
      <w:r>
        <w:t>Die Wiederholrate beschreibt das Auflösungsvermögen eines Eingabegeräts</w:t>
      </w:r>
      <w:r w:rsidR="00FC1C35">
        <w:t xml:space="preserve"> im anhand der Zeit</w:t>
      </w:r>
      <w:r>
        <w:t>. Sie beschreibt die Anzahl der Messpunkte einer Bewegung pro Sekunde. Je höher die Wiederholrate, desto</w:t>
      </w:r>
      <w:r w:rsidR="0087253D">
        <w:t xml:space="preserve"> mehr Messpunkte sind vorhanden </w:t>
      </w:r>
      <w:r>
        <w:t>[Dör13].</w:t>
      </w:r>
    </w:p>
    <w:p w14:paraId="361E17C8" w14:textId="77777777" w:rsidR="004A1E6B" w:rsidRPr="00FE4B5A" w:rsidRDefault="004A1E6B" w:rsidP="00FE4B5A">
      <w:pPr>
        <w:pStyle w:val="Textkrper"/>
      </w:pPr>
    </w:p>
    <w:p w14:paraId="17FBC469" w14:textId="77777777" w:rsidR="007817C2" w:rsidRDefault="007817C2" w:rsidP="007817C2">
      <w:pPr>
        <w:pStyle w:val="Hervorhebenfett"/>
      </w:pPr>
      <w:r>
        <w:t>Latenz</w:t>
      </w:r>
    </w:p>
    <w:p w14:paraId="76A868EB" w14:textId="77777777" w:rsidR="004F62ED" w:rsidRPr="004F62ED" w:rsidRDefault="004F62ED" w:rsidP="004F62ED">
      <w:pPr>
        <w:pStyle w:val="Textkrper"/>
      </w:pPr>
    </w:p>
    <w:p w14:paraId="3B832AA6" w14:textId="2ED86BFF" w:rsidR="004A1E6B" w:rsidRDefault="000776B6" w:rsidP="004A1E6B">
      <w:pPr>
        <w:pStyle w:val="Textkrper"/>
      </w:pPr>
      <w:r>
        <w:t>Die Latenz ist die Zeitspanne die ein Eingabegerät zum Reagieren braucht. Diese verschobene Reaktion kann durch das Abarbeiten von Algorithmen oder durch Laufzeiten von Signalen in Kabeln ausgelöst werden [Dör13].</w:t>
      </w:r>
    </w:p>
    <w:p w14:paraId="730DE21D" w14:textId="77777777" w:rsidR="004F62ED" w:rsidRPr="004A1E6B" w:rsidRDefault="004F62ED" w:rsidP="004A1E6B">
      <w:pPr>
        <w:pStyle w:val="Textkrper"/>
      </w:pPr>
    </w:p>
    <w:p w14:paraId="3E1C3A8D" w14:textId="27E9F58B" w:rsidR="004F62ED" w:rsidRPr="004F62ED" w:rsidRDefault="007817C2" w:rsidP="004F62ED">
      <w:pPr>
        <w:pStyle w:val="Hervorhebenfett"/>
      </w:pPr>
      <w:r>
        <w:t>Drift</w:t>
      </w:r>
    </w:p>
    <w:p w14:paraId="5B4AD2C4" w14:textId="77777777" w:rsidR="007B18B0" w:rsidRDefault="007B18B0" w:rsidP="00FE4B5A">
      <w:pPr>
        <w:pStyle w:val="Textkrper"/>
      </w:pPr>
    </w:p>
    <w:p w14:paraId="239E695C" w14:textId="3FADEB7F" w:rsidR="007B18B0" w:rsidRDefault="007B18B0" w:rsidP="0067496C">
      <w:pPr>
        <w:pStyle w:val="Textkrper"/>
      </w:pPr>
      <w:r>
        <w:rPr>
          <w:noProof/>
        </w:rPr>
        <w:drawing>
          <wp:anchor distT="0" distB="0" distL="114300" distR="114300" simplePos="0" relativeHeight="251696128" behindDoc="1" locked="0" layoutInCell="1" allowOverlap="1" wp14:anchorId="62DB7784" wp14:editId="26AB66CB">
            <wp:simplePos x="0" y="0"/>
            <wp:positionH relativeFrom="margin">
              <wp:posOffset>-1270</wp:posOffset>
            </wp:positionH>
            <wp:positionV relativeFrom="paragraph">
              <wp:posOffset>1087120</wp:posOffset>
            </wp:positionV>
            <wp:extent cx="4619625" cy="2605405"/>
            <wp:effectExtent l="0" t="0" r="9525" b="4445"/>
            <wp:wrapTopAndBottom/>
            <wp:docPr id="17" name="Grafik 17" descr="C:\projects\_ba\doc\img\drift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drift_latency.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19625" cy="2605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8176" behindDoc="0" locked="0" layoutInCell="1" allowOverlap="1" wp14:anchorId="6C2FD43E" wp14:editId="2E23E6B8">
                <wp:simplePos x="0" y="0"/>
                <wp:positionH relativeFrom="column">
                  <wp:posOffset>-3810</wp:posOffset>
                </wp:positionH>
                <wp:positionV relativeFrom="paragraph">
                  <wp:posOffset>3638550</wp:posOffset>
                </wp:positionV>
                <wp:extent cx="5572125" cy="647700"/>
                <wp:effectExtent l="0" t="0" r="9525" b="0"/>
                <wp:wrapTopAndBottom/>
                <wp:docPr id="18" name="Textfeld 18"/>
                <wp:cNvGraphicFramePr/>
                <a:graphic xmlns:a="http://schemas.openxmlformats.org/drawingml/2006/main">
                  <a:graphicData uri="http://schemas.microsoft.com/office/word/2010/wordprocessingShape">
                    <wps:wsp>
                      <wps:cNvSpPr txBox="1"/>
                      <wps:spPr>
                        <a:xfrm>
                          <a:off x="0" y="0"/>
                          <a:ext cx="5572125" cy="647700"/>
                        </a:xfrm>
                        <a:prstGeom prst="rect">
                          <a:avLst/>
                        </a:prstGeom>
                        <a:solidFill>
                          <a:prstClr val="white"/>
                        </a:solidFill>
                        <a:ln>
                          <a:noFill/>
                        </a:ln>
                        <a:effectLst/>
                      </wps:spPr>
                      <wps:txbx>
                        <w:txbxContent>
                          <w:p w14:paraId="1E1D82EC" w14:textId="2A75F5D1" w:rsidR="00170A67" w:rsidRPr="00EE7C21" w:rsidRDefault="00170A67" w:rsidP="00412887">
                            <w:pPr>
                              <w:pStyle w:val="Beschriftung"/>
                              <w:jc w:val="left"/>
                              <w:rPr>
                                <w:noProof/>
                                <w:sz w:val="24"/>
                                <w:szCs w:val="24"/>
                              </w:rPr>
                            </w:pPr>
                            <w:bookmarkStart w:id="48" w:name="_Toc410738508"/>
                            <w:r>
                              <w:t xml:space="preserve">Abb. </w:t>
                            </w:r>
                            <w:r w:rsidR="00CA0EFB">
                              <w:fldChar w:fldCharType="begin"/>
                            </w:r>
                            <w:r w:rsidR="00CA0EFB">
                              <w:instrText xml:space="preserve"> STYLEREF 1 \s </w:instrText>
                            </w:r>
                            <w:r w:rsidR="00CA0EFB">
                              <w:fldChar w:fldCharType="separate"/>
                            </w:r>
                            <w:r>
                              <w:rPr>
                                <w:noProof/>
                              </w:rPr>
                              <w:t>2</w:t>
                            </w:r>
                            <w:r w:rsidR="00CA0EFB">
                              <w:rPr>
                                <w:noProof/>
                              </w:rPr>
                              <w:fldChar w:fldCharType="end"/>
                            </w:r>
                            <w:r>
                              <w:t>.</w:t>
                            </w:r>
                            <w:r w:rsidR="00CA0EFB">
                              <w:fldChar w:fldCharType="begin"/>
                            </w:r>
                            <w:r w:rsidR="00CA0EFB">
                              <w:instrText xml:space="preserve"> SEQ Abb. \* ARABIC \s 1 </w:instrText>
                            </w:r>
                            <w:r w:rsidR="00CA0EFB">
                              <w:fldChar w:fldCharType="separate"/>
                            </w:r>
                            <w:r>
                              <w:rPr>
                                <w:noProof/>
                              </w:rPr>
                              <w:t>2</w:t>
                            </w:r>
                            <w:r w:rsidR="00CA0EFB">
                              <w:rPr>
                                <w:noProof/>
                              </w:rPr>
                              <w:fldChar w:fldCharType="end"/>
                            </w:r>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2FD43E" id="Textfeld 18" o:spid="_x0000_s1027" type="#_x0000_t202" style="position:absolute;left:0;text-align:left;margin-left:-.3pt;margin-top:286.5pt;width:438.75pt;height:51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" stroked="f">
                <v:textbox inset="0,0,0,0">
                  <w:txbxContent>
                    <w:p w14:paraId="1E1D82EC" w14:textId="2A75F5D1" w:rsidR="00170A67" w:rsidRPr="00EE7C21" w:rsidRDefault="00170A67" w:rsidP="00412887">
                      <w:pPr>
                        <w:pStyle w:val="Beschriftung"/>
                        <w:jc w:val="left"/>
                        <w:rPr>
                          <w:noProof/>
                          <w:sz w:val="24"/>
                          <w:szCs w:val="24"/>
                        </w:rPr>
                      </w:pPr>
                      <w:bookmarkStart w:id="48" w:name="_Toc410738508"/>
                      <w:r>
                        <w:t xml:space="preserve">Abb. </w:t>
                      </w:r>
                      <w:fldSimple w:instr=" STYLEREF 1 \s ">
                        <w:r>
                          <w:rPr>
                            <w:noProof/>
                          </w:rPr>
                          <w:t>2</w:t>
                        </w:r>
                      </w:fldSimple>
                      <w:r>
                        <w:t>.</w:t>
                      </w:r>
                      <w:fldSimple w:instr=" SEQ Abb. \* ARABIC \s 1 ">
                        <w:r>
                          <w:rPr>
                            <w:noProof/>
                          </w:rPr>
                          <w:t>2</w:t>
                        </w:r>
                      </w:fldSimple>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8"/>
                    </w:p>
                  </w:txbxContent>
                </v:textbox>
                <w10:wrap type="topAndBottom"/>
              </v:shape>
            </w:pict>
          </mc:Fallback>
        </mc:AlternateContent>
      </w:r>
      <w:r>
        <w:t>Ein</w:t>
      </w:r>
      <w:r w:rsidR="00AD66F7">
        <w:t>e</w:t>
      </w:r>
      <w:r>
        <w:t xml:space="preserve"> Drift</w:t>
      </w:r>
      <w:r w:rsidR="00B233BE">
        <w:t>, auch Messfehler,</w:t>
      </w:r>
      <w:r>
        <w:t xml:space="preserve"> kann durch sich immer weiter aufaddierende Fehler entstehen.  Wenn Eingabegeräte relative Änderungen aufnehmen (z. B. Positionsänderung gegenüber der vorherigen Abtastung bzw. dem vorherigen Messpunkt), dann können Fehler sich über die Zeit aufaddieren, woraus ein fortwährender und an</w:t>
      </w:r>
      <w:r w:rsidR="0067496C">
        <w:t>wachsender Fehler folgt [Dör13].</w:t>
      </w:r>
      <w:r>
        <w:br w:type="page"/>
      </w:r>
    </w:p>
    <w:p w14:paraId="0325EF6D" w14:textId="27265886" w:rsidR="007817C2" w:rsidRDefault="007817C2" w:rsidP="007817C2">
      <w:pPr>
        <w:pStyle w:val="Hervorhebenfett"/>
      </w:pPr>
      <w:r>
        <w:lastRenderedPageBreak/>
        <w:t>Äußere Rahmenbedingungen</w:t>
      </w:r>
    </w:p>
    <w:p w14:paraId="46020392" w14:textId="77777777" w:rsidR="0028677B" w:rsidRPr="0028677B" w:rsidRDefault="0028677B" w:rsidP="0028677B">
      <w:pPr>
        <w:pStyle w:val="Textkrper"/>
      </w:pPr>
    </w:p>
    <w:p w14:paraId="3E7C5131" w14:textId="4A5B6B75" w:rsidR="00631B9B" w:rsidRDefault="0028677B" w:rsidP="00631B9B">
      <w:pPr>
        <w:pStyle w:val="Textkrper"/>
      </w:pPr>
      <w:r>
        <w:t>Äußere Rahmenbedingungen wie Licht, Temperatur oder die Möblierung eines Raumes, können je nach Eingabegerät Einfluss haben auf die Funktionalität. Optische Verfahren können bei gleichmäßiger Beleuchtung besser arbeiten. Bei Verfahren die den Schall nutzen spielen unterschiedliche Temperaturen oder Luftdrücke eine Rolle. Elektromagnetische Verfahren werden von magnetischen Stoffen oder elektromagnetischen Feldern gestört</w:t>
      </w:r>
      <w:r w:rsidR="00EC1D34">
        <w:t xml:space="preserve"> [Dör13]</w:t>
      </w:r>
      <w:r>
        <w:t>.</w:t>
      </w:r>
    </w:p>
    <w:p w14:paraId="564FCF54" w14:textId="77777777" w:rsidR="0028677B" w:rsidRPr="00631B9B" w:rsidRDefault="0028677B" w:rsidP="00631B9B">
      <w:pPr>
        <w:pStyle w:val="Textkrper"/>
      </w:pPr>
    </w:p>
    <w:p w14:paraId="0C2E191C" w14:textId="2232DC26" w:rsidR="007817C2" w:rsidRDefault="007817C2" w:rsidP="007817C2">
      <w:pPr>
        <w:pStyle w:val="Hervorhebenfett"/>
      </w:pPr>
      <w:r>
        <w:t>Kalibrierung</w:t>
      </w:r>
    </w:p>
    <w:p w14:paraId="6C679464" w14:textId="77777777" w:rsidR="00274A41" w:rsidRDefault="00274A41" w:rsidP="00274A41">
      <w:pPr>
        <w:pStyle w:val="Textkrper"/>
      </w:pPr>
    </w:p>
    <w:p w14:paraId="5CB4C39A" w14:textId="1110434A" w:rsidR="00274A41" w:rsidRDefault="00274A41" w:rsidP="00274A41">
      <w:pPr>
        <w:pStyle w:val="Textkrper"/>
      </w:pPr>
      <w:r>
        <w:t>Die Kalibrierung behandelt den Abgleich von Messwerten. Hier werden Einstellungen vorgenommen, um verfolgte reale Bewegungen den Maßen der virtuellen Welt anzupassen und umzuwandeln. Dadurch fühlt sich die Steuerung intuitiv an [Dör13].</w:t>
      </w:r>
    </w:p>
    <w:p w14:paraId="5349AA5B" w14:textId="77777777" w:rsidR="00274A41" w:rsidRPr="00274A41" w:rsidRDefault="00274A41" w:rsidP="00274A41">
      <w:pPr>
        <w:pStyle w:val="Textkrper"/>
      </w:pPr>
    </w:p>
    <w:p w14:paraId="6067F64D" w14:textId="715151AF" w:rsidR="007C573C" w:rsidRDefault="007817C2" w:rsidP="007817C2">
      <w:pPr>
        <w:pStyle w:val="Hervorhebenfett"/>
      </w:pPr>
      <w:r>
        <w:t>Usability</w:t>
      </w:r>
      <w:r w:rsidR="00407441">
        <w:t xml:space="preserve"> </w:t>
      </w:r>
    </w:p>
    <w:p w14:paraId="0F60BFF1" w14:textId="5222B364" w:rsidR="007C573C" w:rsidRDefault="007C573C" w:rsidP="007C573C">
      <w:pPr>
        <w:pStyle w:val="Textkrper"/>
      </w:pPr>
    </w:p>
    <w:p w14:paraId="058F9CAC" w14:textId="5F1F2AD0" w:rsidR="004A1CDC" w:rsidRDefault="00477A71" w:rsidP="00943EB4">
      <w:pPr>
        <w:pStyle w:val="Textkrper"/>
      </w:pPr>
      <w:r>
        <w:t>Usability kann vor allem durch die Freiheiten, die das Eingabegerät den Nutzer gibt, beschrieben werden. So sind zum einen Einschränkungen durch das Tragen von bestimmten Sensoren oder das Halten eines Contro</w:t>
      </w:r>
      <w:r w:rsidR="00CF4E50">
        <w:t xml:space="preserve">llers gegeben. Des Weiteren sind über Funk verbundene Eingabegeräte benutzerfreundlicher als über Kabel verbundene. Bei optischen Verfahren, die den Nutzer über Kameras verfolgen ist der Interaktionsradius </w:t>
      </w:r>
      <w:r w:rsidR="00B13C4D">
        <w:t xml:space="preserve">ausschlaggebend für das Maß der </w:t>
      </w:r>
      <w:r w:rsidR="00CF4E50">
        <w:t xml:space="preserve">Usability [Dör13]. </w:t>
      </w:r>
    </w:p>
    <w:p w14:paraId="1DF89F9B" w14:textId="77777777" w:rsidR="00943EB4" w:rsidRDefault="00943EB4" w:rsidP="00943EB4">
      <w:pPr>
        <w:pStyle w:val="Textkrper"/>
      </w:pPr>
    </w:p>
    <w:p w14:paraId="5C0F46D1" w14:textId="501CF0D2" w:rsidR="00873B5B" w:rsidRDefault="00873B5B" w:rsidP="00873B5B">
      <w:pPr>
        <w:pStyle w:val="berschrift3"/>
      </w:pPr>
      <w:bookmarkStart w:id="49" w:name="_Toc410738437"/>
      <w:r>
        <w:t>Bewegungskontrolle</w:t>
      </w:r>
      <w:r w:rsidR="00C23E4D">
        <w:t xml:space="preserve"> mit Eingabegeräten</w:t>
      </w:r>
      <w:bookmarkEnd w:id="49"/>
    </w:p>
    <w:p w14:paraId="25A93F74" w14:textId="77777777" w:rsidR="0073627D" w:rsidRPr="0073627D" w:rsidRDefault="0073627D" w:rsidP="0073627D"/>
    <w:p w14:paraId="7427B54F" w14:textId="2406D0EE" w:rsidR="008C14A1" w:rsidRDefault="00FB6972" w:rsidP="008C14A1">
      <w:r>
        <w:t>Allgemein können Bewegungen durch Eingabegeräte g</w:t>
      </w:r>
      <w:r w:rsidR="0073627D">
        <w:t>esteuert werden. Ob Touchscreen, Tastatur, Controller oder anderes Eingabegerät</w:t>
      </w:r>
      <w:r>
        <w:t xml:space="preserve">, es werden </w:t>
      </w:r>
      <w:r w:rsidR="0073627D">
        <w:t>Eingabedaten</w:t>
      </w:r>
      <w:r>
        <w:t xml:space="preserve"> geliefert, welche verarbeitet und übertragen und in Bewegung in der virtuellen Welt </w:t>
      </w:r>
      <w:r w:rsidR="009F25E4">
        <w:t>umgewandelt</w:t>
      </w:r>
      <w:r>
        <w:t xml:space="preserve"> werden</w:t>
      </w:r>
      <w:r w:rsidR="00AD481B">
        <w:t xml:space="preserve">. </w:t>
      </w:r>
      <w:r w:rsidR="005C1850">
        <w:t>Im Folgenden werden mögliche Arten von Eingabegräten und Verfahren zur Kont</w:t>
      </w:r>
      <w:r w:rsidR="00A6286E">
        <w:t>roller von Bewegung gezeigt.</w:t>
      </w:r>
      <w:r w:rsidR="008C14A1">
        <w:br w:type="page"/>
      </w:r>
    </w:p>
    <w:p w14:paraId="4F9DA5DF" w14:textId="77777777" w:rsidR="00FB6972" w:rsidRDefault="00FB6972" w:rsidP="0094748D">
      <w:pPr>
        <w:pStyle w:val="Hervorhebenfett"/>
      </w:pPr>
      <w:r>
        <w:lastRenderedPageBreak/>
        <w:t>Durch Software</w:t>
      </w:r>
    </w:p>
    <w:p w14:paraId="7403D07B" w14:textId="77777777" w:rsidR="005C1850" w:rsidRPr="005C1850" w:rsidRDefault="005C1850" w:rsidP="005C1850"/>
    <w:p w14:paraId="6DF12F08" w14:textId="00FFE514" w:rsidR="00FB6972" w:rsidRDefault="005C1850" w:rsidP="00FB6972">
      <w:r>
        <w:t xml:space="preserve">Bewegungskontrolle kann ohne externes Eingabegerät durch Software erzeugt werden. Dabei dienen bestimmte Punkte in der VR als Bewegungsauslöser. Diese lösen nach einer bestimmten Zeit, in der sie angeschaut werden müssen, eine Bewegung aus und bewegen die virtuelle Kamera in eine bestimmte Richtung oder lassen diese rotieren. </w:t>
      </w:r>
    </w:p>
    <w:p w14:paraId="516202EF" w14:textId="77777777" w:rsidR="005C1850" w:rsidRPr="000F4BDB" w:rsidRDefault="005C1850" w:rsidP="00FB6972"/>
    <w:p w14:paraId="58A629A2" w14:textId="54471B2F" w:rsidR="00FB6972" w:rsidRDefault="00EB4FF4" w:rsidP="0094748D">
      <w:pPr>
        <w:pStyle w:val="Hervorhebenfett"/>
      </w:pPr>
      <w:r>
        <w:t>Optisches Tracking</w:t>
      </w:r>
    </w:p>
    <w:p w14:paraId="71D82A9D" w14:textId="77777777" w:rsidR="00C04D19" w:rsidRPr="00C04D19" w:rsidRDefault="00C04D19" w:rsidP="00C04D19"/>
    <w:p w14:paraId="5ADE9833" w14:textId="77777777" w:rsidR="008039D2" w:rsidRDefault="00EB4FF4" w:rsidP="0080232F">
      <w:r>
        <w:t xml:space="preserve">Optische Trackingverfahren verfolgen die Idee eine Positionierung und Orientierung von </w:t>
      </w:r>
      <w:r w:rsidR="00364823">
        <w:t xml:space="preserve">Objekten im Raum festzustellen. </w:t>
      </w:r>
      <w:r>
        <w:t xml:space="preserve">Diese Feststellung findet anhand von Tiefen- und Farbkameras </w:t>
      </w:r>
      <w:r w:rsidR="00CD3EDE">
        <w:t xml:space="preserve"> (RGBD-Kamera) </w:t>
      </w:r>
      <w:r>
        <w:t>statt</w:t>
      </w:r>
      <w:r w:rsidR="00CD3EDE">
        <w:t xml:space="preserve">. </w:t>
      </w:r>
      <w:r>
        <w:t xml:space="preserve">Diese können über ein mit Infrarot projiziertes Muster oder über die Berechnung der Laufzeiten des reflektierten Lichts (Time of Flight, TOF) eine Tiefenerkennung </w:t>
      </w:r>
      <w:r w:rsidR="000705D5">
        <w:t xml:space="preserve">durchführen und Bewegungen erkennen. </w:t>
      </w:r>
    </w:p>
    <w:p w14:paraId="6302F928" w14:textId="30A45ABA" w:rsidR="00844C3B" w:rsidRDefault="00105C9B" w:rsidP="0080232F">
      <w:r>
        <w:t>Aktuelle Hardware</w:t>
      </w:r>
      <w:r w:rsidR="00D3188B">
        <w:t>,</w:t>
      </w:r>
      <w:r>
        <w:t xml:space="preserve"> </w:t>
      </w:r>
      <w:r w:rsidR="00D3188B">
        <w:t xml:space="preserve">die diese Technik anwendet, </w:t>
      </w:r>
      <w:r>
        <w:t>ist die Kinect von Microsoft</w:t>
      </w:r>
      <w:r w:rsidR="00484E7C">
        <w:t xml:space="preserve"> [</w:t>
      </w:r>
      <w:r w:rsidR="009221F7">
        <w:t>Kra12</w:t>
      </w:r>
      <w:r w:rsidR="00484E7C">
        <w:t>]</w:t>
      </w:r>
      <w:r>
        <w:t>, die es einem Nutzer erlaubt</w:t>
      </w:r>
      <w:r w:rsidR="00FC7607">
        <w:t>,</w:t>
      </w:r>
      <w:r>
        <w:t xml:space="preserve"> ohne einen Controller Bewegungen in eine virtuelle Welt zu übertragen</w:t>
      </w:r>
      <w:r w:rsidR="00714B7E">
        <w:t xml:space="preserve"> [Dör13]</w:t>
      </w:r>
      <w:r w:rsidR="007D5ABA">
        <w:t xml:space="preserve"> sowie die Leap Motion, die im Gegensatz zur Kinect nicht den ganzen Körper aufnimmt</w:t>
      </w:r>
      <w:r w:rsidR="00AA0AB4">
        <w:t>,</w:t>
      </w:r>
      <w:r w:rsidR="007D5ABA">
        <w:t xml:space="preserve"> sondern nur die Hände des Nutzers</w:t>
      </w:r>
      <w:r w:rsidR="00D94E83">
        <w:t xml:space="preserve"> [@Leap]</w:t>
      </w:r>
      <w:r w:rsidR="00173E70">
        <w:t>.</w:t>
      </w:r>
      <w:r w:rsidR="00D95D22">
        <w:t xml:space="preserve"> Eine noch in der Entwicklung befindliche Hardware ist Project Tango von Google, was </w:t>
      </w:r>
      <w:r w:rsidR="00674200">
        <w:t xml:space="preserve">Ähnlichkeiten zu einem Android-Smartphone besitzt und es ermöglicht 3D Bewegungen, was auch die Translation mit einbezieht, innerhalb eines Raumes </w:t>
      </w:r>
      <w:r w:rsidR="008A15F4">
        <w:t>zu verfolgen [@Tan].</w:t>
      </w:r>
    </w:p>
    <w:p w14:paraId="195F7D7B" w14:textId="660FAF49" w:rsidR="003C31C1" w:rsidRDefault="003C31C1">
      <w:pPr>
        <w:spacing w:before="0" w:after="0" w:line="240" w:lineRule="auto"/>
        <w:jc w:val="left"/>
      </w:pPr>
    </w:p>
    <w:p w14:paraId="103E0BC2" w14:textId="1F1D6D6B" w:rsidR="00636D8D" w:rsidRDefault="00A6097E" w:rsidP="00636D8D">
      <w:pPr>
        <w:keepNext/>
      </w:pPr>
      <w:r>
        <w:rPr>
          <w:noProof/>
        </w:rPr>
        <w:drawing>
          <wp:inline distT="0" distB="0" distL="0" distR="0" wp14:anchorId="17857721" wp14:editId="665FB0E7">
            <wp:extent cx="2977841" cy="1821600"/>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2977841" cy="1821600"/>
                    </a:xfrm>
                    <a:prstGeom prst="rect">
                      <a:avLst/>
                    </a:prstGeom>
                    <a:noFill/>
                    <a:ln>
                      <a:noFill/>
                    </a:ln>
                  </pic:spPr>
                </pic:pic>
              </a:graphicData>
            </a:graphic>
          </wp:inline>
        </w:drawing>
      </w:r>
      <w:r w:rsidR="00636D8D">
        <w:rPr>
          <w:noProof/>
        </w:rPr>
        <w:drawing>
          <wp:inline distT="0" distB="0" distL="0" distR="0" wp14:anchorId="6CD7BDBE" wp14:editId="1A1538A4">
            <wp:extent cx="2426407" cy="1821600"/>
            <wp:effectExtent l="0" t="0" r="0" b="7620"/>
            <wp:docPr id="33" name="Grafik 33" descr="C:\projects\_ba\doc\img\placeh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26407" cy="1821600"/>
                    </a:xfrm>
                    <a:prstGeom prst="rect">
                      <a:avLst/>
                    </a:prstGeom>
                    <a:noFill/>
                    <a:ln>
                      <a:noFill/>
                    </a:ln>
                  </pic:spPr>
                </pic:pic>
              </a:graphicData>
            </a:graphic>
          </wp:inline>
        </w:drawing>
      </w:r>
    </w:p>
    <w:p w14:paraId="346FD700" w14:textId="4839BA71" w:rsidR="00943EB4" w:rsidRDefault="00636D8D" w:rsidP="00976F41">
      <w:pPr>
        <w:pStyle w:val="Beschriftung"/>
      </w:pPr>
      <w:bookmarkStart w:id="50" w:name="_Toc410738509"/>
      <w:r>
        <w:t xml:space="preserve">Abb. </w:t>
      </w:r>
      <w:r w:rsidR="00CA0EFB">
        <w:fldChar w:fldCharType="begin"/>
      </w:r>
      <w:r w:rsidR="00CA0EFB">
        <w:instrText xml:space="preserve"> STYLEREF 1 \s </w:instrText>
      </w:r>
      <w:r w:rsidR="00CA0EFB">
        <w:fldChar w:fldCharType="separate"/>
      </w:r>
      <w:r w:rsidR="00170A67">
        <w:rPr>
          <w:noProof/>
        </w:rPr>
        <w:t>2</w:t>
      </w:r>
      <w:r w:rsidR="00CA0EFB">
        <w:rPr>
          <w:noProof/>
        </w:rPr>
        <w:fldChar w:fldCharType="end"/>
      </w:r>
      <w:r w:rsidR="00BD0E5B">
        <w:t>.</w:t>
      </w:r>
      <w:r w:rsidR="00CA0EFB">
        <w:fldChar w:fldCharType="begin"/>
      </w:r>
      <w:r w:rsidR="00CA0EFB">
        <w:instrText xml:space="preserve"> SEQ Abb. \* ARABIC \s 1 </w:instrText>
      </w:r>
      <w:r w:rsidR="00CA0EFB">
        <w:fldChar w:fldCharType="separate"/>
      </w:r>
      <w:r w:rsidR="00170A67">
        <w:rPr>
          <w:noProof/>
        </w:rPr>
        <w:t>3</w:t>
      </w:r>
      <w:r w:rsidR="00CA0EFB">
        <w:rPr>
          <w:noProof/>
        </w:rPr>
        <w:fldChar w:fldCharType="end"/>
      </w:r>
      <w:r w:rsidR="00486D1F">
        <w:t xml:space="preserve"> Ansicht von </w:t>
      </w:r>
      <w:r w:rsidR="006D31B6">
        <w:t xml:space="preserve">der aktuellen </w:t>
      </w:r>
      <w:r w:rsidR="00486D1F">
        <w:t>Kinect</w:t>
      </w:r>
      <w:r w:rsidR="0099074A">
        <w:t xml:space="preserve"> [Com]</w:t>
      </w:r>
      <w:r w:rsidR="00486D1F">
        <w:t xml:space="preserve"> und </w:t>
      </w:r>
      <w:r>
        <w:t>Leap Motion</w:t>
      </w:r>
      <w:bookmarkEnd w:id="50"/>
      <w:r>
        <w:t xml:space="preserve"> </w:t>
      </w:r>
      <w:r w:rsidR="00943EB4">
        <w:br w:type="page"/>
      </w:r>
    </w:p>
    <w:p w14:paraId="3EF86DAE" w14:textId="2A820480" w:rsidR="00E46384" w:rsidRDefault="00855724" w:rsidP="0094748D">
      <w:pPr>
        <w:pStyle w:val="Hervorhebenfett"/>
      </w:pPr>
      <w:r>
        <w:lastRenderedPageBreak/>
        <w:t>Bewegungsplattformen</w:t>
      </w:r>
    </w:p>
    <w:p w14:paraId="462049BA" w14:textId="77777777" w:rsidR="00CD6A46" w:rsidRDefault="00CD6A46" w:rsidP="00CD6A46"/>
    <w:p w14:paraId="2D01978A" w14:textId="3403571F" w:rsidR="008C003E" w:rsidRDefault="009C5FC9" w:rsidP="00CD6A46">
      <w:r>
        <w:t xml:space="preserve">Bewegungsplattformen ermöglichen dem Nutzer die Fortbewegung in einer VR. Durch Laufen oder laufähnliche Bewegungen wird diese in die VR übertragen. Als Eingabegerät dienen hier Laufbänder, die eine omnidirektionale Bewegung, d.h. eine Bewegung in alle Richtungen ermöglichen. Solche omnidirektionalen Laufbänder (omnidirectional treadmill, ODT) </w:t>
      </w:r>
      <w:r w:rsidR="00F83D98">
        <w:t>können aus mehreren kleinen Laufbändern bestehen, die orthogonal zur Hauptrichtung angeordnet sind. Über Tracking wird die Geschwindigkeit der Laufbänder so gesteuert, dass sich der Nutzer immer in der Mitte der ODT befindet.</w:t>
      </w:r>
      <w:r w:rsidR="00CD56DB">
        <w:t xml:space="preserve"> Eine günstigere Alternative zum Tracking ist das fixieren des Nutzers durch</w:t>
      </w:r>
      <w:r w:rsidR="00B04E87">
        <w:t xml:space="preserve"> eine Halterung, wie in Abb. 2.4</w:t>
      </w:r>
      <w:r w:rsidR="008A0CC9">
        <w:t xml:space="preserve"> [Dör13]</w:t>
      </w:r>
      <w:r w:rsidR="00CD56DB">
        <w:t>.</w:t>
      </w:r>
      <w:r w:rsidR="00F83D98">
        <w:t xml:space="preserve"> </w:t>
      </w:r>
    </w:p>
    <w:p w14:paraId="58444733" w14:textId="54F923C3" w:rsidR="008C003E" w:rsidRDefault="008C003E" w:rsidP="00CD6A46"/>
    <w:p w14:paraId="5FB9375E" w14:textId="473D3B09" w:rsidR="00CD6A46" w:rsidRDefault="008C003E" w:rsidP="00CD6A46">
      <w:r>
        <w:t>Eine weitere Möglichkeit ist die Nutzung von entsprechend gelagerten Kugeln, in denen sich e</w:t>
      </w:r>
      <w:r w:rsidR="00A17C07">
        <w:t xml:space="preserve">in Nutzer bewegen kann und auf der Stelle bleibt. Hierbei wird das Laufen erschwert, da dem Nutzer kein ebener Boden zur Verfügung steht. </w:t>
      </w:r>
      <w:r w:rsidR="008A0CC9">
        <w:t>Als Beispiel ist hier die Cybersphere zu nennen</w:t>
      </w:r>
      <w:r w:rsidR="00390E80">
        <w:t xml:space="preserve"> [FRE03].</w:t>
      </w:r>
      <w:r w:rsidR="00B04E87">
        <w:t xml:space="preserve"> </w:t>
      </w:r>
    </w:p>
    <w:p w14:paraId="65D4746D" w14:textId="790CDD98" w:rsidR="00C77661" w:rsidRDefault="00C77661" w:rsidP="00CD6A46">
      <w:r>
        <w:rPr>
          <w:noProof/>
        </w:rPr>
        <mc:AlternateContent>
          <mc:Choice Requires="wps">
            <w:drawing>
              <wp:anchor distT="0" distB="0" distL="114300" distR="114300" simplePos="0" relativeHeight="251701248" behindDoc="0" locked="0" layoutInCell="1" allowOverlap="1" wp14:anchorId="44A25F2E" wp14:editId="365A5ACF">
                <wp:simplePos x="0" y="0"/>
                <wp:positionH relativeFrom="column">
                  <wp:posOffset>2062480</wp:posOffset>
                </wp:positionH>
                <wp:positionV relativeFrom="paragraph">
                  <wp:posOffset>1924050</wp:posOffset>
                </wp:positionV>
                <wp:extent cx="2886075" cy="201930"/>
                <wp:effectExtent l="0" t="0" r="9525" b="7620"/>
                <wp:wrapTopAndBottom/>
                <wp:docPr id="20" name="Textfeld 20"/>
                <wp:cNvGraphicFramePr/>
                <a:graphic xmlns:a="http://schemas.openxmlformats.org/drawingml/2006/main">
                  <a:graphicData uri="http://schemas.microsoft.com/office/word/2010/wordprocessingShape">
                    <wps:wsp>
                      <wps:cNvSpPr txBox="1"/>
                      <wps:spPr>
                        <a:xfrm>
                          <a:off x="0" y="0"/>
                          <a:ext cx="2886075" cy="201930"/>
                        </a:xfrm>
                        <a:prstGeom prst="rect">
                          <a:avLst/>
                        </a:prstGeom>
                        <a:noFill/>
                        <a:ln>
                          <a:noFill/>
                        </a:ln>
                        <a:effectLst/>
                      </wps:spPr>
                      <wps:txbx>
                        <w:txbxContent>
                          <w:p w14:paraId="4855E323" w14:textId="7A63BAFF" w:rsidR="00170A67" w:rsidRPr="00D47D96" w:rsidRDefault="00170A67" w:rsidP="00CD56DB">
                            <w:pPr>
                              <w:pStyle w:val="Beschriftung"/>
                              <w:rPr>
                                <w:noProof/>
                                <w:sz w:val="24"/>
                                <w:szCs w:val="24"/>
                              </w:rPr>
                            </w:pPr>
                            <w:bookmarkStart w:id="51" w:name="_Toc410738510"/>
                            <w:r>
                              <w:t xml:space="preserve">Abb. </w:t>
                            </w:r>
                            <w:r w:rsidR="00CA0EFB">
                              <w:fldChar w:fldCharType="begin"/>
                            </w:r>
                            <w:r w:rsidR="00CA0EFB">
                              <w:instrText xml:space="preserve"> STYLEREF 1 \s </w:instrText>
                            </w:r>
                            <w:r w:rsidR="00CA0EFB">
                              <w:fldChar w:fldCharType="separate"/>
                            </w:r>
                            <w:r>
                              <w:rPr>
                                <w:noProof/>
                              </w:rPr>
                              <w:t>2</w:t>
                            </w:r>
                            <w:r w:rsidR="00CA0EFB">
                              <w:rPr>
                                <w:noProof/>
                              </w:rPr>
                              <w:fldChar w:fldCharType="end"/>
                            </w:r>
                            <w:r>
                              <w:t>.</w:t>
                            </w:r>
                            <w:r w:rsidR="00CA0EFB">
                              <w:fldChar w:fldCharType="begin"/>
                            </w:r>
                            <w:r w:rsidR="00CA0EFB">
                              <w:instrText xml:space="preserve"> SEQ Abb. \* ARABIC \s 1 </w:instrText>
                            </w:r>
                            <w:r w:rsidR="00CA0EFB">
                              <w:fldChar w:fldCharType="separate"/>
                            </w:r>
                            <w:r>
                              <w:rPr>
                                <w:noProof/>
                              </w:rPr>
                              <w:t>4</w:t>
                            </w:r>
                            <w:r w:rsidR="00CA0EFB">
                              <w:rPr>
                                <w:noProof/>
                              </w:rPr>
                              <w:fldChar w:fldCharType="end"/>
                            </w:r>
                            <w:r>
                              <w:t xml:space="preserve"> ODT mit Halterung für den Nutzer [Com]</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25F2E" id="Textfeld 20" o:spid="_x0000_s1028" type="#_x0000_t202" style="position:absolute;left:0;text-align:left;margin-left:162.4pt;margin-top:151.5pt;width:227.25pt;height:15.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" filled="f" stroked="f">
                <v:textbox inset="0,0,0,0">
                  <w:txbxContent>
                    <w:p w14:paraId="4855E323" w14:textId="7A63BAFF" w:rsidR="00170A67" w:rsidRPr="00D47D96" w:rsidRDefault="00170A67" w:rsidP="00CD56DB">
                      <w:pPr>
                        <w:pStyle w:val="Beschriftung"/>
                        <w:rPr>
                          <w:noProof/>
                          <w:sz w:val="24"/>
                          <w:szCs w:val="24"/>
                        </w:rPr>
                      </w:pPr>
                      <w:bookmarkStart w:id="52" w:name="_Toc410738510"/>
                      <w:r>
                        <w:t xml:space="preserve">Abb. </w:t>
                      </w:r>
                      <w:fldSimple w:instr=" STYLEREF 1 \s ">
                        <w:r>
                          <w:rPr>
                            <w:noProof/>
                          </w:rPr>
                          <w:t>2</w:t>
                        </w:r>
                      </w:fldSimple>
                      <w:r>
                        <w:t>.</w:t>
                      </w:r>
                      <w:fldSimple w:instr=" SEQ Abb. \* ARABIC \s 1 ">
                        <w:r>
                          <w:rPr>
                            <w:noProof/>
                          </w:rPr>
                          <w:t>4</w:t>
                        </w:r>
                      </w:fldSimple>
                      <w:r>
                        <w:t xml:space="preserve"> ODT mit Halterung für den Nutzer [Com]</w:t>
                      </w:r>
                      <w:bookmarkEnd w:id="52"/>
                    </w:p>
                  </w:txbxContent>
                </v:textbox>
                <w10:wrap type="topAndBottom"/>
              </v:shape>
            </w:pict>
          </mc:Fallback>
        </mc:AlternateContent>
      </w:r>
      <w:r>
        <w:rPr>
          <w:noProof/>
        </w:rPr>
        <w:drawing>
          <wp:anchor distT="0" distB="0" distL="114300" distR="114300" simplePos="0" relativeHeight="251699200" behindDoc="1" locked="0" layoutInCell="1" allowOverlap="1" wp14:anchorId="51A8F629" wp14:editId="2FB187C3">
            <wp:simplePos x="0" y="0"/>
            <wp:positionH relativeFrom="column">
              <wp:posOffset>-24765</wp:posOffset>
            </wp:positionH>
            <wp:positionV relativeFrom="paragraph">
              <wp:posOffset>306705</wp:posOffset>
            </wp:positionV>
            <wp:extent cx="1963610" cy="1821600"/>
            <wp:effectExtent l="0" t="0" r="0" b="7620"/>
            <wp:wrapTopAndBottom/>
            <wp:docPr id="19" name="Grafik 19" descr="C:\projects\_ba\doc\img\omnidirect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omnidirectional.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4957" t="2444" r="5128" b="5827"/>
                    <a:stretch/>
                  </pic:blipFill>
                  <pic:spPr bwMode="auto">
                    <a:xfrm>
                      <a:off x="0" y="0"/>
                      <a:ext cx="1963610" cy="1821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4D7378" w14:textId="77777777" w:rsidR="00943EB4" w:rsidRDefault="00943EB4" w:rsidP="00CD6A46"/>
    <w:p w14:paraId="183F7940" w14:textId="1145D2BD" w:rsidR="00437F9F" w:rsidRDefault="00437F9F" w:rsidP="0094748D">
      <w:pPr>
        <w:pStyle w:val="Hervorhebenfett"/>
      </w:pPr>
      <w:r>
        <w:t>Akustisches Tracking</w:t>
      </w:r>
    </w:p>
    <w:p w14:paraId="561B5D65" w14:textId="1CBB4903" w:rsidR="00437F9F" w:rsidRDefault="00437F9F" w:rsidP="00437F9F"/>
    <w:p w14:paraId="7B6A7011" w14:textId="049C413E" w:rsidR="00553EA7" w:rsidRDefault="0083196E" w:rsidP="00553EA7">
      <w:r>
        <w:t>Das akustische Tracking</w:t>
      </w:r>
      <w:r w:rsidR="00D27D98">
        <w:t xml:space="preserve"> nutzt Unterschiede in der Laufzeit oder Phase von Schallwellen. </w:t>
      </w:r>
      <w:r w:rsidR="00F86321">
        <w:t>Dabei wird Ultraschall verwendet und mithilfe eines Senders</w:t>
      </w:r>
      <w:r w:rsidR="00AA0AB4">
        <w:t xml:space="preserve"> und Empfängers wird eine Abstandsbestimmung durchgeführt. Der Sender wird</w:t>
      </w:r>
      <w:r w:rsidR="00F86321">
        <w:t xml:space="preserve"> am zu übe</w:t>
      </w:r>
      <w:r w:rsidR="00AA0AB4">
        <w:t>rwachenden Objekt angebracht</w:t>
      </w:r>
      <w:r w:rsidR="00F86321">
        <w:t>. Durch die so gesammelten Daten können Bewegungen in die VR übertragen werden.</w:t>
      </w:r>
      <w:r w:rsidR="00553EA7">
        <w:t xml:space="preserve"> </w:t>
      </w:r>
      <w:r w:rsidR="006A45FE">
        <w:t>Je mehr Sender und Empfänger genutzt werden, desto höher sind die DOF die erreicht werden können</w:t>
      </w:r>
      <w:r w:rsidR="00D85E2C">
        <w:t xml:space="preserve"> [Dör13]</w:t>
      </w:r>
      <w:r w:rsidR="006B657E">
        <w:t xml:space="preserve">. </w:t>
      </w:r>
      <w:r w:rsidR="00553EA7">
        <w:br w:type="page"/>
      </w:r>
    </w:p>
    <w:p w14:paraId="62733956" w14:textId="63AC3336" w:rsidR="006A7088" w:rsidRDefault="00F942CE" w:rsidP="00BE02C1">
      <w:pPr>
        <w:ind w:left="431" w:firstLine="4"/>
        <w:rPr>
          <w:rStyle w:val="Hervorhebung"/>
        </w:rPr>
      </w:pPr>
      <w:r>
        <w:rPr>
          <w:rStyle w:val="Hervorhebung"/>
        </w:rPr>
        <w:lastRenderedPageBreak/>
        <w:t>„</w:t>
      </w:r>
      <w:r w:rsidR="00BE02C1">
        <w:rPr>
          <w:rStyle w:val="Hervorhebung"/>
        </w:rPr>
        <w:t xml:space="preserve">Durch Hinzufügen </w:t>
      </w:r>
      <w:r w:rsidR="00BE02C1" w:rsidRPr="006B657E">
        <w:rPr>
          <w:rStyle w:val="Hervorhebung"/>
        </w:rPr>
        <w:t>eines zweiten Senders oder eines zweiten Empfängers kann die Position bereits auf eine</w:t>
      </w:r>
      <w:r w:rsidR="00BE02C1">
        <w:rPr>
          <w:rStyle w:val="Hervorhebung"/>
        </w:rPr>
        <w:t xml:space="preserve"> </w:t>
      </w:r>
      <w:r w:rsidR="00BE02C1" w:rsidRPr="006B657E">
        <w:rPr>
          <w:rStyle w:val="Hervorhebung"/>
        </w:rPr>
        <w:t>Kreisbahn (als Schnittpunkt von zwei Kugeln) eingegrenzt werden. Die Erweiterung eines</w:t>
      </w:r>
      <w:r w:rsidR="00BE02C1">
        <w:rPr>
          <w:rStyle w:val="Hervorhebung"/>
        </w:rPr>
        <w:t xml:space="preserve"> </w:t>
      </w:r>
      <w:r w:rsidR="00BE02C1" w:rsidRPr="006B657E">
        <w:rPr>
          <w:rStyle w:val="Hervorhebung"/>
        </w:rPr>
        <w:t>dritten Senders oder Empfängers schränkt dann die Position auf zwei Punkte ein (als</w:t>
      </w:r>
      <w:r w:rsidR="00BE02C1">
        <w:rPr>
          <w:rStyle w:val="Hervorhebung"/>
        </w:rPr>
        <w:t xml:space="preserve"> </w:t>
      </w:r>
      <w:r w:rsidR="00BE02C1" w:rsidRPr="006B657E">
        <w:rPr>
          <w:rStyle w:val="Hervorhebung"/>
        </w:rPr>
        <w:t>Schnittpunkte von drei Kugeln bzw. als Schnittpunkte von zwei Kreisen). Mittels Plausibilitätsüberprüfung wird aus diesen beiden die Position bestimmt</w:t>
      </w:r>
      <w:r>
        <w:rPr>
          <w:rStyle w:val="Hervorhebung"/>
        </w:rPr>
        <w:t>.“</w:t>
      </w:r>
      <w:r w:rsidR="00C56032">
        <w:rPr>
          <w:rStyle w:val="Hervorhebung"/>
        </w:rPr>
        <w:t xml:space="preserve"> [Dör13]</w:t>
      </w:r>
    </w:p>
    <w:p w14:paraId="7C47A14A" w14:textId="3753BDED" w:rsidR="006A7088" w:rsidRDefault="006A7088">
      <w:pPr>
        <w:spacing w:before="0" w:after="0" w:line="240" w:lineRule="auto"/>
        <w:jc w:val="left"/>
        <w:rPr>
          <w:rStyle w:val="Hervorhebung"/>
        </w:rPr>
      </w:pPr>
    </w:p>
    <w:p w14:paraId="6303A16C" w14:textId="77777777" w:rsidR="006A7088" w:rsidRDefault="006A7088" w:rsidP="006A7088">
      <w:r>
        <w:t xml:space="preserve">So können mit einem Sender und drei Empfängern die drei DOF der Translation erreicht werden und mit drei Sendern sogar sechs DOF. </w:t>
      </w:r>
    </w:p>
    <w:p w14:paraId="32F56D16" w14:textId="55E36D14" w:rsidR="00FC7607" w:rsidRDefault="006A7088" w:rsidP="00FC7607">
      <w:r>
        <w:t xml:space="preserve">Der Vorteil liegt hier </w:t>
      </w:r>
      <w:r w:rsidR="00AA0AB4">
        <w:t>in</w:t>
      </w:r>
      <w:r>
        <w:t xml:space="preserve"> den günstigen Anschaffungskosten. Diese stehen aber einem </w:t>
      </w:r>
      <w:r w:rsidR="00A07C40">
        <w:t>großen</w:t>
      </w:r>
      <w:r>
        <w:t xml:space="preserve"> Nachteil gegenüber. Dieser </w:t>
      </w:r>
      <w:r w:rsidR="00AA0AB4">
        <w:t xml:space="preserve">Nachteil </w:t>
      </w:r>
      <w:r>
        <w:t>besteht in der Empfindlichkeit des Systems in Bezug auf Temperatur- oder Luftdruckänderungen. Eine solche Änderung hat jedes Mal eine Neukalibrierung des Systems zur Folge.</w:t>
      </w:r>
    </w:p>
    <w:p w14:paraId="32D29E9B" w14:textId="77777777" w:rsidR="00244058" w:rsidRPr="00FC7607" w:rsidRDefault="00244058" w:rsidP="00FC7607"/>
    <w:p w14:paraId="5C85F647" w14:textId="0E44750B" w:rsidR="00FB6972" w:rsidRDefault="00437F9F" w:rsidP="0094748D">
      <w:pPr>
        <w:pStyle w:val="Hervorhebenfett"/>
      </w:pPr>
      <w:r>
        <w:t>Inertial Tracking</w:t>
      </w:r>
    </w:p>
    <w:p w14:paraId="08193FC9" w14:textId="77777777" w:rsidR="00244058" w:rsidRPr="00244058" w:rsidRDefault="00244058" w:rsidP="00244058"/>
    <w:p w14:paraId="7E0A2B5A" w14:textId="2B3B9874" w:rsidR="00B00AEF" w:rsidRDefault="00341637" w:rsidP="00FB6972">
      <w:r>
        <w:t>Das Inertial Tracking nutzt Sensoren, die die Beschleunigung messen. Diese werden auch Trägheits- oder Beschleunigungssensoren genannt. Diese können in lineare Inertialsensoren und Beschleunigungssensoren unterteilt werden. Erstere messen die Beschleunigung anhand einer Achse und letztere erfassen die Winkelbeschleunigung um eine Achse</w:t>
      </w:r>
      <w:r w:rsidR="0035501C">
        <w:t xml:space="preserve"> und werden auch Gyrosensoren genannt aufgrund des ähnlichem Verhaltens zu einem Gyroskop.</w:t>
      </w:r>
      <w:r w:rsidR="00BB0CE1">
        <w:t xml:space="preserve"> Die linearen Beschleunigungssensoren werden im Ruhezustand zur Lagebestimmung genutzt [Dör13]. </w:t>
      </w:r>
    </w:p>
    <w:p w14:paraId="2D8AAB72" w14:textId="2EE5A47F" w:rsidR="00B00AEF" w:rsidRDefault="00B00AEF">
      <w:pPr>
        <w:spacing w:before="0" w:after="0" w:line="240" w:lineRule="auto"/>
        <w:jc w:val="left"/>
      </w:pPr>
    </w:p>
    <w:p w14:paraId="2F0FCF8E" w14:textId="51BFE25D" w:rsidR="00F3027D" w:rsidRDefault="00C13775" w:rsidP="000A7EB5">
      <w:pPr>
        <w:ind w:left="431"/>
        <w:rPr>
          <w:rStyle w:val="Hervorhebung"/>
        </w:rPr>
      </w:pPr>
      <w:r>
        <w:rPr>
          <w:rStyle w:val="Hervorhebung"/>
        </w:rPr>
        <w:t>„</w:t>
      </w:r>
      <w:r w:rsidR="00BB0CE1" w:rsidRPr="000A7EB5">
        <w:rPr>
          <w:rStyle w:val="Hervorhebung"/>
        </w:rPr>
        <w:t>Dann kann auf Basis der Erdbeschleunigung die Neigung zu deren Richtung (d. h. der Senkrechten) gemessen werden. Da die Ausrichtung in der Horizontalen (y-Achse) senkrecht zur Gravitation liegt, kann diese mit linearen Inertialsensoren nicht erfasst werden. Es werden somit maximal Rotationen um die beiden in der horizontalen Ebene liegenden Achsen (x-Achse und z-Achse) erfasst</w:t>
      </w:r>
      <w:r>
        <w:rPr>
          <w:rStyle w:val="Hervorhebung"/>
        </w:rPr>
        <w:t>.“</w:t>
      </w:r>
      <w:r w:rsidR="000A7EB5">
        <w:rPr>
          <w:rStyle w:val="Hervorhebung"/>
        </w:rPr>
        <w:t xml:space="preserve"> [Dör13]</w:t>
      </w:r>
    </w:p>
    <w:p w14:paraId="495BDDDB" w14:textId="183CD8AC" w:rsidR="00F3027D" w:rsidRDefault="00F3027D">
      <w:pPr>
        <w:spacing w:before="0" w:after="0" w:line="240" w:lineRule="auto"/>
        <w:jc w:val="left"/>
        <w:rPr>
          <w:rStyle w:val="Hervorhebung"/>
        </w:rPr>
      </w:pPr>
    </w:p>
    <w:p w14:paraId="47FA8EA6" w14:textId="723F5623" w:rsidR="00553EA7" w:rsidRDefault="00853B88" w:rsidP="00553EA7">
      <w:pPr>
        <w:rPr>
          <w:rStyle w:val="Hervorhebung"/>
          <w:i w:val="0"/>
        </w:rPr>
      </w:pPr>
      <w:r>
        <w:rPr>
          <w:rStyle w:val="Hervorhebung"/>
          <w:i w:val="0"/>
        </w:rPr>
        <w:t xml:space="preserve">Neben der Lageerfassung kann auch eine Positionsbestimmung stattfinden. Diese ist aufgrund der geringen Genauigkeit bei der Umwandlung von analogen Messwerten zu digitalen Werten aber nicht optimal und kann zu Drifteffekten führen. </w:t>
      </w:r>
      <w:r w:rsidR="000E11B1">
        <w:rPr>
          <w:rStyle w:val="Hervorhebung"/>
          <w:i w:val="0"/>
        </w:rPr>
        <w:t>Dasselbe gilt für die Messung der Winkelgeschwindigkeit um einen Rotat</w:t>
      </w:r>
      <w:r w:rsidR="006B0DD9">
        <w:rPr>
          <w:rStyle w:val="Hervorhebung"/>
          <w:i w:val="0"/>
        </w:rPr>
        <w:t xml:space="preserve">ionswinkel zu erhalten [Dör13]. </w:t>
      </w:r>
      <w:r w:rsidR="00553EA7">
        <w:rPr>
          <w:rStyle w:val="Hervorhebung"/>
          <w:i w:val="0"/>
        </w:rPr>
        <w:br w:type="page"/>
      </w:r>
    </w:p>
    <w:p w14:paraId="3E452D2A" w14:textId="31D34CB1" w:rsidR="00C82DCC" w:rsidRDefault="006B0DD9" w:rsidP="00FB6972">
      <w:pPr>
        <w:rPr>
          <w:iCs/>
        </w:rPr>
      </w:pPr>
      <w:r>
        <w:rPr>
          <w:rStyle w:val="Hervorhebung"/>
          <w:i w:val="0"/>
        </w:rPr>
        <w:lastRenderedPageBreak/>
        <w:t>Als Beispiel ist hier Sphero</w:t>
      </w:r>
      <w:r w:rsidR="001D50CE">
        <w:rPr>
          <w:rStyle w:val="Hervorhebung"/>
          <w:i w:val="0"/>
        </w:rPr>
        <w:t xml:space="preserve"> [@Sph]</w:t>
      </w:r>
      <w:r>
        <w:rPr>
          <w:rStyle w:val="Hervorhebung"/>
          <w:i w:val="0"/>
        </w:rPr>
        <w:t xml:space="preserve"> und 3DRudder</w:t>
      </w:r>
      <w:r w:rsidR="001D50CE">
        <w:rPr>
          <w:rStyle w:val="Hervorhebung"/>
          <w:i w:val="0"/>
        </w:rPr>
        <w:t xml:space="preserve"> [@Rud]</w:t>
      </w:r>
      <w:r w:rsidR="00417024">
        <w:rPr>
          <w:rStyle w:val="Hervorhebung"/>
          <w:i w:val="0"/>
        </w:rPr>
        <w:t xml:space="preserve"> aufzuführen. Sphero ist eine Kugel mit entsprechenden Sensoren, die mit einer Hand bedient werden kann und 3DRudder wird mit den Füßen bedient. Auf diese beiden Controller wird im weiteren Verlauf der Arbeit noch genauer eingegangen.</w:t>
      </w:r>
    </w:p>
    <w:p w14:paraId="145E32B3" w14:textId="60B4A53E" w:rsidR="00417024" w:rsidRDefault="00C82DCC" w:rsidP="00FB6972">
      <w:pPr>
        <w:rPr>
          <w:rStyle w:val="Hervorhebung"/>
          <w:i w:val="0"/>
        </w:rPr>
      </w:pPr>
      <w:r>
        <w:rPr>
          <w:iCs/>
          <w:noProof/>
        </w:rPr>
        <w:drawing>
          <wp:anchor distT="0" distB="0" distL="114300" distR="114300" simplePos="0" relativeHeight="251755520" behindDoc="0" locked="0" layoutInCell="1" allowOverlap="1" wp14:anchorId="4CAE798E" wp14:editId="721885D6">
            <wp:simplePos x="0" y="0"/>
            <wp:positionH relativeFrom="column">
              <wp:posOffset>-3810</wp:posOffset>
            </wp:positionH>
            <wp:positionV relativeFrom="paragraph">
              <wp:posOffset>413385</wp:posOffset>
            </wp:positionV>
            <wp:extent cx="2732405" cy="1821180"/>
            <wp:effectExtent l="0" t="0" r="0" b="7620"/>
            <wp:wrapTopAndBottom/>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laceholder.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32405" cy="1821180"/>
                    </a:xfrm>
                    <a:prstGeom prst="rect">
                      <a:avLst/>
                    </a:prstGeom>
                  </pic:spPr>
                </pic:pic>
              </a:graphicData>
            </a:graphic>
            <wp14:sizeRelH relativeFrom="page">
              <wp14:pctWidth>0</wp14:pctWidth>
            </wp14:sizeRelH>
            <wp14:sizeRelV relativeFrom="page">
              <wp14:pctHeight>0</wp14:pctHeight>
            </wp14:sizeRelV>
          </wp:anchor>
        </w:drawing>
      </w:r>
      <w:r>
        <w:rPr>
          <w:iCs/>
          <w:noProof/>
        </w:rPr>
        <w:drawing>
          <wp:anchor distT="0" distB="0" distL="114300" distR="114300" simplePos="0" relativeHeight="251756544" behindDoc="1" locked="0" layoutInCell="1" allowOverlap="1" wp14:anchorId="60775AB9" wp14:editId="026917B7">
            <wp:simplePos x="0" y="0"/>
            <wp:positionH relativeFrom="column">
              <wp:posOffset>2839720</wp:posOffset>
            </wp:positionH>
            <wp:positionV relativeFrom="paragraph">
              <wp:posOffset>409575</wp:posOffset>
            </wp:positionV>
            <wp:extent cx="2724150" cy="1821180"/>
            <wp:effectExtent l="0" t="0" r="0" b="7620"/>
            <wp:wrapTight wrapText="bothSides">
              <wp:wrapPolygon edited="0">
                <wp:start x="0" y="0"/>
                <wp:lineTo x="0" y="21464"/>
                <wp:lineTo x="21449" y="21464"/>
                <wp:lineTo x="21449" y="0"/>
                <wp:lineTo x="0" y="0"/>
              </wp:wrapPolygon>
            </wp:wrapTight>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laceholder.png"/>
                    <pic:cNvPicPr/>
                  </pic:nvPicPr>
                  <pic:blipFill rotWithShape="1">
                    <a:blip r:embed="rId44" cstate="print">
                      <a:extLst>
                        <a:ext uri="{28A0092B-C50C-407E-A947-70E740481C1C}">
                          <a14:useLocalDpi xmlns:a14="http://schemas.microsoft.com/office/drawing/2010/main" val="0"/>
                        </a:ext>
                      </a:extLst>
                    </a:blip>
                    <a:srcRect l="7059" r="8825"/>
                    <a:stretch/>
                  </pic:blipFill>
                  <pic:spPr bwMode="auto">
                    <a:xfrm>
                      <a:off x="0" y="0"/>
                      <a:ext cx="2724150" cy="1821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7B4B">
        <w:rPr>
          <w:noProof/>
        </w:rPr>
        <mc:AlternateContent>
          <mc:Choice Requires="wps">
            <w:drawing>
              <wp:anchor distT="0" distB="0" distL="114300" distR="114300" simplePos="0" relativeHeight="251758592" behindDoc="0" locked="0" layoutInCell="1" allowOverlap="1" wp14:anchorId="5F21A869" wp14:editId="0D343822">
                <wp:simplePos x="0" y="0"/>
                <wp:positionH relativeFrom="column">
                  <wp:posOffset>-3810</wp:posOffset>
                </wp:positionH>
                <wp:positionV relativeFrom="paragraph">
                  <wp:posOffset>2230755</wp:posOffset>
                </wp:positionV>
                <wp:extent cx="5567680" cy="247650"/>
                <wp:effectExtent l="0" t="0" r="0" b="0"/>
                <wp:wrapTopAndBottom/>
                <wp:docPr id="55" name="Textfeld 55"/>
                <wp:cNvGraphicFramePr/>
                <a:graphic xmlns:a="http://schemas.openxmlformats.org/drawingml/2006/main">
                  <a:graphicData uri="http://schemas.microsoft.com/office/word/2010/wordprocessingShape">
                    <wps:wsp>
                      <wps:cNvSpPr txBox="1"/>
                      <wps:spPr>
                        <a:xfrm>
                          <a:off x="0" y="0"/>
                          <a:ext cx="5567680" cy="247650"/>
                        </a:xfrm>
                        <a:prstGeom prst="rect">
                          <a:avLst/>
                        </a:prstGeom>
                        <a:solidFill>
                          <a:prstClr val="white"/>
                        </a:solidFill>
                        <a:ln>
                          <a:noFill/>
                        </a:ln>
                        <a:effectLst/>
                      </wps:spPr>
                      <wps:txbx>
                        <w:txbxContent>
                          <w:p w14:paraId="6FB63E02" w14:textId="1F86C960" w:rsidR="00170A67" w:rsidRPr="00832890" w:rsidRDefault="00170A67" w:rsidP="00417024">
                            <w:pPr>
                              <w:pStyle w:val="Beschriftung"/>
                              <w:rPr>
                                <w:iCs/>
                                <w:noProof/>
                                <w:sz w:val="24"/>
                                <w:szCs w:val="24"/>
                              </w:rPr>
                            </w:pPr>
                            <w:bookmarkStart w:id="52" w:name="_Toc410738511"/>
                            <w:r>
                              <w:t xml:space="preserve">Abb. </w:t>
                            </w:r>
                            <w:r w:rsidR="00CA0EFB">
                              <w:fldChar w:fldCharType="begin"/>
                            </w:r>
                            <w:r w:rsidR="00CA0EFB">
                              <w:instrText xml:space="preserve"> STYLEREF 1 \s </w:instrText>
                            </w:r>
                            <w:r w:rsidR="00CA0EFB">
                              <w:fldChar w:fldCharType="separate"/>
                            </w:r>
                            <w:r>
                              <w:rPr>
                                <w:noProof/>
                              </w:rPr>
                              <w:t>2</w:t>
                            </w:r>
                            <w:r w:rsidR="00CA0EFB">
                              <w:rPr>
                                <w:noProof/>
                              </w:rPr>
                              <w:fldChar w:fldCharType="end"/>
                            </w:r>
                            <w:r>
                              <w:t>.</w:t>
                            </w:r>
                            <w:r w:rsidR="00CA0EFB">
                              <w:fldChar w:fldCharType="begin"/>
                            </w:r>
                            <w:r w:rsidR="00CA0EFB">
                              <w:instrText xml:space="preserve"> SEQ Abb. \* ARABIC \s 1 </w:instrText>
                            </w:r>
                            <w:r w:rsidR="00CA0EFB">
                              <w:fldChar w:fldCharType="separate"/>
                            </w:r>
                            <w:r>
                              <w:rPr>
                                <w:noProof/>
                              </w:rPr>
                              <w:t>5</w:t>
                            </w:r>
                            <w:r w:rsidR="00CA0EFB">
                              <w:rPr>
                                <w:noProof/>
                              </w:rPr>
                              <w:fldChar w:fldCharType="end"/>
                            </w:r>
                            <w:r>
                              <w:t xml:space="preserve"> Spehro[Orb] und 3D Rudder [Rud]</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1A869" id="Textfeld 55" o:spid="_x0000_s1029" type="#_x0000_t202" style="position:absolute;left:0;text-align:left;margin-left:-.3pt;margin-top:175.65pt;width:438.4pt;height:1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" stroked="f">
                <v:textbox inset="0,0,0,0">
                  <w:txbxContent>
                    <w:p w14:paraId="6FB63E02" w14:textId="1F86C960" w:rsidR="00170A67" w:rsidRPr="00832890" w:rsidRDefault="00170A67" w:rsidP="00417024">
                      <w:pPr>
                        <w:pStyle w:val="Beschriftung"/>
                        <w:rPr>
                          <w:iCs/>
                          <w:noProof/>
                          <w:sz w:val="24"/>
                          <w:szCs w:val="24"/>
                        </w:rPr>
                      </w:pPr>
                      <w:bookmarkStart w:id="54" w:name="_Toc410738511"/>
                      <w:r>
                        <w:t xml:space="preserve">Abb. </w:t>
                      </w:r>
                      <w:fldSimple w:instr=" STYLEREF 1 \s ">
                        <w:r>
                          <w:rPr>
                            <w:noProof/>
                          </w:rPr>
                          <w:t>2</w:t>
                        </w:r>
                      </w:fldSimple>
                      <w:r>
                        <w:t>.</w:t>
                      </w:r>
                      <w:fldSimple w:instr=" SEQ Abb. \* ARABIC \s 1 ">
                        <w:r>
                          <w:rPr>
                            <w:noProof/>
                          </w:rPr>
                          <w:t>5</w:t>
                        </w:r>
                      </w:fldSimple>
                      <w:r>
                        <w:t xml:space="preserve"> </w:t>
                      </w:r>
                      <w:proofErr w:type="spellStart"/>
                      <w:r>
                        <w:t>Spehro</w:t>
                      </w:r>
                      <w:proofErr w:type="spellEnd"/>
                      <w:r>
                        <w:t xml:space="preserve">[Orb] und 3D </w:t>
                      </w:r>
                      <w:proofErr w:type="spellStart"/>
                      <w:r>
                        <w:t>Rudder</w:t>
                      </w:r>
                      <w:proofErr w:type="spellEnd"/>
                      <w:r>
                        <w:t xml:space="preserve"> [</w:t>
                      </w:r>
                      <w:proofErr w:type="spellStart"/>
                      <w:r>
                        <w:t>Rud</w:t>
                      </w:r>
                      <w:proofErr w:type="spellEnd"/>
                      <w:r>
                        <w:t>]</w:t>
                      </w:r>
                      <w:bookmarkEnd w:id="54"/>
                    </w:p>
                  </w:txbxContent>
                </v:textbox>
                <w10:wrap type="topAndBottom"/>
              </v:shape>
            </w:pict>
          </mc:Fallback>
        </mc:AlternateContent>
      </w:r>
    </w:p>
    <w:p w14:paraId="5533C1DF" w14:textId="71939A22" w:rsidR="00F7293F" w:rsidRPr="00F7293F" w:rsidRDefault="00F7293F" w:rsidP="00FB6972">
      <w:pPr>
        <w:rPr>
          <w:iCs/>
        </w:rPr>
      </w:pPr>
    </w:p>
    <w:p w14:paraId="045B2F49" w14:textId="1B633EB7" w:rsidR="00FB6972" w:rsidRDefault="00BF1067" w:rsidP="0094748D">
      <w:pPr>
        <w:pStyle w:val="Hervorhebenfett"/>
      </w:pPr>
      <w:r>
        <w:t>Magnet</w:t>
      </w:r>
    </w:p>
    <w:p w14:paraId="7E1FF323" w14:textId="77777777" w:rsidR="005A59AD" w:rsidRDefault="005A59AD" w:rsidP="005A59AD"/>
    <w:p w14:paraId="43B28B47" w14:textId="388F9B2B" w:rsidR="003002BD" w:rsidRDefault="003002BD" w:rsidP="005A59AD">
      <w:r>
        <w:t>Eine weitere Möglichkeit der Steuerung in einer VR ist über einen Magneten. So können bestimmte mobile Geräte Dockingstationen oder Abdeckungen anhand der eingebauten Magnetsensoren erkennen</w:t>
      </w:r>
      <w:r w:rsidR="00A66B50">
        <w:t xml:space="preserve">. Durch die Veränderung der Position eines Magneten im Radius dieser Sensoren </w:t>
      </w:r>
      <w:r w:rsidR="00EF681B">
        <w:t xml:space="preserve">kann ein vorher implementierter </w:t>
      </w:r>
      <w:r w:rsidR="00A66B50">
        <w:t xml:space="preserve">Vorgang </w:t>
      </w:r>
      <w:r w:rsidR="00EF681B">
        <w:t>ausgelöst werden</w:t>
      </w:r>
      <w:r w:rsidR="00A66B50">
        <w:t xml:space="preserve">, wie z.B. eine </w:t>
      </w:r>
      <w:r w:rsidR="00EF681B">
        <w:t>Vorwärtsbewegung</w:t>
      </w:r>
      <w:r w:rsidR="00A66B50">
        <w:t>.</w:t>
      </w:r>
      <w:r w:rsidR="00052409">
        <w:t xml:space="preserve"> Somit kann die Veränderung des magnetischen Feldes um ein mobiles Gerät registriert werden</w:t>
      </w:r>
      <w:r w:rsidR="00C33964">
        <w:t xml:space="preserve"> [@Car]</w:t>
      </w:r>
      <w:r w:rsidR="00052409">
        <w:t xml:space="preserve">. </w:t>
      </w:r>
    </w:p>
    <w:p w14:paraId="224E7E54" w14:textId="2AFE4203" w:rsidR="00811285" w:rsidRPr="005A59AD" w:rsidRDefault="00270AED" w:rsidP="005A59AD">
      <w:r>
        <w:t xml:space="preserve">Eine weitere Möglichkeit ist, </w:t>
      </w:r>
      <w:r w:rsidR="00811285">
        <w:t>das</w:t>
      </w:r>
      <w:r>
        <w:t>s</w:t>
      </w:r>
      <w:r w:rsidR="00811285">
        <w:t xml:space="preserve"> </w:t>
      </w:r>
      <w:r>
        <w:t>Position und Orientierung eines</w:t>
      </w:r>
      <w:r w:rsidR="00811285">
        <w:t xml:space="preserve"> </w:t>
      </w:r>
      <w:r>
        <w:t>Controllers</w:t>
      </w:r>
      <w:r w:rsidR="00811285">
        <w:t xml:space="preserve"> durch ein Elektromagnetisches Feld </w:t>
      </w:r>
      <w:r>
        <w:t>bestimmt wird. In diesem Fall besteht keine Gefahr eines Drifts, da hier keine Lage- oder Beschleunigungs</w:t>
      </w:r>
      <w:r w:rsidR="00EF585D">
        <w:t>sensoren genutzt werden [@Six].</w:t>
      </w:r>
    </w:p>
    <w:p w14:paraId="45C44999" w14:textId="3AE45D1A" w:rsidR="00262125" w:rsidRDefault="00262125" w:rsidP="006B211E"/>
    <w:p w14:paraId="11C6CB02" w14:textId="66E9EFEE" w:rsidR="006B211E" w:rsidRDefault="006B211E" w:rsidP="006B211E">
      <w:pPr>
        <w:pStyle w:val="Hervorhebenfett"/>
      </w:pPr>
      <w:r>
        <w:t>Gamepad</w:t>
      </w:r>
    </w:p>
    <w:p w14:paraId="37A65E7E" w14:textId="2DB62B92" w:rsidR="006B211E" w:rsidRDefault="006B211E" w:rsidP="006B211E">
      <w:pPr>
        <w:pStyle w:val="Textkrper"/>
      </w:pPr>
    </w:p>
    <w:p w14:paraId="34650E7D" w14:textId="26A67925" w:rsidR="00BA4375" w:rsidRDefault="006B211E" w:rsidP="006B211E">
      <w:pPr>
        <w:pStyle w:val="Textkrper"/>
      </w:pPr>
      <w:r>
        <w:t xml:space="preserve">Das Gamepad ist einer der gängigsten </w:t>
      </w:r>
      <w:r w:rsidR="00C46D19">
        <w:t xml:space="preserve">genutzten </w:t>
      </w:r>
      <w:r>
        <w:t xml:space="preserve">Controller. </w:t>
      </w:r>
      <w:r w:rsidR="00C46D19">
        <w:t>Dieses wird oft zur Steuerung</w:t>
      </w:r>
      <w:r w:rsidR="007B17C6">
        <w:t xml:space="preserve"> </w:t>
      </w:r>
      <w:r w:rsidR="002850C3">
        <w:t xml:space="preserve">von Videospielen </w:t>
      </w:r>
      <w:r w:rsidR="007B17C6">
        <w:t xml:space="preserve">an Konsolen und </w:t>
      </w:r>
      <w:r w:rsidR="002850C3">
        <w:t xml:space="preserve">Computer verwendet. </w:t>
      </w:r>
      <w:r w:rsidR="0038180B">
        <w:t xml:space="preserve">Hier ermöglicht die Eingabe mit Daumen </w:t>
      </w:r>
      <w:r w:rsidR="0038180B">
        <w:lastRenderedPageBreak/>
        <w:t xml:space="preserve">und Zeigefingern die Bewegungssteuerung und Interaktion in einer virtuellen Welt. </w:t>
      </w:r>
      <w:r w:rsidR="00BA4375">
        <w:t>Dabei ist es möglich über verschiedene Knöpfe sowie Miniaturjoysticks eine Eingabe zu tätigen, welche in an die Konsole oder den Computer übertragen wird. Heutige Gamepads ermöglichen eine kabellose Verbindung über Bluetooth und besitzen meist mehrere Knöpfe oder bis hin zu Touchscreens [Fch10].</w:t>
      </w:r>
    </w:p>
    <w:p w14:paraId="4B5B1355" w14:textId="7023C0C0" w:rsidR="00BA4375" w:rsidRDefault="00BA4375" w:rsidP="006B211E">
      <w:pPr>
        <w:pStyle w:val="Textkrper"/>
      </w:pPr>
      <w:r>
        <w:t>Als Beispiel sind hier die Controller aktueller Konsolen wie die Playstation 4 und Xbox One zu nennen.</w:t>
      </w:r>
    </w:p>
    <w:p w14:paraId="7A906303" w14:textId="25AE3F97" w:rsidR="00417024" w:rsidRDefault="00C50B3B" w:rsidP="006B211E">
      <w:pPr>
        <w:pStyle w:val="Textkrper"/>
      </w:pPr>
      <w:r>
        <w:rPr>
          <w:noProof/>
        </w:rPr>
        <mc:AlternateContent>
          <mc:Choice Requires="wps">
            <w:drawing>
              <wp:anchor distT="0" distB="0" distL="114300" distR="114300" simplePos="0" relativeHeight="251748352" behindDoc="0" locked="0" layoutInCell="1" allowOverlap="1" wp14:anchorId="28F5D80C" wp14:editId="31E79709">
                <wp:simplePos x="0" y="0"/>
                <wp:positionH relativeFrom="column">
                  <wp:posOffset>2672715</wp:posOffset>
                </wp:positionH>
                <wp:positionV relativeFrom="paragraph">
                  <wp:posOffset>1958975</wp:posOffset>
                </wp:positionV>
                <wp:extent cx="2179320" cy="246380"/>
                <wp:effectExtent l="0" t="0" r="0" b="1270"/>
                <wp:wrapTopAndBottom/>
                <wp:docPr id="48" name="Textfeld 48"/>
                <wp:cNvGraphicFramePr/>
                <a:graphic xmlns:a="http://schemas.openxmlformats.org/drawingml/2006/main">
                  <a:graphicData uri="http://schemas.microsoft.com/office/word/2010/wordprocessingShape">
                    <wps:wsp>
                      <wps:cNvSpPr txBox="1"/>
                      <wps:spPr>
                        <a:xfrm>
                          <a:off x="0" y="0"/>
                          <a:ext cx="2179320" cy="246380"/>
                        </a:xfrm>
                        <a:prstGeom prst="rect">
                          <a:avLst/>
                        </a:prstGeom>
                        <a:solidFill>
                          <a:prstClr val="white"/>
                        </a:solidFill>
                        <a:ln>
                          <a:noFill/>
                        </a:ln>
                        <a:effectLst/>
                      </wps:spPr>
                      <wps:txbx>
                        <w:txbxContent>
                          <w:p w14:paraId="6AA13350" w14:textId="66FEC7BA" w:rsidR="00170A67" w:rsidRPr="00815E3F" w:rsidRDefault="00170A67" w:rsidP="0038180B">
                            <w:pPr>
                              <w:pStyle w:val="Beschriftung"/>
                              <w:jc w:val="left"/>
                              <w:rPr>
                                <w:noProof/>
                                <w:sz w:val="24"/>
                                <w:szCs w:val="24"/>
                              </w:rPr>
                            </w:pPr>
                            <w:bookmarkStart w:id="53" w:name="_Toc410738512"/>
                            <w:r>
                              <w:t xml:space="preserve">Abb. </w:t>
                            </w:r>
                            <w:r w:rsidR="00CA0EFB">
                              <w:fldChar w:fldCharType="begin"/>
                            </w:r>
                            <w:r w:rsidR="00CA0EFB">
                              <w:instrText xml:space="preserve"> STYLEREF 1 \s </w:instrText>
                            </w:r>
                            <w:r w:rsidR="00CA0EFB">
                              <w:fldChar w:fldCharType="separate"/>
                            </w:r>
                            <w:r>
                              <w:rPr>
                                <w:noProof/>
                              </w:rPr>
                              <w:t>2</w:t>
                            </w:r>
                            <w:r w:rsidR="00CA0EFB">
                              <w:rPr>
                                <w:noProof/>
                              </w:rPr>
                              <w:fldChar w:fldCharType="end"/>
                            </w:r>
                            <w:r>
                              <w:t>.</w:t>
                            </w:r>
                            <w:r w:rsidR="00CA0EFB">
                              <w:fldChar w:fldCharType="begin"/>
                            </w:r>
                            <w:r w:rsidR="00CA0EFB">
                              <w:instrText xml:space="preserve"> SEQ Abb. \* ARABIC \s 1 </w:instrText>
                            </w:r>
                            <w:r w:rsidR="00CA0EFB">
                              <w:fldChar w:fldCharType="separate"/>
                            </w:r>
                            <w:r>
                              <w:rPr>
                                <w:noProof/>
                              </w:rPr>
                              <w:t>6</w:t>
                            </w:r>
                            <w:r w:rsidR="00CA0EFB">
                              <w:rPr>
                                <w:noProof/>
                              </w:rPr>
                              <w:fldChar w:fldCharType="end"/>
                            </w:r>
                            <w:r>
                              <w:t xml:space="preserve"> Playstation 3 Controller [Bus]</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5D80C" id="Textfeld 48" o:spid="_x0000_s1030" type="#_x0000_t202" style="position:absolute;left:0;text-align:left;margin-left:210.45pt;margin-top:154.25pt;width:171.6pt;height:19.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" stroked="f">
                <v:textbox inset="0,0,0,0">
                  <w:txbxContent>
                    <w:p w14:paraId="6AA13350" w14:textId="66FEC7BA" w:rsidR="00170A67" w:rsidRPr="00815E3F" w:rsidRDefault="00170A67" w:rsidP="0038180B">
                      <w:pPr>
                        <w:pStyle w:val="Beschriftung"/>
                        <w:jc w:val="left"/>
                        <w:rPr>
                          <w:noProof/>
                          <w:sz w:val="24"/>
                          <w:szCs w:val="24"/>
                        </w:rPr>
                      </w:pPr>
                      <w:bookmarkStart w:id="56" w:name="_Toc410738512"/>
                      <w:r>
                        <w:t xml:space="preserve">Abb. </w:t>
                      </w:r>
                      <w:fldSimple w:instr=" STYLEREF 1 \s ">
                        <w:r>
                          <w:rPr>
                            <w:noProof/>
                          </w:rPr>
                          <w:t>2</w:t>
                        </w:r>
                      </w:fldSimple>
                      <w:r>
                        <w:t>.</w:t>
                      </w:r>
                      <w:fldSimple w:instr=" SEQ Abb. \* ARABIC \s 1 ">
                        <w:r>
                          <w:rPr>
                            <w:noProof/>
                          </w:rPr>
                          <w:t>6</w:t>
                        </w:r>
                      </w:fldSimple>
                      <w:r>
                        <w:t xml:space="preserve"> Playstation 3 Controller [Bus]</w:t>
                      </w:r>
                      <w:bookmarkEnd w:id="56"/>
                    </w:p>
                  </w:txbxContent>
                </v:textbox>
                <w10:wrap type="topAndBottom"/>
              </v:shape>
            </w:pict>
          </mc:Fallback>
        </mc:AlternateContent>
      </w:r>
    </w:p>
    <w:p w14:paraId="40B252FC" w14:textId="30C58C90" w:rsidR="006B211E" w:rsidRDefault="0038180B" w:rsidP="00BA4375">
      <w:pPr>
        <w:keepNext/>
        <w:spacing w:before="0" w:after="0" w:line="240" w:lineRule="auto"/>
        <w:jc w:val="left"/>
      </w:pPr>
      <w:r>
        <w:rPr>
          <w:noProof/>
        </w:rPr>
        <w:drawing>
          <wp:anchor distT="0" distB="0" distL="114300" distR="114300" simplePos="0" relativeHeight="251746304" behindDoc="0" locked="0" layoutInCell="1" allowOverlap="1" wp14:anchorId="34B91262" wp14:editId="5D872471">
            <wp:simplePos x="1084521" y="967563"/>
            <wp:positionH relativeFrom="column">
              <wp:align>left</wp:align>
            </wp:positionH>
            <wp:positionV relativeFrom="paragraph">
              <wp:align>top</wp:align>
            </wp:positionV>
            <wp:extent cx="2424845" cy="1821600"/>
            <wp:effectExtent l="0" t="0" r="0" b="7620"/>
            <wp:wrapTopAndBottom/>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laceholde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24845" cy="1821600"/>
                    </a:xfrm>
                    <a:prstGeom prst="rect">
                      <a:avLst/>
                    </a:prstGeom>
                  </pic:spPr>
                </pic:pic>
              </a:graphicData>
            </a:graphic>
            <wp14:sizeRelH relativeFrom="margin">
              <wp14:pctWidth>0</wp14:pctWidth>
            </wp14:sizeRelH>
            <wp14:sizeRelV relativeFrom="margin">
              <wp14:pctHeight>0</wp14:pctHeight>
            </wp14:sizeRelV>
          </wp:anchor>
        </w:drawing>
      </w:r>
    </w:p>
    <w:p w14:paraId="62EEBA68" w14:textId="4A9D960D" w:rsidR="0036461E" w:rsidRDefault="008E3041" w:rsidP="00045ED3">
      <w:pPr>
        <w:pStyle w:val="berschrift2"/>
      </w:pPr>
      <w:bookmarkStart w:id="54" w:name="_Toc410738438"/>
      <w:r>
        <w:t xml:space="preserve">Virtual Reality </w:t>
      </w:r>
      <w:r w:rsidR="00E12123">
        <w:t>für</w:t>
      </w:r>
      <w:r>
        <w:t xml:space="preserve"> mobile Geräte</w:t>
      </w:r>
      <w:bookmarkEnd w:id="54"/>
    </w:p>
    <w:p w14:paraId="6BEBACE4" w14:textId="77777777" w:rsidR="00E704B3" w:rsidRPr="00E704B3" w:rsidRDefault="00E704B3" w:rsidP="00E704B3"/>
    <w:p w14:paraId="6E1685DE" w14:textId="77777777" w:rsidR="007C3A85" w:rsidRDefault="00596737" w:rsidP="00C00D0E">
      <w:r>
        <w:t xml:space="preserve">Virtual Reality lässt sich relativ einfach über ein HMD erzeugen. Aktuelle Geräte wie die Oculus Rift haben aber hohe Anschaffungskosten und </w:t>
      </w:r>
      <w:r w:rsidR="000662E6">
        <w:t xml:space="preserve">sind per Kabel </w:t>
      </w:r>
      <w:r w:rsidR="000855D1">
        <w:t>an einen PC angeschlossen. Dieser PC ist auch unabdingbar, da hier die Spiele oder v</w:t>
      </w:r>
      <w:r w:rsidR="001552F3">
        <w:t>irtuell</w:t>
      </w:r>
      <w:r w:rsidR="007C3A85">
        <w:t>e Welten erzeugt werden [@Ocu].</w:t>
      </w:r>
    </w:p>
    <w:p w14:paraId="24F2AD4F" w14:textId="2065E7EB" w:rsidR="00417024" w:rsidRDefault="007C3A85" w:rsidP="00E01932">
      <w:r>
        <w:t xml:space="preserve">Aufgrund dieser Einschränkungen wurden </w:t>
      </w:r>
      <w:r w:rsidR="00172C30">
        <w:t xml:space="preserve">kostengünstige </w:t>
      </w:r>
      <w:r>
        <w:t>Instrumente entwickelt, die aktuelle Eigenschaften von Smartphones nutzen und somit eine Verbindung zu einem PC überflüssig machen, da die virtuellen Inhalte vom Smartphone selbst berechnet werden</w:t>
      </w:r>
      <w:r w:rsidR="009C0B48">
        <w:t>. Diese Instrumente</w:t>
      </w:r>
      <w:r w:rsidR="002D7BFF">
        <w:t xml:space="preserve"> sind Behälter </w:t>
      </w:r>
      <w:r w:rsidR="00D30838">
        <w:t>in die das Smartphone hineingelegt werden kann</w:t>
      </w:r>
      <w:r w:rsidR="009C02CF">
        <w:t>.</w:t>
      </w:r>
      <w:r w:rsidR="009C0B48">
        <w:t xml:space="preserve"> </w:t>
      </w:r>
      <w:r w:rsidR="00C42C34">
        <w:t xml:space="preserve">Grundlegend besitzen alle </w:t>
      </w:r>
      <w:r w:rsidR="00323925">
        <w:t>Behälter</w:t>
      </w:r>
      <w:r w:rsidR="00C42C34">
        <w:t xml:space="preserve"> zwei Linsen, um das Sichtfeld des Nutzers auf den Handybildschirm zu reduzieren und teilen das Sichtfeld durch eine Trennwand innerhalb </w:t>
      </w:r>
      <w:r w:rsidR="000E0AF6">
        <w:t xml:space="preserve">des Behälters. Dadurch kann für jedes Auge ein separates Bild erzeugt werden und dem Nutzer ein immersives Gefühl vermittelt werden. </w:t>
      </w:r>
      <w:r w:rsidR="009B7C35">
        <w:t>Im folgenden Abschnitt werden aktuelle VR-erzeugenden Instrument</w:t>
      </w:r>
      <w:r w:rsidR="00CC5105">
        <w:t>e für mobile Geräte vorgestellt.</w:t>
      </w:r>
      <w:r w:rsidR="00417024">
        <w:br w:type="page"/>
      </w:r>
    </w:p>
    <w:p w14:paraId="6072A2A4" w14:textId="52000CB3" w:rsidR="00C00D0E" w:rsidRDefault="00C00D0E" w:rsidP="00E01932">
      <w:pPr>
        <w:pStyle w:val="berschrift3"/>
      </w:pPr>
      <w:bookmarkStart w:id="55" w:name="_Toc410738439"/>
      <w:r>
        <w:lastRenderedPageBreak/>
        <w:t>Boxx3D</w:t>
      </w:r>
      <w:bookmarkEnd w:id="55"/>
    </w:p>
    <w:p w14:paraId="1D24BC46" w14:textId="030767B0" w:rsidR="00BB4D16" w:rsidRDefault="00BB4D16" w:rsidP="00BB4D16"/>
    <w:p w14:paraId="4019CC37" w14:textId="10DC7734" w:rsidR="00BB4D16" w:rsidRDefault="00E466F2" w:rsidP="00BB4D16">
      <w:r>
        <w:t>Die Boxx3D von der Firma Die Etagen ist eine Halterung für Smartphones, um eine immersive VR zu erzeugen. Sie besitzt die Grundlege</w:t>
      </w:r>
      <w:r w:rsidR="00AA0AB4">
        <w:t>n</w:t>
      </w:r>
      <w:r>
        <w:t xml:space="preserve">den Eigenschaften und unterstützt </w:t>
      </w:r>
      <w:r w:rsidR="00363EBC">
        <w:t>unterschiedliche</w:t>
      </w:r>
      <w:r>
        <w:t xml:space="preserve"> Smartphone Größen</w:t>
      </w:r>
      <w:r w:rsidR="00F47405">
        <w:t xml:space="preserve"> [Bus14]</w:t>
      </w:r>
      <w:r>
        <w:t>.</w:t>
      </w:r>
      <w:r w:rsidR="00F47405">
        <w:t xml:space="preserve"> </w:t>
      </w:r>
    </w:p>
    <w:p w14:paraId="16A2235D" w14:textId="77777777" w:rsidR="00E378D8" w:rsidRPr="00BB4D16" w:rsidRDefault="00E378D8" w:rsidP="00BB4D16"/>
    <w:p w14:paraId="2DD45BBB" w14:textId="1B162995" w:rsidR="00BB4D16" w:rsidRDefault="00BA4375">
      <w:pPr>
        <w:spacing w:before="0" w:after="0" w:line="240" w:lineRule="auto"/>
        <w:jc w:val="left"/>
      </w:pPr>
      <w:r>
        <w:rPr>
          <w:noProof/>
        </w:rPr>
        <mc:AlternateContent>
          <mc:Choice Requires="wps">
            <w:drawing>
              <wp:anchor distT="0" distB="0" distL="114300" distR="114300" simplePos="0" relativeHeight="251706368" behindDoc="0" locked="0" layoutInCell="1" allowOverlap="1" wp14:anchorId="5A06A4E8" wp14:editId="223992F6">
                <wp:simplePos x="0" y="0"/>
                <wp:positionH relativeFrom="column">
                  <wp:posOffset>3810</wp:posOffset>
                </wp:positionH>
                <wp:positionV relativeFrom="paragraph">
                  <wp:posOffset>1842770</wp:posOffset>
                </wp:positionV>
                <wp:extent cx="5534025" cy="200025"/>
                <wp:effectExtent l="0" t="0" r="9525" b="9525"/>
                <wp:wrapTopAndBottom/>
                <wp:docPr id="25" name="Textfeld 25"/>
                <wp:cNvGraphicFramePr/>
                <a:graphic xmlns:a="http://schemas.openxmlformats.org/drawingml/2006/main">
                  <a:graphicData uri="http://schemas.microsoft.com/office/word/2010/wordprocessingShape">
                    <wps:wsp>
                      <wps:cNvSpPr txBox="1"/>
                      <wps:spPr>
                        <a:xfrm>
                          <a:off x="0" y="0"/>
                          <a:ext cx="5534025" cy="200025"/>
                        </a:xfrm>
                        <a:prstGeom prst="rect">
                          <a:avLst/>
                        </a:prstGeom>
                        <a:noFill/>
                        <a:ln>
                          <a:noFill/>
                        </a:ln>
                        <a:effectLst/>
                      </wps:spPr>
                      <wps:txbx>
                        <w:txbxContent>
                          <w:p w14:paraId="7B87ADCD" w14:textId="46B52805" w:rsidR="00170A67" w:rsidRPr="003A7439" w:rsidRDefault="00170A67" w:rsidP="00E466F2">
                            <w:pPr>
                              <w:pStyle w:val="Beschriftung"/>
                              <w:rPr>
                                <w:noProof/>
                                <w:sz w:val="24"/>
                                <w:szCs w:val="24"/>
                              </w:rPr>
                            </w:pPr>
                            <w:bookmarkStart w:id="56" w:name="_Toc410738513"/>
                            <w:r>
                              <w:t xml:space="preserve">Abb. </w:t>
                            </w:r>
                            <w:r w:rsidR="00CA0EFB">
                              <w:fldChar w:fldCharType="begin"/>
                            </w:r>
                            <w:r w:rsidR="00CA0EFB">
                              <w:instrText xml:space="preserve"> STYLEREF 1 \s </w:instrText>
                            </w:r>
                            <w:r w:rsidR="00CA0EFB">
                              <w:fldChar w:fldCharType="separate"/>
                            </w:r>
                            <w:r>
                              <w:rPr>
                                <w:noProof/>
                              </w:rPr>
                              <w:t>2</w:t>
                            </w:r>
                            <w:r w:rsidR="00CA0EFB">
                              <w:rPr>
                                <w:noProof/>
                              </w:rPr>
                              <w:fldChar w:fldCharType="end"/>
                            </w:r>
                            <w:r>
                              <w:t>.</w:t>
                            </w:r>
                            <w:r w:rsidR="00CA0EFB">
                              <w:fldChar w:fldCharType="begin"/>
                            </w:r>
                            <w:r w:rsidR="00CA0EFB">
                              <w:instrText xml:space="preserve"> SEQ Abb. \* ARABIC \s 1 </w:instrText>
                            </w:r>
                            <w:r w:rsidR="00CA0EFB">
                              <w:fldChar w:fldCharType="separate"/>
                            </w:r>
                            <w:r>
                              <w:rPr>
                                <w:noProof/>
                              </w:rPr>
                              <w:t>7</w:t>
                            </w:r>
                            <w:r w:rsidR="00CA0EFB">
                              <w:rPr>
                                <w:noProof/>
                              </w:rPr>
                              <w:fldChar w:fldCharType="end"/>
                            </w:r>
                            <w:r>
                              <w:t xml:space="preserve"> Verschiedene Ansichten der Boxx3D [Eta]</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6A4E8" id="Textfeld 25" o:spid="_x0000_s1031" type="#_x0000_t202" style="position:absolute;margin-left:.3pt;margin-top:145.1pt;width:435.75pt;height:15.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" filled="f" stroked="f">
                <v:textbox inset="0,0,0,0">
                  <w:txbxContent>
                    <w:p w14:paraId="7B87ADCD" w14:textId="46B52805" w:rsidR="00170A67" w:rsidRPr="003A7439" w:rsidRDefault="00170A67" w:rsidP="00E466F2">
                      <w:pPr>
                        <w:pStyle w:val="Beschriftung"/>
                        <w:rPr>
                          <w:noProof/>
                          <w:sz w:val="24"/>
                          <w:szCs w:val="24"/>
                        </w:rPr>
                      </w:pPr>
                      <w:bookmarkStart w:id="60" w:name="_Toc410738513"/>
                      <w:r>
                        <w:t xml:space="preserve">Abb. </w:t>
                      </w:r>
                      <w:fldSimple w:instr=" STYLEREF 1 \s ">
                        <w:r>
                          <w:rPr>
                            <w:noProof/>
                          </w:rPr>
                          <w:t>2</w:t>
                        </w:r>
                      </w:fldSimple>
                      <w:r>
                        <w:t>.</w:t>
                      </w:r>
                      <w:fldSimple w:instr=" SEQ Abb. \* ARABIC \s 1 ">
                        <w:r>
                          <w:rPr>
                            <w:noProof/>
                          </w:rPr>
                          <w:t>7</w:t>
                        </w:r>
                      </w:fldSimple>
                      <w:r>
                        <w:t xml:space="preserve"> Verschiedene Ansichten der Boxx3D [Eta]</w:t>
                      </w:r>
                      <w:bookmarkEnd w:id="60"/>
                    </w:p>
                  </w:txbxContent>
                </v:textbox>
                <w10:wrap type="topAndBottom"/>
              </v:shape>
            </w:pict>
          </mc:Fallback>
        </mc:AlternateContent>
      </w:r>
      <w:r>
        <w:rPr>
          <w:noProof/>
        </w:rPr>
        <w:drawing>
          <wp:anchor distT="0" distB="0" distL="114300" distR="114300" simplePos="0" relativeHeight="251703296" behindDoc="1" locked="0" layoutInCell="1" allowOverlap="1" wp14:anchorId="67BCED03" wp14:editId="4BF21C6E">
            <wp:simplePos x="0" y="0"/>
            <wp:positionH relativeFrom="column">
              <wp:posOffset>2804160</wp:posOffset>
            </wp:positionH>
            <wp:positionV relativeFrom="paragraph">
              <wp:posOffset>0</wp:posOffset>
            </wp:positionV>
            <wp:extent cx="2733675" cy="1822450"/>
            <wp:effectExtent l="0" t="0" r="9525" b="6350"/>
            <wp:wrapTight wrapText="bothSides">
              <wp:wrapPolygon edited="0">
                <wp:start x="0" y="0"/>
                <wp:lineTo x="0" y="21449"/>
                <wp:lineTo x="21525" y="21449"/>
                <wp:lineTo x="21525" y="0"/>
                <wp:lineTo x="0" y="0"/>
              </wp:wrapPolygon>
            </wp:wrapTight>
            <wp:docPr id="23" name="Grafik 23" descr="C:\projects\_ba\doc\img\IMG_8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_ba\doc\img\IMG_8767.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4320" behindDoc="0" locked="0" layoutInCell="1" allowOverlap="1" wp14:anchorId="59F95B8F" wp14:editId="591E5D16">
            <wp:simplePos x="0" y="0"/>
            <wp:positionH relativeFrom="column">
              <wp:posOffset>3973</wp:posOffset>
            </wp:positionH>
            <wp:positionV relativeFrom="paragraph">
              <wp:posOffset>15</wp:posOffset>
            </wp:positionV>
            <wp:extent cx="2733675" cy="1822450"/>
            <wp:effectExtent l="0" t="0" r="9525" b="6350"/>
            <wp:wrapTopAndBottom/>
            <wp:docPr id="21" name="Grafik 21" descr="C:\projects\_ba\doc\img\IMG_8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IMG_8804.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D647B8" w14:textId="4DA8778F" w:rsidR="00C00D0E" w:rsidRDefault="00C00D0E" w:rsidP="00C00D0E">
      <w:pPr>
        <w:pStyle w:val="berschrift3"/>
      </w:pPr>
      <w:bookmarkStart w:id="57" w:name="_Toc410738440"/>
      <w:r>
        <w:t>Google Cardboard</w:t>
      </w:r>
      <w:bookmarkEnd w:id="57"/>
    </w:p>
    <w:p w14:paraId="277F8E96" w14:textId="1DCD0D7B" w:rsidR="001C12B7" w:rsidRPr="001C12B7" w:rsidRDefault="001C12B7" w:rsidP="001C12B7"/>
    <w:p w14:paraId="265F57F2" w14:textId="31D268B4" w:rsidR="00BA4375" w:rsidRDefault="00E378D8" w:rsidP="00E378D8">
      <w:r>
        <w:rPr>
          <w:noProof/>
        </w:rPr>
        <w:drawing>
          <wp:anchor distT="0" distB="0" distL="114300" distR="114300" simplePos="0" relativeHeight="251709440" behindDoc="0" locked="0" layoutInCell="1" allowOverlap="1" wp14:anchorId="29682BCA" wp14:editId="520D9949">
            <wp:simplePos x="0" y="0"/>
            <wp:positionH relativeFrom="column">
              <wp:posOffset>2834005</wp:posOffset>
            </wp:positionH>
            <wp:positionV relativeFrom="paragraph">
              <wp:posOffset>1665605</wp:posOffset>
            </wp:positionV>
            <wp:extent cx="2733040" cy="1821180"/>
            <wp:effectExtent l="0" t="0" r="0" b="762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7392" behindDoc="0" locked="0" layoutInCell="1" allowOverlap="1" wp14:anchorId="61FBC747" wp14:editId="6BE66288">
            <wp:simplePos x="0" y="0"/>
            <wp:positionH relativeFrom="column">
              <wp:posOffset>7620</wp:posOffset>
            </wp:positionH>
            <wp:positionV relativeFrom="paragraph">
              <wp:posOffset>1665605</wp:posOffset>
            </wp:positionV>
            <wp:extent cx="2733040" cy="1821180"/>
            <wp:effectExtent l="0" t="0" r="0" b="762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7024">
        <w:rPr>
          <w:noProof/>
        </w:rPr>
        <mc:AlternateContent>
          <mc:Choice Requires="wps">
            <w:drawing>
              <wp:anchor distT="0" distB="0" distL="114300" distR="114300" simplePos="0" relativeHeight="251714560" behindDoc="0" locked="0" layoutInCell="1" allowOverlap="1" wp14:anchorId="1B739DAB" wp14:editId="0DD7B7F2">
                <wp:simplePos x="0" y="0"/>
                <wp:positionH relativeFrom="column">
                  <wp:posOffset>3810</wp:posOffset>
                </wp:positionH>
                <wp:positionV relativeFrom="paragraph">
                  <wp:posOffset>3838575</wp:posOffset>
                </wp:positionV>
                <wp:extent cx="5558790" cy="209550"/>
                <wp:effectExtent l="0" t="0" r="3810" b="0"/>
                <wp:wrapTopAndBottom/>
                <wp:docPr id="30" name="Textfeld 30"/>
                <wp:cNvGraphicFramePr/>
                <a:graphic xmlns:a="http://schemas.openxmlformats.org/drawingml/2006/main">
                  <a:graphicData uri="http://schemas.microsoft.com/office/word/2010/wordprocessingShape">
                    <wps:wsp>
                      <wps:cNvSpPr txBox="1"/>
                      <wps:spPr>
                        <a:xfrm>
                          <a:off x="0" y="0"/>
                          <a:ext cx="5558790" cy="209550"/>
                        </a:xfrm>
                        <a:prstGeom prst="rect">
                          <a:avLst/>
                        </a:prstGeom>
                        <a:solidFill>
                          <a:prstClr val="white"/>
                        </a:solidFill>
                        <a:ln>
                          <a:noFill/>
                        </a:ln>
                        <a:effectLst/>
                      </wps:spPr>
                      <wps:txbx>
                        <w:txbxContent>
                          <w:p w14:paraId="328983BF" w14:textId="793F3233" w:rsidR="00170A67" w:rsidRPr="007024C6" w:rsidRDefault="00170A67" w:rsidP="00014774">
                            <w:pPr>
                              <w:pStyle w:val="Beschriftung"/>
                              <w:rPr>
                                <w:noProof/>
                                <w:sz w:val="24"/>
                                <w:szCs w:val="24"/>
                              </w:rPr>
                            </w:pPr>
                            <w:bookmarkStart w:id="58" w:name="_Toc410738514"/>
                            <w:r>
                              <w:t xml:space="preserve">Abb. </w:t>
                            </w:r>
                            <w:r w:rsidR="00CA0EFB">
                              <w:fldChar w:fldCharType="begin"/>
                            </w:r>
                            <w:r w:rsidR="00CA0EFB">
                              <w:instrText xml:space="preserve"> STYLEREF 1 \s </w:instrText>
                            </w:r>
                            <w:r w:rsidR="00CA0EFB">
                              <w:fldChar w:fldCharType="separate"/>
                            </w:r>
                            <w:r>
                              <w:rPr>
                                <w:noProof/>
                              </w:rPr>
                              <w:t>2</w:t>
                            </w:r>
                            <w:r w:rsidR="00CA0EFB">
                              <w:rPr>
                                <w:noProof/>
                              </w:rPr>
                              <w:fldChar w:fldCharType="end"/>
                            </w:r>
                            <w:r>
                              <w:t>.</w:t>
                            </w:r>
                            <w:r w:rsidR="00CA0EFB">
                              <w:fldChar w:fldCharType="begin"/>
                            </w:r>
                            <w:r w:rsidR="00CA0EFB">
                              <w:instrText xml:space="preserve"> SEQ Abb. \* ARABIC \s 1 </w:instrText>
                            </w:r>
                            <w:r w:rsidR="00CA0EFB">
                              <w:fldChar w:fldCharType="separate"/>
                            </w:r>
                            <w:r>
                              <w:rPr>
                                <w:noProof/>
                              </w:rPr>
                              <w:t>8</w:t>
                            </w:r>
                            <w:r w:rsidR="00CA0EFB">
                              <w:rPr>
                                <w:noProof/>
                              </w:rPr>
                              <w:fldChar w:fldCharType="end"/>
                            </w:r>
                            <w:r>
                              <w:t xml:space="preserve"> Verschiedene Ansichten der Cardbox [Bus]</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39DAB" id="Textfeld 30" o:spid="_x0000_s1032" type="#_x0000_t202" style="position:absolute;left:0;text-align:left;margin-left:.3pt;margin-top:302.25pt;width:437.7pt;height:1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" stroked="f">
                <v:textbox inset="0,0,0,0">
                  <w:txbxContent>
                    <w:p w14:paraId="328983BF" w14:textId="793F3233" w:rsidR="00170A67" w:rsidRPr="007024C6" w:rsidRDefault="00170A67" w:rsidP="00014774">
                      <w:pPr>
                        <w:pStyle w:val="Beschriftung"/>
                        <w:rPr>
                          <w:noProof/>
                          <w:sz w:val="24"/>
                          <w:szCs w:val="24"/>
                        </w:rPr>
                      </w:pPr>
                      <w:bookmarkStart w:id="63" w:name="_Toc410738514"/>
                      <w:r>
                        <w:t xml:space="preserve">Abb. </w:t>
                      </w:r>
                      <w:fldSimple w:instr=" STYLEREF 1 \s ">
                        <w:r>
                          <w:rPr>
                            <w:noProof/>
                          </w:rPr>
                          <w:t>2</w:t>
                        </w:r>
                      </w:fldSimple>
                      <w:r>
                        <w:t>.</w:t>
                      </w:r>
                      <w:fldSimple w:instr=" SEQ Abb. \* ARABIC \s 1 ">
                        <w:r>
                          <w:rPr>
                            <w:noProof/>
                          </w:rPr>
                          <w:t>8</w:t>
                        </w:r>
                      </w:fldSimple>
                      <w:r>
                        <w:t xml:space="preserve"> Verschiedene Ansichten der Cardbox [Bus]</w:t>
                      </w:r>
                      <w:bookmarkEnd w:id="63"/>
                    </w:p>
                  </w:txbxContent>
                </v:textbox>
                <w10:wrap type="topAndBottom"/>
              </v:shape>
            </w:pict>
          </mc:Fallback>
        </mc:AlternateContent>
      </w:r>
      <w:r w:rsidR="00D520F2">
        <w:t xml:space="preserve">Cardboard von Google entwickelt </w:t>
      </w:r>
      <w:r w:rsidR="00C06F02">
        <w:t xml:space="preserve">ist ähnlich zu der Boxx3D. Auch hier kann ein Smartphone hineingelegt werden und </w:t>
      </w:r>
      <w:r w:rsidR="00AA0AB4">
        <w:t xml:space="preserve">es wird </w:t>
      </w:r>
      <w:r w:rsidR="00C06F02">
        <w:t xml:space="preserve">ein immersiver Eindruck vermittelt. </w:t>
      </w:r>
      <w:r w:rsidR="0070461E">
        <w:t>Neben den grundlegenden Eigenschaften besitzt Cardboard e</w:t>
      </w:r>
      <w:r w:rsidR="00C06F02">
        <w:t>ine zusätzliche Funktionalität</w:t>
      </w:r>
      <w:r w:rsidR="008F5A82">
        <w:t xml:space="preserve"> – einen an</w:t>
      </w:r>
      <w:r w:rsidR="00C06F02">
        <w:t xml:space="preserve"> </w:t>
      </w:r>
      <w:r w:rsidR="008F5A82">
        <w:t xml:space="preserve">der </w:t>
      </w:r>
      <w:r w:rsidR="00C06F02">
        <w:t>Seite befindliche</w:t>
      </w:r>
      <w:r w:rsidR="00F56C73">
        <w:t>n</w:t>
      </w:r>
      <w:r w:rsidR="00C06F02">
        <w:t xml:space="preserve"> Schalter. Dieser besteht aus zwei Magneten. Einer </w:t>
      </w:r>
      <w:r w:rsidR="00AA0AB4">
        <w:t>ist an</w:t>
      </w:r>
      <w:r w:rsidR="00C06F02">
        <w:t xml:space="preserve"> der Außenseite und ein weiterer an der Innenseite des Gehäuses befestigt.</w:t>
      </w:r>
      <w:r w:rsidR="00DC2709">
        <w:t xml:space="preserve"> Durch das Herunterziehen des Schalters und das darauf folgende Zurückschnellen des äußeren Magneten, wird das Magnetfeld beeinflusst. Dieses </w:t>
      </w:r>
      <w:r w:rsidR="00DC2709">
        <w:lastRenderedPageBreak/>
        <w:t>wiederum kann von bestimmten Smartphones registriert werden und d</w:t>
      </w:r>
      <w:r w:rsidR="003B4179">
        <w:t>ann bestimmte Aktionen auslösen [@Car].</w:t>
      </w:r>
    </w:p>
    <w:p w14:paraId="1AE3B4A4" w14:textId="77777777" w:rsidR="00E378D8" w:rsidRPr="00E378D8" w:rsidRDefault="00E378D8" w:rsidP="00E378D8"/>
    <w:p w14:paraId="0DB3D243" w14:textId="483EA57C" w:rsidR="00C00D0E" w:rsidRDefault="00C00D0E" w:rsidP="00C00D0E">
      <w:pPr>
        <w:pStyle w:val="berschrift3"/>
      </w:pPr>
      <w:bookmarkStart w:id="59" w:name="_Toc410738441"/>
      <w:r>
        <w:t>Gear</w:t>
      </w:r>
      <w:r w:rsidR="000601AF">
        <w:t xml:space="preserve"> </w:t>
      </w:r>
      <w:r>
        <w:t>VR</w:t>
      </w:r>
      <w:bookmarkEnd w:id="59"/>
    </w:p>
    <w:p w14:paraId="7EC7ADE3" w14:textId="65359FC5" w:rsidR="0058072A" w:rsidRDefault="0058072A">
      <w:pPr>
        <w:spacing w:before="0" w:after="0" w:line="240" w:lineRule="auto"/>
        <w:jc w:val="left"/>
      </w:pPr>
    </w:p>
    <w:p w14:paraId="6EC8917E" w14:textId="120527D8" w:rsidR="006B211E" w:rsidRDefault="000601AF" w:rsidP="00835D92">
      <w:r>
        <w:t>Die Gear</w:t>
      </w:r>
      <w:r w:rsidR="00AE43BC">
        <w:t xml:space="preserve"> </w:t>
      </w:r>
      <w:r w:rsidR="00684079">
        <w:t>VR ist durch eine Kollaboration von Samsung Electronics und Oculus VR entstanden. Im Gegensatz zu der Boxx3D und Cardboard besitzt diese eine Kopf</w:t>
      </w:r>
      <w:r w:rsidR="00D260D7">
        <w:t xml:space="preserve">befestigung. </w:t>
      </w:r>
    </w:p>
    <w:p w14:paraId="4E344215" w14:textId="571F8FCF" w:rsidR="00BA4375" w:rsidRDefault="00BA4375" w:rsidP="00835D92">
      <w:r>
        <w:rPr>
          <w:noProof/>
        </w:rPr>
        <mc:AlternateContent>
          <mc:Choice Requires="wps">
            <w:drawing>
              <wp:anchor distT="0" distB="0" distL="114300" distR="114300" simplePos="0" relativeHeight="251712512" behindDoc="0" locked="0" layoutInCell="1" allowOverlap="1" wp14:anchorId="4071539A" wp14:editId="33E5DD6D">
                <wp:simplePos x="0" y="0"/>
                <wp:positionH relativeFrom="column">
                  <wp:posOffset>2977116</wp:posOffset>
                </wp:positionH>
                <wp:positionV relativeFrom="paragraph">
                  <wp:posOffset>1911379</wp:posOffset>
                </wp:positionV>
                <wp:extent cx="2233930" cy="208915"/>
                <wp:effectExtent l="0" t="0" r="0" b="635"/>
                <wp:wrapTopAndBottom/>
                <wp:docPr id="29" name="Textfeld 29"/>
                <wp:cNvGraphicFramePr/>
                <a:graphic xmlns:a="http://schemas.openxmlformats.org/drawingml/2006/main">
                  <a:graphicData uri="http://schemas.microsoft.com/office/word/2010/wordprocessingShape">
                    <wps:wsp>
                      <wps:cNvSpPr txBox="1"/>
                      <wps:spPr>
                        <a:xfrm>
                          <a:off x="0" y="0"/>
                          <a:ext cx="2233930" cy="208915"/>
                        </a:xfrm>
                        <a:prstGeom prst="rect">
                          <a:avLst/>
                        </a:prstGeom>
                        <a:solidFill>
                          <a:prstClr val="white"/>
                        </a:solidFill>
                        <a:ln>
                          <a:noFill/>
                        </a:ln>
                        <a:effectLst/>
                      </wps:spPr>
                      <wps:txbx>
                        <w:txbxContent>
                          <w:p w14:paraId="7424B1FB" w14:textId="3F481751" w:rsidR="00170A67" w:rsidRDefault="00170A67" w:rsidP="007577CA">
                            <w:pPr>
                              <w:pStyle w:val="Beschriftung"/>
                              <w:jc w:val="left"/>
                            </w:pPr>
                            <w:bookmarkStart w:id="60" w:name="_Toc410738515"/>
                            <w:r>
                              <w:t xml:space="preserve">Abb. </w:t>
                            </w:r>
                            <w:r w:rsidR="00CA0EFB">
                              <w:fldChar w:fldCharType="begin"/>
                            </w:r>
                            <w:r w:rsidR="00CA0EFB">
                              <w:instrText xml:space="preserve"> STYLEREF 1 \s </w:instrText>
                            </w:r>
                            <w:r w:rsidR="00CA0EFB">
                              <w:fldChar w:fldCharType="separate"/>
                            </w:r>
                            <w:r>
                              <w:rPr>
                                <w:noProof/>
                              </w:rPr>
                              <w:t>2</w:t>
                            </w:r>
                            <w:r w:rsidR="00CA0EFB">
                              <w:rPr>
                                <w:noProof/>
                              </w:rPr>
                              <w:fldChar w:fldCharType="end"/>
                            </w:r>
                            <w:r>
                              <w:t>.</w:t>
                            </w:r>
                            <w:r w:rsidR="00CA0EFB">
                              <w:fldChar w:fldCharType="begin"/>
                            </w:r>
                            <w:r w:rsidR="00CA0EFB">
                              <w:instrText xml:space="preserve"> SEQ Abb. \* ARABIC \s 1 </w:instrText>
                            </w:r>
                            <w:r w:rsidR="00CA0EFB">
                              <w:fldChar w:fldCharType="separate"/>
                            </w:r>
                            <w:r>
                              <w:rPr>
                                <w:noProof/>
                              </w:rPr>
                              <w:t>9</w:t>
                            </w:r>
                            <w:r w:rsidR="00CA0EFB">
                              <w:rPr>
                                <w:noProof/>
                              </w:rPr>
                              <w:fldChar w:fldCharType="end"/>
                            </w:r>
                            <w:r>
                              <w:t xml:space="preserve"> Ansicht der Gear VR [Com]</w:t>
                            </w:r>
                            <w:bookmarkEnd w:id="60"/>
                          </w:p>
                          <w:p w14:paraId="7E383ACA" w14:textId="77777777" w:rsidR="00170A67" w:rsidRPr="00BA4375" w:rsidRDefault="00170A67" w:rsidP="00BA437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1539A" id="Textfeld 29" o:spid="_x0000_s1033" type="#_x0000_t202" style="position:absolute;left:0;text-align:left;margin-left:234.4pt;margin-top:150.5pt;width:175.9pt;height:16.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" stroked="f">
                <v:textbox inset="0,0,0,0">
                  <w:txbxContent>
                    <w:p w14:paraId="7424B1FB" w14:textId="3F481751" w:rsidR="00170A67" w:rsidRDefault="00170A67" w:rsidP="007577CA">
                      <w:pPr>
                        <w:pStyle w:val="Beschriftung"/>
                        <w:jc w:val="left"/>
                      </w:pPr>
                      <w:bookmarkStart w:id="66" w:name="_Toc410738515"/>
                      <w:r>
                        <w:t xml:space="preserve">Abb. </w:t>
                      </w:r>
                      <w:fldSimple w:instr=" STYLEREF 1 \s ">
                        <w:r>
                          <w:rPr>
                            <w:noProof/>
                          </w:rPr>
                          <w:t>2</w:t>
                        </w:r>
                      </w:fldSimple>
                      <w:r>
                        <w:t>.</w:t>
                      </w:r>
                      <w:fldSimple w:instr=" SEQ Abb. \* ARABIC \s 1 ">
                        <w:r>
                          <w:rPr>
                            <w:noProof/>
                          </w:rPr>
                          <w:t>9</w:t>
                        </w:r>
                      </w:fldSimple>
                      <w:r>
                        <w:t xml:space="preserve"> Ansicht der </w:t>
                      </w:r>
                      <w:proofErr w:type="spellStart"/>
                      <w:r>
                        <w:t>Gear</w:t>
                      </w:r>
                      <w:proofErr w:type="spellEnd"/>
                      <w:r>
                        <w:t xml:space="preserve"> VR [Com]</w:t>
                      </w:r>
                      <w:bookmarkEnd w:id="66"/>
                    </w:p>
                    <w:p w14:paraId="7E383ACA" w14:textId="77777777" w:rsidR="00170A67" w:rsidRPr="00BA4375" w:rsidRDefault="00170A67" w:rsidP="00BA4375"/>
                  </w:txbxContent>
                </v:textbox>
                <w10:wrap type="topAndBottom"/>
              </v:shape>
            </w:pict>
          </mc:Fallback>
        </mc:AlternateContent>
      </w:r>
      <w:r w:rsidRPr="007577CA">
        <w:rPr>
          <w:noProof/>
        </w:rPr>
        <w:drawing>
          <wp:anchor distT="0" distB="0" distL="114300" distR="114300" simplePos="0" relativeHeight="251710464" behindDoc="0" locked="0" layoutInCell="1" allowOverlap="1" wp14:anchorId="6787C450" wp14:editId="1395FECD">
            <wp:simplePos x="0" y="0"/>
            <wp:positionH relativeFrom="column">
              <wp:posOffset>3810</wp:posOffset>
            </wp:positionH>
            <wp:positionV relativeFrom="paragraph">
              <wp:posOffset>325120</wp:posOffset>
            </wp:positionV>
            <wp:extent cx="2734323" cy="1821600"/>
            <wp:effectExtent l="0" t="0" r="8890" b="7620"/>
            <wp:wrapTopAndBottom/>
            <wp:docPr id="28" name="Grafik 28" descr="C:\projects\_ba\doc\img\Samsung_Gear_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Samsung_Gear_VR.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34323" cy="182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6A5F86" w14:textId="77777777" w:rsidR="00BA4375" w:rsidRDefault="00BA4375" w:rsidP="00835D92"/>
    <w:p w14:paraId="6F06946F" w14:textId="3A715C61" w:rsidR="00F427F8" w:rsidRDefault="00AA0AB4" w:rsidP="00835D92">
      <w:r>
        <w:t>D</w:t>
      </w:r>
      <w:r w:rsidR="00D260D7">
        <w:t>ie Kosten</w:t>
      </w:r>
      <w:r>
        <w:t xml:space="preserve"> sind</w:t>
      </w:r>
      <w:r w:rsidR="00D260D7">
        <w:t xml:space="preserve"> gegenüber den anderen beiden vorgestellten Instrumenten deutlich höher, da das Gehäuse der Gear VR hochwertiger ist und Anschlüsse innerhalb des Gehäuses verbaut sind. </w:t>
      </w:r>
      <w:r w:rsidR="007577CA">
        <w:t>A</w:t>
      </w:r>
      <w:r w:rsidR="00D260D7">
        <w:t>ußerdem kann die Gear VR nur mit einem bestimmten Smartphone benutzt werden, was wieder Kosten verursachen kann</w:t>
      </w:r>
      <w:r w:rsidR="00CC6EB7">
        <w:t xml:space="preserve"> [@Gear]</w:t>
      </w:r>
      <w:r w:rsidR="007577CA">
        <w:t>.</w:t>
      </w:r>
    </w:p>
    <w:p w14:paraId="052EB237" w14:textId="19790BA8" w:rsidR="00F62CAF" w:rsidRDefault="00F62CAF" w:rsidP="00835D92"/>
    <w:p w14:paraId="24305B7A" w14:textId="6A795D62" w:rsidR="00F04C4F" w:rsidRDefault="00F04C4F" w:rsidP="00F04C4F">
      <w:pPr>
        <w:pStyle w:val="berschrift2"/>
        <w:rPr>
          <w:noProof/>
        </w:rPr>
      </w:pPr>
      <w:bookmarkStart w:id="61" w:name="_Toc410738442"/>
      <w:r>
        <w:rPr>
          <w:noProof/>
        </w:rPr>
        <w:t>Unity</w:t>
      </w:r>
      <w:bookmarkEnd w:id="61"/>
    </w:p>
    <w:p w14:paraId="4308A4CE" w14:textId="77777777" w:rsidR="00F427F8" w:rsidRPr="00F427F8" w:rsidRDefault="00F427F8" w:rsidP="00F427F8"/>
    <w:p w14:paraId="70E83507" w14:textId="4938C6EE" w:rsidR="008704CA" w:rsidRPr="007B35F8" w:rsidRDefault="008704CA" w:rsidP="007B35F8">
      <w:r>
        <w:t>Unity wird als Entwicklungsumgebung genutzt, um die prototypische Anwendung umzusetzen. Unity ist besonders für Anwendungen im B</w:t>
      </w:r>
      <w:r w:rsidR="00E31CB6">
        <w:t xml:space="preserve">ereich VR geeignet, da Unity das Programmieren auf Objekte ermöglicht und die Platzierung von virtuellen Kameras trivial gestaltet. Des Weiteren können die Anwendungen auf verschiedene Plattformen veröffentlicht werden, ohne </w:t>
      </w:r>
      <w:r w:rsidR="00AA0AB4">
        <w:t xml:space="preserve">unterschiedliche Implementierungen vorzunehmen </w:t>
      </w:r>
      <w:r w:rsidR="00E31CB6">
        <w:t xml:space="preserve">[Sei14]. Dieser Abschnitt gibt einen Überblick über die </w:t>
      </w:r>
      <w:r w:rsidR="00342C6C">
        <w:t xml:space="preserve">Funktionen und Werkzeuge </w:t>
      </w:r>
      <w:r w:rsidR="003204F8">
        <w:t>die genutzt werden</w:t>
      </w:r>
      <w:r w:rsidR="00C644AA">
        <w:t xml:space="preserve"> und stellt verwendete Plugins vor.</w:t>
      </w:r>
    </w:p>
    <w:p w14:paraId="2ECF1555" w14:textId="3DA73958" w:rsidR="00702AFA" w:rsidRDefault="008704CA" w:rsidP="00702AFA">
      <w:r>
        <w:lastRenderedPageBreak/>
        <w:t>Es wird mit Version 4.6 gearbeitet</w:t>
      </w:r>
      <w:r w:rsidR="004724F1">
        <w:t xml:space="preserve">, die zum Vorgänger Änderungen am GUI-System hat und allgemein </w:t>
      </w:r>
      <w:r w:rsidR="00184883">
        <w:t>eine höhere Leistung aufweist</w:t>
      </w:r>
      <w:r>
        <w:t xml:space="preserve"> [@Uni].</w:t>
      </w:r>
    </w:p>
    <w:p w14:paraId="534FBBE2" w14:textId="6EBE7576" w:rsidR="00BA4375" w:rsidRDefault="00BA4375">
      <w:pPr>
        <w:spacing w:before="0" w:after="0" w:line="240" w:lineRule="auto"/>
        <w:jc w:val="left"/>
      </w:pPr>
    </w:p>
    <w:p w14:paraId="5FE55E53" w14:textId="469A1703" w:rsidR="00B95B04" w:rsidRDefault="002F1758" w:rsidP="00B95B04">
      <w:pPr>
        <w:pStyle w:val="berschrift3"/>
      </w:pPr>
      <w:bookmarkStart w:id="62" w:name="_Toc410738443"/>
      <w:r>
        <w:t>Programmierung über Skripte</w:t>
      </w:r>
      <w:bookmarkEnd w:id="62"/>
    </w:p>
    <w:p w14:paraId="7D608079" w14:textId="4970AA2D" w:rsidR="00B95B04" w:rsidRDefault="00B95B04" w:rsidP="00B95B04"/>
    <w:p w14:paraId="42592868" w14:textId="396E1DEB" w:rsidR="009C654F" w:rsidRDefault="00E1534C" w:rsidP="000A53E7">
      <w:r>
        <w:t xml:space="preserve">Unity hat für das Programmieren von Skripten eine eigene Entwicklungsumgebung. </w:t>
      </w:r>
      <w:r w:rsidR="00540D63">
        <w:t xml:space="preserve">Diese ist MonoDevelop, welche </w:t>
      </w:r>
      <w:r>
        <w:t>Open-Source</w:t>
      </w:r>
      <w:r w:rsidR="00540D63">
        <w:t xml:space="preserve"> ist</w:t>
      </w:r>
      <w:r>
        <w:t xml:space="preserve"> u</w:t>
      </w:r>
      <w:r w:rsidR="00227F75">
        <w:t xml:space="preserve">nd unter dem Aspekt entstand </w:t>
      </w:r>
      <w:r>
        <w:t xml:space="preserve">ein leichteres Debuggen von Unity Projekten zu ermöglichen. </w:t>
      </w:r>
      <w:r w:rsidR="00E2566B">
        <w:t>Verfügbare Programmiersprachen sind C#, JavaScript und Boo. In dieser</w:t>
      </w:r>
      <w:r w:rsidR="00B478C9">
        <w:t xml:space="preserve"> Arbeit wird mit C# gearbeitet. </w:t>
      </w:r>
      <w:r>
        <w:t xml:space="preserve">Skripte sind als eigene Klassen aufzufassen, die als Komponente an Objekte angehängt und dadurch erst genutzt werden können. </w:t>
      </w:r>
      <w:r w:rsidR="00B933C0">
        <w:t>Jedes Skript muss von de</w:t>
      </w:r>
      <w:r w:rsidR="00227F75">
        <w:t>r Klasse MonoBehaviour erben, um</w:t>
      </w:r>
      <w:r w:rsidR="00B933C0">
        <w:t xml:space="preserve"> die Funktionalität eines Skripts als Komponente ermöglicht.</w:t>
      </w:r>
      <w:r w:rsidR="00540D63">
        <w:t xml:space="preserve"> Skripte lassen</w:t>
      </w:r>
      <w:r w:rsidR="00227F75">
        <w:t xml:space="preserve"> sich</w:t>
      </w:r>
      <w:r w:rsidR="00540D63">
        <w:t xml:space="preserve"> über das Hauptmenü erstellen oder können direkt als Komponenten eines Objektes zugewiesen werden</w:t>
      </w:r>
      <w:r w:rsidR="009C654F">
        <w:t xml:space="preserve"> [Sei14]</w:t>
      </w:r>
      <w:r w:rsidR="00540D63">
        <w:t>.</w:t>
      </w:r>
    </w:p>
    <w:p w14:paraId="37B583C9" w14:textId="25B5BE2C" w:rsidR="00745A23" w:rsidRDefault="008B7201" w:rsidP="006B211E">
      <w:r>
        <w:t>Ein neu erstelltes C#-Skript enthält über using eingebundene Namespaces</w:t>
      </w:r>
      <w:r w:rsidR="001B642E">
        <w:t xml:space="preserve">, um bestimmte Grundlegende Funktionalitäten zur Verfügung zu stellen. Nach den Namespaces </w:t>
      </w:r>
      <w:r w:rsidR="00227F75">
        <w:t>kommen</w:t>
      </w:r>
      <w:r w:rsidR="001B642E">
        <w:t xml:space="preserve"> die Klassendefinition und die MonoBehaviour-Erbung. </w:t>
      </w:r>
      <w:r w:rsidR="002E38A0">
        <w:t>Diese Erbung erhä</w:t>
      </w:r>
      <w:r w:rsidR="00A07824">
        <w:t>l</w:t>
      </w:r>
      <w:r w:rsidR="002E38A0">
        <w:t>t jedes Skript Standardmäßig da hier auch die Start- und Update-Methoden bereitgestellt werden [Sei14].</w:t>
      </w:r>
    </w:p>
    <w:p w14:paraId="3BAF819C" w14:textId="77777777" w:rsidR="00BA4375" w:rsidRDefault="00BA4375" w:rsidP="006B211E"/>
    <w:p w14:paraId="7A3A65AF" w14:textId="2D5BD98B" w:rsidR="00AD452F" w:rsidRDefault="00AD452F" w:rsidP="00E75394">
      <w:pPr>
        <w:pStyle w:val="Hervorhebenfett"/>
      </w:pPr>
      <w:r>
        <w:t>Event-Methoden</w:t>
      </w:r>
    </w:p>
    <w:p w14:paraId="47EEBDA0" w14:textId="77777777" w:rsidR="00E378D8" w:rsidRDefault="00E378D8" w:rsidP="00E378D8">
      <w:pPr>
        <w:pStyle w:val="Textkrper"/>
      </w:pPr>
    </w:p>
    <w:p w14:paraId="300208D5" w14:textId="77777777" w:rsidR="00E378D8" w:rsidRDefault="00E378D8" w:rsidP="00E378D8">
      <w:r>
        <w:t>Die Start-Methode wird einmalig ausgeführt, und dient der Initialisierung von Variablen. Sobald eine Skript-Instanz aktiviert ist, wird als erstes die Start-Methode ausgeführt. Dadurch ist es möglich die Reihenfolge von Initialisierungen zu bestimmen [Sei14].</w:t>
      </w:r>
    </w:p>
    <w:p w14:paraId="59199D08" w14:textId="77777777" w:rsidR="00E378D8" w:rsidRDefault="00E378D8" w:rsidP="00E378D8">
      <w:r>
        <w:t xml:space="preserve">Die Update-Methode zählt zu den wichtigsten Methoden in Unity. Update wird jedes Mal aufgerufen bevor ein Frame gerendert wird. Hier ist es z.B. möglich einem Objekt Bewegungen zuzufügen durch das Verändern der Positionsparameter [Sei14]. </w:t>
      </w:r>
    </w:p>
    <w:p w14:paraId="46AA2AF3" w14:textId="77777777" w:rsidR="00E378D8" w:rsidRDefault="00E378D8" w:rsidP="00E378D8">
      <w:r>
        <w:t>Neben diesen beiden Methoden gibt es noch weitere Grundlegende Methoden die je nach Notwendigkeit genutzt, aber hier nicht näher beleuchtet werden.</w:t>
      </w:r>
    </w:p>
    <w:p w14:paraId="2CED8B34" w14:textId="093E8D77" w:rsidR="00E378D8" w:rsidRDefault="00E378D8">
      <w:pPr>
        <w:spacing w:before="0" w:after="0" w:line="240" w:lineRule="auto"/>
        <w:jc w:val="left"/>
      </w:pPr>
      <w:r>
        <w:br w:type="page"/>
      </w:r>
    </w:p>
    <w:p w14:paraId="6148E93D" w14:textId="77777777" w:rsidR="00AB269A" w:rsidRDefault="00AB269A" w:rsidP="00AB269A">
      <w:pPr>
        <w:pStyle w:val="Code"/>
      </w:pPr>
      <w:r>
        <w:lastRenderedPageBreak/>
        <w:t>using UnityEngine;</w:t>
      </w:r>
    </w:p>
    <w:p w14:paraId="4528C34B" w14:textId="77777777" w:rsidR="00AB269A" w:rsidRDefault="00AB269A" w:rsidP="00AB269A">
      <w:pPr>
        <w:pStyle w:val="Code"/>
      </w:pPr>
      <w:r>
        <w:t>using System.Collections;</w:t>
      </w:r>
    </w:p>
    <w:p w14:paraId="47D8F0EF" w14:textId="77777777" w:rsidR="00AB269A" w:rsidRDefault="00AB269A" w:rsidP="00AB269A">
      <w:pPr>
        <w:pStyle w:val="Code"/>
      </w:pPr>
    </w:p>
    <w:p w14:paraId="689FCEBF" w14:textId="77777777" w:rsidR="00AB269A" w:rsidRDefault="00AB269A" w:rsidP="00AB269A">
      <w:pPr>
        <w:pStyle w:val="Code"/>
      </w:pPr>
      <w:r>
        <w:t>public class NewScript : MonoBehaviour {</w:t>
      </w:r>
    </w:p>
    <w:p w14:paraId="55CB71FE" w14:textId="77777777" w:rsidR="00AB269A" w:rsidRDefault="00AB269A" w:rsidP="00AB269A">
      <w:pPr>
        <w:pStyle w:val="Code"/>
      </w:pPr>
    </w:p>
    <w:p w14:paraId="78E0F9BB" w14:textId="77777777" w:rsidR="00AB269A" w:rsidRDefault="00AB269A" w:rsidP="00AB269A">
      <w:pPr>
        <w:pStyle w:val="Code"/>
      </w:pPr>
      <w:r>
        <w:tab/>
        <w:t>// Use this for initialization</w:t>
      </w:r>
    </w:p>
    <w:p w14:paraId="582A75E4" w14:textId="09AFDA97" w:rsidR="00AB269A" w:rsidRDefault="00BF2B0E" w:rsidP="00BF2B0E">
      <w:pPr>
        <w:pStyle w:val="Code"/>
      </w:pPr>
      <w:r>
        <w:tab/>
        <w:t>void Start () {</w:t>
      </w:r>
    </w:p>
    <w:p w14:paraId="6FF98E22" w14:textId="77777777" w:rsidR="00AB269A" w:rsidRDefault="00AB269A" w:rsidP="00AB269A">
      <w:pPr>
        <w:pStyle w:val="Code"/>
      </w:pPr>
      <w:r>
        <w:tab/>
        <w:t>}</w:t>
      </w:r>
    </w:p>
    <w:p w14:paraId="53CE942E" w14:textId="1B73DDF6" w:rsidR="00AB269A" w:rsidRDefault="00AB269A" w:rsidP="00AB269A">
      <w:pPr>
        <w:pStyle w:val="Code"/>
      </w:pPr>
    </w:p>
    <w:p w14:paraId="37177CDB" w14:textId="77777777" w:rsidR="00AB269A" w:rsidRDefault="00AB269A" w:rsidP="00AB269A">
      <w:pPr>
        <w:pStyle w:val="Code"/>
      </w:pPr>
      <w:r>
        <w:tab/>
        <w:t>// Update is called once per frame</w:t>
      </w:r>
    </w:p>
    <w:p w14:paraId="5DF7B6E4" w14:textId="12D1F36A" w:rsidR="00AB269A" w:rsidRDefault="00AB269A" w:rsidP="00356886">
      <w:pPr>
        <w:pStyle w:val="Code"/>
      </w:pPr>
      <w:r>
        <w:tab/>
        <w:t>v</w:t>
      </w:r>
      <w:r w:rsidR="00356886">
        <w:t>oid Update () {</w:t>
      </w:r>
    </w:p>
    <w:p w14:paraId="033020F3" w14:textId="77777777" w:rsidR="00AB269A" w:rsidRDefault="00AB269A" w:rsidP="00AB269A">
      <w:pPr>
        <w:pStyle w:val="Code"/>
      </w:pPr>
      <w:r>
        <w:tab/>
        <w:t>}</w:t>
      </w:r>
    </w:p>
    <w:p w14:paraId="1B98D8D7" w14:textId="686CAEC4" w:rsidR="00AB269A" w:rsidRPr="00FF07A0" w:rsidRDefault="00AB269A" w:rsidP="00AB269A">
      <w:pPr>
        <w:pStyle w:val="Code"/>
      </w:pPr>
      <w:r>
        <w:t>}</w:t>
      </w:r>
    </w:p>
    <w:p w14:paraId="3417C861" w14:textId="731A9AD0" w:rsidR="007E6C9E" w:rsidRDefault="009113B1" w:rsidP="00AB269A">
      <w:pPr>
        <w:pStyle w:val="Beschriftung"/>
      </w:pPr>
      <w:bookmarkStart w:id="63" w:name="_Toc410738534"/>
      <w:r>
        <w:t>Listing</w:t>
      </w:r>
      <w:r w:rsidR="00AB269A">
        <w:t xml:space="preserve"> </w:t>
      </w:r>
      <w:r w:rsidR="00CA0EFB">
        <w:fldChar w:fldCharType="begin"/>
      </w:r>
      <w:r w:rsidR="00CA0EFB">
        <w:instrText xml:space="preserve"> STYLEREF 1 \s </w:instrText>
      </w:r>
      <w:r w:rsidR="00CA0EFB">
        <w:fldChar w:fldCharType="separate"/>
      </w:r>
      <w:r w:rsidR="00170A67">
        <w:rPr>
          <w:noProof/>
        </w:rPr>
        <w:t>2</w:t>
      </w:r>
      <w:r w:rsidR="00CA0EFB">
        <w:rPr>
          <w:noProof/>
        </w:rPr>
        <w:fldChar w:fldCharType="end"/>
      </w:r>
      <w:r w:rsidR="00496AA0">
        <w:t>.</w:t>
      </w:r>
      <w:r w:rsidR="00CA0EFB">
        <w:fldChar w:fldCharType="begin"/>
      </w:r>
      <w:r w:rsidR="00CA0EFB">
        <w:instrText xml:space="preserve"> SEQ Listing \* ARABIC \s 1 </w:instrText>
      </w:r>
      <w:r w:rsidR="00CA0EFB">
        <w:fldChar w:fldCharType="separate"/>
      </w:r>
      <w:r w:rsidR="00170A67">
        <w:rPr>
          <w:noProof/>
        </w:rPr>
        <w:t>1</w:t>
      </w:r>
      <w:r w:rsidR="00CA0EFB">
        <w:rPr>
          <w:noProof/>
        </w:rPr>
        <w:fldChar w:fldCharType="end"/>
      </w:r>
      <w:r w:rsidR="00AB269A">
        <w:t xml:space="preserve"> Grundgerüst eines </w:t>
      </w:r>
      <w:r w:rsidR="008B23BC">
        <w:t>C#-</w:t>
      </w:r>
      <w:r w:rsidR="00AB269A">
        <w:t>Skripts</w:t>
      </w:r>
      <w:bookmarkEnd w:id="63"/>
    </w:p>
    <w:p w14:paraId="1BFB38B4" w14:textId="77777777" w:rsidR="00AD452F" w:rsidRDefault="00AD452F" w:rsidP="00B95B04"/>
    <w:p w14:paraId="1DE24CCA" w14:textId="0DA8B382" w:rsidR="00AD452F" w:rsidRDefault="00AD452F" w:rsidP="00E75394">
      <w:pPr>
        <w:pStyle w:val="Hervorhebenfett"/>
      </w:pPr>
      <w:r>
        <w:t>Komponenten</w:t>
      </w:r>
    </w:p>
    <w:p w14:paraId="0FBB06E5" w14:textId="77777777" w:rsidR="00AD452F" w:rsidRPr="00AD452F" w:rsidRDefault="00AD452F" w:rsidP="00AD452F"/>
    <w:p w14:paraId="2167600D" w14:textId="68073540" w:rsidR="00D35661" w:rsidRDefault="00D35661" w:rsidP="00EC2D2F">
      <w:r>
        <w:t>Der nächste wichtige Aspekt ist die Komponentenprogrammierung. Diese erlaubt es ein Skript zu erstellen, welches an beliebig viel</w:t>
      </w:r>
      <w:r w:rsidR="00EC2D2F">
        <w:t>e Objekte angehängt werden kann.</w:t>
      </w:r>
    </w:p>
    <w:p w14:paraId="5F6CB276" w14:textId="77777777" w:rsidR="00EC2D2F" w:rsidRDefault="00EC2D2F" w:rsidP="00EC2D2F">
      <w:pPr>
        <w:rPr>
          <w:rStyle w:val="Hervorhebung"/>
        </w:rPr>
      </w:pPr>
    </w:p>
    <w:p w14:paraId="5CCE92FE" w14:textId="5242F5F4" w:rsidR="008575CD" w:rsidRPr="008575CD" w:rsidRDefault="00D35661" w:rsidP="00CD1495">
      <w:pPr>
        <w:ind w:left="431"/>
        <w:rPr>
          <w:rStyle w:val="Hervorhebung"/>
        </w:rPr>
      </w:pPr>
      <w:r>
        <w:rPr>
          <w:rStyle w:val="Hervorhebung"/>
        </w:rPr>
        <w:t>„</w:t>
      </w:r>
      <w:r w:rsidR="008575CD" w:rsidRPr="008575CD">
        <w:rPr>
          <w:rStyle w:val="Hervorhebung"/>
        </w:rPr>
        <w:t>Ein wichtiger Grundsatz von Unity ist, dass jedes GameObject seine eigenen Components</w:t>
      </w:r>
    </w:p>
    <w:p w14:paraId="7BEA093D" w14:textId="77777777" w:rsidR="008575CD" w:rsidRPr="008575CD" w:rsidRDefault="008575CD" w:rsidP="00CD1495">
      <w:pPr>
        <w:ind w:left="431"/>
        <w:rPr>
          <w:rStyle w:val="Hervorhebung"/>
        </w:rPr>
      </w:pPr>
      <w:r w:rsidRPr="008575CD">
        <w:rPr>
          <w:rStyle w:val="Hervorhebung"/>
        </w:rPr>
        <w:t>besitzt. Sie programmieren also keine Lebensverwaltung, die die Lebensstärke aller Gegner</w:t>
      </w:r>
    </w:p>
    <w:p w14:paraId="5C7169BC" w14:textId="77777777" w:rsidR="008575CD" w:rsidRPr="008575CD" w:rsidRDefault="008575CD" w:rsidP="00CD1495">
      <w:pPr>
        <w:ind w:left="431"/>
        <w:rPr>
          <w:rStyle w:val="Hervorhebung"/>
        </w:rPr>
      </w:pPr>
      <w:r w:rsidRPr="008575CD">
        <w:rPr>
          <w:rStyle w:val="Hervorhebung"/>
        </w:rPr>
        <w:t>verwaltet, sondern ein Skript, das lediglich die Gesundheit eines einzelnen Gegners verwaltet. Dieses Skript wird dann aber wieder jedem Gegner zugefügt, sodass jeder Gegner seine</w:t>
      </w:r>
    </w:p>
    <w:p w14:paraId="1B989800" w14:textId="0B1AD922" w:rsidR="00022397" w:rsidRPr="008575CD" w:rsidRDefault="008575CD" w:rsidP="00CD1495">
      <w:pPr>
        <w:ind w:left="431"/>
        <w:rPr>
          <w:rStyle w:val="Hervorhebung"/>
        </w:rPr>
      </w:pPr>
      <w:r w:rsidRPr="008575CD">
        <w:rPr>
          <w:rStyle w:val="Hervorhebung"/>
        </w:rPr>
        <w:t>eigene Verwaltung hat</w:t>
      </w:r>
      <w:r w:rsidR="00D35661">
        <w:rPr>
          <w:rStyle w:val="Hervorhebung"/>
        </w:rPr>
        <w:t>.“</w:t>
      </w:r>
      <w:r>
        <w:rPr>
          <w:rStyle w:val="Hervorhebung"/>
        </w:rPr>
        <w:t xml:space="preserve"> [Sei14]</w:t>
      </w:r>
    </w:p>
    <w:p w14:paraId="480BFE48" w14:textId="200A8DEE" w:rsidR="00022397" w:rsidRDefault="00022397" w:rsidP="008575CD">
      <w:pPr>
        <w:rPr>
          <w:rStyle w:val="Hervorhebung"/>
          <w:i w:val="0"/>
        </w:rPr>
      </w:pPr>
    </w:p>
    <w:p w14:paraId="636D9C5D" w14:textId="04A8396A" w:rsidR="00AD452F" w:rsidRDefault="00411564" w:rsidP="008575CD">
      <w:pPr>
        <w:rPr>
          <w:rStyle w:val="Hervorhebung"/>
          <w:i w:val="0"/>
        </w:rPr>
      </w:pPr>
      <w:r>
        <w:rPr>
          <w:rStyle w:val="Hervorhebung"/>
          <w:i w:val="0"/>
        </w:rPr>
        <w:t>So ist es möglich über die Variable gameObject auf Komponenten d</w:t>
      </w:r>
      <w:r w:rsidR="0055050B">
        <w:rPr>
          <w:rStyle w:val="Hervorhebung"/>
          <w:i w:val="0"/>
        </w:rPr>
        <w:t>es eigenen Objektes zuzugreifen, um Parameter zu verändern.</w:t>
      </w:r>
    </w:p>
    <w:p w14:paraId="44AF50E7" w14:textId="7F2A0FA2" w:rsidR="00AD452F" w:rsidRDefault="00AD452F">
      <w:pPr>
        <w:spacing w:before="0" w:after="0" w:line="240" w:lineRule="auto"/>
        <w:jc w:val="left"/>
        <w:rPr>
          <w:rStyle w:val="Hervorhebung"/>
          <w:i w:val="0"/>
        </w:rPr>
      </w:pPr>
    </w:p>
    <w:p w14:paraId="270EECB4" w14:textId="6321DF5C" w:rsidR="00411564" w:rsidRPr="000B0FDA" w:rsidRDefault="00411564" w:rsidP="000B0FDA">
      <w:pPr>
        <w:pStyle w:val="Code"/>
        <w:rPr>
          <w:rStyle w:val="Hervorhebung"/>
          <w:rFonts w:ascii="Courier New" w:hAnsi="Courier New"/>
          <w:i w:val="0"/>
          <w:iCs w:val="0"/>
        </w:rPr>
      </w:pPr>
      <w:r w:rsidRPr="000B0FDA">
        <w:rPr>
          <w:rStyle w:val="Hervorhebung"/>
          <w:rFonts w:ascii="Courier New" w:hAnsi="Courier New"/>
          <w:i w:val="0"/>
          <w:iCs w:val="0"/>
        </w:rPr>
        <w:t>Transform transform = gameObject.GetComponent&lt;Transform&gt;();</w:t>
      </w:r>
    </w:p>
    <w:p w14:paraId="59F94618" w14:textId="590CB377" w:rsidR="00E378D8" w:rsidRDefault="009113B1" w:rsidP="00553EA7">
      <w:pPr>
        <w:pStyle w:val="Beschriftung"/>
      </w:pPr>
      <w:bookmarkStart w:id="64" w:name="_Toc410738535"/>
      <w:r>
        <w:t>Listing</w:t>
      </w:r>
      <w:r w:rsidR="000B0FDA">
        <w:t xml:space="preserve"> </w:t>
      </w:r>
      <w:r w:rsidR="00CA0EFB">
        <w:fldChar w:fldCharType="begin"/>
      </w:r>
      <w:r w:rsidR="00CA0EFB">
        <w:instrText xml:space="preserve"> STYLEREF 1 \s </w:instrText>
      </w:r>
      <w:r w:rsidR="00CA0EFB">
        <w:fldChar w:fldCharType="separate"/>
      </w:r>
      <w:r w:rsidR="00170A67">
        <w:rPr>
          <w:noProof/>
        </w:rPr>
        <w:t>2</w:t>
      </w:r>
      <w:r w:rsidR="00CA0EFB">
        <w:rPr>
          <w:noProof/>
        </w:rPr>
        <w:fldChar w:fldCharType="end"/>
      </w:r>
      <w:r w:rsidR="00496AA0">
        <w:t>.</w:t>
      </w:r>
      <w:r w:rsidR="00CA0EFB">
        <w:fldChar w:fldCharType="begin"/>
      </w:r>
      <w:r w:rsidR="00CA0EFB">
        <w:instrText xml:space="preserve"> SEQ Listing \* ARABIC \s 1 </w:instrText>
      </w:r>
      <w:r w:rsidR="00CA0EFB">
        <w:fldChar w:fldCharType="separate"/>
      </w:r>
      <w:r w:rsidR="00170A67">
        <w:rPr>
          <w:noProof/>
        </w:rPr>
        <w:t>2</w:t>
      </w:r>
      <w:r w:rsidR="00CA0EFB">
        <w:rPr>
          <w:noProof/>
        </w:rPr>
        <w:fldChar w:fldCharType="end"/>
      </w:r>
      <w:r w:rsidR="000B0FDA">
        <w:t xml:space="preserve"> Zugriff auf eigene Komponente eines Objektes</w:t>
      </w:r>
      <w:bookmarkEnd w:id="64"/>
    </w:p>
    <w:p w14:paraId="5445C39C" w14:textId="77777777" w:rsidR="00E378D8" w:rsidRDefault="00E378D8">
      <w:pPr>
        <w:spacing w:before="0" w:after="0" w:line="240" w:lineRule="auto"/>
        <w:jc w:val="left"/>
        <w:rPr>
          <w:b/>
          <w:bCs/>
          <w:sz w:val="20"/>
          <w:szCs w:val="20"/>
        </w:rPr>
      </w:pPr>
      <w:r>
        <w:br w:type="page"/>
      </w:r>
    </w:p>
    <w:p w14:paraId="2DF2B94D" w14:textId="3DE71D1C" w:rsidR="00B57E72" w:rsidRDefault="00072DE4" w:rsidP="00B57E72">
      <w:pPr>
        <w:pStyle w:val="Code"/>
      </w:pPr>
      <w:r>
        <w:lastRenderedPageBreak/>
        <w:t xml:space="preserve">public class </w:t>
      </w:r>
      <w:r w:rsidR="002A5220">
        <w:t>ComponentExample</w:t>
      </w:r>
      <w:r w:rsidR="00B57E72">
        <w:t xml:space="preserve"> : MonoBehaviour {</w:t>
      </w:r>
    </w:p>
    <w:p w14:paraId="38F9CB67" w14:textId="5B668C46" w:rsidR="00B57E72" w:rsidRDefault="00B57E72" w:rsidP="00553EA7">
      <w:pPr>
        <w:pStyle w:val="Code"/>
      </w:pPr>
      <w:r>
        <w:tab/>
        <w:t>public GameObject</w:t>
      </w:r>
      <w:r w:rsidR="00CC347C">
        <w:t xml:space="preserve"> </w:t>
      </w:r>
      <w:r w:rsidR="00D67113">
        <w:t>user</w:t>
      </w:r>
      <w:r>
        <w:t>;</w:t>
      </w:r>
    </w:p>
    <w:p w14:paraId="61FD0A47" w14:textId="43803A28" w:rsidR="00B57E72" w:rsidRPr="00690630" w:rsidRDefault="00B57E72" w:rsidP="00B57E72">
      <w:pPr>
        <w:pStyle w:val="Code"/>
      </w:pPr>
      <w:r>
        <w:t>}</w:t>
      </w:r>
    </w:p>
    <w:p w14:paraId="7B591B8D" w14:textId="4777038C" w:rsidR="0022065B" w:rsidRDefault="009113B1" w:rsidP="0022065B">
      <w:pPr>
        <w:pStyle w:val="Beschriftung"/>
      </w:pPr>
      <w:bookmarkStart w:id="65" w:name="_Toc410738536"/>
      <w:r>
        <w:t>Listing</w:t>
      </w:r>
      <w:r w:rsidR="0022065B">
        <w:t xml:space="preserve"> </w:t>
      </w:r>
      <w:r w:rsidR="00CA0EFB">
        <w:fldChar w:fldCharType="begin"/>
      </w:r>
      <w:r w:rsidR="00CA0EFB">
        <w:instrText xml:space="preserve"> STYLEREF 1 \s </w:instrText>
      </w:r>
      <w:r w:rsidR="00CA0EFB">
        <w:fldChar w:fldCharType="separate"/>
      </w:r>
      <w:r w:rsidR="00170A67">
        <w:rPr>
          <w:noProof/>
        </w:rPr>
        <w:t>2</w:t>
      </w:r>
      <w:r w:rsidR="00CA0EFB">
        <w:rPr>
          <w:noProof/>
        </w:rPr>
        <w:fldChar w:fldCharType="end"/>
      </w:r>
      <w:r w:rsidR="00496AA0">
        <w:t>.</w:t>
      </w:r>
      <w:r w:rsidR="00CA0EFB">
        <w:fldChar w:fldCharType="begin"/>
      </w:r>
      <w:r w:rsidR="00CA0EFB">
        <w:instrText xml:space="preserve"> SEQ Listing \* ARABIC \s 1 </w:instrText>
      </w:r>
      <w:r w:rsidR="00CA0EFB">
        <w:fldChar w:fldCharType="separate"/>
      </w:r>
      <w:r w:rsidR="00170A67">
        <w:rPr>
          <w:noProof/>
        </w:rPr>
        <w:t>3</w:t>
      </w:r>
      <w:r w:rsidR="00CA0EFB">
        <w:rPr>
          <w:noProof/>
        </w:rPr>
        <w:fldChar w:fldCharType="end"/>
      </w:r>
      <w:r w:rsidR="0022065B">
        <w:t xml:space="preserve"> Inspector Zuweisung einer public Variablen</w:t>
      </w:r>
      <w:bookmarkEnd w:id="65"/>
    </w:p>
    <w:p w14:paraId="2FE81668" w14:textId="77777777" w:rsidR="00E378D8" w:rsidRPr="00E378D8" w:rsidRDefault="00E378D8" w:rsidP="00E378D8"/>
    <w:p w14:paraId="4A9E246C" w14:textId="77777777" w:rsidR="00E378D8" w:rsidRDefault="00E378D8" w:rsidP="00E378D8">
      <w:r>
        <w:t xml:space="preserve">Der Zugriff auf andere Objekte erfolgt über den Inspector. In einem Skript werden public-Variablen gesetzt, die im Inspector erscheinen und in die per Drag&amp;Drop Objekte gezogen werden können [Sei14]. </w:t>
      </w:r>
    </w:p>
    <w:p w14:paraId="0EAAD445" w14:textId="77777777" w:rsidR="00E378D8" w:rsidRPr="00E378D8" w:rsidRDefault="00E378D8" w:rsidP="00E378D8"/>
    <w:p w14:paraId="6AABB270" w14:textId="65B6C49A" w:rsidR="000B0627" w:rsidRPr="000B0627" w:rsidRDefault="005E2E49" w:rsidP="000B0627">
      <w:r>
        <w:rPr>
          <w:noProof/>
        </w:rPr>
        <mc:AlternateContent>
          <mc:Choice Requires="wps">
            <w:drawing>
              <wp:anchor distT="0" distB="0" distL="114300" distR="114300" simplePos="0" relativeHeight="251717632" behindDoc="0" locked="0" layoutInCell="1" allowOverlap="1" wp14:anchorId="2FA1332B" wp14:editId="3BE6B6C0">
                <wp:simplePos x="0" y="0"/>
                <wp:positionH relativeFrom="column">
                  <wp:posOffset>3767455</wp:posOffset>
                </wp:positionH>
                <wp:positionV relativeFrom="paragraph">
                  <wp:posOffset>191770</wp:posOffset>
                </wp:positionV>
                <wp:extent cx="1931670" cy="414020"/>
                <wp:effectExtent l="0" t="0" r="0" b="5080"/>
                <wp:wrapTopAndBottom/>
                <wp:docPr id="36" name="Textfeld 36"/>
                <wp:cNvGraphicFramePr/>
                <a:graphic xmlns:a="http://schemas.openxmlformats.org/drawingml/2006/main">
                  <a:graphicData uri="http://schemas.microsoft.com/office/word/2010/wordprocessingShape">
                    <wps:wsp>
                      <wps:cNvSpPr txBox="1"/>
                      <wps:spPr>
                        <a:xfrm>
                          <a:off x="0" y="0"/>
                          <a:ext cx="1931670" cy="414020"/>
                        </a:xfrm>
                        <a:prstGeom prst="rect">
                          <a:avLst/>
                        </a:prstGeom>
                        <a:solidFill>
                          <a:prstClr val="white"/>
                        </a:solidFill>
                        <a:ln>
                          <a:noFill/>
                        </a:ln>
                        <a:effectLst/>
                      </wps:spPr>
                      <wps:txbx>
                        <w:txbxContent>
                          <w:p w14:paraId="2AAEA8A8" w14:textId="402DAE7A" w:rsidR="00170A67" w:rsidRPr="0094003B" w:rsidRDefault="00170A67" w:rsidP="009475C7">
                            <w:pPr>
                              <w:pStyle w:val="Beschriftung"/>
                              <w:jc w:val="left"/>
                              <w:rPr>
                                <w:noProof/>
                                <w:sz w:val="24"/>
                                <w:szCs w:val="24"/>
                              </w:rPr>
                            </w:pPr>
                            <w:bookmarkStart w:id="66" w:name="_Toc410738516"/>
                            <w:r>
                              <w:t xml:space="preserve">Abb. </w:t>
                            </w:r>
                            <w:r w:rsidR="00CA0EFB">
                              <w:fldChar w:fldCharType="begin"/>
                            </w:r>
                            <w:r w:rsidR="00CA0EFB">
                              <w:instrText xml:space="preserve"> STYLEREF 1 \s </w:instrText>
                            </w:r>
                            <w:r w:rsidR="00CA0EFB">
                              <w:fldChar w:fldCharType="separate"/>
                            </w:r>
                            <w:r>
                              <w:rPr>
                                <w:noProof/>
                              </w:rPr>
                              <w:t>2</w:t>
                            </w:r>
                            <w:r w:rsidR="00CA0EFB">
                              <w:rPr>
                                <w:noProof/>
                              </w:rPr>
                              <w:fldChar w:fldCharType="end"/>
                            </w:r>
                            <w:r>
                              <w:t>.</w:t>
                            </w:r>
                            <w:r w:rsidR="00CA0EFB">
                              <w:fldChar w:fldCharType="begin"/>
                            </w:r>
                            <w:r w:rsidR="00CA0EFB">
                              <w:instrText xml:space="preserve"> SEQ Abb. \* ARABIC \s 1 </w:instrText>
                            </w:r>
                            <w:r w:rsidR="00CA0EFB">
                              <w:fldChar w:fldCharType="separate"/>
                            </w:r>
                            <w:r>
                              <w:rPr>
                                <w:noProof/>
                              </w:rPr>
                              <w:t>10</w:t>
                            </w:r>
                            <w:r w:rsidR="00CA0EFB">
                              <w:rPr>
                                <w:noProof/>
                              </w:rPr>
                              <w:fldChar w:fldCharType="end"/>
                            </w:r>
                            <w:r>
                              <w:t xml:space="preserve"> Inspectoransicht nach Zuweisung einer public-Variablen</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332B" id="Textfeld 36" o:spid="_x0000_s1034" type="#_x0000_t202" style="position:absolute;left:0;text-align:left;margin-left:296.65pt;margin-top:15.1pt;width:152.1pt;height:32.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" stroked="f">
                <v:textbox inset="0,0,0,0">
                  <w:txbxContent>
                    <w:p w14:paraId="2AAEA8A8" w14:textId="402DAE7A" w:rsidR="00170A67" w:rsidRPr="0094003B" w:rsidRDefault="00170A67" w:rsidP="009475C7">
                      <w:pPr>
                        <w:pStyle w:val="Beschriftung"/>
                        <w:jc w:val="left"/>
                        <w:rPr>
                          <w:noProof/>
                          <w:sz w:val="24"/>
                          <w:szCs w:val="24"/>
                        </w:rPr>
                      </w:pPr>
                      <w:bookmarkStart w:id="73" w:name="_Toc410738516"/>
                      <w:r>
                        <w:t xml:space="preserve">Abb. </w:t>
                      </w:r>
                      <w:fldSimple w:instr=" STYLEREF 1 \s ">
                        <w:r>
                          <w:rPr>
                            <w:noProof/>
                          </w:rPr>
                          <w:t>2</w:t>
                        </w:r>
                      </w:fldSimple>
                      <w:r>
                        <w:t>.</w:t>
                      </w:r>
                      <w:fldSimple w:instr=" SEQ Abb. \* ARABIC \s 1 ">
                        <w:r>
                          <w:rPr>
                            <w:noProof/>
                          </w:rPr>
                          <w:t>10</w:t>
                        </w:r>
                      </w:fldSimple>
                      <w:r>
                        <w:t xml:space="preserve"> </w:t>
                      </w:r>
                      <w:proofErr w:type="spellStart"/>
                      <w:r>
                        <w:t>Inspectoransicht</w:t>
                      </w:r>
                      <w:proofErr w:type="spellEnd"/>
                      <w:r>
                        <w:t xml:space="preserve"> nach Zuweisung einer </w:t>
                      </w:r>
                      <w:proofErr w:type="spellStart"/>
                      <w:r>
                        <w:t>public</w:t>
                      </w:r>
                      <w:proofErr w:type="spellEnd"/>
                      <w:r>
                        <w:t>-Variablen</w:t>
                      </w:r>
                      <w:bookmarkEnd w:id="73"/>
                    </w:p>
                  </w:txbxContent>
                </v:textbox>
                <w10:wrap type="topAndBottom"/>
              </v:shape>
            </w:pict>
          </mc:Fallback>
        </mc:AlternateContent>
      </w:r>
      <w:r>
        <w:rPr>
          <w:noProof/>
        </w:rPr>
        <w:drawing>
          <wp:anchor distT="0" distB="0" distL="114300" distR="114300" simplePos="0" relativeHeight="251715584" behindDoc="0" locked="0" layoutInCell="1" allowOverlap="1" wp14:anchorId="1CB07375" wp14:editId="18510C9F">
            <wp:simplePos x="0" y="0"/>
            <wp:positionH relativeFrom="column">
              <wp:posOffset>-1833</wp:posOffset>
            </wp:positionH>
            <wp:positionV relativeFrom="paragraph">
              <wp:posOffset>2600</wp:posOffset>
            </wp:positionV>
            <wp:extent cx="3657600" cy="569595"/>
            <wp:effectExtent l="0" t="0" r="0" b="1905"/>
            <wp:wrapTopAndBottom/>
            <wp:docPr id="35" name="Grafik 35" descr="C:\projects\_ba\doc\img\public_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public_Variabl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57600" cy="569595"/>
                    </a:xfrm>
                    <a:prstGeom prst="rect">
                      <a:avLst/>
                    </a:prstGeom>
                    <a:noFill/>
                    <a:ln>
                      <a:noFill/>
                    </a:ln>
                  </pic:spPr>
                </pic:pic>
              </a:graphicData>
            </a:graphic>
          </wp:anchor>
        </w:drawing>
      </w:r>
    </w:p>
    <w:p w14:paraId="14DD1E40" w14:textId="484D5CC6" w:rsidR="00D95BBD" w:rsidRDefault="00022DB4" w:rsidP="008575CD">
      <w:r>
        <w:t>Diese Form um auf andere Objekte zuzugreifen ist die performanteste und wird bei der Erstellung der prototypischen App verwendet. Hierbei findet der Zugriff zur Entwicklungszeit statt.</w:t>
      </w:r>
      <w:r w:rsidR="00D95BBD">
        <w:t xml:space="preserve"> Auch zur Laufzeit ist es möglich auf Objekte zuzugreifen. Diese Methode kostet aber mehr Ressourcen, da Unity erst das passende Objekt finden muss und bei einer großen Menge von Objekte</w:t>
      </w:r>
      <w:r w:rsidR="00227F75">
        <w:t>n</w:t>
      </w:r>
      <w:r w:rsidR="00D95BBD">
        <w:t xml:space="preserve"> alle durchgelaufen werden, bis das entsprechende gefunden wurde</w:t>
      </w:r>
      <w:r w:rsidR="009E7AF4">
        <w:t xml:space="preserve"> [Sei14]</w:t>
      </w:r>
      <w:r w:rsidR="00D95BBD">
        <w:t>.</w:t>
      </w:r>
    </w:p>
    <w:p w14:paraId="13912619" w14:textId="41E36A73" w:rsidR="005529B1" w:rsidRDefault="005529B1">
      <w:pPr>
        <w:spacing w:before="0" w:after="0" w:line="240" w:lineRule="auto"/>
        <w:jc w:val="left"/>
      </w:pPr>
    </w:p>
    <w:p w14:paraId="426F528A" w14:textId="2B1BEEC1" w:rsidR="00AD452F" w:rsidRDefault="001231DF" w:rsidP="00E75394">
      <w:pPr>
        <w:pStyle w:val="Hervorhebenfett"/>
      </w:pPr>
      <w:r>
        <w:t>Coroutine</w:t>
      </w:r>
      <w:r w:rsidR="00E00982">
        <w:t xml:space="preserve"> und Invoke</w:t>
      </w:r>
    </w:p>
    <w:p w14:paraId="43BE6095" w14:textId="77777777" w:rsidR="00AD452F" w:rsidRPr="00AD452F" w:rsidRDefault="00AD452F" w:rsidP="00AD452F"/>
    <w:p w14:paraId="7A27CC07" w14:textId="13A557A6" w:rsidR="001231DF" w:rsidRDefault="00AD452F" w:rsidP="008575CD">
      <w:r>
        <w:t>Ein weiteres wichtiges Element ist das parallele Ausführen von Code. Über sogenannte Coroutines können Codeblöcke parallel zu Update-Aufrufen ausgeführt werden und sich über beliebig viele Frames erstrecken</w:t>
      </w:r>
      <w:r w:rsidR="0064499F">
        <w:t xml:space="preserve"> [Sei14]</w:t>
      </w:r>
      <w:r w:rsidR="00646365">
        <w:t>.</w:t>
      </w:r>
      <w:r w:rsidR="00E00982">
        <w:t xml:space="preserve"> </w:t>
      </w:r>
    </w:p>
    <w:p w14:paraId="797BFB73" w14:textId="77777777" w:rsidR="006244C5" w:rsidRDefault="006244C5" w:rsidP="008575CD"/>
    <w:p w14:paraId="01A386EE" w14:textId="791A6E47" w:rsidR="006244C5" w:rsidRDefault="006244C5" w:rsidP="006244C5">
      <w:pPr>
        <w:pStyle w:val="Code"/>
      </w:pPr>
      <w:r>
        <w:t xml:space="preserve">IEnumerator </w:t>
      </w:r>
      <w:r w:rsidR="008E41FD">
        <w:t>Message</w:t>
      </w:r>
      <w:r>
        <w:t>(){</w:t>
      </w:r>
    </w:p>
    <w:p w14:paraId="209727E8" w14:textId="21B80B93" w:rsidR="006244C5" w:rsidRDefault="006244C5" w:rsidP="006244C5">
      <w:pPr>
        <w:pStyle w:val="Code"/>
      </w:pPr>
      <w:r>
        <w:tab/>
        <w:t>yield return new WaitForSeconds(1);</w:t>
      </w:r>
    </w:p>
    <w:p w14:paraId="2CA0DCDF" w14:textId="0AECF21B" w:rsidR="006244C5" w:rsidRDefault="006244C5" w:rsidP="006244C5">
      <w:pPr>
        <w:pStyle w:val="Code"/>
      </w:pPr>
      <w:r>
        <w:tab/>
      </w:r>
      <w:r w:rsidR="00BE66D5">
        <w:t>message=“1“;</w:t>
      </w:r>
    </w:p>
    <w:p w14:paraId="518A3B9E" w14:textId="3F1E0200" w:rsidR="006244C5" w:rsidRDefault="006244C5" w:rsidP="006244C5">
      <w:pPr>
        <w:pStyle w:val="Code"/>
      </w:pPr>
      <w:r>
        <w:t>}</w:t>
      </w:r>
    </w:p>
    <w:p w14:paraId="058D8634" w14:textId="408B832E" w:rsidR="001231DF" w:rsidRDefault="009113B1" w:rsidP="00A87022">
      <w:pPr>
        <w:pStyle w:val="Beschriftung"/>
      </w:pPr>
      <w:bookmarkStart w:id="67" w:name="_Toc410738537"/>
      <w:r>
        <w:t>Listing</w:t>
      </w:r>
      <w:r w:rsidR="00A87022">
        <w:t xml:space="preserve"> </w:t>
      </w:r>
      <w:r w:rsidR="00CA0EFB">
        <w:fldChar w:fldCharType="begin"/>
      </w:r>
      <w:r w:rsidR="00CA0EFB">
        <w:instrText xml:space="preserve"> STYLEREF 1 \s </w:instrText>
      </w:r>
      <w:r w:rsidR="00CA0EFB">
        <w:fldChar w:fldCharType="separate"/>
      </w:r>
      <w:r w:rsidR="00170A67">
        <w:rPr>
          <w:noProof/>
        </w:rPr>
        <w:t>2</w:t>
      </w:r>
      <w:r w:rsidR="00CA0EFB">
        <w:rPr>
          <w:noProof/>
        </w:rPr>
        <w:fldChar w:fldCharType="end"/>
      </w:r>
      <w:r w:rsidR="00496AA0">
        <w:t>.</w:t>
      </w:r>
      <w:r w:rsidR="00CA0EFB">
        <w:fldChar w:fldCharType="begin"/>
      </w:r>
      <w:r w:rsidR="00CA0EFB">
        <w:instrText xml:space="preserve"> SEQ Listing \* ARABIC \s 1 </w:instrText>
      </w:r>
      <w:r w:rsidR="00CA0EFB">
        <w:fldChar w:fldCharType="separate"/>
      </w:r>
      <w:r w:rsidR="00170A67">
        <w:rPr>
          <w:noProof/>
        </w:rPr>
        <w:t>4</w:t>
      </w:r>
      <w:r w:rsidR="00CA0EFB">
        <w:rPr>
          <w:noProof/>
        </w:rPr>
        <w:fldChar w:fldCharType="end"/>
      </w:r>
      <w:r w:rsidR="00A87022">
        <w:t xml:space="preserve"> Aufbau einer Coroutine</w:t>
      </w:r>
      <w:bookmarkEnd w:id="67"/>
    </w:p>
    <w:p w14:paraId="7144EB08" w14:textId="77777777" w:rsidR="005529B1" w:rsidRPr="005529B1" w:rsidRDefault="005529B1" w:rsidP="005529B1"/>
    <w:p w14:paraId="3D152679" w14:textId="1FB760ED" w:rsidR="00BE66D5" w:rsidRDefault="00BE66D5" w:rsidP="008575CD">
      <w:r>
        <w:lastRenderedPageBreak/>
        <w:t>Das gezeigte Beispiel in Code 2.4 wartet eine Sekunde, um dann dem String message einen neuen Wert zuzuweisen.</w:t>
      </w:r>
      <w:r w:rsidR="00890BEF">
        <w:t xml:space="preserve"> Die Methode WaitForSeconds sorgt dafür</w:t>
      </w:r>
      <w:r w:rsidR="00FC3AF8">
        <w:t>,</w:t>
      </w:r>
      <w:r w:rsidR="00890BEF">
        <w:t xml:space="preserve"> da</w:t>
      </w:r>
      <w:r w:rsidR="00FC3AF8">
        <w:t>s</w:t>
      </w:r>
      <w:r w:rsidR="00890BEF">
        <w:t>s die Ausführung der Coroutine, um die angegebene Zeit unterbrochen wird</w:t>
      </w:r>
      <w:r w:rsidR="00FC3AF8">
        <w:t xml:space="preserve"> [Sei14]</w:t>
      </w:r>
      <w:r w:rsidR="00890BEF">
        <w:t>.</w:t>
      </w:r>
    </w:p>
    <w:p w14:paraId="74F15FD8" w14:textId="3CF74B55" w:rsidR="0064499F" w:rsidRDefault="0064499F" w:rsidP="008575CD">
      <w:r>
        <w:t>Um eine Coroutine zu implementieren</w:t>
      </w:r>
      <w:r w:rsidR="008E41FD">
        <w:t xml:space="preserve"> wird die Schnittstellendefinition IEnumerator sowie der Befehl yield return benötigt. Ersteres ermöglicht das Durchführen der Methode über mehrere Frames und letzteres speichert den aktuellen Stand der Routine. Das ist notwendig, um die Methode beim nächsten Frame an gleicher Stelle fortsetzen zu können. Um eine Coroutine dann ausführen zu können wird der Befehl StartCoroutine genutzt</w:t>
      </w:r>
      <w:r w:rsidR="00BE66D5">
        <w:t xml:space="preserve"> [Sei14]</w:t>
      </w:r>
      <w:r w:rsidR="008E41FD">
        <w:t>.</w:t>
      </w:r>
    </w:p>
    <w:p w14:paraId="16F1F7BA" w14:textId="0F6980B7" w:rsidR="00553EA7" w:rsidRDefault="00553EA7">
      <w:pPr>
        <w:spacing w:before="0" w:after="0" w:line="240" w:lineRule="auto"/>
        <w:jc w:val="left"/>
      </w:pPr>
    </w:p>
    <w:p w14:paraId="5BB96AD1" w14:textId="6ECA1DA7" w:rsidR="008E41FD" w:rsidRDefault="008E41FD" w:rsidP="008E41FD">
      <w:pPr>
        <w:pStyle w:val="Code"/>
      </w:pPr>
      <w:r>
        <w:t>void Start(){</w:t>
      </w:r>
    </w:p>
    <w:p w14:paraId="58CDEB56" w14:textId="060592A8" w:rsidR="008E41FD" w:rsidRDefault="008E41FD" w:rsidP="008E41FD">
      <w:pPr>
        <w:pStyle w:val="Code"/>
      </w:pPr>
      <w:r>
        <w:tab/>
        <w:t>StartCoroutine(Message());</w:t>
      </w:r>
    </w:p>
    <w:p w14:paraId="5AE08095" w14:textId="71B1CA23" w:rsidR="008E41FD" w:rsidRDefault="008E41FD" w:rsidP="008E41FD">
      <w:pPr>
        <w:pStyle w:val="Code"/>
      </w:pPr>
      <w:r>
        <w:t>}</w:t>
      </w:r>
    </w:p>
    <w:p w14:paraId="7343C25E" w14:textId="77777777" w:rsidR="008E41FD" w:rsidRDefault="008E41FD" w:rsidP="008575CD"/>
    <w:p w14:paraId="0AE9B748" w14:textId="50401603" w:rsidR="001231DF" w:rsidRDefault="00E00982" w:rsidP="008575CD">
      <w:r>
        <w:t>Des Weiteren gibt es verzögerte Funktio</w:t>
      </w:r>
      <w:r w:rsidR="00FF0E40">
        <w:t>nsaufrufe, die über den Invoke-Befehl erreicht werden.</w:t>
      </w:r>
      <w:r w:rsidR="00565359">
        <w:t xml:space="preserve"> </w:t>
      </w:r>
      <w:r w:rsidR="00227F75">
        <w:t>Hier wird eine Funktion und ein</w:t>
      </w:r>
      <w:r w:rsidR="00565359">
        <w:t xml:space="preserve"> Sekundenwert angegeben. Das führt dazu, dass die angegebene Methode mit bestimmter Verzögerung nach der Start-Methode ausgeführt wird. Dabei ist darauf zu achten, dass sich die Methode im selben Skript befindet [Sei14].</w:t>
      </w:r>
    </w:p>
    <w:p w14:paraId="28461426" w14:textId="77777777" w:rsidR="005529B1" w:rsidRDefault="005529B1" w:rsidP="005529B1">
      <w:pPr>
        <w:spacing w:after="0"/>
      </w:pPr>
    </w:p>
    <w:p w14:paraId="24D35E84" w14:textId="472F6E64" w:rsidR="00565359" w:rsidRDefault="00565359" w:rsidP="00565359">
      <w:pPr>
        <w:pStyle w:val="Code"/>
      </w:pPr>
      <w:r>
        <w:t>Invoke („ExampleFunction“,2.5f);</w:t>
      </w:r>
    </w:p>
    <w:p w14:paraId="73496EB5" w14:textId="7AED8E2B" w:rsidR="00745A23" w:rsidRDefault="009113B1" w:rsidP="00745A23">
      <w:pPr>
        <w:pStyle w:val="Beschriftung"/>
        <w:rPr>
          <w:b w:val="0"/>
          <w:bCs w:val="0"/>
        </w:rPr>
      </w:pPr>
      <w:bookmarkStart w:id="68" w:name="_Toc410738538"/>
      <w:r>
        <w:t>Listing</w:t>
      </w:r>
      <w:r w:rsidR="00565359">
        <w:t xml:space="preserve"> </w:t>
      </w:r>
      <w:r w:rsidR="00CA0EFB">
        <w:fldChar w:fldCharType="begin"/>
      </w:r>
      <w:r w:rsidR="00CA0EFB">
        <w:instrText xml:space="preserve"> STYLEREF 1 \s </w:instrText>
      </w:r>
      <w:r w:rsidR="00CA0EFB">
        <w:fldChar w:fldCharType="separate"/>
      </w:r>
      <w:r w:rsidR="00170A67">
        <w:rPr>
          <w:noProof/>
        </w:rPr>
        <w:t>2</w:t>
      </w:r>
      <w:r w:rsidR="00CA0EFB">
        <w:rPr>
          <w:noProof/>
        </w:rPr>
        <w:fldChar w:fldCharType="end"/>
      </w:r>
      <w:r w:rsidR="00496AA0">
        <w:t>.</w:t>
      </w:r>
      <w:r w:rsidR="00CA0EFB">
        <w:fldChar w:fldCharType="begin"/>
      </w:r>
      <w:r w:rsidR="00CA0EFB">
        <w:instrText xml:space="preserve"> SEQ Listing \* ARABIC \s 1 </w:instrText>
      </w:r>
      <w:r w:rsidR="00CA0EFB">
        <w:fldChar w:fldCharType="separate"/>
      </w:r>
      <w:r w:rsidR="00170A67">
        <w:rPr>
          <w:noProof/>
        </w:rPr>
        <w:t>5</w:t>
      </w:r>
      <w:r w:rsidR="00CA0EFB">
        <w:rPr>
          <w:noProof/>
        </w:rPr>
        <w:fldChar w:fldCharType="end"/>
      </w:r>
      <w:r w:rsidR="00565359">
        <w:t xml:space="preserve"> Beispiel Invoke</w:t>
      </w:r>
      <w:bookmarkEnd w:id="68"/>
    </w:p>
    <w:p w14:paraId="1B142DFA" w14:textId="34E9E035" w:rsidR="00646365" w:rsidRDefault="00646365" w:rsidP="00E75394">
      <w:pPr>
        <w:pStyle w:val="Hervorhebenfett"/>
      </w:pPr>
      <w:r>
        <w:t>Laden und Speichern</w:t>
      </w:r>
    </w:p>
    <w:p w14:paraId="1D37052E" w14:textId="77777777" w:rsidR="005E5F8B" w:rsidRPr="005E5F8B" w:rsidRDefault="005E5F8B" w:rsidP="005E5F8B"/>
    <w:p w14:paraId="6B459ED3" w14:textId="3ED7EE68" w:rsidR="00702AFA" w:rsidRDefault="00EB156C" w:rsidP="00F93FFD">
      <w:r>
        <w:t>Eine weitere wichtige Grundlage ist das Laden und Speichern von Daten, um Werte unabhängig vom System zu speichern. Dazu stellt Unity die PlayerPrefs-Methoden zur Verfügung. Diese erhalten zu speichernde Werte und Unity kümmert sich um die Verarbeitung und das Speichern dieser Daten. So können bei unerwartetem Beenden der App Spielstände wiederhergestellt werden und der Nutzer muss bei einem Spiel nicht immer wieder von vorne anfangen. Dafür stellt PlayerPrefs drei Methoden zur Verfügung. Hier können Werte als int, float oder str</w:t>
      </w:r>
      <w:r w:rsidR="00F93FFD">
        <w:t>ing gespeichert werden [Sei14].</w:t>
      </w:r>
    </w:p>
    <w:p w14:paraId="40689725" w14:textId="77777777" w:rsidR="00EB156C" w:rsidRDefault="00EB156C" w:rsidP="00EB156C">
      <w:pPr>
        <w:pStyle w:val="Code"/>
      </w:pPr>
      <w:r>
        <w:t>PlayerPrefs.SetInt("Points",2);</w:t>
      </w:r>
    </w:p>
    <w:p w14:paraId="077B3618" w14:textId="77CAD72C" w:rsidR="00EB156C" w:rsidRDefault="00EB156C" w:rsidP="00EB156C">
      <w:pPr>
        <w:pStyle w:val="Code"/>
      </w:pPr>
      <w:r>
        <w:t>PlayerPrefs.SetFloat("Power",1.2f);</w:t>
      </w:r>
    </w:p>
    <w:p w14:paraId="6F1B39B6" w14:textId="3BADB788" w:rsidR="00EB156C" w:rsidRDefault="00EB156C" w:rsidP="00EB156C">
      <w:pPr>
        <w:pStyle w:val="Code"/>
      </w:pPr>
      <w:r>
        <w:t>PlayerPrefs.SetString("Name","Max");</w:t>
      </w:r>
    </w:p>
    <w:p w14:paraId="1266C2B0" w14:textId="190643F7" w:rsidR="00EB156C" w:rsidRDefault="009113B1" w:rsidP="00EB156C">
      <w:pPr>
        <w:pStyle w:val="Beschriftung"/>
      </w:pPr>
      <w:bookmarkStart w:id="69" w:name="_Toc410738539"/>
      <w:r>
        <w:t>Listing</w:t>
      </w:r>
      <w:r w:rsidR="00EB156C">
        <w:t xml:space="preserve"> </w:t>
      </w:r>
      <w:r w:rsidR="00CA0EFB">
        <w:fldChar w:fldCharType="begin"/>
      </w:r>
      <w:r w:rsidR="00CA0EFB">
        <w:instrText xml:space="preserve"> STYLEREF 1 \s </w:instrText>
      </w:r>
      <w:r w:rsidR="00CA0EFB">
        <w:fldChar w:fldCharType="separate"/>
      </w:r>
      <w:r w:rsidR="00170A67">
        <w:rPr>
          <w:noProof/>
        </w:rPr>
        <w:t>2</w:t>
      </w:r>
      <w:r w:rsidR="00CA0EFB">
        <w:rPr>
          <w:noProof/>
        </w:rPr>
        <w:fldChar w:fldCharType="end"/>
      </w:r>
      <w:r w:rsidR="00496AA0">
        <w:t>.</w:t>
      </w:r>
      <w:r w:rsidR="00CA0EFB">
        <w:fldChar w:fldCharType="begin"/>
      </w:r>
      <w:r w:rsidR="00CA0EFB">
        <w:instrText xml:space="preserve"> SEQ Listing \* ARABIC \s 1 </w:instrText>
      </w:r>
      <w:r w:rsidR="00CA0EFB">
        <w:fldChar w:fldCharType="separate"/>
      </w:r>
      <w:r w:rsidR="00170A67">
        <w:rPr>
          <w:noProof/>
        </w:rPr>
        <w:t>6</w:t>
      </w:r>
      <w:r w:rsidR="00CA0EFB">
        <w:rPr>
          <w:noProof/>
        </w:rPr>
        <w:fldChar w:fldCharType="end"/>
      </w:r>
      <w:r w:rsidR="00EB156C">
        <w:t xml:space="preserve"> Speichern von Daten</w:t>
      </w:r>
      <w:bookmarkEnd w:id="69"/>
    </w:p>
    <w:p w14:paraId="21475DCC" w14:textId="1D487E1F" w:rsidR="00EB156C" w:rsidRDefault="00EB156C" w:rsidP="00B95B04">
      <w:r>
        <w:lastRenderedPageBreak/>
        <w:t>Der erste Param</w:t>
      </w:r>
      <w:r w:rsidR="00126F56">
        <w:t xml:space="preserve">eter ist die ID des Wertes, der zweite der eigentliche Wert. Wie beim Speichern gibt es auch beim Laden von Werten die Möglichkeit </w:t>
      </w:r>
      <w:r w:rsidR="0063000C">
        <w:t xml:space="preserve">int, float oder string-Werte zu laden. Dafür </w:t>
      </w:r>
      <w:r w:rsidR="00227F75">
        <w:t>wird</w:t>
      </w:r>
      <w:r w:rsidR="0063000C">
        <w:t xml:space="preserve"> die zuvor gespeicherte ID übergeben </w:t>
      </w:r>
      <w:r w:rsidR="00A01365">
        <w:t>[Sei14]</w:t>
      </w:r>
      <w:r w:rsidR="0063000C">
        <w:t>.</w:t>
      </w:r>
    </w:p>
    <w:p w14:paraId="14D5BD16" w14:textId="77777777" w:rsidR="0063000C" w:rsidRDefault="0063000C" w:rsidP="00B95B04"/>
    <w:p w14:paraId="78FD3BB2" w14:textId="77777777" w:rsidR="00F14E47" w:rsidRDefault="00F14E47" w:rsidP="00F14E47">
      <w:pPr>
        <w:pStyle w:val="Code"/>
      </w:pPr>
      <w:r>
        <w:t>int points = PlayerPrefs.GetInt("Points");</w:t>
      </w:r>
    </w:p>
    <w:p w14:paraId="25E825C2" w14:textId="7298CD9D" w:rsidR="00F14E47" w:rsidRDefault="00F14E47" w:rsidP="00F14E47">
      <w:pPr>
        <w:pStyle w:val="Code"/>
      </w:pPr>
      <w:r>
        <w:t>float power = PlayerPrefs.GetFloat("Power");</w:t>
      </w:r>
    </w:p>
    <w:p w14:paraId="3CE08C4B" w14:textId="6B14FB97" w:rsidR="00F14E47" w:rsidRDefault="00F14E47" w:rsidP="00F14E47">
      <w:pPr>
        <w:pStyle w:val="Code"/>
      </w:pPr>
      <w:r>
        <w:t>string name = PlayerPrefs.GetString("Name");</w:t>
      </w:r>
    </w:p>
    <w:p w14:paraId="02AB657F" w14:textId="52B94A57" w:rsidR="00F93FFD" w:rsidRDefault="009113B1" w:rsidP="00F93FFD">
      <w:pPr>
        <w:pStyle w:val="Beschriftung"/>
      </w:pPr>
      <w:bookmarkStart w:id="70" w:name="_Toc410738540"/>
      <w:r>
        <w:t>Listing</w:t>
      </w:r>
      <w:r w:rsidR="00F14E47">
        <w:t xml:space="preserve"> </w:t>
      </w:r>
      <w:r w:rsidR="00CA0EFB">
        <w:fldChar w:fldCharType="begin"/>
      </w:r>
      <w:r w:rsidR="00CA0EFB">
        <w:instrText xml:space="preserve"> STYLEREF 1 \s </w:instrText>
      </w:r>
      <w:r w:rsidR="00CA0EFB">
        <w:fldChar w:fldCharType="separate"/>
      </w:r>
      <w:r w:rsidR="00170A67">
        <w:rPr>
          <w:noProof/>
        </w:rPr>
        <w:t>2</w:t>
      </w:r>
      <w:r w:rsidR="00CA0EFB">
        <w:rPr>
          <w:noProof/>
        </w:rPr>
        <w:fldChar w:fldCharType="end"/>
      </w:r>
      <w:r w:rsidR="00496AA0">
        <w:t>.</w:t>
      </w:r>
      <w:r w:rsidR="00CA0EFB">
        <w:fldChar w:fldCharType="begin"/>
      </w:r>
      <w:r w:rsidR="00CA0EFB">
        <w:instrText xml:space="preserve"> SEQ Listing \* ARABIC \s 1 </w:instrText>
      </w:r>
      <w:r w:rsidR="00CA0EFB">
        <w:fldChar w:fldCharType="separate"/>
      </w:r>
      <w:r w:rsidR="00170A67">
        <w:rPr>
          <w:noProof/>
        </w:rPr>
        <w:t>7</w:t>
      </w:r>
      <w:r w:rsidR="00CA0EFB">
        <w:rPr>
          <w:noProof/>
        </w:rPr>
        <w:fldChar w:fldCharType="end"/>
      </w:r>
      <w:r w:rsidR="00F14E47">
        <w:t xml:space="preserve"> Laden von  Daten</w:t>
      </w:r>
      <w:bookmarkEnd w:id="70"/>
    </w:p>
    <w:p w14:paraId="0213E750" w14:textId="77777777" w:rsidR="00F93FFD" w:rsidRPr="00F93FFD" w:rsidRDefault="00F93FFD" w:rsidP="00F93FFD"/>
    <w:p w14:paraId="62CE87FB" w14:textId="436994A0" w:rsidR="005E5F8B" w:rsidRDefault="005E5F8B" w:rsidP="00E75394">
      <w:pPr>
        <w:pStyle w:val="Hervorhebenfett"/>
      </w:pPr>
      <w:r>
        <w:t>Debug</w:t>
      </w:r>
    </w:p>
    <w:p w14:paraId="284392F5" w14:textId="77777777" w:rsidR="005E5F8B" w:rsidRDefault="005E5F8B" w:rsidP="001D0C8B"/>
    <w:p w14:paraId="61A12A04" w14:textId="76F5955A" w:rsidR="0043314D" w:rsidRDefault="00371521" w:rsidP="001D0C8B">
      <w:r>
        <w:t xml:space="preserve">Um Fehler und Warnungen zu überprüfen besitzt Unity die Console. Diese werden dort angezeigt und geben Hinweise um aufzutretende Fehler zu beheben. Über die Klasse Debug </w:t>
      </w:r>
      <w:r w:rsidR="00B03FFA">
        <w:t>besteht die Möglichkeit</w:t>
      </w:r>
      <w:r>
        <w:t xml:space="preserve"> eigene Meldungen aus</w:t>
      </w:r>
      <w:r w:rsidR="00B03FFA">
        <w:t>zu</w:t>
      </w:r>
      <w:r>
        <w:t>gegeben, um z.B. bestimmte Ausgaben von Funktionen zu überprüfen</w:t>
      </w:r>
      <w:r w:rsidR="001D0C8B">
        <w:t xml:space="preserve">. Die Varianten LogError, LogException und LogWarning geben die entsprechenden Meldung aus und werden zusätzlich noch entsprechend gekennzeichnet </w:t>
      </w:r>
      <w:r w:rsidR="00D43C8B">
        <w:t>[Sei14]</w:t>
      </w:r>
      <w:r>
        <w:t>.</w:t>
      </w:r>
    </w:p>
    <w:p w14:paraId="6074BE65" w14:textId="77777777" w:rsidR="00371521" w:rsidRDefault="00371521" w:rsidP="00B95B04"/>
    <w:p w14:paraId="3FDB608D" w14:textId="77777777" w:rsidR="00371521" w:rsidRDefault="00371521" w:rsidP="00371521">
      <w:pPr>
        <w:pStyle w:val="Code"/>
      </w:pPr>
      <w:r>
        <w:t>Debug.Log("Success");</w:t>
      </w:r>
    </w:p>
    <w:p w14:paraId="5E13DC09" w14:textId="28C5158D" w:rsidR="00371521" w:rsidRDefault="00371521" w:rsidP="00371521">
      <w:pPr>
        <w:pStyle w:val="Code"/>
      </w:pPr>
      <w:r>
        <w:t>Debug.LogError("Error");</w:t>
      </w:r>
    </w:p>
    <w:p w14:paraId="3AED24CE" w14:textId="2BD8868F" w:rsidR="00371521" w:rsidRDefault="00371521" w:rsidP="00371521">
      <w:pPr>
        <w:pStyle w:val="Code"/>
      </w:pPr>
      <w:r>
        <w:t>Debug.LogException("Exception");</w:t>
      </w:r>
    </w:p>
    <w:p w14:paraId="79B918C8" w14:textId="2CAEE89A" w:rsidR="00371521" w:rsidRDefault="00371521" w:rsidP="00371521">
      <w:pPr>
        <w:pStyle w:val="Code"/>
      </w:pPr>
      <w:r>
        <w:t>Debug.LogWarning("Warning");</w:t>
      </w:r>
    </w:p>
    <w:p w14:paraId="2E1AC48E" w14:textId="124B6F46" w:rsidR="0043314D" w:rsidRDefault="009113B1" w:rsidP="004F0EDA">
      <w:pPr>
        <w:pStyle w:val="Beschriftung"/>
      </w:pPr>
      <w:bookmarkStart w:id="71" w:name="_Toc410738541"/>
      <w:r>
        <w:t>Listing</w:t>
      </w:r>
      <w:r w:rsidR="004F0EDA">
        <w:t xml:space="preserve"> </w:t>
      </w:r>
      <w:r w:rsidR="00CA0EFB">
        <w:fldChar w:fldCharType="begin"/>
      </w:r>
      <w:r w:rsidR="00CA0EFB">
        <w:instrText xml:space="preserve"> STYLEREF 1 \s </w:instrText>
      </w:r>
      <w:r w:rsidR="00CA0EFB">
        <w:fldChar w:fldCharType="separate"/>
      </w:r>
      <w:r w:rsidR="00170A67">
        <w:rPr>
          <w:noProof/>
        </w:rPr>
        <w:t>2</w:t>
      </w:r>
      <w:r w:rsidR="00CA0EFB">
        <w:rPr>
          <w:noProof/>
        </w:rPr>
        <w:fldChar w:fldCharType="end"/>
      </w:r>
      <w:r w:rsidR="00496AA0">
        <w:t>.</w:t>
      </w:r>
      <w:r w:rsidR="00CA0EFB">
        <w:fldChar w:fldCharType="begin"/>
      </w:r>
      <w:r w:rsidR="00CA0EFB">
        <w:instrText xml:space="preserve"> SEQ Listing \* ARABIC \s 1 </w:instrText>
      </w:r>
      <w:r w:rsidR="00CA0EFB">
        <w:fldChar w:fldCharType="separate"/>
      </w:r>
      <w:r w:rsidR="00170A67">
        <w:rPr>
          <w:noProof/>
        </w:rPr>
        <w:t>8</w:t>
      </w:r>
      <w:r w:rsidR="00CA0EFB">
        <w:rPr>
          <w:noProof/>
        </w:rPr>
        <w:fldChar w:fldCharType="end"/>
      </w:r>
      <w:r w:rsidR="004F0EDA">
        <w:t xml:space="preserve"> Debug-Möglichkeiten</w:t>
      </w:r>
      <w:bookmarkEnd w:id="71"/>
    </w:p>
    <w:p w14:paraId="53F334D5" w14:textId="0B06CD06" w:rsidR="00C863D8" w:rsidRDefault="00C863D8">
      <w:pPr>
        <w:spacing w:before="0" w:after="0" w:line="240" w:lineRule="auto"/>
        <w:jc w:val="left"/>
      </w:pPr>
    </w:p>
    <w:p w14:paraId="2E085CA8" w14:textId="328FA96B" w:rsidR="003D3FBB" w:rsidRDefault="003D3FBB" w:rsidP="003D3FBB">
      <w:pPr>
        <w:pStyle w:val="berschrift3"/>
      </w:pPr>
      <w:bookmarkStart w:id="72" w:name="_Toc410738444"/>
      <w:r>
        <w:t>Objekte</w:t>
      </w:r>
      <w:r w:rsidR="00323202">
        <w:t xml:space="preserve"> im 3D-Raum</w:t>
      </w:r>
      <w:bookmarkEnd w:id="72"/>
    </w:p>
    <w:p w14:paraId="1EF42637" w14:textId="77777777" w:rsidR="005529B1" w:rsidRPr="005529B1" w:rsidRDefault="005529B1" w:rsidP="005529B1"/>
    <w:p w14:paraId="58265D29" w14:textId="52D0C21D" w:rsidR="00342C6C" w:rsidRDefault="00342C6C" w:rsidP="005222E8">
      <w:r>
        <w:t xml:space="preserve">Virtuelle Objekte können in Unity in einer Szene platziert werden. Es ist möglich platzierte Objekte zu skalieren, rotieren oder zu verschieben, um so eine virtuelle Welt für den Nutzer zu erzeugen. </w:t>
      </w:r>
    </w:p>
    <w:p w14:paraId="00232E0D" w14:textId="60AA49FD" w:rsidR="00B824A9" w:rsidRDefault="005B3920" w:rsidP="00AE38A1">
      <w:r>
        <w:t>Für die Darstellung von Objekten wird ein linkshändiges Koordinatensystem genutzt. Die Darstellung erfolgt anhand von Punkten, die im dreidimensionalen Raum durch Vektoren beschrie</w:t>
      </w:r>
      <w:r>
        <w:lastRenderedPageBreak/>
        <w:t>ben</w:t>
      </w:r>
      <w:r w:rsidR="00B824A9">
        <w:t xml:space="preserve"> sind</w:t>
      </w:r>
      <w:r>
        <w:t xml:space="preserve">. </w:t>
      </w:r>
      <w:r w:rsidR="00970430">
        <w:t>Unity hat dafür den Typ Vector3, über den die Parameter x, y, z eines Vektors verändert werden können</w:t>
      </w:r>
      <w:r w:rsidR="0025265A">
        <w:t xml:space="preserve">. Neben der Beschreibung von Punkten werden Vektoren auch für die Richtungsbeschreibung und Abfragen von Kollisionen eingesetzt </w:t>
      </w:r>
      <w:r w:rsidR="00002AC9">
        <w:t>[Sei14]</w:t>
      </w:r>
      <w:r w:rsidR="00970430">
        <w:t>.</w:t>
      </w:r>
    </w:p>
    <w:p w14:paraId="5D457913" w14:textId="77777777" w:rsidR="00AE38A1" w:rsidRDefault="00AE38A1" w:rsidP="00AE38A1"/>
    <w:p w14:paraId="3C784B60" w14:textId="1F0D4020" w:rsidR="00A75186" w:rsidRDefault="00A75186" w:rsidP="00A75186">
      <w:pPr>
        <w:pStyle w:val="Code"/>
      </w:pPr>
      <w:r>
        <w:t>Vector3 v1 = new Vector3(1, 1, 1);</w:t>
      </w:r>
    </w:p>
    <w:p w14:paraId="3CE96601" w14:textId="74F562B5" w:rsidR="00570ABB" w:rsidRDefault="00A75186" w:rsidP="00570ABB">
      <w:pPr>
        <w:pStyle w:val="Code"/>
      </w:pPr>
      <w:r>
        <w:t>Vector3 v2</w:t>
      </w:r>
      <w:r w:rsidR="00570ABB">
        <w:t xml:space="preserve"> = new Vector3();</w:t>
      </w:r>
    </w:p>
    <w:p w14:paraId="60FB09A1" w14:textId="1650B758" w:rsidR="00570ABB" w:rsidRDefault="00A75186" w:rsidP="00570ABB">
      <w:pPr>
        <w:pStyle w:val="Code"/>
      </w:pPr>
      <w:r>
        <w:t>v2</w:t>
      </w:r>
      <w:r w:rsidR="00570ABB">
        <w:t>.x = 1;</w:t>
      </w:r>
    </w:p>
    <w:p w14:paraId="19AD5A74" w14:textId="06B29CBE" w:rsidR="00570ABB" w:rsidRDefault="00A75186" w:rsidP="00570ABB">
      <w:pPr>
        <w:pStyle w:val="Code"/>
      </w:pPr>
      <w:r>
        <w:t>v2</w:t>
      </w:r>
      <w:r w:rsidR="00570ABB">
        <w:t>.y = 1;</w:t>
      </w:r>
    </w:p>
    <w:p w14:paraId="2A73DC60" w14:textId="0595B5BD" w:rsidR="00570ABB" w:rsidRDefault="00A75186" w:rsidP="00570ABB">
      <w:pPr>
        <w:pStyle w:val="Code"/>
      </w:pPr>
      <w:r>
        <w:t>v2</w:t>
      </w:r>
      <w:r w:rsidR="00570ABB">
        <w:t>.z = 1;</w:t>
      </w:r>
    </w:p>
    <w:p w14:paraId="7B25F6E8" w14:textId="62C6FA71" w:rsidR="00553EA7" w:rsidRDefault="009113B1" w:rsidP="00F93FFD">
      <w:pPr>
        <w:pStyle w:val="Beschriftung"/>
      </w:pPr>
      <w:bookmarkStart w:id="73" w:name="_Toc410738542"/>
      <w:r>
        <w:t xml:space="preserve">Listing </w:t>
      </w:r>
      <w:r w:rsidR="00CA0EFB">
        <w:fldChar w:fldCharType="begin"/>
      </w:r>
      <w:r w:rsidR="00CA0EFB">
        <w:instrText xml:space="preserve"> STYLEREF 1 \s </w:instrText>
      </w:r>
      <w:r w:rsidR="00CA0EFB">
        <w:fldChar w:fldCharType="separate"/>
      </w:r>
      <w:r w:rsidR="00170A67">
        <w:rPr>
          <w:noProof/>
        </w:rPr>
        <w:t>2</w:t>
      </w:r>
      <w:r w:rsidR="00CA0EFB">
        <w:rPr>
          <w:noProof/>
        </w:rPr>
        <w:fldChar w:fldCharType="end"/>
      </w:r>
      <w:r w:rsidR="00496AA0">
        <w:t>.</w:t>
      </w:r>
      <w:r w:rsidR="00CA0EFB">
        <w:fldChar w:fldCharType="begin"/>
      </w:r>
      <w:r w:rsidR="00CA0EFB">
        <w:instrText xml:space="preserve"> SEQ Listing \* </w:instrText>
      </w:r>
      <w:r w:rsidR="00CA0EFB">
        <w:instrText xml:space="preserve">ARABIC \s 1 </w:instrText>
      </w:r>
      <w:r w:rsidR="00CA0EFB">
        <w:fldChar w:fldCharType="separate"/>
      </w:r>
      <w:r w:rsidR="00170A67">
        <w:rPr>
          <w:noProof/>
        </w:rPr>
        <w:t>9</w:t>
      </w:r>
      <w:r w:rsidR="00CA0EFB">
        <w:rPr>
          <w:noProof/>
        </w:rPr>
        <w:fldChar w:fldCharType="end"/>
      </w:r>
      <w:r>
        <w:t xml:space="preserve"> Beispiele für die Erzeugung eines Vektors</w:t>
      </w:r>
      <w:bookmarkEnd w:id="73"/>
    </w:p>
    <w:p w14:paraId="361874BB" w14:textId="77777777" w:rsidR="00F93FFD" w:rsidRPr="00F93FFD" w:rsidRDefault="00F93FFD" w:rsidP="00F93FFD"/>
    <w:p w14:paraId="1ED628D4" w14:textId="2CCAB5C8" w:rsidR="00323202" w:rsidRDefault="00002AC9" w:rsidP="005222E8">
      <w:r>
        <w:t xml:space="preserve">Viele einzelne Vektoren zusammen ergeben dann ein 3D-Modell. Diese einzelnen Vektoren </w:t>
      </w:r>
      <w:r w:rsidR="00B824A9">
        <w:t>heißen</w:t>
      </w:r>
      <w:r>
        <w:t xml:space="preserve"> auch Vertices </w:t>
      </w:r>
      <w:r w:rsidR="00DD45C8">
        <w:t>und drei beieinander liegende</w:t>
      </w:r>
      <w:r>
        <w:t xml:space="preserve"> Vertices, die eine dreieckige Fläche ergeben, </w:t>
      </w:r>
      <w:r w:rsidR="00DD45C8">
        <w:t>nennt man Polygone.</w:t>
      </w:r>
      <w:r>
        <w:t xml:space="preserve"> Komplexere 3D-Modelle bestehen also aus vielen Polygonen. Diese Struktur wird oft als Polygonnetz oder Mesh bezeichnet. In Unity wird der Begriff Mesh genutzt.</w:t>
      </w:r>
      <w:r w:rsidR="00907229">
        <w:t xml:space="preserve"> Umso mehr Polygone ein Objekt besitzt desto höher sind die Anforderungen an die Performance. Daher sollte immer darauf geachtet werden möglichst wenige Polygone pro Objekt zu haben, insbesondere wenn Anwendungen </w:t>
      </w:r>
      <w:r w:rsidR="00670190">
        <w:t>für mobile</w:t>
      </w:r>
      <w:r w:rsidR="00763162">
        <w:t xml:space="preserve"> Geräte (Apps) </w:t>
      </w:r>
      <w:r w:rsidR="00907229">
        <w:t>umgesetzt werden [Sei14]</w:t>
      </w:r>
      <w:r w:rsidR="00E95D83">
        <w:t xml:space="preserve"> [Bla11]</w:t>
      </w:r>
      <w:r w:rsidR="00907229">
        <w:t>.</w:t>
      </w:r>
    </w:p>
    <w:p w14:paraId="773AB1B6" w14:textId="00BEC69E" w:rsidR="00F84FDD" w:rsidRDefault="00F20207" w:rsidP="005529B1">
      <w:r>
        <w:t xml:space="preserve">Jedes Objekt in einer Szene in Unity wird als GameObject bezeichnet. Ein GameObject kann mithilfe von Komponenten ein Mesh darstellen. </w:t>
      </w:r>
      <w:r w:rsidR="004161FE">
        <w:t>Die erste Komponente ist der MeshFilter, damit das GameObject das Mesh aufnehmen kann. Für das Anzeigen des eigentlichen 3D-Objektes ist im nächsten Schritt der MeshRenderer zuständig</w:t>
      </w:r>
      <w:r w:rsidR="00DD45C8">
        <w:t>.</w:t>
      </w:r>
      <w:r w:rsidR="004161FE">
        <w:t xml:space="preserve"> </w:t>
      </w:r>
      <w:r w:rsidR="00A75186">
        <w:t xml:space="preserve">Die Erzeugung der Komponenten findet automatisch statt, wenn ein 3D-Modell aus dem Project Browser in die Szene hineingezogen wird. </w:t>
      </w:r>
      <w:r w:rsidR="00DD45C8">
        <w:t>Es besteht die Möglichkeit alle Komponenten per Code zu verändern und anzupassen [</w:t>
      </w:r>
      <w:r w:rsidR="00DD3538">
        <w:t>Sei14]</w:t>
      </w:r>
      <w:r w:rsidR="005529B1">
        <w:t>.</w:t>
      </w:r>
    </w:p>
    <w:p w14:paraId="4414B53D" w14:textId="31D65E63" w:rsidR="005529B1" w:rsidRDefault="008530F9" w:rsidP="00424058">
      <w:r>
        <w:t>Eine weitere Komponente, die jedes GameObject erhält, ist die Transform-Komponente. Diese sorgt dafür, dass ein Objekt skaliert, rotiert und verschoben werden kann. Die zugehörigen Parameter können direkt in der Szene über die Transform-Tools geändert oder im Inspector in die entsprechenden Felder eingetragen werden.</w:t>
      </w:r>
      <w:r w:rsidR="006D671C">
        <w:t xml:space="preserve"> Der Inspector gibt eine Übersicht der Komponenten eines einzelnen Objektes und der Nutzer hat die Möglichkeit Werte </w:t>
      </w:r>
      <w:r w:rsidR="00424058">
        <w:t xml:space="preserve">anzupassen. </w:t>
      </w:r>
      <w:r w:rsidR="009D6CF7">
        <w:t xml:space="preserve">Diese Anpassung kann auch </w:t>
      </w:r>
      <w:r w:rsidR="008B428D">
        <w:t>mit Hilfe von</w:t>
      </w:r>
      <w:r w:rsidR="009D6CF7">
        <w:t xml:space="preserve"> Code erfolgen durch den Zugriff auf die Transform-Klasse. Diese stellt Eigenschaften und Methoden bereit um das Objekt zu transformieren </w:t>
      </w:r>
      <w:r w:rsidR="006D671C">
        <w:t>[Sei14].</w:t>
      </w:r>
    </w:p>
    <w:p w14:paraId="75C8265D" w14:textId="07EFBE48" w:rsidR="000B1237" w:rsidRDefault="00612345" w:rsidP="00424058">
      <w:r>
        <w:lastRenderedPageBreak/>
        <w:t>Da ein Mesh ein aus Polygonen bestehendes Netz ist</w:t>
      </w:r>
      <w:r w:rsidR="00DD45C8">
        <w:t>,</w:t>
      </w:r>
      <w:r>
        <w:t xml:space="preserve"> bietet Unity die Möglichkeit durch Materials die Oberfläche eines solchen Drahtgitters zu verändern. So können Eigenschaften wie die Textur, die Farbe und die Reaktion auf äußere Einflüsse wie Licht festgelegt werden. Die Berechnung des Aussehens findet mit Hilfe von Shadern statt. Shader bestimmen wie Materialien auf Oberflächen gerendert werden sollen</w:t>
      </w:r>
      <w:r w:rsidR="00A90C62">
        <w:t xml:space="preserve">. Hier muss bei Apps wieder darauf geachtet werden spezielle mobile Shader zu verwenden, um eine hohe Performance zu erreichen </w:t>
      </w:r>
      <w:r>
        <w:t>[Sei14].</w:t>
      </w:r>
    </w:p>
    <w:p w14:paraId="0A1CB682" w14:textId="6B2E9175" w:rsidR="000B1237" w:rsidRDefault="000B1237" w:rsidP="00424058">
      <w:r>
        <w:t xml:space="preserve">Das Hinzufügen von 3D-Modellen erfolgt wie erwähnt über den </w:t>
      </w:r>
      <w:r w:rsidR="00273A28">
        <w:t>Project Browser</w:t>
      </w:r>
      <w:r>
        <w:t xml:space="preserve">. Hier </w:t>
      </w:r>
      <w:r w:rsidR="00540E35">
        <w:t>stellt</w:t>
      </w:r>
      <w:r>
        <w:t xml:space="preserve"> Unity schon vorgefertigte Grundobjekte wie Kugeln oder Würfel zur Verfügung.</w:t>
      </w:r>
      <w:r w:rsidR="00876FE5">
        <w:t xml:space="preserve"> Diese werden oft als Hilfsmittel genutzt. Komplexere 3D-Modelle werden in einem dafür entsprechenden Programm erstellt und in Unity importiert. Die importierten Modelle werden als Prefab angelegt und erhalten sobald sie in die Szene gezogen werden, die notwendigen Komponenten</w:t>
      </w:r>
      <w:r w:rsidR="00F47579">
        <w:t xml:space="preserve"> [Sei14]</w:t>
      </w:r>
      <w:r w:rsidR="00876FE5">
        <w:t>. Auf Prefabs wird im Abschnitt 2.3.7 näher eingegangen.</w:t>
      </w:r>
    </w:p>
    <w:p w14:paraId="5F897738" w14:textId="77777777" w:rsidR="00D55B7E" w:rsidRDefault="00D55B7E" w:rsidP="00424058"/>
    <w:p w14:paraId="6811AA4E" w14:textId="6911AA68" w:rsidR="00E84638" w:rsidRDefault="00441CE4" w:rsidP="00E84638">
      <w:pPr>
        <w:pStyle w:val="berschrift3"/>
      </w:pPr>
      <w:bookmarkStart w:id="74" w:name="_Toc410738445"/>
      <w:r>
        <w:t>K</w:t>
      </w:r>
      <w:r w:rsidR="00FF07A0">
        <w:t>amera</w:t>
      </w:r>
      <w:bookmarkEnd w:id="74"/>
    </w:p>
    <w:p w14:paraId="03E9EA97" w14:textId="77777777" w:rsidR="00FF07A0" w:rsidRDefault="00FF07A0" w:rsidP="00FF07A0"/>
    <w:p w14:paraId="37AF7609" w14:textId="41C2AF59" w:rsidR="00D55B7E" w:rsidRDefault="008738FB" w:rsidP="00FF07A0">
      <w:r>
        <w:t>Die Kameras geben dem Nutzer die Möglichkeit das Spiel zu sehen und geben je nach Position der Kamera und Sichtweite ein ganz individuelles Nutzererlebnis. Insbesondere für das Erstellen der VR ist die Kamera sehr wichtig. Hier werden Parameter festgelegt, um dem Nutzer ein möglichst hohes immersives Gefühl zu vermitteln.</w:t>
      </w:r>
    </w:p>
    <w:p w14:paraId="07D64285" w14:textId="2370AF2C" w:rsidR="008738FB" w:rsidRDefault="008738FB" w:rsidP="00FF07A0">
      <w:r>
        <w:t>Damit ein GameObject zur Kamera wird benötigt es das CameraComponent. Dies</w:t>
      </w:r>
      <w:r w:rsidR="00C17459">
        <w:t>e</w:t>
      </w:r>
      <w:r>
        <w:t xml:space="preserve"> Komponente ermöglicht es der Kamera zu sehen un</w:t>
      </w:r>
      <w:r w:rsidR="00FA4B41">
        <w:t xml:space="preserve">d besitzt verschiedene </w:t>
      </w:r>
      <w:r w:rsidR="008E681C">
        <w:t>Parameter</w:t>
      </w:r>
      <w:r w:rsidR="00DD45C8">
        <w:t xml:space="preserve">. Die für das Erzeugen einer </w:t>
      </w:r>
      <w:r w:rsidR="00FA4B41">
        <w:t>Kamera benötigten</w:t>
      </w:r>
      <w:r w:rsidR="00DD45C8">
        <w:t xml:space="preserve"> Parameter</w:t>
      </w:r>
      <w:r w:rsidR="00FA4B41">
        <w:t xml:space="preserve"> werden im Folgenden kurz beschrieben</w:t>
      </w:r>
      <w:r w:rsidR="00650B93">
        <w:t xml:space="preserve"> [Sei14]</w:t>
      </w:r>
      <w:r w:rsidR="008545DC">
        <w:t>:</w:t>
      </w:r>
    </w:p>
    <w:p w14:paraId="682B7A84" w14:textId="7C87ACDA" w:rsidR="008738FB" w:rsidRDefault="008738FB">
      <w:pPr>
        <w:spacing w:before="0" w:after="0" w:line="240" w:lineRule="auto"/>
        <w:jc w:val="left"/>
      </w:pPr>
    </w:p>
    <w:p w14:paraId="71CFA37C" w14:textId="1957FFB6" w:rsidR="008738FB" w:rsidRDefault="00C07B21" w:rsidP="007613F4">
      <w:pPr>
        <w:pStyle w:val="Listenabsatz"/>
        <w:numPr>
          <w:ilvl w:val="0"/>
          <w:numId w:val="16"/>
        </w:numPr>
      </w:pPr>
      <w:r w:rsidRPr="0096621F">
        <w:rPr>
          <w:b/>
        </w:rPr>
        <w:t>Clear Flags</w:t>
      </w:r>
      <w:r>
        <w:t xml:space="preserve"> </w:t>
      </w:r>
      <w:r w:rsidR="003F2837">
        <w:t>sorgt dafür wie der Hintergrund</w:t>
      </w:r>
      <w:r w:rsidR="0096621F">
        <w:t xml:space="preserve"> aussieht.</w:t>
      </w:r>
      <w:r w:rsidR="003F2837">
        <w:t xml:space="preserve"> Hintergrund bezeichnet alles wo keine Objekte gerendert werden.</w:t>
      </w:r>
      <w:r w:rsidR="0096621F">
        <w:t xml:space="preserve"> Das kann eine einfach Farbe oder ein Himmel mithilfe einer Skybox sein.</w:t>
      </w:r>
      <w:r w:rsidR="00DE0354">
        <w:t xml:space="preserve"> Eine Skybox ist ein aus sechs Bildern bestehender Würfel der sich um die gesamte Szene legt und so den Eindruck eines umgebenden Himmels vermittelt.</w:t>
      </w:r>
    </w:p>
    <w:p w14:paraId="21869E56" w14:textId="459FF75A" w:rsidR="00FA4B41" w:rsidRPr="00302204" w:rsidRDefault="00FA4B41" w:rsidP="007613F4">
      <w:pPr>
        <w:pStyle w:val="Listenabsatz"/>
        <w:numPr>
          <w:ilvl w:val="0"/>
          <w:numId w:val="16"/>
        </w:numPr>
        <w:rPr>
          <w:b/>
        </w:rPr>
      </w:pPr>
      <w:r w:rsidRPr="00302204">
        <w:rPr>
          <w:b/>
        </w:rPr>
        <w:t>Background</w:t>
      </w:r>
      <w:r w:rsidR="00302204">
        <w:rPr>
          <w:b/>
        </w:rPr>
        <w:t xml:space="preserve"> </w:t>
      </w:r>
      <w:r w:rsidR="00302204">
        <w:t>lässt den Nutzer die Hintergrundfarbe auswählen falls dieses bei Clear Flags angegeben wurde.</w:t>
      </w:r>
    </w:p>
    <w:p w14:paraId="757C1396" w14:textId="3EEB983B" w:rsidR="00FA4B41" w:rsidRPr="00302204" w:rsidRDefault="00FA4B41" w:rsidP="007613F4">
      <w:pPr>
        <w:pStyle w:val="Listenabsatz"/>
        <w:numPr>
          <w:ilvl w:val="0"/>
          <w:numId w:val="16"/>
        </w:numPr>
        <w:rPr>
          <w:b/>
        </w:rPr>
      </w:pPr>
      <w:r w:rsidRPr="00302204">
        <w:rPr>
          <w:b/>
        </w:rPr>
        <w:t>Projection</w:t>
      </w:r>
      <w:r w:rsidR="00302204">
        <w:rPr>
          <w:b/>
        </w:rPr>
        <w:t xml:space="preserve"> </w:t>
      </w:r>
      <w:r w:rsidR="00302204">
        <w:t>bestimmt die Ansicht der Kamera. Hier kann zwischen einer dreidimensionalen, perspektivischen oder einer orthogonalen Ansicht gewählt werden.</w:t>
      </w:r>
    </w:p>
    <w:p w14:paraId="3FF7C2A7" w14:textId="460429D3" w:rsidR="00FA4B41" w:rsidRPr="00486560" w:rsidRDefault="00FA4B41" w:rsidP="007613F4">
      <w:pPr>
        <w:pStyle w:val="Listenabsatz"/>
        <w:numPr>
          <w:ilvl w:val="0"/>
          <w:numId w:val="16"/>
        </w:numPr>
        <w:rPr>
          <w:b/>
        </w:rPr>
      </w:pPr>
      <w:r w:rsidRPr="00302204">
        <w:rPr>
          <w:b/>
        </w:rPr>
        <w:lastRenderedPageBreak/>
        <w:t>Field of View</w:t>
      </w:r>
      <w:r w:rsidR="00302204">
        <w:rPr>
          <w:b/>
        </w:rPr>
        <w:t xml:space="preserve"> </w:t>
      </w:r>
      <w:r w:rsidR="00892B82">
        <w:t>legt die Größe des Sichtbereiches fest. Hier muss durch Testen ein Wert ermittelt werden der für VR optimal ist.</w:t>
      </w:r>
    </w:p>
    <w:p w14:paraId="7A1B5366" w14:textId="25AA9CD6" w:rsidR="00FA4B41" w:rsidRPr="00F8074B" w:rsidRDefault="00FA4B41" w:rsidP="007613F4">
      <w:pPr>
        <w:pStyle w:val="Listenabsatz"/>
        <w:numPr>
          <w:ilvl w:val="0"/>
          <w:numId w:val="16"/>
        </w:numPr>
        <w:rPr>
          <w:b/>
        </w:rPr>
      </w:pPr>
      <w:r w:rsidRPr="00486560">
        <w:rPr>
          <w:b/>
        </w:rPr>
        <w:t xml:space="preserve">Clipping </w:t>
      </w:r>
      <w:r w:rsidR="00486560">
        <w:rPr>
          <w:b/>
        </w:rPr>
        <w:t xml:space="preserve">Planes </w:t>
      </w:r>
      <w:r w:rsidR="00486560">
        <w:t>legt den Abstand von gerenderten Objekten fest. Das heißt Objekte die zu nah dran sind oder zu weit weg werden nicht gerendert.</w:t>
      </w:r>
    </w:p>
    <w:p w14:paraId="1F6D0B9F" w14:textId="21D42868" w:rsidR="00FA4B41" w:rsidRPr="0053071D" w:rsidRDefault="00F84FDD" w:rsidP="007613F4">
      <w:pPr>
        <w:pStyle w:val="Listenabsatz"/>
        <w:numPr>
          <w:ilvl w:val="0"/>
          <w:numId w:val="16"/>
        </w:numPr>
        <w:rPr>
          <w:b/>
        </w:rPr>
      </w:pPr>
      <w:r>
        <w:rPr>
          <w:b/>
        </w:rPr>
        <w:t>Norm</w:t>
      </w:r>
      <w:r w:rsidR="00F8074B">
        <w:rPr>
          <w:b/>
        </w:rPr>
        <w:t xml:space="preserve">alized View Port Rect </w:t>
      </w:r>
      <w:r w:rsidR="004C7C20">
        <w:t xml:space="preserve">passt den Raum den das Kamerabild auf dem Bildschirm des Nutzers einnimmt an. Bei VR müssen zwei Kameras platziert </w:t>
      </w:r>
      <w:r w:rsidR="00DD45C8">
        <w:t>sein und</w:t>
      </w:r>
      <w:r w:rsidR="004C7C20">
        <w:t xml:space="preserve"> an dieser Stelle die Breite der beiden Kamerabilder auf die Hälfte reduziert werden, damit zwei nebeneinander </w:t>
      </w:r>
      <w:r w:rsidR="008545DC">
        <w:t>liegende</w:t>
      </w:r>
      <w:r w:rsidR="004C7C20">
        <w:t xml:space="preserve"> Kamerabilder entstehen.</w:t>
      </w:r>
    </w:p>
    <w:p w14:paraId="1CBAEB4F" w14:textId="77777777" w:rsidR="0053071D" w:rsidRDefault="0053071D" w:rsidP="0053071D">
      <w:pPr>
        <w:rPr>
          <w:b/>
        </w:rPr>
      </w:pPr>
    </w:p>
    <w:p w14:paraId="21980176" w14:textId="4F65F9D9" w:rsidR="00513947" w:rsidRDefault="00513947" w:rsidP="0053071D">
      <w:r>
        <w:t>Da Kameras auch GameObjects sind, lassen sich auch hier Skripte an diese anhängen. Insbesondere die Steuerung der Kameras muss in der VR synchron erfolgen. Diese Funktionalität wird über mehrer</w:t>
      </w:r>
      <w:r w:rsidR="007E457F">
        <w:t>e</w:t>
      </w:r>
      <w:r w:rsidR="005A65DD">
        <w:t xml:space="preserve"> Plugins gelöst, die im</w:t>
      </w:r>
      <w:r>
        <w:t xml:space="preserve"> Abschnitt 2.3.7 vorgestellt werden.</w:t>
      </w:r>
    </w:p>
    <w:p w14:paraId="3FD95715" w14:textId="77777777" w:rsidR="00FF07A0" w:rsidRDefault="00FF07A0" w:rsidP="00FF07A0"/>
    <w:p w14:paraId="76390334" w14:textId="76494AD9" w:rsidR="00FF07A0" w:rsidRDefault="00FF07A0" w:rsidP="00FF07A0">
      <w:pPr>
        <w:pStyle w:val="berschrift3"/>
      </w:pPr>
      <w:bookmarkStart w:id="75" w:name="_Toc410738446"/>
      <w:r>
        <w:t>Physik</w:t>
      </w:r>
      <w:bookmarkEnd w:id="75"/>
    </w:p>
    <w:p w14:paraId="3063E8E2" w14:textId="77777777" w:rsidR="00FF07A0" w:rsidRDefault="00FF07A0" w:rsidP="00FF07A0"/>
    <w:p w14:paraId="173917B3" w14:textId="3EFA3721" w:rsidR="007E457F" w:rsidRDefault="007E457F" w:rsidP="00FF07A0">
      <w:r>
        <w:t>Die Physik-Engine in Unity wird in dieser Arbeit nur genutzt, um Schwerkraft auf den Nutzer in der virtuellen Welt auszuüben und um ihn mit anderen Objekten interagieren zu lassen. Wichtigste Komponente ist dabei die Rigidbody-Komponente. Mit deren Hilfe kann einem GameObject eine Kraft zugefügt werden, wie z.B. die Erdanziehungskraft</w:t>
      </w:r>
      <w:r w:rsidR="002F4632">
        <w:t xml:space="preserve"> [Sei14]</w:t>
      </w:r>
      <w:r>
        <w:t>.</w:t>
      </w:r>
    </w:p>
    <w:p w14:paraId="7376A233" w14:textId="41BEEC9A" w:rsidR="002F21EC" w:rsidRDefault="002F4632" w:rsidP="00FF07A0">
      <w:r>
        <w:t>Eine weitere Komponente sind sogenannte Collider. Collider registrieren Kollisionen und können dadruch bestimmte Events auslösen. In dieser Arbeit wird der Mesh-Collider verwendet, der sich an die Form des jeweiligen Meshs anpasst[Sei14].</w:t>
      </w:r>
    </w:p>
    <w:p w14:paraId="5487A045" w14:textId="7BFF2A51" w:rsidR="002F21EC" w:rsidRDefault="002F21EC">
      <w:pPr>
        <w:spacing w:before="0" w:after="0" w:line="240" w:lineRule="auto"/>
        <w:jc w:val="left"/>
      </w:pPr>
    </w:p>
    <w:p w14:paraId="71AC27AF" w14:textId="7821D5CE" w:rsidR="00F93FFD" w:rsidRDefault="002F4632" w:rsidP="00FF07A0">
      <w:r>
        <w:t xml:space="preserve">Eine Kombination aus Rigidbody und Collider stellt der Character Controller dar. </w:t>
      </w:r>
      <w:r w:rsidR="00C4082F">
        <w:t>Dieser fügt einem Objekt einen kapselförmigen Collider zu und ermöglicht es diesen zu bewegen und zu steuern. In Verbindung mit einer Kamera kann der Nutzer aus der Egoperspketive (first-person perspective, FPP) die VR erkunden</w:t>
      </w:r>
      <w:r w:rsidR="00821A84">
        <w:t xml:space="preserve"> [Sei14]</w:t>
      </w:r>
      <w:r w:rsidR="00C4082F">
        <w:t>.</w:t>
      </w:r>
    </w:p>
    <w:p w14:paraId="45142D88" w14:textId="77777777" w:rsidR="00F93FFD" w:rsidRDefault="00F93FFD">
      <w:pPr>
        <w:spacing w:before="0" w:after="0" w:line="240" w:lineRule="auto"/>
        <w:jc w:val="left"/>
      </w:pPr>
      <w:r>
        <w:br w:type="page"/>
      </w:r>
    </w:p>
    <w:p w14:paraId="7630B115" w14:textId="7EC3C6CE" w:rsidR="00C73C00" w:rsidRDefault="00305366" w:rsidP="00C73C00">
      <w:pPr>
        <w:pStyle w:val="berschrift3"/>
      </w:pPr>
      <w:bookmarkStart w:id="76" w:name="_Toc410738447"/>
      <w:r>
        <w:lastRenderedPageBreak/>
        <w:t>Inputmöglichkeiten</w:t>
      </w:r>
      <w:bookmarkEnd w:id="76"/>
    </w:p>
    <w:p w14:paraId="4D613985" w14:textId="77777777" w:rsidR="00FF07A0" w:rsidRDefault="00FF07A0" w:rsidP="00FF07A0"/>
    <w:p w14:paraId="62DAE400" w14:textId="18720231" w:rsidR="00501877" w:rsidRDefault="00152C28" w:rsidP="00FF07A0">
      <w:r>
        <w:t xml:space="preserve">Dieser Abschnitt beschreibt die Möglichkeiten, die Unity bietet um Eingabegräte anzuschließen und zu konfigurieren. Eingabegeräte sind ein wichtiger Bestandteil von VR, da sie es dem Nutzer ermöglichen mit der VR zu interagieren und sich in dieser zu bewegen. Eingabegeräte sind neben den schon beschriebenen, </w:t>
      </w:r>
      <w:r w:rsidR="00501877">
        <w:t xml:space="preserve">auch Tastatur und Maus sowie Touch-Eingaben. Diese werden hier nicht näher beleuchtet, da auf der einen Seite Touch-Eingaben nicht möglich sind, da sich das mobile Gerät in einer Box befindet und Tastatur und Maus das immersive Gefühl vermindern. </w:t>
      </w:r>
      <w:r w:rsidR="00427429">
        <w:t>Auch das Auswerten von Beschleunigungssensoren oder Kompass eines mobilen Gerätes ist möglich</w:t>
      </w:r>
      <w:r w:rsidR="00614E7C">
        <w:t xml:space="preserve"> [Sei14]</w:t>
      </w:r>
      <w:r w:rsidR="00427429">
        <w:t>.</w:t>
      </w:r>
    </w:p>
    <w:p w14:paraId="18F81E72" w14:textId="77777777" w:rsidR="00427429" w:rsidRDefault="00427429" w:rsidP="00FF07A0"/>
    <w:p w14:paraId="2B923F07" w14:textId="2488C484" w:rsidR="00501877" w:rsidRDefault="00501877" w:rsidP="00501877">
      <w:pPr>
        <w:pStyle w:val="Hervorhebenfett"/>
      </w:pPr>
      <w:r>
        <w:t>Virtuelle Achsen und Tasten</w:t>
      </w:r>
    </w:p>
    <w:p w14:paraId="0ADCFB8E" w14:textId="77777777" w:rsidR="00427429" w:rsidRDefault="00427429" w:rsidP="00427429">
      <w:pPr>
        <w:pStyle w:val="Textkrper"/>
      </w:pPr>
    </w:p>
    <w:p w14:paraId="5AAB3D8B" w14:textId="53B072C2" w:rsidR="00427429" w:rsidRDefault="00614E7C" w:rsidP="00427429">
      <w:pPr>
        <w:pStyle w:val="Textkrper"/>
      </w:pPr>
      <w:r>
        <w:t>Unity bietet die Möglichkeit virtuelle Achsen und Tasten zu belegen. Das führt dazu, dass zwischen verschiedenen Eingabegeräten gewechselt werden kann, ohne die Belegung dieser zu verändern. Dieses modulare M</w:t>
      </w:r>
      <w:r w:rsidR="0048774E">
        <w:t>a</w:t>
      </w:r>
      <w:r>
        <w:t>pping von Achsen und Tasten erfolgt über den sogenannten Input Manager [Sei14].</w:t>
      </w:r>
    </w:p>
    <w:p w14:paraId="332F6946" w14:textId="2364F58C" w:rsidR="005529B1" w:rsidRDefault="005529B1">
      <w:pPr>
        <w:spacing w:before="0" w:after="0" w:line="240" w:lineRule="auto"/>
        <w:jc w:val="left"/>
      </w:pPr>
    </w:p>
    <w:p w14:paraId="25E8754A" w14:textId="4CB35931" w:rsidR="00FF07A0" w:rsidRDefault="0048774E" w:rsidP="00685DED">
      <w:pPr>
        <w:pStyle w:val="Hervorhebenfett"/>
      </w:pPr>
      <w:r>
        <w:t>Input-</w:t>
      </w:r>
      <w:r w:rsidR="00FF07A0">
        <w:t>Manager</w:t>
      </w:r>
    </w:p>
    <w:p w14:paraId="3CE67261" w14:textId="77777777" w:rsidR="0048774E" w:rsidRDefault="0048774E" w:rsidP="0048774E">
      <w:pPr>
        <w:pStyle w:val="Textkrper"/>
      </w:pPr>
    </w:p>
    <w:p w14:paraId="6FBEC5CF" w14:textId="27390A02" w:rsidR="00020DF4" w:rsidRDefault="00F40F17" w:rsidP="0048774E">
      <w:pPr>
        <w:pStyle w:val="Textkrper"/>
      </w:pPr>
      <w:r>
        <w:t xml:space="preserve">Der Input-Manager bietet die Möglichkeit Achsen und Tasten in einem Unity-Projekt zu ändern, erweitern oder zu löschen. Standardmäßig sind bei der Erstellung eines neuen </w:t>
      </w:r>
      <w:r w:rsidR="00553EA7">
        <w:t>Unity-Projekts</w:t>
      </w:r>
      <w:r>
        <w:t xml:space="preserve"> die wichtigsten Eingaben schon belegt. Diese belaufen sich auf die </w:t>
      </w:r>
      <w:r w:rsidR="00C447F1">
        <w:t>Navigation,</w:t>
      </w:r>
      <w:r>
        <w:t xml:space="preserve"> das Schießen und Springen</w:t>
      </w:r>
      <w:r w:rsidR="008B5850">
        <w:t xml:space="preserve"> [Sei14]</w:t>
      </w:r>
      <w:r>
        <w:t xml:space="preserve">. </w:t>
      </w:r>
    </w:p>
    <w:p w14:paraId="1E466473" w14:textId="68C96973" w:rsidR="001A5AE1" w:rsidRDefault="001A5AE1" w:rsidP="0048774E">
      <w:pPr>
        <w:pStyle w:val="Textkrper"/>
      </w:pPr>
      <w:r>
        <w:rPr>
          <w:noProof/>
        </w:rPr>
        <w:lastRenderedPageBreak/>
        <mc:AlternateContent>
          <mc:Choice Requires="wps">
            <w:drawing>
              <wp:anchor distT="0" distB="0" distL="114300" distR="114300" simplePos="0" relativeHeight="251721728" behindDoc="0" locked="0" layoutInCell="1" allowOverlap="1" wp14:anchorId="4D46E95E" wp14:editId="6D269AD5">
                <wp:simplePos x="0" y="0"/>
                <wp:positionH relativeFrom="column">
                  <wp:posOffset>3247390</wp:posOffset>
                </wp:positionH>
                <wp:positionV relativeFrom="paragraph">
                  <wp:posOffset>3240523</wp:posOffset>
                </wp:positionV>
                <wp:extent cx="2162175" cy="228600"/>
                <wp:effectExtent l="0" t="0" r="9525" b="0"/>
                <wp:wrapTopAndBottom/>
                <wp:docPr id="9" name="Textfeld 9"/>
                <wp:cNvGraphicFramePr/>
                <a:graphic xmlns:a="http://schemas.openxmlformats.org/drawingml/2006/main">
                  <a:graphicData uri="http://schemas.microsoft.com/office/word/2010/wordprocessingShape">
                    <wps:wsp>
                      <wps:cNvSpPr txBox="1"/>
                      <wps:spPr>
                        <a:xfrm>
                          <a:off x="0" y="0"/>
                          <a:ext cx="2162175" cy="228600"/>
                        </a:xfrm>
                        <a:prstGeom prst="rect">
                          <a:avLst/>
                        </a:prstGeom>
                        <a:solidFill>
                          <a:prstClr val="white"/>
                        </a:solidFill>
                        <a:ln>
                          <a:noFill/>
                        </a:ln>
                        <a:effectLst/>
                      </wps:spPr>
                      <wps:txbx>
                        <w:txbxContent>
                          <w:p w14:paraId="05D32186" w14:textId="03F3338E" w:rsidR="00170A67" w:rsidRPr="008963DE" w:rsidRDefault="00170A67" w:rsidP="00020DF4">
                            <w:pPr>
                              <w:pStyle w:val="Beschriftung"/>
                              <w:jc w:val="left"/>
                              <w:rPr>
                                <w:noProof/>
                                <w:sz w:val="24"/>
                                <w:szCs w:val="24"/>
                              </w:rPr>
                            </w:pPr>
                            <w:bookmarkStart w:id="77" w:name="_Toc410738517"/>
                            <w:r>
                              <w:t xml:space="preserve">Abb. </w:t>
                            </w:r>
                            <w:r w:rsidR="00CA0EFB">
                              <w:fldChar w:fldCharType="begin"/>
                            </w:r>
                            <w:r w:rsidR="00CA0EFB">
                              <w:instrText xml:space="preserve"> STYLEREF 1 \s </w:instrText>
                            </w:r>
                            <w:r w:rsidR="00CA0EFB">
                              <w:fldChar w:fldCharType="separate"/>
                            </w:r>
                            <w:r>
                              <w:rPr>
                                <w:noProof/>
                              </w:rPr>
                              <w:t>2</w:t>
                            </w:r>
                            <w:r w:rsidR="00CA0EFB">
                              <w:rPr>
                                <w:noProof/>
                              </w:rPr>
                              <w:fldChar w:fldCharType="end"/>
                            </w:r>
                            <w:r>
                              <w:t>.</w:t>
                            </w:r>
                            <w:r w:rsidR="00CA0EFB">
                              <w:fldChar w:fldCharType="begin"/>
                            </w:r>
                            <w:r w:rsidR="00CA0EFB">
                              <w:instrText xml:space="preserve"> SEQ Abb. \* ARABIC \s 1 </w:instrText>
                            </w:r>
                            <w:r w:rsidR="00CA0EFB">
                              <w:fldChar w:fldCharType="separate"/>
                            </w:r>
                            <w:r>
                              <w:rPr>
                                <w:noProof/>
                              </w:rPr>
                              <w:t>11</w:t>
                            </w:r>
                            <w:r w:rsidR="00CA0EFB">
                              <w:rPr>
                                <w:noProof/>
                              </w:rPr>
                              <w:fldChar w:fldCharType="end"/>
                            </w:r>
                            <w:r>
                              <w:t xml:space="preserve"> Ansicht des Input-Managers</w:t>
                            </w:r>
                            <w:bookmarkEnd w:id="77"/>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6E95E" id="Textfeld 9" o:spid="_x0000_s1035" type="#_x0000_t202" style="position:absolute;left:0;text-align:left;margin-left:255.7pt;margin-top:255.15pt;width:170.25pt;height:1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" stroked="f">
                <v:textbox inset="0,0,0,0">
                  <w:txbxContent>
                    <w:p w14:paraId="05D32186" w14:textId="03F3338E" w:rsidR="00170A67" w:rsidRPr="008963DE" w:rsidRDefault="00170A67" w:rsidP="00020DF4">
                      <w:pPr>
                        <w:pStyle w:val="Beschriftung"/>
                        <w:jc w:val="left"/>
                        <w:rPr>
                          <w:noProof/>
                          <w:sz w:val="24"/>
                          <w:szCs w:val="24"/>
                        </w:rPr>
                      </w:pPr>
                      <w:bookmarkStart w:id="85" w:name="_Toc410738517"/>
                      <w:r>
                        <w:t xml:space="preserve">Abb. </w:t>
                      </w:r>
                      <w:fldSimple w:instr=" STYLEREF 1 \s ">
                        <w:r>
                          <w:rPr>
                            <w:noProof/>
                          </w:rPr>
                          <w:t>2</w:t>
                        </w:r>
                      </w:fldSimple>
                      <w:r>
                        <w:t>.</w:t>
                      </w:r>
                      <w:fldSimple w:instr=" SEQ Abb. \* ARABIC \s 1 ">
                        <w:r>
                          <w:rPr>
                            <w:noProof/>
                          </w:rPr>
                          <w:t>11</w:t>
                        </w:r>
                      </w:fldSimple>
                      <w:r>
                        <w:t xml:space="preserve"> Ansicht des Input-Managers</w:t>
                      </w:r>
                      <w:bookmarkEnd w:id="85"/>
                      <w:r>
                        <w:t xml:space="preserve"> </w:t>
                      </w:r>
                    </w:p>
                  </w:txbxContent>
                </v:textbox>
                <w10:wrap type="topAndBottom"/>
              </v:shape>
            </w:pict>
          </mc:Fallback>
        </mc:AlternateContent>
      </w:r>
      <w:r w:rsidR="00CA0EFB">
        <w:rPr>
          <w:noProof/>
        </w:rPr>
        <w:pict w14:anchorId="410F67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2pt;margin-top:16.3pt;width:241.95pt;height:255.65pt;z-index:251719680;mso-position-horizontal-relative:text;mso-position-vertical-relative:text;mso-width-relative:page;mso-height-relative:page">
            <v:imagedata r:id="rId51" o:title="input-manager"/>
            <w10:wrap type="topAndBottom"/>
          </v:shape>
        </w:pict>
      </w:r>
    </w:p>
    <w:p w14:paraId="2E76A9C7" w14:textId="77777777" w:rsidR="00553EA7" w:rsidRDefault="00553EA7" w:rsidP="00D84033"/>
    <w:p w14:paraId="0CC52220" w14:textId="2EAA9157" w:rsidR="00553EA7" w:rsidRDefault="00ED5A5D" w:rsidP="00D84033">
      <w:r>
        <w:t>Die Bedeutung und Einstellungsmöglichkeiten der einzelnen Parameter werden im Folgenden kurz beschrieben und als Beispiel wird auf die horizontale Steuerung in Abb. 2.9 mit Maus und Tastatur eingegangen.</w:t>
      </w:r>
      <w:r w:rsidR="008B5850">
        <w:t xml:space="preserve"> Diese Steuerung beschreibt Bewegungen nach rechts und links</w:t>
      </w:r>
      <w:r w:rsidR="00DE06A8">
        <w:t xml:space="preserve"> [Sei14]</w:t>
      </w:r>
      <w:r w:rsidR="008B5850">
        <w:t>.</w:t>
      </w:r>
    </w:p>
    <w:p w14:paraId="609680DC" w14:textId="6644085F" w:rsidR="00553EA7" w:rsidRDefault="00553EA7">
      <w:pPr>
        <w:spacing w:before="0" w:after="0" w:line="240" w:lineRule="auto"/>
        <w:jc w:val="left"/>
      </w:pPr>
    </w:p>
    <w:p w14:paraId="109A9FCC" w14:textId="2292D272" w:rsidR="002F30ED" w:rsidRPr="002F30ED" w:rsidRDefault="008B5850" w:rsidP="007613F4">
      <w:pPr>
        <w:pStyle w:val="Listenabsatz"/>
        <w:numPr>
          <w:ilvl w:val="0"/>
          <w:numId w:val="17"/>
        </w:numPr>
        <w:rPr>
          <w:b/>
        </w:rPr>
      </w:pPr>
      <w:r w:rsidRPr="008B5850">
        <w:rPr>
          <w:b/>
        </w:rPr>
        <w:t xml:space="preserve">Name </w:t>
      </w:r>
      <w:r w:rsidR="002F30ED">
        <w:t>ist die Bezeichnung der Abfrage eines Wertes. Hier sollte darauf geachtet werden die Funktionalität möglichst gut zu beschreiben, um eine gute Code-Lesbarkeit zu erreichen</w:t>
      </w:r>
      <w:r w:rsidR="00B01BD4">
        <w:t>.</w:t>
      </w:r>
    </w:p>
    <w:p w14:paraId="371D1940" w14:textId="7EE04FD8" w:rsidR="00467CBA" w:rsidRPr="000D268E" w:rsidRDefault="00ED52E7" w:rsidP="007613F4">
      <w:pPr>
        <w:pStyle w:val="Listenabsatz"/>
        <w:numPr>
          <w:ilvl w:val="0"/>
          <w:numId w:val="17"/>
        </w:numPr>
        <w:rPr>
          <w:b/>
        </w:rPr>
      </w:pPr>
      <w:r>
        <w:rPr>
          <w:b/>
        </w:rPr>
        <w:t xml:space="preserve">Descriptive Name und Descriptive Negative Name </w:t>
      </w:r>
      <w:r w:rsidR="000D268E">
        <w:t>enthalten den Beschreibungstext für die positive sowie negative Achsenbeschreibung</w:t>
      </w:r>
      <w:r w:rsidR="00B01BD4">
        <w:t>.</w:t>
      </w:r>
    </w:p>
    <w:p w14:paraId="5AC2FAB9" w14:textId="30EF9B68" w:rsidR="000D268E" w:rsidRPr="000D268E" w:rsidRDefault="000D268E" w:rsidP="007613F4">
      <w:pPr>
        <w:pStyle w:val="Listenabsatz"/>
        <w:numPr>
          <w:ilvl w:val="0"/>
          <w:numId w:val="17"/>
        </w:numPr>
        <w:rPr>
          <w:b/>
        </w:rPr>
      </w:pPr>
      <w:r>
        <w:rPr>
          <w:b/>
        </w:rPr>
        <w:t xml:space="preserve">Negative Button und Positive Button </w:t>
      </w:r>
      <w:r>
        <w:t xml:space="preserve">sind die positiven sowie negativen Tasten für den Achsenwert. In diesem Fall für die Bewegung nach links </w:t>
      </w:r>
      <w:r w:rsidRPr="000D268E">
        <w:rPr>
          <w:i/>
        </w:rPr>
        <w:t>left</w:t>
      </w:r>
      <w:r>
        <w:t xml:space="preserve"> und für die Bewegung </w:t>
      </w:r>
      <w:r w:rsidR="00DD45C8">
        <w:t>nach</w:t>
      </w:r>
      <w:r>
        <w:t xml:space="preserve"> rechts </w:t>
      </w:r>
      <w:r w:rsidRPr="000D268E">
        <w:rPr>
          <w:i/>
        </w:rPr>
        <w:t>right</w:t>
      </w:r>
      <w:r>
        <w:t>. Diese stehen für die Pfeiltasten auf der Tastatur.</w:t>
      </w:r>
    </w:p>
    <w:p w14:paraId="322EE0DD" w14:textId="0EAC30FF" w:rsidR="000D268E" w:rsidRPr="00B01BD4" w:rsidRDefault="000D268E" w:rsidP="007613F4">
      <w:pPr>
        <w:pStyle w:val="Listenabsatz"/>
        <w:numPr>
          <w:ilvl w:val="0"/>
          <w:numId w:val="17"/>
        </w:numPr>
        <w:rPr>
          <w:b/>
        </w:rPr>
      </w:pPr>
      <w:r>
        <w:rPr>
          <w:b/>
        </w:rPr>
        <w:t xml:space="preserve">Alt Negative Button und Alt Positive Button </w:t>
      </w:r>
      <w:r>
        <w:t>sind alternative Belegungen für den positiven sowie negativen Achsenwert</w:t>
      </w:r>
      <w:r w:rsidR="00B01BD4">
        <w:t>.</w:t>
      </w:r>
      <w:r>
        <w:t xml:space="preserve"> </w:t>
      </w:r>
    </w:p>
    <w:p w14:paraId="1B6BB930" w14:textId="66159395" w:rsidR="00B01BD4" w:rsidRPr="00B01BD4" w:rsidRDefault="00B01BD4" w:rsidP="007613F4">
      <w:pPr>
        <w:pStyle w:val="Listenabsatz"/>
        <w:numPr>
          <w:ilvl w:val="0"/>
          <w:numId w:val="17"/>
        </w:numPr>
        <w:rPr>
          <w:b/>
        </w:rPr>
      </w:pPr>
      <w:r>
        <w:rPr>
          <w:b/>
        </w:rPr>
        <w:t xml:space="preserve">Gravity </w:t>
      </w:r>
      <w:r>
        <w:t>beschreibt die Zeit in der der Wert auf 0 zurück fällt nach einem Tastenanschlag</w:t>
      </w:r>
    </w:p>
    <w:p w14:paraId="75089A55" w14:textId="554A1498" w:rsidR="00B01BD4" w:rsidRPr="00B01BD4" w:rsidRDefault="00B01BD4" w:rsidP="007613F4">
      <w:pPr>
        <w:pStyle w:val="Listenabsatz"/>
        <w:numPr>
          <w:ilvl w:val="0"/>
          <w:numId w:val="17"/>
        </w:numPr>
        <w:rPr>
          <w:b/>
        </w:rPr>
      </w:pPr>
      <w:r>
        <w:rPr>
          <w:b/>
        </w:rPr>
        <w:t xml:space="preserve">Dead </w:t>
      </w:r>
      <w:r>
        <w:t>enthält den Wert ab dem Achsenwerte auf 0 gesetzt werden.</w:t>
      </w:r>
    </w:p>
    <w:p w14:paraId="099A51F3" w14:textId="122A3389" w:rsidR="00CC3025" w:rsidRDefault="00B01BD4" w:rsidP="005529B1">
      <w:pPr>
        <w:pStyle w:val="Listenabsatz"/>
        <w:numPr>
          <w:ilvl w:val="0"/>
          <w:numId w:val="17"/>
        </w:numPr>
      </w:pPr>
      <w:r>
        <w:rPr>
          <w:b/>
        </w:rPr>
        <w:t xml:space="preserve">Sensitivity </w:t>
      </w:r>
      <w:r>
        <w:t>beschreibt die Zeit in der der Wert auf den Zielwert ansteigt</w:t>
      </w:r>
      <w:r w:rsidR="002A5C7C">
        <w:t>.</w:t>
      </w:r>
    </w:p>
    <w:p w14:paraId="56B16CA7" w14:textId="4D04F79C" w:rsidR="00B01BD4" w:rsidRPr="002A5C7C" w:rsidRDefault="00B01BD4" w:rsidP="007613F4">
      <w:pPr>
        <w:pStyle w:val="Listenabsatz"/>
        <w:numPr>
          <w:ilvl w:val="0"/>
          <w:numId w:val="17"/>
        </w:numPr>
        <w:rPr>
          <w:b/>
        </w:rPr>
      </w:pPr>
      <w:r>
        <w:rPr>
          <w:b/>
        </w:rPr>
        <w:t xml:space="preserve">Snap </w:t>
      </w:r>
      <w:r w:rsidR="00824BCA">
        <w:t>setzt den Achsenwert auf 0 zurück, wenn die entgegengesetzte Richtung gedrückt wird</w:t>
      </w:r>
      <w:r w:rsidR="002A5C7C">
        <w:t>.</w:t>
      </w:r>
    </w:p>
    <w:p w14:paraId="422968E5" w14:textId="189952AA" w:rsidR="002A5C7C" w:rsidRPr="002A5C7C" w:rsidRDefault="002A5C7C" w:rsidP="007613F4">
      <w:pPr>
        <w:pStyle w:val="Listenabsatz"/>
        <w:numPr>
          <w:ilvl w:val="0"/>
          <w:numId w:val="17"/>
        </w:numPr>
        <w:rPr>
          <w:b/>
        </w:rPr>
      </w:pPr>
      <w:r>
        <w:rPr>
          <w:b/>
        </w:rPr>
        <w:t xml:space="preserve">Invert </w:t>
      </w:r>
      <w:r>
        <w:t>invertiert alle Werte.</w:t>
      </w:r>
    </w:p>
    <w:p w14:paraId="496B24D4" w14:textId="249620C3" w:rsidR="002A5C7C" w:rsidRPr="002A5C7C" w:rsidRDefault="002A5C7C" w:rsidP="007613F4">
      <w:pPr>
        <w:pStyle w:val="Listenabsatz"/>
        <w:numPr>
          <w:ilvl w:val="0"/>
          <w:numId w:val="17"/>
        </w:numPr>
        <w:rPr>
          <w:b/>
        </w:rPr>
      </w:pPr>
      <w:r>
        <w:rPr>
          <w:b/>
        </w:rPr>
        <w:lastRenderedPageBreak/>
        <w:t xml:space="preserve">Type </w:t>
      </w:r>
      <w:r>
        <w:t>bestimmt den Eingabetyp, also Taste, Maustaste oder Joystick Achse</w:t>
      </w:r>
    </w:p>
    <w:p w14:paraId="1C7A8D94" w14:textId="799E04AD" w:rsidR="002A5C7C" w:rsidRPr="002A5C7C" w:rsidRDefault="002A5C7C" w:rsidP="007613F4">
      <w:pPr>
        <w:pStyle w:val="Listenabsatz"/>
        <w:numPr>
          <w:ilvl w:val="0"/>
          <w:numId w:val="17"/>
        </w:numPr>
        <w:rPr>
          <w:b/>
        </w:rPr>
      </w:pPr>
      <w:r>
        <w:rPr>
          <w:b/>
        </w:rPr>
        <w:t xml:space="preserve">Axis </w:t>
      </w:r>
      <w:r>
        <w:t>gibt die Möglichkeit bei angeschlossen</w:t>
      </w:r>
      <w:r w:rsidR="00627804">
        <w:t>em externem</w:t>
      </w:r>
      <w:r>
        <w:t xml:space="preserve"> Eingabegerät die entsprechende Achse auszuwählen.</w:t>
      </w:r>
    </w:p>
    <w:p w14:paraId="040D3B3A" w14:textId="08F931E8" w:rsidR="002A5C7C" w:rsidRPr="00D353D0" w:rsidRDefault="002A5C7C" w:rsidP="007613F4">
      <w:pPr>
        <w:pStyle w:val="Listenabsatz"/>
        <w:numPr>
          <w:ilvl w:val="0"/>
          <w:numId w:val="17"/>
        </w:numPr>
        <w:rPr>
          <w:b/>
        </w:rPr>
      </w:pPr>
      <w:r>
        <w:rPr>
          <w:b/>
        </w:rPr>
        <w:t xml:space="preserve">Joy Num </w:t>
      </w:r>
      <w:r>
        <w:t>ist wichtig wenn mehrere externe Eingabegeräte angeschlossen sind. Dann muss an dieser Stelle das entsprechende Eingabegerät ausgewählt werden.</w:t>
      </w:r>
    </w:p>
    <w:p w14:paraId="2287FA38" w14:textId="77777777" w:rsidR="00D353D0" w:rsidRDefault="00D353D0" w:rsidP="00D353D0">
      <w:pPr>
        <w:rPr>
          <w:b/>
        </w:rPr>
      </w:pPr>
    </w:p>
    <w:p w14:paraId="0FE31B63" w14:textId="235A6D3F" w:rsidR="00D353D0" w:rsidRDefault="00D353D0" w:rsidP="00D353D0">
      <w:r>
        <w:t>Der Unterschied zwischen virtuellen Achsen und virtuellen Tasten besteht darin, dass Unity diese verschieden auswertet. So werden Achsen über zwei Tasten gesteuert und dabei kann die eine Taste einen Wertebereich von 0 bis -1 annehmen und die anderen einen zwischen 0 und +1. Virtuelle Tasten d</w:t>
      </w:r>
      <w:r w:rsidR="00DD45C8">
        <w:t>agegen enthalten nur eine Taste</w:t>
      </w:r>
      <w:r>
        <w:t>, die einen Wertebereich zwischen 0 und +1 annimmt [Sei14].</w:t>
      </w:r>
    </w:p>
    <w:p w14:paraId="58D83051" w14:textId="1408A857" w:rsidR="00592796" w:rsidRDefault="00D56785" w:rsidP="00592796">
      <w:r>
        <w:t xml:space="preserve">Da es bei Eingabegeräten sehr viele Unterschiede gibt, bietet Unity mit den Joystick-Inputs eine Möglichkeit um externe Eingabegeräte anschließen zu können. </w:t>
      </w:r>
      <w:r w:rsidR="00B53E5B">
        <w:t xml:space="preserve">Diese müssen aufgrund der Unterschiedlichkeit oft einmalig justiert werden. </w:t>
      </w:r>
    </w:p>
    <w:p w14:paraId="69344438" w14:textId="37C69894" w:rsidR="00D353D0" w:rsidRDefault="00B53E5B" w:rsidP="00D353D0">
      <w:r>
        <w:t>Folgende Parameter sind dabei zu beachten [Sei14]:</w:t>
      </w:r>
    </w:p>
    <w:p w14:paraId="69025288" w14:textId="78C2895C" w:rsidR="00553EA7" w:rsidRDefault="00553EA7">
      <w:pPr>
        <w:spacing w:before="0" w:after="0" w:line="240" w:lineRule="auto"/>
        <w:jc w:val="left"/>
      </w:pPr>
    </w:p>
    <w:p w14:paraId="192518F4" w14:textId="42A34030" w:rsidR="00B53E5B" w:rsidRDefault="00B53E5B" w:rsidP="007613F4">
      <w:pPr>
        <w:pStyle w:val="Listenabsatz"/>
        <w:numPr>
          <w:ilvl w:val="0"/>
          <w:numId w:val="18"/>
        </w:numPr>
      </w:pPr>
      <w:r>
        <w:rPr>
          <w:b/>
        </w:rPr>
        <w:t xml:space="preserve">Type </w:t>
      </w:r>
      <w:r>
        <w:t>muss auf Joystick Axis gestellt sein.</w:t>
      </w:r>
    </w:p>
    <w:p w14:paraId="38557CD8" w14:textId="7C730DFD" w:rsidR="00B53E5B" w:rsidRDefault="00B53E5B" w:rsidP="007613F4">
      <w:pPr>
        <w:pStyle w:val="Listenabsatz"/>
        <w:numPr>
          <w:ilvl w:val="0"/>
          <w:numId w:val="18"/>
        </w:numPr>
      </w:pPr>
      <w:r>
        <w:rPr>
          <w:b/>
        </w:rPr>
        <w:t xml:space="preserve">Axis </w:t>
      </w:r>
      <w:r>
        <w:t>muss auf die entsprechende Achse gestellt sein.</w:t>
      </w:r>
    </w:p>
    <w:p w14:paraId="0243C1EB" w14:textId="584FF3A2" w:rsidR="00B53E5B" w:rsidRDefault="00B53E5B" w:rsidP="007613F4">
      <w:pPr>
        <w:pStyle w:val="Listenabsatz"/>
        <w:numPr>
          <w:ilvl w:val="0"/>
          <w:numId w:val="18"/>
        </w:numPr>
      </w:pPr>
      <w:r>
        <w:rPr>
          <w:b/>
        </w:rPr>
        <w:t xml:space="preserve">Joy Num </w:t>
      </w:r>
      <w:r>
        <w:t>muss auf den entsprechenden Controller gestellt sein.</w:t>
      </w:r>
    </w:p>
    <w:p w14:paraId="11EBF3A8" w14:textId="77777777" w:rsidR="00553EA7" w:rsidRDefault="00553EA7" w:rsidP="00E5775C"/>
    <w:p w14:paraId="4C43BE2D" w14:textId="763CFD33" w:rsidR="00E5775C" w:rsidRDefault="00535974" w:rsidP="00E5775C">
      <w:r>
        <w:t>Neue Inputs lassen sich über den Input-Manager anlegen, indem die Zahl bei Size erhöht wird [Sei14].</w:t>
      </w:r>
    </w:p>
    <w:p w14:paraId="1CCA7C0D" w14:textId="77777777" w:rsidR="001A5AE1" w:rsidRDefault="001A5AE1" w:rsidP="00E5775C"/>
    <w:p w14:paraId="61E866C8" w14:textId="38BFC1DC" w:rsidR="00FF07A0" w:rsidRDefault="00FF07A0" w:rsidP="00904388">
      <w:pPr>
        <w:pStyle w:val="Hervorhebenfett"/>
      </w:pPr>
      <w:r>
        <w:t>Auswertung von Eingaben</w:t>
      </w:r>
    </w:p>
    <w:p w14:paraId="249BC014" w14:textId="77777777" w:rsidR="00535974" w:rsidRDefault="00535974" w:rsidP="00535974">
      <w:pPr>
        <w:pStyle w:val="Textkrper"/>
      </w:pPr>
    </w:p>
    <w:p w14:paraId="570B2297" w14:textId="6888E29D" w:rsidR="00CC3025" w:rsidRDefault="00CC3025" w:rsidP="00CC3025">
      <w:pPr>
        <w:pStyle w:val="Textkrper"/>
      </w:pPr>
      <w:r>
        <w:t>Die Auswertung von Eingaben lässt sich über die Klasse Input realisieren. Diese enthält Methoden mit denen die Abfrage von Eingaben ermöglicht wird.</w:t>
      </w:r>
      <w:r w:rsidR="008C1927">
        <w:t xml:space="preserve"> Hier</w:t>
      </w:r>
      <w:r w:rsidR="002F21EC">
        <w:t>bei können neben den virtuellen</w:t>
      </w:r>
      <w:r w:rsidR="005529B1">
        <w:t xml:space="preserve"> </w:t>
      </w:r>
      <w:r w:rsidR="008C1927">
        <w:t>Achsen und Tasten auch Tastatur- und Maustasten, Toucheingaben und Beschleunigungssensoren abgefragt werden [Sei14].</w:t>
      </w:r>
    </w:p>
    <w:p w14:paraId="713C5975" w14:textId="4E1CC6BE" w:rsidR="00535974" w:rsidRDefault="006F1BFE" w:rsidP="00535974">
      <w:pPr>
        <w:pStyle w:val="Textkrper"/>
      </w:pPr>
      <w:r>
        <w:lastRenderedPageBreak/>
        <w:t>Im Folgenden werden entsprechende Methoden kurz vorgestellt und anhand von Beispielen erklärt.</w:t>
      </w:r>
    </w:p>
    <w:p w14:paraId="41013387" w14:textId="77777777" w:rsidR="006F1BFE" w:rsidRDefault="006F1BFE" w:rsidP="00535974">
      <w:pPr>
        <w:pStyle w:val="Textkrper"/>
      </w:pPr>
    </w:p>
    <w:p w14:paraId="662286FA" w14:textId="0231C27A" w:rsidR="006F1BFE" w:rsidRDefault="00736C7D" w:rsidP="007613F4">
      <w:pPr>
        <w:pStyle w:val="Textkrper"/>
        <w:numPr>
          <w:ilvl w:val="0"/>
          <w:numId w:val="19"/>
        </w:numPr>
      </w:pPr>
      <w:r>
        <w:rPr>
          <w:b/>
        </w:rPr>
        <w:t xml:space="preserve">GetAxis </w:t>
      </w:r>
      <w:r w:rsidR="00D65325">
        <w:t>gibt den Wert einer Achse zurück</w:t>
      </w:r>
    </w:p>
    <w:p w14:paraId="365EB05C" w14:textId="77777777" w:rsidR="000A05E6" w:rsidRDefault="000A05E6" w:rsidP="000A05E6">
      <w:pPr>
        <w:pStyle w:val="Textkrper"/>
        <w:ind w:left="360"/>
      </w:pPr>
    </w:p>
    <w:p w14:paraId="637DCE35" w14:textId="6C5CA656" w:rsidR="009610D0" w:rsidRDefault="00D65325" w:rsidP="009610D0">
      <w:pPr>
        <w:pStyle w:val="Code"/>
      </w:pPr>
      <w:r>
        <w:t>float horizontalSpeed = Input.GetAxis(„Horizontal“);</w:t>
      </w:r>
    </w:p>
    <w:p w14:paraId="39661E57" w14:textId="5483BF0C" w:rsidR="009610D0" w:rsidRDefault="009610D0" w:rsidP="009610D0">
      <w:pPr>
        <w:pStyle w:val="Beschriftung"/>
      </w:pPr>
      <w:bookmarkStart w:id="78" w:name="_Toc410738543"/>
      <w:r>
        <w:t xml:space="preserve">Listing </w:t>
      </w:r>
      <w:r w:rsidR="00CA0EFB">
        <w:fldChar w:fldCharType="begin"/>
      </w:r>
      <w:r w:rsidR="00CA0EFB">
        <w:instrText xml:space="preserve"> STYLEREF 1 \s </w:instrText>
      </w:r>
      <w:r w:rsidR="00CA0EFB">
        <w:fldChar w:fldCharType="separate"/>
      </w:r>
      <w:r w:rsidR="00170A67">
        <w:rPr>
          <w:noProof/>
        </w:rPr>
        <w:t>2</w:t>
      </w:r>
      <w:r w:rsidR="00CA0EFB">
        <w:rPr>
          <w:noProof/>
        </w:rPr>
        <w:fldChar w:fldCharType="end"/>
      </w:r>
      <w:r w:rsidR="00496AA0">
        <w:t>.</w:t>
      </w:r>
      <w:r w:rsidR="00CA0EFB">
        <w:fldChar w:fldCharType="begin"/>
      </w:r>
      <w:r w:rsidR="00CA0EFB">
        <w:instrText xml:space="preserve"> SEQ Listing \* ARABIC \s 1 </w:instrText>
      </w:r>
      <w:r w:rsidR="00CA0EFB">
        <w:fldChar w:fldCharType="separate"/>
      </w:r>
      <w:r w:rsidR="00170A67">
        <w:rPr>
          <w:noProof/>
        </w:rPr>
        <w:t>10</w:t>
      </w:r>
      <w:r w:rsidR="00CA0EFB">
        <w:rPr>
          <w:noProof/>
        </w:rPr>
        <w:fldChar w:fldCharType="end"/>
      </w:r>
      <w:r>
        <w:t xml:space="preserve"> Zugriff auf Eingaben durch GetAxis</w:t>
      </w:r>
      <w:bookmarkEnd w:id="78"/>
    </w:p>
    <w:p w14:paraId="69A08BFE" w14:textId="77777777" w:rsidR="000A05E6" w:rsidRPr="000A05E6" w:rsidRDefault="000A05E6" w:rsidP="000A05E6"/>
    <w:p w14:paraId="5AC63DC6" w14:textId="624EF469" w:rsidR="00CC3025" w:rsidRDefault="00C925D2" w:rsidP="007613F4">
      <w:pPr>
        <w:pStyle w:val="Textkrper"/>
        <w:numPr>
          <w:ilvl w:val="0"/>
          <w:numId w:val="19"/>
        </w:numPr>
      </w:pPr>
      <w:r>
        <w:rPr>
          <w:b/>
        </w:rPr>
        <w:t xml:space="preserve">GetButton </w:t>
      </w:r>
      <w:r>
        <w:t>gibt True oder False zurück, wenn eine Taste gedrückt wird. Dabei wird die ganze Zeit True zurück gegeben, während entsprechende Taste gedrückt wird</w:t>
      </w:r>
    </w:p>
    <w:p w14:paraId="78DA1B1C" w14:textId="322F23B7" w:rsidR="00C925D2" w:rsidRDefault="00C925D2" w:rsidP="007613F4">
      <w:pPr>
        <w:pStyle w:val="Textkrper"/>
        <w:numPr>
          <w:ilvl w:val="0"/>
          <w:numId w:val="19"/>
        </w:numPr>
      </w:pPr>
      <w:r>
        <w:rPr>
          <w:b/>
        </w:rPr>
        <w:t xml:space="preserve">GetButtonDown </w:t>
      </w:r>
      <w:r>
        <w:t xml:space="preserve">gibt True in dem Frame zurück in dem die Tasten gedrückt </w:t>
      </w:r>
      <w:r w:rsidR="002D1854">
        <w:t>sind</w:t>
      </w:r>
      <w:r>
        <w:t>.</w:t>
      </w:r>
    </w:p>
    <w:p w14:paraId="3AF0B1E8" w14:textId="2AEA303F" w:rsidR="00C925D2" w:rsidRDefault="00C925D2" w:rsidP="007613F4">
      <w:pPr>
        <w:pStyle w:val="Textkrper"/>
        <w:numPr>
          <w:ilvl w:val="0"/>
          <w:numId w:val="19"/>
        </w:numPr>
      </w:pPr>
      <w:r>
        <w:rPr>
          <w:b/>
        </w:rPr>
        <w:t xml:space="preserve">GetButtonUp </w:t>
      </w:r>
      <w:r w:rsidRPr="00C925D2">
        <w:t>gibt</w:t>
      </w:r>
      <w:r>
        <w:rPr>
          <w:b/>
        </w:rPr>
        <w:t xml:space="preserve"> </w:t>
      </w:r>
      <w:r>
        <w:t>True zurück, wenn die Taste losgelassen wird.</w:t>
      </w:r>
    </w:p>
    <w:p w14:paraId="1D323C95" w14:textId="77777777" w:rsidR="00592796" w:rsidRDefault="00592796" w:rsidP="00592796">
      <w:pPr>
        <w:pStyle w:val="Textkrper"/>
      </w:pPr>
    </w:p>
    <w:p w14:paraId="311C364A" w14:textId="4A02F17E" w:rsidR="009610D0" w:rsidRDefault="005F6444" w:rsidP="009610D0">
      <w:pPr>
        <w:pStyle w:val="Code"/>
      </w:pPr>
      <w:r>
        <w:t>public bool autoFire = false;</w:t>
      </w:r>
    </w:p>
    <w:p w14:paraId="57CE7E36" w14:textId="47018B26" w:rsidR="005F6444" w:rsidRDefault="005F6444" w:rsidP="009610D0">
      <w:pPr>
        <w:pStyle w:val="Code"/>
      </w:pPr>
      <w:r>
        <w:t>void Update(){</w:t>
      </w:r>
    </w:p>
    <w:p w14:paraId="43DFF2BD" w14:textId="77777777" w:rsidR="005F6444" w:rsidRDefault="005F6444" w:rsidP="009610D0">
      <w:pPr>
        <w:pStyle w:val="Code"/>
      </w:pPr>
      <w:r>
        <w:tab/>
        <w:t>autoFire = false;</w:t>
      </w:r>
    </w:p>
    <w:p w14:paraId="08B66F2E" w14:textId="7F348FB9" w:rsidR="005F6444" w:rsidRDefault="005F6444" w:rsidP="009610D0">
      <w:pPr>
        <w:pStyle w:val="Code"/>
      </w:pPr>
      <w:r>
        <w:tab/>
        <w:t>if (Input.GetButtonDown(„Fire1“))</w:t>
      </w:r>
    </w:p>
    <w:p w14:paraId="2E808A9E" w14:textId="1E7AAE82" w:rsidR="005F6444" w:rsidRDefault="005F6444" w:rsidP="009610D0">
      <w:pPr>
        <w:pStyle w:val="Code"/>
      </w:pPr>
      <w:r>
        <w:tab/>
      </w:r>
      <w:r>
        <w:tab/>
        <w:t xml:space="preserve"> audio.Play();</w:t>
      </w:r>
    </w:p>
    <w:p w14:paraId="6B80632B" w14:textId="77777777" w:rsidR="005F6444" w:rsidRDefault="005F6444" w:rsidP="009610D0">
      <w:pPr>
        <w:pStyle w:val="Code"/>
      </w:pPr>
      <w:r>
        <w:tab/>
        <w:t>if (Input.GetButton(„Fire1))</w:t>
      </w:r>
    </w:p>
    <w:p w14:paraId="04A8D839" w14:textId="55175B00" w:rsidR="005F6444" w:rsidRDefault="005F6444" w:rsidP="009610D0">
      <w:pPr>
        <w:pStyle w:val="Code"/>
      </w:pPr>
      <w:r>
        <w:tab/>
      </w:r>
      <w:r>
        <w:tab/>
        <w:t xml:space="preserve"> autoFire = true;</w:t>
      </w:r>
      <w:r>
        <w:tab/>
      </w:r>
    </w:p>
    <w:p w14:paraId="27A8FE4E" w14:textId="5321C1DA" w:rsidR="00174094" w:rsidRDefault="00174094" w:rsidP="009610D0">
      <w:pPr>
        <w:pStyle w:val="Code"/>
      </w:pPr>
      <w:r>
        <w:tab/>
        <w:t>if (Input.GetButtonUp(„Fire1))</w:t>
      </w:r>
    </w:p>
    <w:p w14:paraId="24119F87" w14:textId="2420E767" w:rsidR="00174094" w:rsidRDefault="00174094" w:rsidP="009610D0">
      <w:pPr>
        <w:pStyle w:val="Code"/>
      </w:pPr>
      <w:r>
        <w:tab/>
      </w:r>
      <w:r>
        <w:tab/>
        <w:t xml:space="preserve"> audio.Stop();</w:t>
      </w:r>
    </w:p>
    <w:p w14:paraId="11707618" w14:textId="226F2ED8" w:rsidR="005F6444" w:rsidRPr="00535974" w:rsidRDefault="005F6444" w:rsidP="009610D0">
      <w:pPr>
        <w:pStyle w:val="Code"/>
      </w:pPr>
      <w:r>
        <w:t>}</w:t>
      </w:r>
    </w:p>
    <w:p w14:paraId="1D5A25E0" w14:textId="17578E77" w:rsidR="00174094" w:rsidRDefault="00174094" w:rsidP="00174094">
      <w:pPr>
        <w:pStyle w:val="Beschriftung"/>
      </w:pPr>
      <w:bookmarkStart w:id="79" w:name="_Toc410738544"/>
      <w:r>
        <w:t xml:space="preserve">Listing </w:t>
      </w:r>
      <w:r w:rsidR="00CA0EFB">
        <w:fldChar w:fldCharType="begin"/>
      </w:r>
      <w:r w:rsidR="00CA0EFB">
        <w:instrText xml:space="preserve"> STYLEREF 1 \s</w:instrText>
      </w:r>
      <w:r w:rsidR="00CA0EFB">
        <w:instrText xml:space="preserve"> </w:instrText>
      </w:r>
      <w:r w:rsidR="00CA0EFB">
        <w:fldChar w:fldCharType="separate"/>
      </w:r>
      <w:r w:rsidR="00170A67">
        <w:rPr>
          <w:noProof/>
        </w:rPr>
        <w:t>2</w:t>
      </w:r>
      <w:r w:rsidR="00CA0EFB">
        <w:rPr>
          <w:noProof/>
        </w:rPr>
        <w:fldChar w:fldCharType="end"/>
      </w:r>
      <w:r w:rsidR="00496AA0">
        <w:t>.</w:t>
      </w:r>
      <w:r w:rsidR="00CA0EFB">
        <w:fldChar w:fldCharType="begin"/>
      </w:r>
      <w:r w:rsidR="00CA0EFB">
        <w:instrText xml:space="preserve"> SEQ Listing \* ARABIC \s 1 </w:instrText>
      </w:r>
      <w:r w:rsidR="00CA0EFB">
        <w:fldChar w:fldCharType="separate"/>
      </w:r>
      <w:r w:rsidR="00170A67">
        <w:rPr>
          <w:noProof/>
        </w:rPr>
        <w:t>11</w:t>
      </w:r>
      <w:r w:rsidR="00CA0EFB">
        <w:rPr>
          <w:noProof/>
        </w:rPr>
        <w:fldChar w:fldCharType="end"/>
      </w:r>
      <w:r>
        <w:t xml:space="preserve"> Zugriff auf Eingaben mit GetButton</w:t>
      </w:r>
      <w:r w:rsidR="00813FBC">
        <w:t xml:space="preserve"> [Sei14]</w:t>
      </w:r>
      <w:bookmarkEnd w:id="79"/>
    </w:p>
    <w:p w14:paraId="1B5F697D" w14:textId="1F05AF34" w:rsidR="00E5775C" w:rsidRDefault="00E5775C">
      <w:pPr>
        <w:spacing w:before="0" w:after="0" w:line="240" w:lineRule="auto"/>
        <w:jc w:val="left"/>
      </w:pPr>
    </w:p>
    <w:p w14:paraId="2297FBAC" w14:textId="1A29678E" w:rsidR="00D976F9" w:rsidRDefault="000D30DF" w:rsidP="007613F4">
      <w:pPr>
        <w:pStyle w:val="Listenabsatz"/>
        <w:numPr>
          <w:ilvl w:val="0"/>
          <w:numId w:val="20"/>
        </w:numPr>
      </w:pPr>
      <w:r>
        <w:rPr>
          <w:b/>
        </w:rPr>
        <w:t xml:space="preserve">GetKey </w:t>
      </w:r>
      <w:r>
        <w:t xml:space="preserve">funktioniert wie die GetButton-Methode, benötigt aber einen KeyCode oder den entsprechenden Buchstaben auf der Tastatur. Auch hier gibt es wieder eine GetKeyDown sowie GetKeyUp-Methode, die wie die entsprechenden Gegenstücke bei GetButton </w:t>
      </w:r>
      <w:r w:rsidR="00A05CBC">
        <w:t>funktionieren</w:t>
      </w:r>
      <w:r w:rsidR="00383251">
        <w:t>.</w:t>
      </w:r>
    </w:p>
    <w:p w14:paraId="417683BC" w14:textId="1916F508" w:rsidR="00F93FFD" w:rsidRDefault="00F93FFD">
      <w:pPr>
        <w:spacing w:before="0" w:after="0" w:line="240" w:lineRule="auto"/>
        <w:jc w:val="left"/>
      </w:pPr>
      <w:r>
        <w:br w:type="page"/>
      </w:r>
    </w:p>
    <w:p w14:paraId="0F28B58F" w14:textId="537B49F2" w:rsidR="00383251" w:rsidRDefault="00383251" w:rsidP="00383251">
      <w:pPr>
        <w:pStyle w:val="Code"/>
      </w:pPr>
      <w:r>
        <w:lastRenderedPageBreak/>
        <w:t>…</w:t>
      </w:r>
    </w:p>
    <w:p w14:paraId="3BD0B21D" w14:textId="00D5F568" w:rsidR="00383251" w:rsidRDefault="00383251" w:rsidP="00383251">
      <w:pPr>
        <w:pStyle w:val="Code"/>
      </w:pPr>
      <w:r>
        <w:tab/>
        <w:t>If (Input.GetKey(„a“))</w:t>
      </w:r>
    </w:p>
    <w:p w14:paraId="79AD1A46" w14:textId="57C12384" w:rsidR="00383251" w:rsidRDefault="00383251" w:rsidP="00383251">
      <w:pPr>
        <w:pStyle w:val="Code"/>
      </w:pPr>
      <w:r>
        <w:tab/>
      </w:r>
      <w:r>
        <w:tab/>
        <w:t xml:space="preserve"> autoFire = true;</w:t>
      </w:r>
    </w:p>
    <w:p w14:paraId="160BA4E2" w14:textId="409969DA" w:rsidR="00383251" w:rsidRPr="00390170" w:rsidRDefault="00383251" w:rsidP="00383251">
      <w:pPr>
        <w:pStyle w:val="Code"/>
      </w:pPr>
      <w:r>
        <w:t>…</w:t>
      </w:r>
    </w:p>
    <w:p w14:paraId="07C3B77F" w14:textId="22248113" w:rsidR="00533990" w:rsidRDefault="00A05CBC" w:rsidP="005303E5">
      <w:pPr>
        <w:pStyle w:val="Beschriftung"/>
      </w:pPr>
      <w:bookmarkStart w:id="80" w:name="_Toc410738545"/>
      <w:r>
        <w:t xml:space="preserve">Listing </w:t>
      </w:r>
      <w:r w:rsidR="00CA0EFB">
        <w:fldChar w:fldCharType="begin"/>
      </w:r>
      <w:r w:rsidR="00CA0EFB">
        <w:instrText xml:space="preserve"> STYLEREF 1 \s </w:instrText>
      </w:r>
      <w:r w:rsidR="00CA0EFB">
        <w:fldChar w:fldCharType="separate"/>
      </w:r>
      <w:r w:rsidR="00170A67">
        <w:rPr>
          <w:noProof/>
        </w:rPr>
        <w:t>2</w:t>
      </w:r>
      <w:r w:rsidR="00CA0EFB">
        <w:rPr>
          <w:noProof/>
        </w:rPr>
        <w:fldChar w:fldCharType="end"/>
      </w:r>
      <w:r w:rsidR="00496AA0">
        <w:t>.</w:t>
      </w:r>
      <w:r w:rsidR="00CA0EFB">
        <w:fldChar w:fldCharType="begin"/>
      </w:r>
      <w:r w:rsidR="00CA0EFB">
        <w:instrText xml:space="preserve"> SEQ Listing \* ARABIC \s 1 </w:instrText>
      </w:r>
      <w:r w:rsidR="00CA0EFB">
        <w:fldChar w:fldCharType="separate"/>
      </w:r>
      <w:r w:rsidR="00170A67">
        <w:rPr>
          <w:noProof/>
        </w:rPr>
        <w:t>12</w:t>
      </w:r>
      <w:r w:rsidR="00CA0EFB">
        <w:rPr>
          <w:noProof/>
        </w:rPr>
        <w:fldChar w:fldCharType="end"/>
      </w:r>
      <w:r>
        <w:t xml:space="preserve"> Zugriff auf Eingaben mit GetKey</w:t>
      </w:r>
      <w:bookmarkEnd w:id="80"/>
    </w:p>
    <w:p w14:paraId="504430E8" w14:textId="77777777" w:rsidR="00F50F03" w:rsidRPr="00F50F03" w:rsidRDefault="00F50F03" w:rsidP="00F50F03"/>
    <w:p w14:paraId="2F7CF0EF" w14:textId="55F135BA" w:rsidR="00FF07A0" w:rsidRDefault="00FF07A0" w:rsidP="00904388">
      <w:pPr>
        <w:pStyle w:val="Hervorhebenfett"/>
      </w:pPr>
      <w:r>
        <w:t xml:space="preserve">Auswertung </w:t>
      </w:r>
      <w:r w:rsidR="00533990">
        <w:t>des</w:t>
      </w:r>
      <w:r>
        <w:t xml:space="preserve"> Beschleunigungssensor</w:t>
      </w:r>
      <w:r w:rsidR="00533990">
        <w:t>s</w:t>
      </w:r>
    </w:p>
    <w:p w14:paraId="21A70307" w14:textId="77777777" w:rsidR="00533990" w:rsidRDefault="00533990" w:rsidP="00533990">
      <w:pPr>
        <w:pStyle w:val="Textkrper"/>
      </w:pPr>
    </w:p>
    <w:p w14:paraId="22E2B724" w14:textId="377FB0E4" w:rsidR="005303E5" w:rsidRDefault="005303E5" w:rsidP="00533990">
      <w:pPr>
        <w:pStyle w:val="Textkrper"/>
      </w:pPr>
      <w:r>
        <w:t>Beschleunigungssensoren sind in fas</w:t>
      </w:r>
      <w:r w:rsidR="00057868">
        <w:t>t</w:t>
      </w:r>
      <w:r>
        <w:t xml:space="preserve"> </w:t>
      </w:r>
      <w:r w:rsidR="00057868">
        <w:t>jedem</w:t>
      </w:r>
      <w:r>
        <w:t xml:space="preserve"> Smartphone oder Tablet zu finden. Diese können für die Steuerung und Orientierung genutzt werden. Unity bietet mit der acceleration-Variable Zugriff auf die Werte des Beschleunigungssensors in Form eines Vector3-Objektes.</w:t>
      </w:r>
      <w:r w:rsidR="00057868">
        <w:t xml:space="preserve"> Der Zugriff erfolgt dabei über die entsprechenden x, y und z-Achsen [Sei14]. </w:t>
      </w:r>
      <w:r w:rsidR="007801DF">
        <w:t xml:space="preserve">Man kann so </w:t>
      </w:r>
      <w:r>
        <w:t xml:space="preserve">ein Objekt mit einem Beschleunigungssensor </w:t>
      </w:r>
      <w:r w:rsidR="007801DF">
        <w:t>steuern</w:t>
      </w:r>
      <w:r>
        <w:t xml:space="preserve"> werden, was im folgenden Beispiel zu sehen ist.</w:t>
      </w:r>
    </w:p>
    <w:p w14:paraId="024AE6F0" w14:textId="77777777" w:rsidR="005303E5" w:rsidRDefault="005303E5" w:rsidP="00533990">
      <w:pPr>
        <w:pStyle w:val="Textkrper"/>
      </w:pPr>
    </w:p>
    <w:p w14:paraId="6FDA0F50" w14:textId="468F47FA" w:rsidR="005303E5" w:rsidRDefault="005303E5" w:rsidP="005303E5">
      <w:pPr>
        <w:pStyle w:val="Code"/>
      </w:pPr>
      <w:r>
        <w:t>void Update() {</w:t>
      </w:r>
    </w:p>
    <w:p w14:paraId="0746EA18" w14:textId="4CE386E5" w:rsidR="005303E5" w:rsidRDefault="005303E5" w:rsidP="005303E5">
      <w:pPr>
        <w:pStyle w:val="Code"/>
      </w:pPr>
      <w:r>
        <w:tab/>
        <w:t>transform.Translate(Input.acceleration.x * 10,0 ,0);</w:t>
      </w:r>
    </w:p>
    <w:p w14:paraId="4FBAD85B" w14:textId="4E0AFABE" w:rsidR="005303E5" w:rsidRPr="00533990" w:rsidRDefault="005303E5" w:rsidP="005303E5">
      <w:pPr>
        <w:pStyle w:val="Code"/>
      </w:pPr>
      <w:r>
        <w:t>}</w:t>
      </w:r>
    </w:p>
    <w:p w14:paraId="64906741" w14:textId="7153C4B3" w:rsidR="005303E5" w:rsidRDefault="00450217" w:rsidP="00450217">
      <w:pPr>
        <w:pStyle w:val="Beschriftung"/>
      </w:pPr>
      <w:bookmarkStart w:id="81" w:name="_Toc410738546"/>
      <w:r>
        <w:t xml:space="preserve">Listing </w:t>
      </w:r>
      <w:r w:rsidR="00CA0EFB">
        <w:fldChar w:fldCharType="begin"/>
      </w:r>
      <w:r w:rsidR="00CA0EFB">
        <w:instrText xml:space="preserve"> STYLEREF 1 \s </w:instrText>
      </w:r>
      <w:r w:rsidR="00CA0EFB">
        <w:fldChar w:fldCharType="separate"/>
      </w:r>
      <w:r w:rsidR="00170A67">
        <w:rPr>
          <w:noProof/>
        </w:rPr>
        <w:t>2</w:t>
      </w:r>
      <w:r w:rsidR="00CA0EFB">
        <w:rPr>
          <w:noProof/>
        </w:rPr>
        <w:fldChar w:fldCharType="end"/>
      </w:r>
      <w:r w:rsidR="00496AA0">
        <w:t>.</w:t>
      </w:r>
      <w:r w:rsidR="00CA0EFB">
        <w:fldChar w:fldCharType="begin"/>
      </w:r>
      <w:r w:rsidR="00CA0EFB">
        <w:instrText xml:space="preserve"> SEQ Listing \* ARABIC \s 1 </w:instrText>
      </w:r>
      <w:r w:rsidR="00CA0EFB">
        <w:fldChar w:fldCharType="separate"/>
      </w:r>
      <w:r w:rsidR="00170A67">
        <w:rPr>
          <w:noProof/>
        </w:rPr>
        <w:t>13</w:t>
      </w:r>
      <w:r w:rsidR="00CA0EFB">
        <w:rPr>
          <w:noProof/>
        </w:rPr>
        <w:fldChar w:fldCharType="end"/>
      </w:r>
      <w:r>
        <w:t xml:space="preserve"> Beispiel für Input.acceleration</w:t>
      </w:r>
      <w:bookmarkEnd w:id="81"/>
    </w:p>
    <w:p w14:paraId="125FDC41" w14:textId="77777777" w:rsidR="00450217" w:rsidRPr="00450217" w:rsidRDefault="00450217" w:rsidP="00450217"/>
    <w:p w14:paraId="6313AE70" w14:textId="1D421C1E" w:rsidR="00592796" w:rsidRDefault="00EF7F4C" w:rsidP="00592796">
      <w:r>
        <w:t xml:space="preserve">Objekte die dieses Skript angehängt bekommen, </w:t>
      </w:r>
      <w:r w:rsidR="007801DF">
        <w:t>lassen sich</w:t>
      </w:r>
      <w:r>
        <w:t xml:space="preserve"> durch den Besch</w:t>
      </w:r>
      <w:r w:rsidR="007801DF">
        <w:t>leunigungssensor in x-Richtung verschieben</w:t>
      </w:r>
      <w:r>
        <w:t>.</w:t>
      </w:r>
    </w:p>
    <w:p w14:paraId="58102A0B" w14:textId="77777777" w:rsidR="00F93FFD" w:rsidRDefault="00F93FFD" w:rsidP="00592796"/>
    <w:p w14:paraId="05CDD072" w14:textId="23AE5F37" w:rsidR="00C73C00" w:rsidRDefault="00C73C00" w:rsidP="00C73C00">
      <w:pPr>
        <w:pStyle w:val="berschrift3"/>
      </w:pPr>
      <w:bookmarkStart w:id="82" w:name="_Toc410738448"/>
      <w:r>
        <w:t>GUI</w:t>
      </w:r>
      <w:bookmarkEnd w:id="82"/>
    </w:p>
    <w:p w14:paraId="09AD73CE" w14:textId="77777777" w:rsidR="00FF07A0" w:rsidRDefault="00FF07A0" w:rsidP="005222E8"/>
    <w:p w14:paraId="634F96D9" w14:textId="0C3D7442" w:rsidR="00D976F9" w:rsidRDefault="00EF7F4C" w:rsidP="00D976F9">
      <w:r>
        <w:t>Dieser Abschnitt soll einen groben Überblick über die Möglichkeiten der Gestaltung einer grafischen Benutzeroberfläche</w:t>
      </w:r>
      <w:r w:rsidR="008758A1">
        <w:t xml:space="preserve"> (Graphical User Interface, GUI)</w:t>
      </w:r>
      <w:r>
        <w:t xml:space="preserve"> geben. Es wird nicht im Detail darauf eingegangen, da nur elementare Grundlagen aus Unity genutzt werden.</w:t>
      </w:r>
      <w:r w:rsidR="008758A1">
        <w:t xml:space="preserve"> Da ab der Version 4.6 Unity ein neues GUI-System nutzt, wird auch dieses hier vorgestellt. Dieses neue System erlaubt es direkt in der Szene die GUI zu verändern</w:t>
      </w:r>
      <w:r w:rsidR="0040365F">
        <w:t xml:space="preserve"> und Arbeit mit 2D-Objekten, was vorher nur über Skripte möglich war [Sei14].</w:t>
      </w:r>
    </w:p>
    <w:p w14:paraId="56501809" w14:textId="55943DFA" w:rsidR="0040365F" w:rsidRDefault="0040365F" w:rsidP="005222E8">
      <w:r>
        <w:lastRenderedPageBreak/>
        <w:t xml:space="preserve">Das </w:t>
      </w:r>
      <w:r w:rsidR="00F57F81">
        <w:t>Hauptelement, um die GUI nutzen zu können ist das Canvas. Das Canvas muss von jeder GUI-Komponente das Eltern-Objekt sein. Es ist</w:t>
      </w:r>
      <w:r w:rsidR="00DC735A">
        <w:t xml:space="preserve"> ein</w:t>
      </w:r>
      <w:r w:rsidR="00F57F81">
        <w:t xml:space="preserve"> zwei dimensionales Rechteck, was sich je nach Render Mode selbständig dem Bildschirm d</w:t>
      </w:r>
      <w:r w:rsidR="00DC735A">
        <w:t>es Ausgabegerätes anpassen kann und vor allen anderen Objekten liegt.</w:t>
      </w:r>
    </w:p>
    <w:p w14:paraId="71549314" w14:textId="77777777" w:rsidR="00BC0323" w:rsidRDefault="00BC0323" w:rsidP="005222E8"/>
    <w:p w14:paraId="2B176396" w14:textId="743A0A94" w:rsidR="00BC0323" w:rsidRDefault="00CA0EFB" w:rsidP="00BC0323">
      <w:pPr>
        <w:keepNext/>
      </w:pPr>
      <w:r>
        <w:rPr>
          <w:noProof/>
        </w:rPr>
        <w:pict w14:anchorId="5D95DDC3">
          <v:shape id="_x0000_s1027" type="#_x0000_t75" style="position:absolute;left:0;text-align:left;margin-left:262.7pt;margin-top:135.65pt;width:176.55pt;height:72.8pt;z-index:251723776;mso-position-horizontal-relative:text;mso-position-vertical-relative:text;mso-width-relative:page;mso-height-relative:page">
            <v:imagedata r:id="rId52" o:title="GUI_GameView"/>
          </v:shape>
        </w:pict>
      </w:r>
      <w:r w:rsidR="003E5960">
        <w:pict w14:anchorId="458E0EBA">
          <v:shape id="_x0000_i1025" type="#_x0000_t75" style="width:439.55pt;height:210.15pt">
            <v:imagedata r:id="rId53" o:title="GUI"/>
          </v:shape>
        </w:pict>
      </w:r>
    </w:p>
    <w:p w14:paraId="79AAD254" w14:textId="7CF116D6" w:rsidR="00BC0323" w:rsidRDefault="00BC0323" w:rsidP="00BC0323">
      <w:pPr>
        <w:pStyle w:val="Beschriftung"/>
      </w:pPr>
      <w:bookmarkStart w:id="83" w:name="_Toc410738518"/>
      <w:r>
        <w:t xml:space="preserve">Abb. </w:t>
      </w:r>
      <w:r w:rsidR="00CA0EFB">
        <w:fldChar w:fldCharType="begin"/>
      </w:r>
      <w:r w:rsidR="00CA0EFB">
        <w:instrText xml:space="preserve"> STYLEREF 1 \s </w:instrText>
      </w:r>
      <w:r w:rsidR="00CA0EFB">
        <w:fldChar w:fldCharType="separate"/>
      </w:r>
      <w:r w:rsidR="00170A67">
        <w:rPr>
          <w:noProof/>
        </w:rPr>
        <w:t>2</w:t>
      </w:r>
      <w:r w:rsidR="00CA0EFB">
        <w:rPr>
          <w:noProof/>
        </w:rPr>
        <w:fldChar w:fldCharType="end"/>
      </w:r>
      <w:r w:rsidR="00BD0E5B">
        <w:t>.</w:t>
      </w:r>
      <w:r w:rsidR="00CA0EFB">
        <w:fldChar w:fldCharType="begin"/>
      </w:r>
      <w:r w:rsidR="00CA0EFB">
        <w:instrText xml:space="preserve"> SEQ Abb. \* ARABIC \s 1 </w:instrText>
      </w:r>
      <w:r w:rsidR="00CA0EFB">
        <w:fldChar w:fldCharType="separate"/>
      </w:r>
      <w:r w:rsidR="00170A67">
        <w:rPr>
          <w:noProof/>
        </w:rPr>
        <w:t>12</w:t>
      </w:r>
      <w:r w:rsidR="00CA0EFB">
        <w:rPr>
          <w:noProof/>
        </w:rPr>
        <w:fldChar w:fldCharType="end"/>
      </w:r>
      <w:r>
        <w:t xml:space="preserve"> Beispiel einer GUI </w:t>
      </w:r>
      <w:r w:rsidR="00E02EBF">
        <w:t>im Scene und Game View</w:t>
      </w:r>
      <w:bookmarkEnd w:id="83"/>
    </w:p>
    <w:p w14:paraId="0C2B424E" w14:textId="0263FBFB" w:rsidR="001A5AE1" w:rsidRDefault="001A5AE1">
      <w:pPr>
        <w:spacing w:before="0" w:after="0" w:line="240" w:lineRule="auto"/>
        <w:jc w:val="left"/>
      </w:pPr>
    </w:p>
    <w:p w14:paraId="729B745D" w14:textId="1EC3FCD7" w:rsidR="00BC0323" w:rsidRDefault="00622A43" w:rsidP="00BC0323">
      <w:r>
        <w:t xml:space="preserve">Die verschiedenen Render Modes </w:t>
      </w:r>
      <w:r w:rsidR="00FA21AA">
        <w:t>auf welche Art das Canvas gerendert wird [Sei14]:</w:t>
      </w:r>
    </w:p>
    <w:p w14:paraId="1628C5CC" w14:textId="77777777" w:rsidR="00BD6CA5" w:rsidRDefault="00BD6CA5" w:rsidP="00BC0323"/>
    <w:p w14:paraId="38674EB2" w14:textId="38135251" w:rsidR="00FA21AA" w:rsidRDefault="00FA21AA" w:rsidP="007613F4">
      <w:pPr>
        <w:pStyle w:val="Listenabsatz"/>
        <w:numPr>
          <w:ilvl w:val="0"/>
          <w:numId w:val="20"/>
        </w:numPr>
      </w:pPr>
      <w:r>
        <w:rPr>
          <w:b/>
        </w:rPr>
        <w:t xml:space="preserve">Screen Space – Overlay </w:t>
      </w:r>
      <w:r>
        <w:t>passt das Canvas der aktuellen Bildschirmgröße an und legt alle im Canvas enthaltenen Objekte über das Bild der Kamera</w:t>
      </w:r>
    </w:p>
    <w:p w14:paraId="67D38146" w14:textId="5A87A599" w:rsidR="00FA21AA" w:rsidRDefault="00FA21AA" w:rsidP="007613F4">
      <w:pPr>
        <w:pStyle w:val="Listenabsatz"/>
        <w:numPr>
          <w:ilvl w:val="0"/>
          <w:numId w:val="20"/>
        </w:numPr>
      </w:pPr>
      <w:r>
        <w:rPr>
          <w:b/>
        </w:rPr>
        <w:t xml:space="preserve">Screen Space – Camera </w:t>
      </w:r>
      <w:r>
        <w:t>passt das Canvas auch dem Bildschirm an. Hier kann zusätzlich aber eine Kamera zugewiesen werden, die für die Darstellung der GUI zuständig ist.</w:t>
      </w:r>
    </w:p>
    <w:p w14:paraId="718A1D01" w14:textId="719CAE03" w:rsidR="00FA21AA" w:rsidRDefault="00FA21AA" w:rsidP="007613F4">
      <w:pPr>
        <w:pStyle w:val="Listenabsatz"/>
        <w:numPr>
          <w:ilvl w:val="0"/>
          <w:numId w:val="20"/>
        </w:numPr>
      </w:pPr>
      <w:r>
        <w:rPr>
          <w:b/>
        </w:rPr>
        <w:t>World Space</w:t>
      </w:r>
      <w:r>
        <w:t xml:space="preserve"> ermöglicht es das GUI innerhalb der Szene zu platzieren. Das bedeutet, dass die GUI nicht über das Bild der Kamera gelegt wird</w:t>
      </w:r>
      <w:r w:rsidR="00061A2F">
        <w:t>,</w:t>
      </w:r>
      <w:r>
        <w:t xml:space="preserve"> sondern</w:t>
      </w:r>
      <w:r w:rsidR="00061A2F">
        <w:t xml:space="preserve"> als Ga</w:t>
      </w:r>
      <w:r w:rsidR="00BD6CA5">
        <w:t>meObject platziert werden kann.</w:t>
      </w:r>
    </w:p>
    <w:p w14:paraId="4B2538F4" w14:textId="77777777" w:rsidR="00BD6CA5" w:rsidRDefault="00BD6CA5" w:rsidP="005222E8"/>
    <w:p w14:paraId="6E06CE64" w14:textId="370E795D" w:rsidR="00BD6CA5" w:rsidRDefault="00191E10" w:rsidP="005222E8">
      <w:r>
        <w:t xml:space="preserve">Innerhalb des Canvas </w:t>
      </w:r>
      <w:r w:rsidR="00DC735A">
        <w:t>lassen sich GUI-Elemente platzieren</w:t>
      </w:r>
      <w:r>
        <w:t xml:space="preserve">. Diese besitzen keine herkömmliche Transform-Komponente sondern eine RectTransform-Komponente. Diese besitzt zusätzliche Eigenschaften, um die Breite und Höhe der GUI-Komponente zu verändern. Des Weiteren gibt </w:t>
      </w:r>
      <w:r>
        <w:lastRenderedPageBreak/>
        <w:t>es einen Pivot-Punkt, der für Orientierung oder Skalierung als Ausgangspunkt genommen wird</w:t>
      </w:r>
      <w:r w:rsidR="00E7782F">
        <w:t>. Ein</w:t>
      </w:r>
      <w:r w:rsidR="00DC735A">
        <w:t>e</w:t>
      </w:r>
      <w:r w:rsidR="00E7782F">
        <w:t xml:space="preserve"> weitere </w:t>
      </w:r>
      <w:r w:rsidR="00D82359">
        <w:t>Komponente</w:t>
      </w:r>
      <w:r w:rsidR="00E7782F">
        <w:t xml:space="preserve"> sind Anchors. Diese können festlegen, wie sich ein GUI-Element zum Canvas verhalten soll. So soll z.B. bei Vergrößerung des Canvas die Anzeige für Lebenspunkte immer unten links sein.</w:t>
      </w:r>
      <w:r w:rsidR="00D53906">
        <w:t xml:space="preserve"> Unity hält dafür schon Vorgaben bereit, die </w:t>
      </w:r>
      <w:r w:rsidR="00DC735A">
        <w:t>man verwenden kann</w:t>
      </w:r>
      <w:r w:rsidR="00D53906">
        <w:t>.</w:t>
      </w:r>
    </w:p>
    <w:p w14:paraId="41982933" w14:textId="6CA51A70" w:rsidR="00E7782F" w:rsidRDefault="004E4907" w:rsidP="005222E8">
      <w:r>
        <w:rPr>
          <w:noProof/>
        </w:rPr>
        <mc:AlternateContent>
          <mc:Choice Requires="wps">
            <w:drawing>
              <wp:anchor distT="0" distB="0" distL="114300" distR="114300" simplePos="0" relativeHeight="251727872" behindDoc="0" locked="0" layoutInCell="1" allowOverlap="1" wp14:anchorId="1E6926F7" wp14:editId="222FDA1D">
                <wp:simplePos x="0" y="0"/>
                <wp:positionH relativeFrom="column">
                  <wp:posOffset>2696185</wp:posOffset>
                </wp:positionH>
                <wp:positionV relativeFrom="paragraph">
                  <wp:posOffset>3191807</wp:posOffset>
                </wp:positionV>
                <wp:extent cx="2084705" cy="226695"/>
                <wp:effectExtent l="0" t="0" r="0" b="1905"/>
                <wp:wrapTopAndBottom/>
                <wp:docPr id="37" name="Textfeld 37"/>
                <wp:cNvGraphicFramePr/>
                <a:graphic xmlns:a="http://schemas.openxmlformats.org/drawingml/2006/main">
                  <a:graphicData uri="http://schemas.microsoft.com/office/word/2010/wordprocessingShape">
                    <wps:wsp>
                      <wps:cNvSpPr txBox="1"/>
                      <wps:spPr>
                        <a:xfrm>
                          <a:off x="0" y="0"/>
                          <a:ext cx="2084705" cy="226695"/>
                        </a:xfrm>
                        <a:prstGeom prst="rect">
                          <a:avLst/>
                        </a:prstGeom>
                        <a:solidFill>
                          <a:prstClr val="white"/>
                        </a:solidFill>
                        <a:ln>
                          <a:noFill/>
                        </a:ln>
                        <a:effectLst/>
                      </wps:spPr>
                      <wps:txbx>
                        <w:txbxContent>
                          <w:p w14:paraId="650DD786" w14:textId="26BE37ED" w:rsidR="00170A67" w:rsidRPr="00721EED" w:rsidRDefault="00170A67" w:rsidP="00E7782F">
                            <w:pPr>
                              <w:pStyle w:val="Beschriftung"/>
                              <w:jc w:val="left"/>
                              <w:rPr>
                                <w:noProof/>
                              </w:rPr>
                            </w:pPr>
                            <w:bookmarkStart w:id="84" w:name="_Toc410738519"/>
                            <w:r>
                              <w:t xml:space="preserve">Abb. </w:t>
                            </w:r>
                            <w:r w:rsidR="00CA0EFB">
                              <w:fldChar w:fldCharType="begin"/>
                            </w:r>
                            <w:r w:rsidR="00CA0EFB">
                              <w:instrText xml:space="preserve"> STYLEREF 1 \s </w:instrText>
                            </w:r>
                            <w:r w:rsidR="00CA0EFB">
                              <w:fldChar w:fldCharType="separate"/>
                            </w:r>
                            <w:r>
                              <w:rPr>
                                <w:noProof/>
                              </w:rPr>
                              <w:t>2</w:t>
                            </w:r>
                            <w:r w:rsidR="00CA0EFB">
                              <w:rPr>
                                <w:noProof/>
                              </w:rPr>
                              <w:fldChar w:fldCharType="end"/>
                            </w:r>
                            <w:r>
                              <w:t>.</w:t>
                            </w:r>
                            <w:r w:rsidR="00CA0EFB">
                              <w:fldChar w:fldCharType="begin"/>
                            </w:r>
                            <w:r w:rsidR="00CA0EFB">
                              <w:instrText xml:space="preserve"> SEQ Abb. \* ARABIC \s 1 </w:instrText>
                            </w:r>
                            <w:r w:rsidR="00CA0EFB">
                              <w:fldChar w:fldCharType="separate"/>
                            </w:r>
                            <w:r>
                              <w:rPr>
                                <w:noProof/>
                              </w:rPr>
                              <w:t>13</w:t>
                            </w:r>
                            <w:r w:rsidR="00CA0EFB">
                              <w:rPr>
                                <w:noProof/>
                              </w:rPr>
                              <w:fldChar w:fldCharType="end"/>
                            </w:r>
                            <w:r>
                              <w:t xml:space="preserve"> Anchor-Vorgaben</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6926F7" id="Textfeld 37" o:spid="_x0000_s1036" type="#_x0000_t202" style="position:absolute;left:0;text-align:left;margin-left:212.3pt;margin-top:251.3pt;width:164.15pt;height:17.8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" stroked="f">
                <v:textbox inset="0,0,0,0">
                  <w:txbxContent>
                    <w:p w14:paraId="650DD786" w14:textId="26BE37ED" w:rsidR="00170A67" w:rsidRPr="00721EED" w:rsidRDefault="00170A67" w:rsidP="00E7782F">
                      <w:pPr>
                        <w:pStyle w:val="Beschriftung"/>
                        <w:jc w:val="left"/>
                        <w:rPr>
                          <w:noProof/>
                        </w:rPr>
                      </w:pPr>
                      <w:bookmarkStart w:id="93" w:name="_Toc410738519"/>
                      <w:r>
                        <w:t xml:space="preserve">Abb. </w:t>
                      </w:r>
                      <w:fldSimple w:instr=" STYLEREF 1 \s ">
                        <w:r>
                          <w:rPr>
                            <w:noProof/>
                          </w:rPr>
                          <w:t>2</w:t>
                        </w:r>
                      </w:fldSimple>
                      <w:r>
                        <w:t>.</w:t>
                      </w:r>
                      <w:fldSimple w:instr=" SEQ Abb. \* ARABIC \s 1 ">
                        <w:r>
                          <w:rPr>
                            <w:noProof/>
                          </w:rPr>
                          <w:t>13</w:t>
                        </w:r>
                      </w:fldSimple>
                      <w:r>
                        <w:t xml:space="preserve"> Anchor-Vorgaben</w:t>
                      </w:r>
                      <w:bookmarkEnd w:id="93"/>
                    </w:p>
                  </w:txbxContent>
                </v:textbox>
                <w10:wrap type="topAndBottom"/>
              </v:shape>
            </w:pict>
          </mc:Fallback>
        </mc:AlternateContent>
      </w:r>
      <w:r w:rsidR="00CA0EFB">
        <w:rPr>
          <w:noProof/>
        </w:rPr>
        <w:pict w14:anchorId="150CB7CC">
          <v:shape id="_x0000_s1028" type="#_x0000_t75" style="position:absolute;left:0;text-align:left;margin-left:.2pt;margin-top:25.95pt;width:207.45pt;height:244.6pt;z-index:251725824;mso-position-horizontal:absolute;mso-position-horizontal-relative:text;mso-position-vertical:absolute;mso-position-vertical-relative:text;mso-width-relative:page;mso-height-relative:page">
            <v:imagedata r:id="rId54" o:title="GUI_Anchors"/>
            <w10:wrap type="topAndBottom"/>
          </v:shape>
        </w:pict>
      </w:r>
    </w:p>
    <w:p w14:paraId="22BCD731" w14:textId="4F04538C" w:rsidR="00E7782F" w:rsidRDefault="00E7782F" w:rsidP="00205329">
      <w:pPr>
        <w:pStyle w:val="Beschriftung"/>
        <w:jc w:val="left"/>
      </w:pPr>
    </w:p>
    <w:p w14:paraId="566B57A4" w14:textId="0F75A612" w:rsidR="00FF07A0" w:rsidRDefault="009E57C9" w:rsidP="005222E8">
      <w:r>
        <w:t>Wie schon erwähnt gibt es noch deutlich mehr Möglichkeiten und Funktionalitäten. Diese werden im Rahmen dieser Arbeit nicht genutzt und daher auch nicht näher betrachtet.</w:t>
      </w:r>
    </w:p>
    <w:p w14:paraId="268B55CA" w14:textId="7F29D71C" w:rsidR="00592796" w:rsidRDefault="00592796">
      <w:pPr>
        <w:spacing w:before="0" w:after="0" w:line="240" w:lineRule="auto"/>
        <w:jc w:val="left"/>
      </w:pPr>
    </w:p>
    <w:p w14:paraId="64046987" w14:textId="26AADF84" w:rsidR="00C73C00" w:rsidRDefault="00C73C00" w:rsidP="00C73C00">
      <w:pPr>
        <w:pStyle w:val="berschrift3"/>
      </w:pPr>
      <w:bookmarkStart w:id="85" w:name="_Toc410738449"/>
      <w:r>
        <w:t>Prefabs</w:t>
      </w:r>
      <w:bookmarkEnd w:id="85"/>
    </w:p>
    <w:p w14:paraId="0DAC01FD" w14:textId="77777777" w:rsidR="00FF07A0" w:rsidRDefault="00FF07A0" w:rsidP="00FF07A0"/>
    <w:p w14:paraId="4A66DB22" w14:textId="2583483F" w:rsidR="00286562" w:rsidRDefault="0092576C" w:rsidP="00FF07A0">
      <w:r>
        <w:t>Prefabs sind im eigentlichen Sinne Vorlagen. Diese verkörpern GameObjects, die mit Komponenten bestückt und angepasst wurden. Durch Prefabs ist es möglich beliebig viele Instanzen zur Laufzeit von einem GameObject zu erzeugen. Ein gutes Beispiel ist das Erstellen von Projektilen oder Gegnern, die zufällig in der Spielwelt erzeugt werden sollen [Sei14].</w:t>
      </w:r>
    </w:p>
    <w:p w14:paraId="069DFE0B" w14:textId="4B39F75D" w:rsidR="00482545" w:rsidRDefault="0092576C" w:rsidP="004E4907">
      <w:r>
        <w:t xml:space="preserve">Um ein Prefab zu erzeugen, muss ein GameObject aus der Hierarchy einer Szene in der Project Browser gezogen werden. Unity sorgt dann dafür, dass aus dem GameObject ein Prefab erstellt </w:t>
      </w:r>
      <w:r>
        <w:lastRenderedPageBreak/>
        <w:t>wird, welches Materialien, Texturen,</w:t>
      </w:r>
      <w:r w:rsidR="00D66211">
        <w:t xml:space="preserve"> Collider, </w:t>
      </w:r>
      <w:r>
        <w:t>usw</w:t>
      </w:r>
      <w:r w:rsidR="00D66211">
        <w:t>.</w:t>
      </w:r>
      <w:r>
        <w:t xml:space="preserve"> enthält</w:t>
      </w:r>
      <w:r w:rsidR="00A368AA">
        <w:t xml:space="preserve">. Diese Prefab erscheint dann im Project Browser </w:t>
      </w:r>
      <w:r w:rsidR="002D7231">
        <w:t>[Sei14]</w:t>
      </w:r>
      <w:r>
        <w:t>.</w:t>
      </w:r>
    </w:p>
    <w:p w14:paraId="1AD4F7D7" w14:textId="7C4439B4" w:rsidR="00FF07A0" w:rsidRDefault="00FF07A0" w:rsidP="00FF07A0">
      <w:r>
        <w:t>Instanzen</w:t>
      </w:r>
      <w:r w:rsidR="005411F3">
        <w:t xml:space="preserve"> </w:t>
      </w:r>
      <w:r w:rsidR="00564649">
        <w:t>kann man dann auf zwei Arten erstellen</w:t>
      </w:r>
      <w:r w:rsidR="005411F3">
        <w:t>. Zum einen gibt es die Möglichkeit per Drag&amp;Drop ein Prefab in die Szene zu ziehen. So können beliebig viele Instanzen in eine Szene platziert und auch verändert werden. Dabei wird das Original, also das Prefab nicht verändert [Sei14].</w:t>
      </w:r>
    </w:p>
    <w:p w14:paraId="61C13F27" w14:textId="24A5B7A8" w:rsidR="005411F3" w:rsidRDefault="005411F3" w:rsidP="00FF07A0">
      <w:r>
        <w:t>Die zweite Möglichkeit ist die Erstellung von Instanzen per Code. Das Stichwort ist hier Instantiate. Instantiate erzeugt eine Instanz von dem ihm übergebenen Prefab.</w:t>
      </w:r>
      <w:r w:rsidR="00CC729A">
        <w:t xml:space="preserve"> Das Erzeugen so einer P</w:t>
      </w:r>
      <w:r w:rsidR="00053F29">
        <w:t>r</w:t>
      </w:r>
      <w:r w:rsidR="00CC729A">
        <w:t>efab-Instanz sieht wie folgt aus:</w:t>
      </w:r>
    </w:p>
    <w:p w14:paraId="6097E8BB" w14:textId="77777777" w:rsidR="00CC729A" w:rsidRDefault="00CC729A" w:rsidP="00FF07A0"/>
    <w:p w14:paraId="20F8199A" w14:textId="71761C6B" w:rsidR="00CC729A" w:rsidRDefault="00CC729A" w:rsidP="003A1877">
      <w:pPr>
        <w:pStyle w:val="Code"/>
      </w:pPr>
      <w:r>
        <w:t>public GameObject newPrefab;</w:t>
      </w:r>
    </w:p>
    <w:p w14:paraId="4219C3B7" w14:textId="6E1825B7" w:rsidR="00CC729A" w:rsidRDefault="00CC729A" w:rsidP="003A1877">
      <w:pPr>
        <w:pStyle w:val="Code"/>
      </w:pPr>
      <w:r>
        <w:t>void Start() {</w:t>
      </w:r>
    </w:p>
    <w:p w14:paraId="5B2D2603" w14:textId="709E05EB" w:rsidR="00CC729A" w:rsidRDefault="00CC729A" w:rsidP="003A1877">
      <w:pPr>
        <w:pStyle w:val="Code"/>
      </w:pPr>
      <w:r>
        <w:tab/>
        <w:t>Instantiate(newPrefab, new Vector3(10,0,0),Quaternion.identity);</w:t>
      </w:r>
    </w:p>
    <w:p w14:paraId="2F6BDB83" w14:textId="57D0F825" w:rsidR="00CC729A" w:rsidRDefault="00CC729A" w:rsidP="003A1877">
      <w:pPr>
        <w:pStyle w:val="Code"/>
      </w:pPr>
      <w:r>
        <w:t>}</w:t>
      </w:r>
    </w:p>
    <w:p w14:paraId="6C974B2A" w14:textId="15515B04" w:rsidR="005411F3" w:rsidRDefault="00CC729A" w:rsidP="00CC729A">
      <w:pPr>
        <w:pStyle w:val="Beschriftung"/>
      </w:pPr>
      <w:bookmarkStart w:id="86" w:name="_Toc410738547"/>
      <w:r>
        <w:t xml:space="preserve">Listing </w:t>
      </w:r>
      <w:r w:rsidR="00CA0EFB">
        <w:fldChar w:fldCharType="begin"/>
      </w:r>
      <w:r w:rsidR="00CA0EFB">
        <w:instrText xml:space="preserve"> STYLEREF 1 \s </w:instrText>
      </w:r>
      <w:r w:rsidR="00CA0EFB">
        <w:fldChar w:fldCharType="separate"/>
      </w:r>
      <w:r w:rsidR="00170A67">
        <w:rPr>
          <w:noProof/>
        </w:rPr>
        <w:t>2</w:t>
      </w:r>
      <w:r w:rsidR="00CA0EFB">
        <w:rPr>
          <w:noProof/>
        </w:rPr>
        <w:fldChar w:fldCharType="end"/>
      </w:r>
      <w:r w:rsidR="00496AA0">
        <w:t>.</w:t>
      </w:r>
      <w:r w:rsidR="00CA0EFB">
        <w:fldChar w:fldCharType="begin"/>
      </w:r>
      <w:r w:rsidR="00CA0EFB">
        <w:instrText xml:space="preserve"> SEQ Listing \* ARABIC \s 1 </w:instrText>
      </w:r>
      <w:r w:rsidR="00CA0EFB">
        <w:fldChar w:fldCharType="separate"/>
      </w:r>
      <w:r w:rsidR="00170A67">
        <w:rPr>
          <w:noProof/>
        </w:rPr>
        <w:t>14</w:t>
      </w:r>
      <w:r w:rsidR="00CA0EFB">
        <w:rPr>
          <w:noProof/>
        </w:rPr>
        <w:fldChar w:fldCharType="end"/>
      </w:r>
      <w:r>
        <w:t xml:space="preserve"> Instanzerzeugung über Code</w:t>
      </w:r>
      <w:bookmarkEnd w:id="86"/>
    </w:p>
    <w:p w14:paraId="3088A44D" w14:textId="77777777" w:rsidR="003A1877" w:rsidRDefault="003A1877" w:rsidP="00FF07A0"/>
    <w:p w14:paraId="28DB98B1" w14:textId="032E5BB1" w:rsidR="005529B1" w:rsidRDefault="00E51FE2" w:rsidP="001A5AE1">
      <w:r>
        <w:t>Neben dem Prefab wird Insta</w:t>
      </w:r>
      <w:r w:rsidR="00053F29">
        <w:t>n</w:t>
      </w:r>
      <w:r>
        <w:t>tiate noch eine Positionsangabe sowie Drehung im Quaternion Format übergeben.</w:t>
      </w:r>
      <w:r w:rsidR="00E607AC">
        <w:t xml:space="preserve"> Quaternion ist ein Datentyp für Rotation. Quaternion.identity bedeutet, dass in diesem Fall die Instanz nicht noch zusätzlich gedreht werden soll</w:t>
      </w:r>
      <w:r w:rsidR="00E045F0">
        <w:t xml:space="preserve"> [Sei14]</w:t>
      </w:r>
      <w:r w:rsidR="001A5AE1">
        <w:t>.</w:t>
      </w:r>
    </w:p>
    <w:p w14:paraId="248034FF" w14:textId="77777777" w:rsidR="00F93FFD" w:rsidRDefault="00F93FFD" w:rsidP="001A5AE1"/>
    <w:p w14:paraId="3B14AAD6" w14:textId="25C38401" w:rsidR="004D2724" w:rsidRDefault="00B82B2A" w:rsidP="004D7B4B">
      <w:pPr>
        <w:pStyle w:val="berschrift3"/>
      </w:pPr>
      <w:bookmarkStart w:id="87" w:name="_Toc410738450"/>
      <w:r>
        <w:t>UnityPackage</w:t>
      </w:r>
      <w:bookmarkEnd w:id="87"/>
    </w:p>
    <w:p w14:paraId="4251E069" w14:textId="77777777" w:rsidR="004D7B4B" w:rsidRDefault="004D7B4B" w:rsidP="004D7B4B"/>
    <w:p w14:paraId="5A1AE619" w14:textId="271EACED" w:rsidR="00F93FFD" w:rsidRDefault="00B82B2A" w:rsidP="004D7B4B">
      <w:r>
        <w:t>UnityPackages sind Container, die</w:t>
      </w:r>
      <w:r w:rsidR="00F34B3A">
        <w:t xml:space="preserve"> man</w:t>
      </w:r>
      <w:r>
        <w:t xml:space="preserve"> für den Austausch von Elementen zwischen v</w:t>
      </w:r>
      <w:r w:rsidR="00F34B3A">
        <w:t>erschiedenen Projekten verwendet</w:t>
      </w:r>
      <w:r>
        <w:t>. So kann z.B. eine konfigurierte Spielerfigur von einem Projekt in das andere übernommen und an dieser Stelle dann für das Projekt angepasst werden</w:t>
      </w:r>
      <w:r w:rsidR="00F34B3A">
        <w:t xml:space="preserve"> [Sei14].</w:t>
      </w:r>
      <w:r>
        <w:t xml:space="preserve"> Im Folgenden </w:t>
      </w:r>
      <w:r w:rsidR="00F34B3A">
        <w:t xml:space="preserve">werden </w:t>
      </w:r>
      <w:r>
        <w:t>zwei genutzte Uni</w:t>
      </w:r>
      <w:r w:rsidR="00F34B3A">
        <w:t>tyPackages kurz vorgestellt.</w:t>
      </w:r>
    </w:p>
    <w:p w14:paraId="174AAD2F" w14:textId="77777777" w:rsidR="00F93FFD" w:rsidRDefault="00F93FFD">
      <w:pPr>
        <w:spacing w:before="0" w:after="0" w:line="240" w:lineRule="auto"/>
        <w:jc w:val="left"/>
      </w:pPr>
      <w:r>
        <w:br w:type="page"/>
      </w:r>
    </w:p>
    <w:p w14:paraId="22EAAB56" w14:textId="617EC835" w:rsidR="004D2724" w:rsidRDefault="00B82B2A" w:rsidP="00B82B2A">
      <w:pPr>
        <w:pStyle w:val="Hervorhebenfett"/>
      </w:pPr>
      <w:r>
        <w:lastRenderedPageBreak/>
        <w:t xml:space="preserve">Durovis </w:t>
      </w:r>
      <w:r w:rsidR="004D2724">
        <w:t xml:space="preserve">Dive </w:t>
      </w:r>
    </w:p>
    <w:p w14:paraId="1FBBC2AF" w14:textId="77777777" w:rsidR="004D2724" w:rsidRPr="002313A5" w:rsidRDefault="004D2724" w:rsidP="004D2724"/>
    <w:p w14:paraId="01286F25" w14:textId="0B76504F" w:rsidR="004D2724" w:rsidRPr="00142016" w:rsidRDefault="00B82B2A" w:rsidP="001F19F0">
      <w:r>
        <w:t>Das UnityPackage von Durovis Dive erleichtert die Platzierung von Kameras und den Zugriff auf die Sensoren des Smartphones.</w:t>
      </w:r>
      <w:r w:rsidR="001F19F0">
        <w:t xml:space="preserve"> So wird ein Dive FPS Player Prefab zur Verfügung gestellt, welches in einer Szene platziert wird und neben einem steuerbaren Spieler-Objekt</w:t>
      </w:r>
      <w:r w:rsidR="00DC2A91">
        <w:t>,</w:t>
      </w:r>
      <w:r w:rsidR="001F19F0">
        <w:t xml:space="preserve"> auch zwei Kameras und die entsprechenden Skripte für den Zugriff auf die Sensoren enthält [@Dur].</w:t>
      </w:r>
      <w:r w:rsidR="000F601E">
        <w:t xml:space="preserve"> </w:t>
      </w:r>
    </w:p>
    <w:p w14:paraId="073CA16E" w14:textId="77777777" w:rsidR="004D2724" w:rsidRDefault="004D2724" w:rsidP="004D2724"/>
    <w:p w14:paraId="3C09BB46" w14:textId="3E9E80CF" w:rsidR="004D2724" w:rsidRPr="000F4BDB" w:rsidRDefault="004D2724" w:rsidP="000B4543">
      <w:pPr>
        <w:pStyle w:val="Hervorhebenfett"/>
      </w:pPr>
      <w:r>
        <w:t xml:space="preserve">Cardboard SDK </w:t>
      </w:r>
      <w:r w:rsidR="000B4543">
        <w:t>für</w:t>
      </w:r>
      <w:r>
        <w:t xml:space="preserve"> Unity</w:t>
      </w:r>
    </w:p>
    <w:p w14:paraId="78AFB51E" w14:textId="77777777" w:rsidR="004D2724" w:rsidRDefault="004D2724" w:rsidP="00FF07A0"/>
    <w:p w14:paraId="7ACD8FDA" w14:textId="10C0F537" w:rsidR="004D2724" w:rsidRDefault="000B4543" w:rsidP="00FF07A0">
      <w:r>
        <w:t xml:space="preserve">Das Cardboard SDK </w:t>
      </w:r>
      <w:r w:rsidR="00873463">
        <w:t xml:space="preserve">wird für den Vergleich zum Package von Durovis Dive hinzugezogen und ermöglicht </w:t>
      </w:r>
      <w:r>
        <w:t>für Unity neben dem vereinfachten Erstellen von VR-Kameras den Zugriff auf den Magnet-Schalter</w:t>
      </w:r>
      <w:r w:rsidR="00FC5BC3">
        <w:t xml:space="preserve"> von Carboard</w:t>
      </w:r>
      <w:r>
        <w:t>. Dadurch ist es möglich durch das Betätigen des Schalters bestimmte vorher implementierte Ereignisse auszulösen. Des Weiteren liefert die SDK noch weitere Skripte die für die Entwicklung einer App für Cardboard benötigt werden können [@Car].</w:t>
      </w:r>
    </w:p>
    <w:p w14:paraId="7B1FA6CB" w14:textId="77777777" w:rsidR="000B4543" w:rsidRDefault="000B4543" w:rsidP="00FF07A0"/>
    <w:p w14:paraId="1D78D3D9" w14:textId="21EC9022" w:rsidR="00FF07A0" w:rsidRDefault="00053F29" w:rsidP="00FF07A0">
      <w:pPr>
        <w:pStyle w:val="berschrift3"/>
      </w:pPr>
      <w:bookmarkStart w:id="88" w:name="_Toc410738451"/>
      <w:r>
        <w:t>Debugging</w:t>
      </w:r>
      <w:r w:rsidR="00422F0A">
        <w:t xml:space="preserve"> und Performance</w:t>
      </w:r>
      <w:bookmarkEnd w:id="88"/>
    </w:p>
    <w:p w14:paraId="7BF63B0B" w14:textId="77777777" w:rsidR="00FF07A0" w:rsidRDefault="00FF07A0" w:rsidP="00FF07A0"/>
    <w:p w14:paraId="45927678" w14:textId="13176F9F" w:rsidR="00592796" w:rsidRDefault="00767C52" w:rsidP="00F93FFD">
      <w:r>
        <w:t xml:space="preserve">Das Debugging oder auch Fehlersuche kann in Unity über MonoDevelop erfolgen. Hier kann wie auch in anderen Entwicklungsumgebungen über das </w:t>
      </w:r>
      <w:r w:rsidR="009257FB">
        <w:t>Setzen</w:t>
      </w:r>
      <w:r>
        <w:t xml:space="preserve"> von Breakpoints und dem Beobachten von Variablen eine Fehlersuche erfolgen</w:t>
      </w:r>
      <w:r w:rsidR="009257FB">
        <w:t xml:space="preserve"> [Sei14]</w:t>
      </w:r>
      <w:r>
        <w:t xml:space="preserve">. </w:t>
      </w:r>
    </w:p>
    <w:p w14:paraId="72209B5F" w14:textId="4E342A63" w:rsidR="004D2724" w:rsidRDefault="009257FB" w:rsidP="00422F0A">
      <w:r>
        <w:t>Um eine Echtzeitanalyse auf Endgeräten durchzuführen, bietet Unity aber noch weitere Werkzeuge. Diese dienen dazu die ausgeführte Anwendung z.B. auf dem Smartphone zu testen, Verhalten zu beobach</w:t>
      </w:r>
      <w:r w:rsidR="00422F0A">
        <w:t>ten und Ausgaben zu analysieren.</w:t>
      </w:r>
      <w:r w:rsidR="0025586E">
        <w:t xml:space="preserve"> Dafür muss das mobile Gerät und der Entwickler-PC im gleichen WLAN sein und bestimmte Parameter aktiviert werden, damit MonoDevelop auf die Ausführung auf dem Gerät reagiert und der Debugger gestartet wird [Sei14].</w:t>
      </w:r>
    </w:p>
    <w:p w14:paraId="2BBB968F" w14:textId="48923040" w:rsidR="00DE2451" w:rsidRDefault="00422F0A" w:rsidP="004E4907">
      <w:r>
        <w:t xml:space="preserve">Des Weiteren können neben Fehlern auch Performance-Probleme auftreten, die sich erst bei der Ausführung auf der Endanwender-Umgebung bemerkbar machen. Das Werkzeug welches Unity dem Entwickler hier an die Hand legt ist der Profiler. Dieser gibt Auskunft über die Performance, was z.B. die CPU- oder GPU-Nutzung betrifft. Auch die Analyse von ausgeführten Skripten ist hier möglich </w:t>
      </w:r>
      <w:r w:rsidR="009257FB">
        <w:t>[Sei14].</w:t>
      </w:r>
    </w:p>
    <w:p w14:paraId="2B51DEC5" w14:textId="3364FD3E" w:rsidR="005529B1" w:rsidRDefault="00C90790" w:rsidP="004E4907">
      <w:r>
        <w:rPr>
          <w:noProof/>
        </w:rPr>
        <w:lastRenderedPageBreak/>
        <mc:AlternateContent>
          <mc:Choice Requires="wps">
            <w:drawing>
              <wp:anchor distT="0" distB="0" distL="114300" distR="114300" simplePos="0" relativeHeight="251742208" behindDoc="0" locked="0" layoutInCell="1" allowOverlap="1" wp14:anchorId="306A8D36" wp14:editId="4D34B481">
                <wp:simplePos x="0" y="0"/>
                <wp:positionH relativeFrom="column">
                  <wp:posOffset>4427220</wp:posOffset>
                </wp:positionH>
                <wp:positionV relativeFrom="paragraph">
                  <wp:posOffset>3034665</wp:posOffset>
                </wp:positionV>
                <wp:extent cx="1353820" cy="700405"/>
                <wp:effectExtent l="0" t="0" r="0" b="4445"/>
                <wp:wrapTopAndBottom/>
                <wp:docPr id="42" name="Textfeld 42"/>
                <wp:cNvGraphicFramePr/>
                <a:graphic xmlns:a="http://schemas.openxmlformats.org/drawingml/2006/main">
                  <a:graphicData uri="http://schemas.microsoft.com/office/word/2010/wordprocessingShape">
                    <wps:wsp>
                      <wps:cNvSpPr txBox="1"/>
                      <wps:spPr>
                        <a:xfrm>
                          <a:off x="0" y="0"/>
                          <a:ext cx="1353820" cy="700405"/>
                        </a:xfrm>
                        <a:prstGeom prst="rect">
                          <a:avLst/>
                        </a:prstGeom>
                        <a:solidFill>
                          <a:prstClr val="white"/>
                        </a:solidFill>
                        <a:ln>
                          <a:noFill/>
                        </a:ln>
                        <a:effectLst/>
                      </wps:spPr>
                      <wps:txbx>
                        <w:txbxContent>
                          <w:p w14:paraId="4B88C3A4" w14:textId="288F4B65" w:rsidR="00170A67" w:rsidRPr="00372DB1" w:rsidRDefault="00170A67" w:rsidP="00DE2451">
                            <w:pPr>
                              <w:pStyle w:val="Beschriftung"/>
                              <w:jc w:val="left"/>
                              <w:rPr>
                                <w:noProof/>
                                <w:sz w:val="24"/>
                                <w:szCs w:val="24"/>
                              </w:rPr>
                            </w:pPr>
                            <w:bookmarkStart w:id="89" w:name="_Toc410738520"/>
                            <w:r>
                              <w:t xml:space="preserve">Abb. </w:t>
                            </w:r>
                            <w:r w:rsidR="00CA0EFB">
                              <w:fldChar w:fldCharType="begin"/>
                            </w:r>
                            <w:r w:rsidR="00CA0EFB">
                              <w:instrText xml:space="preserve"> STYLEREF 1 \s </w:instrText>
                            </w:r>
                            <w:r w:rsidR="00CA0EFB">
                              <w:fldChar w:fldCharType="separate"/>
                            </w:r>
                            <w:r>
                              <w:rPr>
                                <w:noProof/>
                              </w:rPr>
                              <w:t>2</w:t>
                            </w:r>
                            <w:r w:rsidR="00CA0EFB">
                              <w:rPr>
                                <w:noProof/>
                              </w:rPr>
                              <w:fldChar w:fldCharType="end"/>
                            </w:r>
                            <w:r>
                              <w:t>.</w:t>
                            </w:r>
                            <w:r w:rsidR="00CA0EFB">
                              <w:fldChar w:fldCharType="begin"/>
                            </w:r>
                            <w:r w:rsidR="00CA0EFB">
                              <w:instrText xml:space="preserve"> SEQ Abb. \* ARABIC \s 1 </w:instrText>
                            </w:r>
                            <w:r w:rsidR="00CA0EFB">
                              <w:fldChar w:fldCharType="separate"/>
                            </w:r>
                            <w:r>
                              <w:rPr>
                                <w:noProof/>
                              </w:rPr>
                              <w:t>14</w:t>
                            </w:r>
                            <w:r w:rsidR="00CA0EFB">
                              <w:rPr>
                                <w:noProof/>
                              </w:rPr>
                              <w:fldChar w:fldCharType="end"/>
                            </w:r>
                            <w:r>
                              <w:t xml:space="preserve"> Ansicht des Profilers: Darstellung der Performance eines Tesgerätes</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8D36" id="Textfeld 42" o:spid="_x0000_s1037" type="#_x0000_t202" style="position:absolute;left:0;text-align:left;margin-left:348.6pt;margin-top:238.95pt;width:106.6pt;height:55.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" stroked="f">
                <v:textbox inset="0,0,0,0">
                  <w:txbxContent>
                    <w:p w14:paraId="4B88C3A4" w14:textId="288F4B65" w:rsidR="00170A67" w:rsidRPr="00372DB1" w:rsidRDefault="00170A67" w:rsidP="00DE2451">
                      <w:pPr>
                        <w:pStyle w:val="Beschriftung"/>
                        <w:jc w:val="left"/>
                        <w:rPr>
                          <w:noProof/>
                          <w:sz w:val="24"/>
                          <w:szCs w:val="24"/>
                        </w:rPr>
                      </w:pPr>
                      <w:bookmarkStart w:id="99" w:name="_Toc410738520"/>
                      <w:r>
                        <w:t xml:space="preserve">Abb. </w:t>
                      </w:r>
                      <w:fldSimple w:instr=" STYLEREF 1 \s ">
                        <w:r>
                          <w:rPr>
                            <w:noProof/>
                          </w:rPr>
                          <w:t>2</w:t>
                        </w:r>
                      </w:fldSimple>
                      <w:r>
                        <w:t>.</w:t>
                      </w:r>
                      <w:fldSimple w:instr=" SEQ Abb. \* ARABIC \s 1 ">
                        <w:r>
                          <w:rPr>
                            <w:noProof/>
                          </w:rPr>
                          <w:t>14</w:t>
                        </w:r>
                      </w:fldSimple>
                      <w:r>
                        <w:t xml:space="preserve"> Ansicht des </w:t>
                      </w:r>
                      <w:proofErr w:type="spellStart"/>
                      <w:r>
                        <w:t>Profilers</w:t>
                      </w:r>
                      <w:proofErr w:type="spellEnd"/>
                      <w:r>
                        <w:t xml:space="preserve">: Darstellung der Performance eines </w:t>
                      </w:r>
                      <w:proofErr w:type="spellStart"/>
                      <w:r>
                        <w:t>Tesgerätes</w:t>
                      </w:r>
                      <w:bookmarkEnd w:id="99"/>
                      <w:proofErr w:type="spellEnd"/>
                    </w:p>
                  </w:txbxContent>
                </v:textbox>
                <w10:wrap type="topAndBottom"/>
              </v:shape>
            </w:pict>
          </mc:Fallback>
        </mc:AlternateContent>
      </w:r>
      <w:r>
        <w:rPr>
          <w:noProof/>
        </w:rPr>
        <w:drawing>
          <wp:anchor distT="0" distB="0" distL="114300" distR="114300" simplePos="0" relativeHeight="251740160" behindDoc="0" locked="0" layoutInCell="1" allowOverlap="1" wp14:anchorId="7FC0B97D" wp14:editId="04707361">
            <wp:simplePos x="0" y="0"/>
            <wp:positionH relativeFrom="column">
              <wp:posOffset>3810</wp:posOffset>
            </wp:positionH>
            <wp:positionV relativeFrom="paragraph">
              <wp:posOffset>0</wp:posOffset>
            </wp:positionV>
            <wp:extent cx="4316730" cy="3754755"/>
            <wp:effectExtent l="0" t="0" r="7620" b="0"/>
            <wp:wrapTopAndBottom/>
            <wp:docPr id="41" name="Grafik 41" descr="C:\projects\_ba\doc\img\prof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rojects\_ba\doc\img\profiler.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16730" cy="3754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F12AD2" w14:textId="11EE61A7" w:rsidR="00683DAD" w:rsidRDefault="0025586E" w:rsidP="00683DAD">
      <w:r>
        <w:t>Da sich die Entwicklung der prototypischen App auf Android konzentriert bietet sich eine weitere Möglichkeit der Analyse von einer laufenden Anwendung. Die Android Debug Bridge (ADB)</w:t>
      </w:r>
      <w:r w:rsidR="00210C03">
        <w:t xml:space="preserve"> erlaubt eine Fehlersuche und</w:t>
      </w:r>
      <w:r w:rsidR="00683DAD">
        <w:t xml:space="preserve"> Ausgaben zur Laufzeit der App. So kann über einen Aufruf </w:t>
      </w:r>
      <w:r w:rsidR="007C0373">
        <w:t>i</w:t>
      </w:r>
      <w:r w:rsidR="00683DAD">
        <w:t>n der Windows Kommandozeile eine Echzeitüberwachung und Ausgabe gestartet werden.</w:t>
      </w:r>
      <w:r w:rsidR="00592796">
        <w:t xml:space="preserve"> Di</w:t>
      </w:r>
      <w:r w:rsidR="00683DAD">
        <w:t>eser Aufruf erfolgt mithilfe von logcat</w:t>
      </w:r>
      <w:r w:rsidR="007E5DAC">
        <w:t xml:space="preserve">, dem Logging System von Android. </w:t>
      </w:r>
      <w:r w:rsidR="00A81687">
        <w:t>Diese</w:t>
      </w:r>
      <w:r w:rsidR="007E5DAC">
        <w:t xml:space="preserve"> gibt dann alles aus, was auf dem Gerät passiert und lässt sich über bestimmte Parameter auf Ausgaben von Unity reduzieren </w:t>
      </w:r>
      <w:r w:rsidR="00D52B1D">
        <w:t>[Fin13]</w:t>
      </w:r>
      <w:r w:rsidR="007E5DAC">
        <w:t>[@ADB][@Cat]</w:t>
      </w:r>
      <w:r w:rsidR="00502EF6">
        <w:t>.</w:t>
      </w:r>
    </w:p>
    <w:p w14:paraId="22C88E63" w14:textId="77777777" w:rsidR="00683DAD" w:rsidRDefault="00683DAD" w:rsidP="00683DAD"/>
    <w:p w14:paraId="18D0F04A" w14:textId="295B8BE7" w:rsidR="00422F0A" w:rsidRDefault="00683DAD" w:rsidP="00683DAD">
      <w:pPr>
        <w:pStyle w:val="Code"/>
      </w:pPr>
      <w:r>
        <w:t>adb logcat</w:t>
      </w:r>
    </w:p>
    <w:p w14:paraId="45CB7530" w14:textId="5763A834" w:rsidR="00683DAD" w:rsidRDefault="00683DAD" w:rsidP="00683DAD">
      <w:pPr>
        <w:pStyle w:val="Code"/>
      </w:pPr>
      <w:r>
        <w:t>adb logcat –s Unity</w:t>
      </w:r>
    </w:p>
    <w:p w14:paraId="6CBE30D1" w14:textId="04CB79A5" w:rsidR="00683DAD" w:rsidRDefault="00683DAD" w:rsidP="00683DAD">
      <w:pPr>
        <w:pStyle w:val="Code"/>
      </w:pPr>
      <w:r>
        <w:t>adb logcat</w:t>
      </w:r>
      <w:r w:rsidR="007E5DAC">
        <w:t xml:space="preserve"> –s Unity ActivityManager PackageManager dalvikvm DEBUG</w:t>
      </w:r>
    </w:p>
    <w:p w14:paraId="2F7691EF" w14:textId="25E5D69A" w:rsidR="00A81687" w:rsidRDefault="007E5DAC" w:rsidP="007E5DAC">
      <w:pPr>
        <w:pStyle w:val="Beschriftung"/>
      </w:pPr>
      <w:bookmarkStart w:id="90" w:name="_Toc410738548"/>
      <w:r>
        <w:t xml:space="preserve">Listing </w:t>
      </w:r>
      <w:r w:rsidR="00CA0EFB">
        <w:fldChar w:fldCharType="begin"/>
      </w:r>
      <w:r w:rsidR="00CA0EFB">
        <w:instrText xml:space="preserve"> STYLEREF 1 \s </w:instrText>
      </w:r>
      <w:r w:rsidR="00CA0EFB">
        <w:fldChar w:fldCharType="separate"/>
      </w:r>
      <w:r w:rsidR="00170A67">
        <w:rPr>
          <w:noProof/>
        </w:rPr>
        <w:t>2</w:t>
      </w:r>
      <w:r w:rsidR="00CA0EFB">
        <w:rPr>
          <w:noProof/>
        </w:rPr>
        <w:fldChar w:fldCharType="end"/>
      </w:r>
      <w:r w:rsidR="00496AA0">
        <w:t>.</w:t>
      </w:r>
      <w:r w:rsidR="00CA0EFB">
        <w:fldChar w:fldCharType="begin"/>
      </w:r>
      <w:r w:rsidR="00CA0EFB">
        <w:instrText xml:space="preserve"> SEQ Listing \* ARABIC \s 1 </w:instrText>
      </w:r>
      <w:r w:rsidR="00CA0EFB">
        <w:fldChar w:fldCharType="separate"/>
      </w:r>
      <w:r w:rsidR="00170A67">
        <w:rPr>
          <w:noProof/>
        </w:rPr>
        <w:t>15</w:t>
      </w:r>
      <w:r w:rsidR="00CA0EFB">
        <w:rPr>
          <w:noProof/>
        </w:rPr>
        <w:fldChar w:fldCharType="end"/>
      </w:r>
      <w:r>
        <w:t xml:space="preserve"> Logging über adb logcat</w:t>
      </w:r>
      <w:bookmarkEnd w:id="90"/>
    </w:p>
    <w:p w14:paraId="4F81053C" w14:textId="77777777" w:rsidR="00A81687" w:rsidRDefault="00A81687">
      <w:pPr>
        <w:spacing w:before="0" w:after="0" w:line="240" w:lineRule="auto"/>
        <w:jc w:val="left"/>
        <w:rPr>
          <w:b/>
          <w:bCs/>
          <w:sz w:val="20"/>
          <w:szCs w:val="20"/>
        </w:rPr>
      </w:pPr>
      <w:r>
        <w:br w:type="page"/>
      </w:r>
    </w:p>
    <w:p w14:paraId="2C414F37" w14:textId="76D5065C" w:rsidR="00E84638" w:rsidRDefault="00C73C00" w:rsidP="00E84638">
      <w:pPr>
        <w:pStyle w:val="berschrift3"/>
      </w:pPr>
      <w:bookmarkStart w:id="91" w:name="_Toc410738452"/>
      <w:r>
        <w:lastRenderedPageBreak/>
        <w:t>Build Prozess</w:t>
      </w:r>
      <w:bookmarkEnd w:id="91"/>
    </w:p>
    <w:p w14:paraId="15701534" w14:textId="77777777" w:rsidR="002313A5" w:rsidRDefault="002313A5" w:rsidP="002313A5"/>
    <w:p w14:paraId="2CEB7AA1" w14:textId="0256D23F" w:rsidR="00B83673" w:rsidRDefault="00B83673" w:rsidP="00A73DA2">
      <w:r>
        <w:t xml:space="preserve">Um eine fertige App nun zu Erstellen und auf ein mobiles Gerät zu bringen, werden die Build Settings genutzt. </w:t>
      </w:r>
      <w:r w:rsidR="00101CD4">
        <w:t>Man kann hier</w:t>
      </w:r>
      <w:r>
        <w:t xml:space="preserve"> Einstellungen bezüglich des Zielbetriebssystems </w:t>
      </w:r>
      <w:r w:rsidR="00101CD4">
        <w:t>vornehmen</w:t>
      </w:r>
      <w:r>
        <w:t>. Bei mobilen Geräten muss dieses per USB an den PC angeschlossen sein</w:t>
      </w:r>
      <w:r w:rsidR="00070602">
        <w:t xml:space="preserve"> [Sei14]</w:t>
      </w:r>
      <w:r>
        <w:t>.</w:t>
      </w:r>
    </w:p>
    <w:p w14:paraId="39191757" w14:textId="4B861509" w:rsidR="00B83673" w:rsidRDefault="00B83673" w:rsidP="002313A5"/>
    <w:p w14:paraId="7AE41CFC" w14:textId="1C38E32A" w:rsidR="00A73DA2" w:rsidRDefault="00D160ED" w:rsidP="00A73DA2">
      <w:pPr>
        <w:spacing w:before="0" w:after="0" w:line="240" w:lineRule="auto"/>
        <w:jc w:val="left"/>
      </w:pPr>
      <w:r>
        <w:rPr>
          <w:noProof/>
        </w:rPr>
        <mc:AlternateContent>
          <mc:Choice Requires="wps">
            <w:drawing>
              <wp:anchor distT="0" distB="0" distL="114300" distR="114300" simplePos="0" relativeHeight="251730944" behindDoc="0" locked="0" layoutInCell="1" allowOverlap="1" wp14:anchorId="1B63F781" wp14:editId="21BEAD7E">
                <wp:simplePos x="0" y="0"/>
                <wp:positionH relativeFrom="column">
                  <wp:posOffset>3509106</wp:posOffset>
                </wp:positionH>
                <wp:positionV relativeFrom="paragraph">
                  <wp:posOffset>3357209</wp:posOffset>
                </wp:positionV>
                <wp:extent cx="1974850" cy="396240"/>
                <wp:effectExtent l="0" t="0" r="6350" b="3810"/>
                <wp:wrapTopAndBottom/>
                <wp:docPr id="38" name="Textfeld 38"/>
                <wp:cNvGraphicFramePr/>
                <a:graphic xmlns:a="http://schemas.openxmlformats.org/drawingml/2006/main">
                  <a:graphicData uri="http://schemas.microsoft.com/office/word/2010/wordprocessingShape">
                    <wps:wsp>
                      <wps:cNvSpPr txBox="1"/>
                      <wps:spPr>
                        <a:xfrm>
                          <a:off x="0" y="0"/>
                          <a:ext cx="1974850" cy="396240"/>
                        </a:xfrm>
                        <a:prstGeom prst="rect">
                          <a:avLst/>
                        </a:prstGeom>
                        <a:solidFill>
                          <a:prstClr val="white"/>
                        </a:solidFill>
                        <a:ln>
                          <a:noFill/>
                        </a:ln>
                        <a:effectLst/>
                      </wps:spPr>
                      <wps:txbx>
                        <w:txbxContent>
                          <w:p w14:paraId="0FFC81D4" w14:textId="2D48BFC5" w:rsidR="00170A67" w:rsidRDefault="00170A67" w:rsidP="00B83673">
                            <w:pPr>
                              <w:pStyle w:val="Beschriftung"/>
                              <w:jc w:val="left"/>
                            </w:pPr>
                            <w:bookmarkStart w:id="92" w:name="_Toc410738521"/>
                            <w:r>
                              <w:t xml:space="preserve">Abb. </w:t>
                            </w:r>
                            <w:r w:rsidR="00CA0EFB">
                              <w:fldChar w:fldCharType="begin"/>
                            </w:r>
                            <w:r w:rsidR="00CA0EFB">
                              <w:instrText xml:space="preserve"> STYLEREF 1 \s </w:instrText>
                            </w:r>
                            <w:r w:rsidR="00CA0EFB">
                              <w:fldChar w:fldCharType="separate"/>
                            </w:r>
                            <w:r>
                              <w:rPr>
                                <w:noProof/>
                              </w:rPr>
                              <w:t>2</w:t>
                            </w:r>
                            <w:r w:rsidR="00CA0EFB">
                              <w:rPr>
                                <w:noProof/>
                              </w:rPr>
                              <w:fldChar w:fldCharType="end"/>
                            </w:r>
                            <w:r>
                              <w:t>.</w:t>
                            </w:r>
                            <w:r w:rsidR="00CA0EFB">
                              <w:fldChar w:fldCharType="begin"/>
                            </w:r>
                            <w:r w:rsidR="00CA0EFB">
                              <w:instrText xml:space="preserve"> SEQ Abb. \* ARABIC \s 1 </w:instrText>
                            </w:r>
                            <w:r w:rsidR="00CA0EFB">
                              <w:fldChar w:fldCharType="separate"/>
                            </w:r>
                            <w:r>
                              <w:rPr>
                                <w:noProof/>
                              </w:rPr>
                              <w:t>15</w:t>
                            </w:r>
                            <w:r w:rsidR="00CA0EFB">
                              <w:rPr>
                                <w:noProof/>
                              </w:rPr>
                              <w:fldChar w:fldCharType="end"/>
                            </w:r>
                            <w:r>
                              <w:t xml:space="preserve"> Ansicht der Build Settings für Android</w:t>
                            </w:r>
                            <w:bookmarkEnd w:id="92"/>
                          </w:p>
                          <w:p w14:paraId="3F32825C" w14:textId="77777777" w:rsidR="00170A67" w:rsidRPr="00A73DA2" w:rsidRDefault="00170A67" w:rsidP="00A73DA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3F781" id="Textfeld 38" o:spid="_x0000_s1038" type="#_x0000_t202" style="position:absolute;margin-left:276.3pt;margin-top:264.35pt;width:155.5pt;height:31.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" stroked="f">
                <v:textbox inset="0,0,0,0">
                  <w:txbxContent>
                    <w:p w14:paraId="0FFC81D4" w14:textId="2D48BFC5" w:rsidR="00170A67" w:rsidRDefault="00170A67" w:rsidP="00B83673">
                      <w:pPr>
                        <w:pStyle w:val="Beschriftung"/>
                        <w:jc w:val="left"/>
                      </w:pPr>
                      <w:bookmarkStart w:id="103" w:name="_Toc410738521"/>
                      <w:r>
                        <w:t xml:space="preserve">Abb. </w:t>
                      </w:r>
                      <w:fldSimple w:instr=" STYLEREF 1 \s ">
                        <w:r>
                          <w:rPr>
                            <w:noProof/>
                          </w:rPr>
                          <w:t>2</w:t>
                        </w:r>
                      </w:fldSimple>
                      <w:r>
                        <w:t>.</w:t>
                      </w:r>
                      <w:fldSimple w:instr=" SEQ Abb. \* ARABIC \s 1 ">
                        <w:r>
                          <w:rPr>
                            <w:noProof/>
                          </w:rPr>
                          <w:t>15</w:t>
                        </w:r>
                      </w:fldSimple>
                      <w:r>
                        <w:t xml:space="preserve"> Ansicht der </w:t>
                      </w:r>
                      <w:proofErr w:type="spellStart"/>
                      <w:r>
                        <w:t>Build</w:t>
                      </w:r>
                      <w:proofErr w:type="spellEnd"/>
                      <w:r>
                        <w:t xml:space="preserve"> Settings für Android</w:t>
                      </w:r>
                      <w:bookmarkEnd w:id="103"/>
                    </w:p>
                    <w:p w14:paraId="3F32825C" w14:textId="77777777" w:rsidR="00170A67" w:rsidRPr="00A73DA2" w:rsidRDefault="00170A67" w:rsidP="00A73DA2"/>
                  </w:txbxContent>
                </v:textbox>
                <w10:wrap type="topAndBottom"/>
              </v:shape>
            </w:pict>
          </mc:Fallback>
        </mc:AlternateContent>
      </w:r>
      <w:r w:rsidR="00B83673">
        <w:rPr>
          <w:noProof/>
        </w:rPr>
        <w:drawing>
          <wp:anchor distT="0" distB="0" distL="114300" distR="114300" simplePos="0" relativeHeight="251728896" behindDoc="0" locked="0" layoutInCell="1" allowOverlap="1" wp14:anchorId="62026760" wp14:editId="14164FCF">
            <wp:simplePos x="0" y="0"/>
            <wp:positionH relativeFrom="column">
              <wp:posOffset>-1833</wp:posOffset>
            </wp:positionH>
            <wp:positionV relativeFrom="paragraph">
              <wp:posOffset>-3271</wp:posOffset>
            </wp:positionV>
            <wp:extent cx="3453465" cy="3752491"/>
            <wp:effectExtent l="0" t="0" r="0" b="635"/>
            <wp:wrapTopAndBottom/>
            <wp:docPr id="34" name="Grafik 34" descr="C:\projects\_ba\doc\img\build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jects\_ba\doc\img\build_setting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53465" cy="37524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115F7D" w14:textId="2DC2DEEF" w:rsidR="00B83673" w:rsidRPr="002313A5" w:rsidRDefault="00070602" w:rsidP="00A73DA2">
      <w:r>
        <w:t xml:space="preserve">In den Build Settings können neben der Zielplattform auch die zu nutzenden Szenen sowie Einstellungen für das Debuggen und die Performancebeobachtung gemacht werden. Um eine App am Beispiel von Android nun auf das Testgerät zu übertragen, </w:t>
      </w:r>
      <w:r w:rsidR="00101CD4">
        <w:t>wird</w:t>
      </w:r>
      <w:r>
        <w:t xml:space="preserve"> Build and Run betätigt. Dadurch erzeugt Unity eine entsprechende Datei, bei Android .apk</w:t>
      </w:r>
      <w:r w:rsidR="00287475">
        <w:t>,</w:t>
      </w:r>
      <w:r>
        <w:t xml:space="preserve"> auf dem PC und überträg</w:t>
      </w:r>
      <w:r w:rsidR="00287475">
        <w:t>t die</w:t>
      </w:r>
      <w:r>
        <w:t>selbe</w:t>
      </w:r>
      <w:r w:rsidR="00287475">
        <w:t xml:space="preserve"> auf das Testgerät [Sei14].</w:t>
      </w:r>
    </w:p>
    <w:p w14:paraId="6CE508E2" w14:textId="24C26DEF" w:rsidR="0015703F" w:rsidRDefault="0015703F" w:rsidP="0015703F"/>
    <w:p w14:paraId="38290A4C" w14:textId="77777777" w:rsidR="0015703F" w:rsidRPr="00FD2A51" w:rsidRDefault="0015703F" w:rsidP="00FD2A51">
      <w:pPr>
        <w:sectPr w:rsidR="0015703F" w:rsidRPr="00FD2A51" w:rsidSect="00CF380C">
          <w:pgSz w:w="11906" w:h="16838" w:code="9"/>
          <w:pgMar w:top="1531" w:right="1418" w:bottom="1701" w:left="1701" w:header="510" w:footer="624" w:gutter="0"/>
          <w:cols w:space="708"/>
          <w:docGrid w:linePitch="360"/>
        </w:sectPr>
      </w:pPr>
    </w:p>
    <w:bookmarkStart w:id="93" w:name="_Toc410738453"/>
    <w:p w14:paraId="1B470396" w14:textId="0769E0F2" w:rsidR="006A3E8E" w:rsidRDefault="00572448" w:rsidP="006A3E8E">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5648" behindDoc="1" locked="0" layoutInCell="1" allowOverlap="1" wp14:anchorId="7A3EED99" wp14:editId="61BC70B7">
                <wp:simplePos x="0" y="0"/>
                <wp:positionH relativeFrom="page">
                  <wp:align>left</wp:align>
                </wp:positionH>
                <wp:positionV relativeFrom="paragraph">
                  <wp:posOffset>-439102</wp:posOffset>
                </wp:positionV>
                <wp:extent cx="436247" cy="1507490"/>
                <wp:effectExtent l="0" t="2222" r="0" b="0"/>
                <wp:wrapNone/>
                <wp:docPr id="15" name="Rechteck 1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28A4B" id="Rechteck 15" o:spid="_x0000_s1026" style="position:absolute;margin-left:0;margin-top:-34.55pt;width:34.35pt;height:118.7pt;rotation:90;z-index:-251640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WP4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c&#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BJOWP4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FA7E5E">
        <w:t>A</w:t>
      </w:r>
      <w:r w:rsidR="00DA2366">
        <w:t>nalyse</w:t>
      </w:r>
      <w:bookmarkEnd w:id="93"/>
    </w:p>
    <w:p w14:paraId="5047AA1A" w14:textId="77777777" w:rsidR="00E20D0E" w:rsidRDefault="00E20D0E" w:rsidP="00B729AB"/>
    <w:p w14:paraId="4E3271EC" w14:textId="77777777" w:rsidR="00643B3C" w:rsidRDefault="00643B3C" w:rsidP="00B729AB"/>
    <w:p w14:paraId="16DE25AD" w14:textId="11C77B8E" w:rsidR="00947303" w:rsidRDefault="00E20D0E" w:rsidP="002E2470">
      <w:r>
        <w:t xml:space="preserve">In diesem Abschnitt findet eine Analyse der umzusetzenden prototypischen Applikation </w:t>
      </w:r>
      <w:r w:rsidR="0003518C">
        <w:t xml:space="preserve">sowie des Controllers statt. Die Evaluation des Controllers ist in den Abschnitten 4 und 5 zu finden. Dieser Teil soll </w:t>
      </w:r>
      <w:r w:rsidR="00830E64">
        <w:t>der</w:t>
      </w:r>
      <w:r w:rsidR="0003518C">
        <w:t xml:space="preserve"> </w:t>
      </w:r>
      <w:r w:rsidR="00830E64">
        <w:t>Abgrenzung</w:t>
      </w:r>
      <w:r w:rsidR="0003518C">
        <w:t xml:space="preserve"> dienen und einen Überblick über die Anforderungen an das umzusetzende Produkt geben</w:t>
      </w:r>
      <w:r>
        <w:t xml:space="preserve">. Dabei wird auf </w:t>
      </w:r>
      <w:r w:rsidR="003E0D58">
        <w:t>die Erkenntnisse</w:t>
      </w:r>
      <w:r>
        <w:t xml:space="preserve"> aus dem Vorbericht</w:t>
      </w:r>
      <w:r w:rsidR="00C76A07">
        <w:t xml:space="preserve"> [Bus14] aufgebaut.</w:t>
      </w:r>
    </w:p>
    <w:p w14:paraId="73CF74F4" w14:textId="77777777" w:rsidR="00BA63F5" w:rsidRPr="00B729AB" w:rsidRDefault="00BA63F5" w:rsidP="00B729AB"/>
    <w:p w14:paraId="5760E462" w14:textId="61C56D19" w:rsidR="00DE50F4" w:rsidRDefault="00666D27" w:rsidP="00DE50F4">
      <w:pPr>
        <w:pStyle w:val="berschrift2"/>
      </w:pPr>
      <w:bookmarkStart w:id="94" w:name="_Toc410738454"/>
      <w:r>
        <w:t>Systemidee</w:t>
      </w:r>
      <w:bookmarkEnd w:id="94"/>
      <w:r w:rsidR="00794E2A">
        <w:t xml:space="preserve"> </w:t>
      </w:r>
    </w:p>
    <w:p w14:paraId="75016D0A" w14:textId="77777777" w:rsidR="00AB555B" w:rsidRPr="00AB555B" w:rsidRDefault="00AB555B" w:rsidP="00AB555B"/>
    <w:p w14:paraId="52637816" w14:textId="372931F2" w:rsidR="002633DF" w:rsidRDefault="00C90299" w:rsidP="002633DF">
      <w:r>
        <w:t>Die Idee ist es einen Controller zu evaluieren, der eine prototypische VR-App aus Sich</w:t>
      </w:r>
      <w:r w:rsidR="00BC53BD">
        <w:t xml:space="preserve">t des Nutzers steuern kann. Weiterhin </w:t>
      </w:r>
      <w:r w:rsidR="002C1142">
        <w:t>sollen</w:t>
      </w:r>
      <w:r>
        <w:t xml:space="preserve"> mögliche in der Entwicklung befindliche oder theoretische Ansätze betrachtet und mit einbezogen</w:t>
      </w:r>
      <w:r w:rsidR="002C1142">
        <w:t xml:space="preserve"> werden</w:t>
      </w:r>
      <w:r>
        <w:t>.</w:t>
      </w:r>
    </w:p>
    <w:p w14:paraId="1ACD9CA8" w14:textId="77777777" w:rsidR="00947303" w:rsidRPr="002633DF" w:rsidRDefault="00947303" w:rsidP="002633DF"/>
    <w:p w14:paraId="012A6225" w14:textId="61646FCC" w:rsidR="00DE50F4" w:rsidRDefault="00DE50F4" w:rsidP="00DE50F4">
      <w:pPr>
        <w:pStyle w:val="berschrift2"/>
      </w:pPr>
      <w:bookmarkStart w:id="95" w:name="_Toc410738455"/>
      <w:r>
        <w:t>Stakeholder</w:t>
      </w:r>
      <w:bookmarkEnd w:id="95"/>
    </w:p>
    <w:p w14:paraId="65018515" w14:textId="77777777" w:rsidR="00727B60" w:rsidRDefault="00727B60" w:rsidP="00727B60"/>
    <w:p w14:paraId="065B53C5" w14:textId="50D956F1" w:rsidR="00727B60" w:rsidRPr="00727B60" w:rsidRDefault="00727B60" w:rsidP="00727B60">
      <w:r>
        <w:t>Die Rolle der Stakeholder ist minimal, da die gewonnenen Erkenntnisse in kein aktuelles in der Entwicklung befindliches Projekt miteinfließen. Folgende Tabelle stellt eine Übersicht über vorhandene Stakeholder und deren Einfluss dar.</w:t>
      </w:r>
    </w:p>
    <w:p w14:paraId="09FCD1C6" w14:textId="77777777" w:rsidR="00830E64" w:rsidRPr="00F178B8" w:rsidRDefault="00830E64" w:rsidP="00F178B8"/>
    <w:tbl>
      <w:tblPr>
        <w:tblStyle w:val="EinfacheTabelle2"/>
        <w:tblW w:w="0" w:type="auto"/>
        <w:shd w:val="clear" w:color="auto" w:fill="AAAFB6"/>
        <w:tblLook w:val="04A0" w:firstRow="1" w:lastRow="0" w:firstColumn="1" w:lastColumn="0" w:noHBand="0" w:noVBand="1"/>
      </w:tblPr>
      <w:tblGrid>
        <w:gridCol w:w="1418"/>
        <w:gridCol w:w="2410"/>
        <w:gridCol w:w="2409"/>
        <w:gridCol w:w="2540"/>
      </w:tblGrid>
      <w:tr w:rsidR="00F44104" w14:paraId="200DCD42" w14:textId="77777777" w:rsidTr="008D16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AAAFB6"/>
          </w:tcPr>
          <w:p w14:paraId="7AFF525C" w14:textId="76DD242D" w:rsidR="00F44104" w:rsidRDefault="00F44104" w:rsidP="002633DF">
            <w:r>
              <w:t>Rolle</w:t>
            </w:r>
          </w:p>
        </w:tc>
        <w:tc>
          <w:tcPr>
            <w:tcW w:w="2410" w:type="dxa"/>
            <w:shd w:val="clear" w:color="auto" w:fill="AAAFB6"/>
          </w:tcPr>
          <w:p w14:paraId="300789E3" w14:textId="1CC1C1FE" w:rsidR="00F44104" w:rsidRDefault="00F44104" w:rsidP="002633DF">
            <w:pPr>
              <w:cnfStyle w:val="100000000000" w:firstRow="1" w:lastRow="0" w:firstColumn="0" w:lastColumn="0" w:oddVBand="0" w:evenVBand="0" w:oddHBand="0" w:evenHBand="0" w:firstRowFirstColumn="0" w:firstRowLastColumn="0" w:lastRowFirstColumn="0" w:lastRowLastColumn="0"/>
            </w:pPr>
            <w:r>
              <w:t>Beschreibung</w:t>
            </w:r>
          </w:p>
        </w:tc>
        <w:tc>
          <w:tcPr>
            <w:tcW w:w="2409" w:type="dxa"/>
            <w:shd w:val="clear" w:color="auto" w:fill="AAAFB6"/>
          </w:tcPr>
          <w:p w14:paraId="2C4183B0" w14:textId="1EF3B5B7" w:rsidR="00F44104" w:rsidRDefault="000C0136" w:rsidP="002633DF">
            <w:pPr>
              <w:cnfStyle w:val="100000000000" w:firstRow="1" w:lastRow="0" w:firstColumn="0" w:lastColumn="0" w:oddVBand="0" w:evenVBand="0" w:oddHBand="0" w:evenHBand="0" w:firstRowFirstColumn="0" w:firstRowLastColumn="0" w:lastRowFirstColumn="0" w:lastRowLastColumn="0"/>
            </w:pPr>
            <w:r>
              <w:t>Wissen</w:t>
            </w:r>
          </w:p>
        </w:tc>
        <w:tc>
          <w:tcPr>
            <w:tcW w:w="2540" w:type="dxa"/>
            <w:shd w:val="clear" w:color="auto" w:fill="AAAFB6"/>
          </w:tcPr>
          <w:p w14:paraId="6865AF95" w14:textId="4EBC4658" w:rsidR="00F44104" w:rsidRDefault="00830E64" w:rsidP="002633DF">
            <w:pPr>
              <w:cnfStyle w:val="100000000000" w:firstRow="1" w:lastRow="0" w:firstColumn="0" w:lastColumn="0" w:oddVBand="0" w:evenVBand="0" w:oddHBand="0" w:evenHBand="0" w:firstRowFirstColumn="0" w:firstRowLastColumn="0" w:lastRowFirstColumn="0" w:lastRowLastColumn="0"/>
            </w:pPr>
            <w:r>
              <w:t>Relevanz</w:t>
            </w:r>
          </w:p>
        </w:tc>
      </w:tr>
      <w:tr w:rsidR="000C0136" w14:paraId="08817D75" w14:textId="77777777" w:rsidTr="008D1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FFFFF" w:themeFill="background1"/>
          </w:tcPr>
          <w:p w14:paraId="78ED5816" w14:textId="5967717E" w:rsidR="000C0136" w:rsidRPr="000C0136" w:rsidRDefault="007E3301" w:rsidP="00EF1D1C">
            <w:pPr>
              <w:jc w:val="left"/>
              <w:rPr>
                <w:b w:val="0"/>
              </w:rPr>
            </w:pPr>
            <w:r>
              <w:rPr>
                <w:b w:val="0"/>
              </w:rPr>
              <w:t>Betreuer im Unternehmen</w:t>
            </w:r>
          </w:p>
        </w:tc>
        <w:tc>
          <w:tcPr>
            <w:tcW w:w="2410" w:type="dxa"/>
            <w:shd w:val="clear" w:color="auto" w:fill="FFFFFF" w:themeFill="background1"/>
          </w:tcPr>
          <w:p w14:paraId="4459338F" w14:textId="7BAD8A8A" w:rsidR="000C0136" w:rsidRPr="000C0136" w:rsidRDefault="00BE7006" w:rsidP="00EF1D1C">
            <w:pPr>
              <w:jc w:val="left"/>
              <w:cnfStyle w:val="000000100000" w:firstRow="0" w:lastRow="0" w:firstColumn="0" w:lastColumn="0" w:oddVBand="0" w:evenVBand="0" w:oddHBand="1" w:evenHBand="0" w:firstRowFirstColumn="0" w:firstRowLastColumn="0" w:lastRowFirstColumn="0" w:lastRowLastColumn="0"/>
            </w:pPr>
            <w:r>
              <w:t xml:space="preserve">Ansprechpartner, </w:t>
            </w:r>
            <w:r w:rsidR="00EF1D1C">
              <w:t>g</w:t>
            </w:r>
            <w:r w:rsidR="006B1837">
              <w:t>ibt Ziele vor</w:t>
            </w:r>
          </w:p>
        </w:tc>
        <w:tc>
          <w:tcPr>
            <w:tcW w:w="2409" w:type="dxa"/>
            <w:shd w:val="clear" w:color="auto" w:fill="FFFFFF" w:themeFill="background1"/>
          </w:tcPr>
          <w:p w14:paraId="2D1BE09F" w14:textId="4ABE61EC" w:rsidR="000C0136" w:rsidRPr="000C0136" w:rsidRDefault="006B1837" w:rsidP="00194A31">
            <w:pPr>
              <w:jc w:val="left"/>
              <w:cnfStyle w:val="000000100000" w:firstRow="0" w:lastRow="0" w:firstColumn="0" w:lastColumn="0" w:oddVBand="0" w:evenVBand="0" w:oddHBand="1" w:evenHBand="0" w:firstRowFirstColumn="0" w:firstRowLastColumn="0" w:lastRowFirstColumn="0" w:lastRowLastColumn="0"/>
            </w:pPr>
            <w:r>
              <w:t xml:space="preserve">Kennt sich mit der Thematik </w:t>
            </w:r>
            <w:r w:rsidR="00194A31">
              <w:t>aus</w:t>
            </w:r>
          </w:p>
        </w:tc>
        <w:tc>
          <w:tcPr>
            <w:tcW w:w="2540" w:type="dxa"/>
            <w:shd w:val="clear" w:color="auto" w:fill="FFFFFF" w:themeFill="background1"/>
          </w:tcPr>
          <w:p w14:paraId="21850E47" w14:textId="04BF79E6" w:rsidR="000C0136" w:rsidRPr="000C0136" w:rsidRDefault="006B1837" w:rsidP="00EF1D1C">
            <w:pPr>
              <w:jc w:val="left"/>
              <w:cnfStyle w:val="000000100000" w:firstRow="0" w:lastRow="0" w:firstColumn="0" w:lastColumn="0" w:oddVBand="0" w:evenVBand="0" w:oddHBand="1" w:evenHBand="0" w:firstRowFirstColumn="0" w:firstRowLastColumn="0" w:lastRowFirstColumn="0" w:lastRowLastColumn="0"/>
            </w:pPr>
            <w:r>
              <w:t>Interesse an den gewonnen Erkenntnissen</w:t>
            </w:r>
            <w:r w:rsidR="00194A31">
              <w:t>, Nutzung der gewonnenen Erkenntnisse</w:t>
            </w:r>
          </w:p>
        </w:tc>
      </w:tr>
      <w:tr w:rsidR="00830E64" w14:paraId="7E54EF5A" w14:textId="77777777" w:rsidTr="008D169C">
        <w:tc>
          <w:tcPr>
            <w:cnfStyle w:val="001000000000" w:firstRow="0" w:lastRow="0" w:firstColumn="1" w:lastColumn="0" w:oddVBand="0" w:evenVBand="0" w:oddHBand="0" w:evenHBand="0" w:firstRowFirstColumn="0" w:firstRowLastColumn="0" w:lastRowFirstColumn="0" w:lastRowLastColumn="0"/>
            <w:tcW w:w="1418" w:type="dxa"/>
            <w:shd w:val="clear" w:color="auto" w:fill="FFFFFF" w:themeFill="background1"/>
          </w:tcPr>
          <w:p w14:paraId="6C9E831E" w14:textId="1B6F3CCB" w:rsidR="00830E64" w:rsidRDefault="00830E64" w:rsidP="00EF1D1C">
            <w:pPr>
              <w:jc w:val="left"/>
              <w:rPr>
                <w:b w:val="0"/>
              </w:rPr>
            </w:pPr>
            <w:r>
              <w:rPr>
                <w:b w:val="0"/>
              </w:rPr>
              <w:lastRenderedPageBreak/>
              <w:t>Betreuer an der Hochschule</w:t>
            </w:r>
          </w:p>
        </w:tc>
        <w:tc>
          <w:tcPr>
            <w:tcW w:w="2410" w:type="dxa"/>
            <w:shd w:val="clear" w:color="auto" w:fill="FFFFFF" w:themeFill="background1"/>
          </w:tcPr>
          <w:p w14:paraId="18191A4D" w14:textId="4BA8BE6E" w:rsidR="00830E64" w:rsidRPr="000C0136" w:rsidRDefault="006B1837" w:rsidP="00EF1D1C">
            <w:pPr>
              <w:jc w:val="left"/>
              <w:cnfStyle w:val="000000000000" w:firstRow="0" w:lastRow="0" w:firstColumn="0" w:lastColumn="0" w:oddVBand="0" w:evenVBand="0" w:oddHBand="0" w:evenHBand="0" w:firstRowFirstColumn="0" w:firstRowLastColumn="0" w:lastRowFirstColumn="0" w:lastRowLastColumn="0"/>
            </w:pPr>
            <w:r>
              <w:t xml:space="preserve">Ansprechpartner, </w:t>
            </w:r>
            <w:r w:rsidR="00EF1D1C">
              <w:t>hilft bei möglichen Problemen</w:t>
            </w:r>
          </w:p>
        </w:tc>
        <w:tc>
          <w:tcPr>
            <w:tcW w:w="2409" w:type="dxa"/>
            <w:shd w:val="clear" w:color="auto" w:fill="FFFFFF" w:themeFill="background1"/>
          </w:tcPr>
          <w:p w14:paraId="1612ADF4" w14:textId="343B4FFB" w:rsidR="00830E6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Grundwissen vorhanden</w:t>
            </w:r>
          </w:p>
        </w:tc>
        <w:tc>
          <w:tcPr>
            <w:tcW w:w="2540" w:type="dxa"/>
            <w:shd w:val="clear" w:color="auto" w:fill="FFFFFF" w:themeFill="background1"/>
          </w:tcPr>
          <w:p w14:paraId="65A82309" w14:textId="62782CF1" w:rsidR="00830E6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Prüft die Ergebnisse</w:t>
            </w:r>
          </w:p>
        </w:tc>
      </w:tr>
      <w:tr w:rsidR="000C0136" w14:paraId="25A3081D" w14:textId="77777777" w:rsidTr="008D1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FFFFF" w:themeFill="background1"/>
          </w:tcPr>
          <w:p w14:paraId="02061634" w14:textId="7079CC0E" w:rsidR="000C0136" w:rsidRPr="000C0136" w:rsidRDefault="007E3301" w:rsidP="00EF1D1C">
            <w:pPr>
              <w:jc w:val="left"/>
              <w:rPr>
                <w:b w:val="0"/>
              </w:rPr>
            </w:pPr>
            <w:r>
              <w:rPr>
                <w:b w:val="0"/>
              </w:rPr>
              <w:t>Firma</w:t>
            </w:r>
          </w:p>
        </w:tc>
        <w:tc>
          <w:tcPr>
            <w:tcW w:w="2410" w:type="dxa"/>
            <w:shd w:val="clear" w:color="auto" w:fill="FFFFFF" w:themeFill="background1"/>
          </w:tcPr>
          <w:p w14:paraId="3E8E6CEE" w14:textId="376114CF" w:rsidR="000C0136" w:rsidRPr="000C0136" w:rsidRDefault="00EF1D1C" w:rsidP="00EF1D1C">
            <w:pPr>
              <w:jc w:val="left"/>
              <w:cnfStyle w:val="000000100000" w:firstRow="0" w:lastRow="0" w:firstColumn="0" w:lastColumn="0" w:oddVBand="0" w:evenVBand="0" w:oddHBand="1" w:evenHBand="0" w:firstRowFirstColumn="0" w:firstRowLastColumn="0" w:lastRowFirstColumn="0" w:lastRowLastColumn="0"/>
            </w:pPr>
            <w:r>
              <w:t>Stellt Entwicklungsumgebung</w:t>
            </w:r>
          </w:p>
        </w:tc>
        <w:tc>
          <w:tcPr>
            <w:tcW w:w="2409" w:type="dxa"/>
            <w:shd w:val="clear" w:color="auto" w:fill="FFFFFF" w:themeFill="background1"/>
          </w:tcPr>
          <w:p w14:paraId="78F5CE76" w14:textId="7B3153EC" w:rsidR="000C0136" w:rsidRPr="000C0136" w:rsidRDefault="00EF1D1C" w:rsidP="00EF1D1C">
            <w:pPr>
              <w:jc w:val="left"/>
              <w:cnfStyle w:val="000000100000" w:firstRow="0" w:lastRow="0" w:firstColumn="0" w:lastColumn="0" w:oddVBand="0" w:evenVBand="0" w:oddHBand="1" w:evenHBand="0" w:firstRowFirstColumn="0" w:firstRowLastColumn="0" w:lastRowFirstColumn="0" w:lastRowLastColumn="0"/>
            </w:pPr>
            <w:r>
              <w:t>Grundwissen vorhanden</w:t>
            </w:r>
          </w:p>
        </w:tc>
        <w:tc>
          <w:tcPr>
            <w:tcW w:w="2540" w:type="dxa"/>
            <w:shd w:val="clear" w:color="auto" w:fill="FFFFFF" w:themeFill="background1"/>
          </w:tcPr>
          <w:p w14:paraId="08FE7A35" w14:textId="40B413E4" w:rsidR="000C0136" w:rsidRPr="000C0136" w:rsidRDefault="00BD672C" w:rsidP="00EF1D1C">
            <w:pPr>
              <w:jc w:val="left"/>
              <w:cnfStyle w:val="000000100000" w:firstRow="0" w:lastRow="0" w:firstColumn="0" w:lastColumn="0" w:oddVBand="0" w:evenVBand="0" w:oddHBand="1" w:evenHBand="0" w:firstRowFirstColumn="0" w:firstRowLastColumn="0" w:lastRowFirstColumn="0" w:lastRowLastColumn="0"/>
            </w:pPr>
            <w:r>
              <w:t xml:space="preserve">Interesse an Ideen oder </w:t>
            </w:r>
            <w:r w:rsidR="00EF1D1C">
              <w:t xml:space="preserve">dem </w:t>
            </w:r>
            <w:r>
              <w:t>Prototypen der Umsetzung</w:t>
            </w:r>
            <w:r w:rsidR="00194A31">
              <w:t>, Nutzung dieser</w:t>
            </w:r>
          </w:p>
        </w:tc>
      </w:tr>
      <w:tr w:rsidR="00A61A14" w14:paraId="1EC5B12D" w14:textId="77777777" w:rsidTr="008D169C">
        <w:tc>
          <w:tcPr>
            <w:cnfStyle w:val="001000000000" w:firstRow="0" w:lastRow="0" w:firstColumn="1" w:lastColumn="0" w:oddVBand="0" w:evenVBand="0" w:oddHBand="0" w:evenHBand="0" w:firstRowFirstColumn="0" w:firstRowLastColumn="0" w:lastRowFirstColumn="0" w:lastRowLastColumn="0"/>
            <w:tcW w:w="1418" w:type="dxa"/>
            <w:shd w:val="clear" w:color="auto" w:fill="FFFFFF" w:themeFill="background1"/>
          </w:tcPr>
          <w:p w14:paraId="73D0C67D" w14:textId="212AC63E" w:rsidR="00A61A14" w:rsidRDefault="00A61A14" w:rsidP="00EF1D1C">
            <w:pPr>
              <w:jc w:val="left"/>
              <w:rPr>
                <w:b w:val="0"/>
              </w:rPr>
            </w:pPr>
            <w:r>
              <w:rPr>
                <w:b w:val="0"/>
              </w:rPr>
              <w:t>Anwender</w:t>
            </w:r>
          </w:p>
        </w:tc>
        <w:tc>
          <w:tcPr>
            <w:tcW w:w="2410" w:type="dxa"/>
            <w:shd w:val="clear" w:color="auto" w:fill="FFFFFF" w:themeFill="background1"/>
          </w:tcPr>
          <w:p w14:paraId="2B5BB0CF" w14:textId="06388848" w:rsidR="00A61A1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Ist ein Benutzer des Systems</w:t>
            </w:r>
          </w:p>
        </w:tc>
        <w:tc>
          <w:tcPr>
            <w:tcW w:w="2409" w:type="dxa"/>
            <w:shd w:val="clear" w:color="auto" w:fill="FFFFFF" w:themeFill="background1"/>
          </w:tcPr>
          <w:p w14:paraId="779AB15D" w14:textId="2E6D7DD2" w:rsidR="00A61A1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Kein Wissen vorhanden</w:t>
            </w:r>
          </w:p>
        </w:tc>
        <w:tc>
          <w:tcPr>
            <w:tcW w:w="2540" w:type="dxa"/>
            <w:shd w:val="clear" w:color="auto" w:fill="FFFFFF" w:themeFill="background1"/>
          </w:tcPr>
          <w:p w14:paraId="04933786" w14:textId="19F76546" w:rsidR="00A61A14" w:rsidRPr="000C0136" w:rsidRDefault="00EF1D1C" w:rsidP="00EF1D1C">
            <w:pPr>
              <w:keepNext/>
              <w:jc w:val="left"/>
              <w:cnfStyle w:val="000000000000" w:firstRow="0" w:lastRow="0" w:firstColumn="0" w:lastColumn="0" w:oddVBand="0" w:evenVBand="0" w:oddHBand="0" w:evenHBand="0" w:firstRowFirstColumn="0" w:firstRowLastColumn="0" w:lastRowFirstColumn="0" w:lastRowLastColumn="0"/>
            </w:pPr>
            <w:r>
              <w:t>möglicher Tester der prototypischen App</w:t>
            </w:r>
          </w:p>
        </w:tc>
      </w:tr>
    </w:tbl>
    <w:p w14:paraId="0B32969F" w14:textId="3419DE20" w:rsidR="00420299" w:rsidRDefault="00727B60" w:rsidP="00727B60">
      <w:pPr>
        <w:pStyle w:val="Beschriftung"/>
      </w:pPr>
      <w:bookmarkStart w:id="96" w:name="_Toc410738525"/>
      <w:r>
        <w:t xml:space="preserve">Tabelle </w:t>
      </w:r>
      <w:r w:rsidR="00CA0EFB">
        <w:fldChar w:fldCharType="begin"/>
      </w:r>
      <w:r w:rsidR="00CA0EFB">
        <w:instrText xml:space="preserve"> STYLEREF 1 \s </w:instrText>
      </w:r>
      <w:r w:rsidR="00CA0EFB">
        <w:fldChar w:fldCharType="separate"/>
      </w:r>
      <w:r w:rsidR="00170A67">
        <w:rPr>
          <w:noProof/>
        </w:rPr>
        <w:t>3</w:t>
      </w:r>
      <w:r w:rsidR="00CA0EFB">
        <w:rPr>
          <w:noProof/>
        </w:rPr>
        <w:fldChar w:fldCharType="end"/>
      </w:r>
      <w:r w:rsidR="0087530E">
        <w:t>.</w:t>
      </w:r>
      <w:r w:rsidR="00CA0EFB">
        <w:fldChar w:fldCharType="begin"/>
      </w:r>
      <w:r w:rsidR="00CA0EFB">
        <w:instrText xml:space="preserve"> SEQ Tabelle \* ARABIC \s 1 </w:instrText>
      </w:r>
      <w:r w:rsidR="00CA0EFB">
        <w:fldChar w:fldCharType="separate"/>
      </w:r>
      <w:r w:rsidR="00170A67">
        <w:rPr>
          <w:noProof/>
        </w:rPr>
        <w:t>1</w:t>
      </w:r>
      <w:r w:rsidR="00CA0EFB">
        <w:rPr>
          <w:noProof/>
        </w:rPr>
        <w:fldChar w:fldCharType="end"/>
      </w:r>
      <w:r>
        <w:t xml:space="preserve"> Übersicht der Stakeholder</w:t>
      </w:r>
      <w:bookmarkEnd w:id="96"/>
    </w:p>
    <w:p w14:paraId="4DCD552A" w14:textId="77777777" w:rsidR="00727B60" w:rsidRPr="00727B60" w:rsidRDefault="00727B60" w:rsidP="00727B60"/>
    <w:p w14:paraId="4C12415F" w14:textId="1DCCC166" w:rsidR="00666D27" w:rsidRDefault="00666D27" w:rsidP="00DE50F4">
      <w:pPr>
        <w:pStyle w:val="berschrift3"/>
      </w:pPr>
      <w:bookmarkStart w:id="97" w:name="_Toc410738456"/>
      <w:r>
        <w:t>Stakeholdermap</w:t>
      </w:r>
      <w:bookmarkEnd w:id="97"/>
    </w:p>
    <w:p w14:paraId="0985707A" w14:textId="3AEC051A" w:rsidR="00F818A4" w:rsidRPr="00F818A4" w:rsidRDefault="008C6B82" w:rsidP="00F818A4">
      <w:r>
        <w:rPr>
          <w:noProof/>
        </w:rPr>
        <mc:AlternateContent>
          <mc:Choice Requires="wps">
            <w:drawing>
              <wp:anchor distT="45720" distB="45720" distL="114300" distR="114300" simplePos="0" relativeHeight="251737088" behindDoc="0" locked="0" layoutInCell="1" allowOverlap="1" wp14:anchorId="348B466D" wp14:editId="68A2CC1A">
                <wp:simplePos x="0" y="0"/>
                <wp:positionH relativeFrom="column">
                  <wp:posOffset>-280035</wp:posOffset>
                </wp:positionH>
                <wp:positionV relativeFrom="paragraph">
                  <wp:posOffset>386081</wp:posOffset>
                </wp:positionV>
                <wp:extent cx="485775" cy="3148330"/>
                <wp:effectExtent l="0" t="0" r="0" b="0"/>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3148330"/>
                        </a:xfrm>
                        <a:prstGeom prst="rect">
                          <a:avLst/>
                        </a:prstGeom>
                        <a:noFill/>
                        <a:ln w="9525">
                          <a:noFill/>
                          <a:miter lim="800000"/>
                          <a:headEnd/>
                          <a:tailEnd/>
                        </a:ln>
                      </wps:spPr>
                      <wps:txbx>
                        <w:txbxContent>
                          <w:p w14:paraId="485B07EE" w14:textId="5E2F9C37" w:rsidR="00170A67" w:rsidRDefault="00170A67" w:rsidP="003038B5">
                            <w:pPr>
                              <w:jc w:val="center"/>
                            </w:pPr>
                            <w:r>
                              <w:t>Einfluss</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B466D" id="Textfeld 2" o:spid="_x0000_s1039" type="#_x0000_t202" style="position:absolute;left:0;text-align:left;margin-left:-22.05pt;margin-top:30.4pt;width:38.25pt;height:247.9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" filled="f" stroked="f">
                <v:textbox style="layout-flow:vertical;mso-layout-flow-alt:bottom-to-top">
                  <w:txbxContent>
                    <w:p w14:paraId="485B07EE" w14:textId="5E2F9C37" w:rsidR="00170A67" w:rsidRDefault="00170A67" w:rsidP="003038B5">
                      <w:pPr>
                        <w:jc w:val="center"/>
                      </w:pPr>
                      <w:r>
                        <w:t>Einfluss</w:t>
                      </w:r>
                    </w:p>
                  </w:txbxContent>
                </v:textbox>
              </v:shape>
            </w:pict>
          </mc:Fallback>
        </mc:AlternateContent>
      </w:r>
    </w:p>
    <w:p w14:paraId="0CB84A7D" w14:textId="405B7382" w:rsidR="00F44104" w:rsidRDefault="002E2470" w:rsidP="00F44104">
      <w:r>
        <w:rPr>
          <w:noProof/>
        </w:rPr>
        <mc:AlternateContent>
          <mc:Choice Requires="wps">
            <w:drawing>
              <wp:anchor distT="45720" distB="45720" distL="114300" distR="114300" simplePos="0" relativeHeight="251735040" behindDoc="0" locked="0" layoutInCell="1" allowOverlap="1" wp14:anchorId="7BA9B9C3" wp14:editId="7D564ECA">
                <wp:simplePos x="0" y="0"/>
                <wp:positionH relativeFrom="column">
                  <wp:posOffset>100079</wp:posOffset>
                </wp:positionH>
                <wp:positionV relativeFrom="paragraph">
                  <wp:posOffset>3086691</wp:posOffset>
                </wp:positionV>
                <wp:extent cx="3105150" cy="425302"/>
                <wp:effectExtent l="0" t="0" r="0" b="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425302"/>
                        </a:xfrm>
                        <a:prstGeom prst="rect">
                          <a:avLst/>
                        </a:prstGeom>
                        <a:noFill/>
                        <a:ln w="9525">
                          <a:noFill/>
                          <a:miter lim="800000"/>
                          <a:headEnd/>
                          <a:tailEnd/>
                        </a:ln>
                      </wps:spPr>
                      <wps:txbx>
                        <w:txbxContent>
                          <w:p w14:paraId="71CF7166" w14:textId="23A1DBF2" w:rsidR="00170A67" w:rsidRDefault="00170A67" w:rsidP="003038B5">
                            <w:pPr>
                              <w:jc w:val="center"/>
                            </w:pPr>
                            <w:r>
                              <w:t>Interesse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A9B9C3" id="_x0000_s1040" type="#_x0000_t202" style="position:absolute;left:0;text-align:left;margin-left:7.9pt;margin-top:243.05pt;width:244.5pt;height:33.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" filled="f" stroked="f">
                <v:textbox>
                  <w:txbxContent>
                    <w:p w14:paraId="71CF7166" w14:textId="23A1DBF2" w:rsidR="00170A67" w:rsidRDefault="00170A67" w:rsidP="003038B5">
                      <w:pPr>
                        <w:jc w:val="center"/>
                      </w:pPr>
                      <w:r>
                        <w:t>Interesse</w:t>
                      </w:r>
                    </w:p>
                  </w:txbxContent>
                </v:textbox>
              </v:shape>
            </w:pict>
          </mc:Fallback>
        </mc:AlternateContent>
      </w:r>
      <w:r w:rsidR="008C6B82">
        <w:rPr>
          <w:noProof/>
        </w:rPr>
        <mc:AlternateContent>
          <mc:Choice Requires="wps">
            <w:drawing>
              <wp:anchor distT="45720" distB="45720" distL="114300" distR="114300" simplePos="0" relativeHeight="251739136" behindDoc="0" locked="0" layoutInCell="1" allowOverlap="1" wp14:anchorId="0ABE2BE1" wp14:editId="0F6B1061">
                <wp:simplePos x="0" y="0"/>
                <wp:positionH relativeFrom="column">
                  <wp:posOffset>3206115</wp:posOffset>
                </wp:positionH>
                <wp:positionV relativeFrom="paragraph">
                  <wp:posOffset>2991485</wp:posOffset>
                </wp:positionV>
                <wp:extent cx="2286000" cy="314325"/>
                <wp:effectExtent l="0" t="0" r="0" b="0"/>
                <wp:wrapNone/>
                <wp:docPr id="3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314325"/>
                        </a:xfrm>
                        <a:prstGeom prst="rect">
                          <a:avLst/>
                        </a:prstGeom>
                        <a:noFill/>
                        <a:ln w="9525">
                          <a:noFill/>
                          <a:miter lim="800000"/>
                          <a:headEnd/>
                          <a:tailEnd/>
                        </a:ln>
                      </wps:spPr>
                      <wps:txbx>
                        <w:txbxContent>
                          <w:p w14:paraId="5289F574" w14:textId="37FCDA25" w:rsidR="00170A67" w:rsidRDefault="00170A67" w:rsidP="008C6B82">
                            <w:pPr>
                              <w:pStyle w:val="Beschriftung"/>
                              <w:jc w:val="left"/>
                            </w:pPr>
                            <w:bookmarkStart w:id="98" w:name="_Toc410738526"/>
                            <w:r>
                              <w:t xml:space="preserve">Tabelle </w:t>
                            </w:r>
                            <w:r w:rsidR="00CA0EFB">
                              <w:fldChar w:fldCharType="begin"/>
                            </w:r>
                            <w:r w:rsidR="00CA0EFB">
                              <w:instrText xml:space="preserve"> STYLEREF 1 \s </w:instrText>
                            </w:r>
                            <w:r w:rsidR="00CA0EFB">
                              <w:fldChar w:fldCharType="separate"/>
                            </w:r>
                            <w:r>
                              <w:rPr>
                                <w:noProof/>
                              </w:rPr>
                              <w:t>3</w:t>
                            </w:r>
                            <w:r w:rsidR="00CA0EFB">
                              <w:rPr>
                                <w:noProof/>
                              </w:rPr>
                              <w:fldChar w:fldCharType="end"/>
                            </w:r>
                            <w:r>
                              <w:t>.</w:t>
                            </w:r>
                            <w:r w:rsidR="00CA0EFB">
                              <w:fldChar w:fldCharType="begin"/>
                            </w:r>
                            <w:r w:rsidR="00CA0EFB">
                              <w:instrText xml:space="preserve"> SEQ Tabelle \* ARABIC \s 1 </w:instrText>
                            </w:r>
                            <w:r w:rsidR="00CA0EFB">
                              <w:fldChar w:fldCharType="separate"/>
                            </w:r>
                            <w:r>
                              <w:rPr>
                                <w:noProof/>
                              </w:rPr>
                              <w:t>2</w:t>
                            </w:r>
                            <w:r w:rsidR="00CA0EFB">
                              <w:rPr>
                                <w:noProof/>
                              </w:rPr>
                              <w:fldChar w:fldCharType="end"/>
                            </w:r>
                            <w:r>
                              <w:t xml:space="preserve"> Stakeholdermap</w:t>
                            </w:r>
                            <w:bookmarkEnd w:id="98"/>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E2BE1" id="_x0000_s1041" type="#_x0000_t202" style="position:absolute;left:0;text-align:left;margin-left:252.45pt;margin-top:235.55pt;width:180pt;height:24.7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" filled="f" stroked="f">
                <v:textbox>
                  <w:txbxContent>
                    <w:p w14:paraId="5289F574" w14:textId="37FCDA25" w:rsidR="00170A67" w:rsidRDefault="00170A67" w:rsidP="008C6B82">
                      <w:pPr>
                        <w:pStyle w:val="Beschriftung"/>
                        <w:jc w:val="left"/>
                      </w:pPr>
                      <w:bookmarkStart w:id="110" w:name="_Toc410738526"/>
                      <w:r>
                        <w:t xml:space="preserve">Tabelle </w:t>
                      </w:r>
                      <w:fldSimple w:instr=" STYLEREF 1 \s ">
                        <w:r>
                          <w:rPr>
                            <w:noProof/>
                          </w:rPr>
                          <w:t>3</w:t>
                        </w:r>
                      </w:fldSimple>
                      <w:r>
                        <w:t>.</w:t>
                      </w:r>
                      <w:fldSimple w:instr=" SEQ Tabelle \* ARABIC \s 1 ">
                        <w:r>
                          <w:rPr>
                            <w:noProof/>
                          </w:rPr>
                          <w:t>2</w:t>
                        </w:r>
                      </w:fldSimple>
                      <w:r>
                        <w:t xml:space="preserve"> Stakeholdermap</w:t>
                      </w:r>
                      <w:bookmarkEnd w:id="110"/>
                    </w:p>
                  </w:txbxContent>
                </v:textbox>
              </v:shape>
            </w:pict>
          </mc:Fallback>
        </mc:AlternateContent>
      </w:r>
      <w:r w:rsidR="00840E1A">
        <w:rPr>
          <w:noProof/>
        </w:rPr>
        <mc:AlternateContent>
          <mc:Choice Requires="wps">
            <w:drawing>
              <wp:anchor distT="0" distB="0" distL="114300" distR="114300" simplePos="0" relativeHeight="251732992" behindDoc="0" locked="0" layoutInCell="1" allowOverlap="1" wp14:anchorId="44AE8CEE" wp14:editId="04DAB3C8">
                <wp:simplePos x="0" y="0"/>
                <wp:positionH relativeFrom="column">
                  <wp:posOffset>100965</wp:posOffset>
                </wp:positionH>
                <wp:positionV relativeFrom="paragraph">
                  <wp:posOffset>55245</wp:posOffset>
                </wp:positionV>
                <wp:extent cx="0" cy="3148642"/>
                <wp:effectExtent l="76200" t="38100" r="57150" b="13970"/>
                <wp:wrapNone/>
                <wp:docPr id="44" name="Gerade Verbindung mit Pfeil 44"/>
                <wp:cNvGraphicFramePr/>
                <a:graphic xmlns:a="http://schemas.openxmlformats.org/drawingml/2006/main">
                  <a:graphicData uri="http://schemas.microsoft.com/office/word/2010/wordprocessingShape">
                    <wps:wsp>
                      <wps:cNvCnPr/>
                      <wps:spPr>
                        <a:xfrm flipV="1">
                          <a:off x="0" y="0"/>
                          <a:ext cx="0" cy="314864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552088CD" id="_x0000_t32" coordsize="21600,21600" o:spt="32" o:oned="t" path="m,l21600,21600e" filled="f">
                <v:path arrowok="t" fillok="f" o:connecttype="none"/>
                <o:lock v:ext="edit" shapetype="t"/>
              </v:shapetype>
              <v:shape id="Gerade Verbindung mit Pfeil 44" o:spid="_x0000_s1026" type="#_x0000_t32" style="position:absolute;margin-left:7.95pt;margin-top:4.35pt;width:0;height:247.9pt;flip:y;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" strokecolor="#303338" strokeweight="1.5pt">
                <v:stroke endarrow="block"/>
              </v:shape>
            </w:pict>
          </mc:Fallback>
        </mc:AlternateContent>
      </w:r>
    </w:p>
    <w:tbl>
      <w:tblPr>
        <w:tblW w:w="0" w:type="auto"/>
        <w:tblInd w:w="250" w:type="dxa"/>
        <w:tblBorders>
          <w:insideH w:val="single" w:sz="4" w:space="0" w:color="000000"/>
          <w:insideV w:val="single" w:sz="4" w:space="0" w:color="000000"/>
        </w:tblBorders>
        <w:tblLook w:val="04A0" w:firstRow="1" w:lastRow="0" w:firstColumn="1" w:lastColumn="0" w:noHBand="0" w:noVBand="1"/>
      </w:tblPr>
      <w:tblGrid>
        <w:gridCol w:w="2282"/>
        <w:gridCol w:w="2283"/>
      </w:tblGrid>
      <w:tr w:rsidR="009F2A53" w:rsidRPr="00F31FA9" w14:paraId="7AB2B3BE" w14:textId="77777777" w:rsidTr="00840E1A">
        <w:trPr>
          <w:trHeight w:val="2219"/>
        </w:trPr>
        <w:tc>
          <w:tcPr>
            <w:tcW w:w="2282" w:type="dxa"/>
            <w:shd w:val="clear" w:color="auto" w:fill="FFFFFF" w:themeFill="background1"/>
            <w:vAlign w:val="center"/>
          </w:tcPr>
          <w:p w14:paraId="0550F8E7" w14:textId="3C7BEC56" w:rsidR="009F2A53" w:rsidRPr="00F31FA9" w:rsidRDefault="00840E1A" w:rsidP="00794E2A">
            <w:pPr>
              <w:spacing w:after="0" w:line="240" w:lineRule="auto"/>
              <w:jc w:val="center"/>
              <w:rPr>
                <w:b/>
              </w:rPr>
            </w:pPr>
            <w:r>
              <w:rPr>
                <w:b/>
              </w:rPr>
              <w:t>Zufriedenstellen</w:t>
            </w:r>
          </w:p>
        </w:tc>
        <w:tc>
          <w:tcPr>
            <w:tcW w:w="2283" w:type="dxa"/>
            <w:shd w:val="clear" w:color="auto" w:fill="FFFFFF" w:themeFill="background1"/>
            <w:vAlign w:val="center"/>
          </w:tcPr>
          <w:p w14:paraId="0E695A1D" w14:textId="00BDF7D5" w:rsidR="009F2A53" w:rsidRPr="00F31FA9" w:rsidRDefault="00840E1A" w:rsidP="00794E2A">
            <w:pPr>
              <w:spacing w:after="0" w:line="240" w:lineRule="auto"/>
              <w:jc w:val="center"/>
              <w:rPr>
                <w:b/>
              </w:rPr>
            </w:pPr>
            <w:r>
              <w:rPr>
                <w:b/>
              </w:rPr>
              <w:t>Um enge und erfolgreiche Zusammenarbeit bemühen</w:t>
            </w:r>
          </w:p>
        </w:tc>
      </w:tr>
      <w:tr w:rsidR="009F2A53" w:rsidRPr="00F31FA9" w14:paraId="5CC23DC0" w14:textId="77777777" w:rsidTr="00840E1A">
        <w:trPr>
          <w:trHeight w:val="2219"/>
        </w:trPr>
        <w:tc>
          <w:tcPr>
            <w:tcW w:w="2282" w:type="dxa"/>
            <w:shd w:val="clear" w:color="auto" w:fill="FFFFFF" w:themeFill="background1"/>
            <w:vAlign w:val="center"/>
          </w:tcPr>
          <w:p w14:paraId="34A67C7B" w14:textId="5EEB1987" w:rsidR="009F2A53" w:rsidRPr="00F31FA9" w:rsidRDefault="00840E1A" w:rsidP="00794E2A">
            <w:pPr>
              <w:spacing w:after="0" w:line="240" w:lineRule="auto"/>
              <w:jc w:val="center"/>
              <w:rPr>
                <w:b/>
              </w:rPr>
            </w:pPr>
            <w:r>
              <w:rPr>
                <w:b/>
              </w:rPr>
              <w:t>Beobachten</w:t>
            </w:r>
          </w:p>
        </w:tc>
        <w:tc>
          <w:tcPr>
            <w:tcW w:w="2283" w:type="dxa"/>
            <w:shd w:val="clear" w:color="auto" w:fill="FFFFFF" w:themeFill="background1"/>
            <w:vAlign w:val="center"/>
          </w:tcPr>
          <w:p w14:paraId="72024948" w14:textId="7B4D57ED" w:rsidR="009F2A53" w:rsidRPr="00F31FA9" w:rsidRDefault="00840E1A" w:rsidP="00420299">
            <w:pPr>
              <w:keepNext/>
              <w:spacing w:after="0" w:line="240" w:lineRule="auto"/>
              <w:jc w:val="center"/>
              <w:rPr>
                <w:b/>
              </w:rPr>
            </w:pPr>
            <w:r>
              <w:rPr>
                <w:b/>
              </w:rPr>
              <w:t>Auf dem Laufenden halten</w:t>
            </w:r>
          </w:p>
        </w:tc>
      </w:tr>
    </w:tbl>
    <w:p w14:paraId="7BF7AE87" w14:textId="00494E65" w:rsidR="00F50138" w:rsidRDefault="00420299" w:rsidP="00643B3C">
      <w:pPr>
        <w:pStyle w:val="Beschriftung"/>
        <w:jc w:val="left"/>
      </w:pPr>
      <w:r>
        <w:rPr>
          <w:noProof/>
        </w:rPr>
        <mc:AlternateContent>
          <mc:Choice Requires="wps">
            <w:drawing>
              <wp:anchor distT="0" distB="0" distL="114300" distR="114300" simplePos="0" relativeHeight="251731968" behindDoc="0" locked="0" layoutInCell="1" allowOverlap="1" wp14:anchorId="7935F483" wp14:editId="444F5386">
                <wp:simplePos x="0" y="0"/>
                <wp:positionH relativeFrom="column">
                  <wp:posOffset>100965</wp:posOffset>
                </wp:positionH>
                <wp:positionV relativeFrom="paragraph">
                  <wp:posOffset>52705</wp:posOffset>
                </wp:positionV>
                <wp:extent cx="3105509" cy="312"/>
                <wp:effectExtent l="0" t="76200" r="19050" b="95250"/>
                <wp:wrapNone/>
                <wp:docPr id="43" name="Gerade Verbindung mit Pfeil 43"/>
                <wp:cNvGraphicFramePr/>
                <a:graphic xmlns:a="http://schemas.openxmlformats.org/drawingml/2006/main">
                  <a:graphicData uri="http://schemas.microsoft.com/office/word/2010/wordprocessingShape">
                    <wps:wsp>
                      <wps:cNvCnPr/>
                      <wps:spPr>
                        <a:xfrm flipV="1">
                          <a:off x="0" y="0"/>
                          <a:ext cx="3105509" cy="31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27E4F" id="Gerade Verbindung mit Pfeil 43" o:spid="_x0000_s1026" type="#_x0000_t32" style="position:absolute;margin-left:7.95pt;margin-top:4.15pt;width:244.55pt;height:0;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" strokecolor="#303338" strokeweight="1.5pt">
                <v:stroke endarrow="block"/>
              </v:shape>
            </w:pict>
          </mc:Fallback>
        </mc:AlternateContent>
      </w:r>
      <w:r w:rsidR="00F50138">
        <w:br w:type="page"/>
      </w:r>
    </w:p>
    <w:p w14:paraId="38F3551D" w14:textId="4EEB551A" w:rsidR="00194A31" w:rsidRDefault="003038B5" w:rsidP="00194A31">
      <w:r>
        <w:lastRenderedPageBreak/>
        <w:t xml:space="preserve">Die Stakeholdermap verschafft eine Übersicht wie mit Stakeholdern umgegangen werden sollte. </w:t>
      </w:r>
      <w:r w:rsidR="00194A31">
        <w:t>Je mehr Einfluss und Interesse ein Stakeholder hat, desto größer muss die Zusammenarbeit sein. Da in diesem Fall die Anzahl der Stakeholder überschaubar ist, findet hier nur eine kurze Einteilung statt.</w:t>
      </w:r>
    </w:p>
    <w:p w14:paraId="400A5233" w14:textId="77777777" w:rsidR="00194A31" w:rsidRDefault="00194A31" w:rsidP="00194A31"/>
    <w:p w14:paraId="637D09BC" w14:textId="2A450D0E" w:rsidR="00194A31" w:rsidRDefault="00194A31" w:rsidP="00194A31">
      <w:pPr>
        <w:pStyle w:val="Listenabsatz"/>
        <w:numPr>
          <w:ilvl w:val="0"/>
          <w:numId w:val="22"/>
        </w:numPr>
      </w:pPr>
      <w:r>
        <w:t xml:space="preserve">Der </w:t>
      </w:r>
      <w:r>
        <w:rPr>
          <w:b/>
        </w:rPr>
        <w:t xml:space="preserve">Betreuer im Unternehmen </w:t>
      </w:r>
      <w:r>
        <w:t>hat ein großes Interesse an den Erkenntnissen, da diese für eine mögliche zukünftige Umsetzung von Anwendung nutzbar sein können.</w:t>
      </w:r>
      <w:r w:rsidR="00F50138">
        <w:t xml:space="preserve"> Der Einfluss ist im mittleren Bereiche anzusiedeln, da die Aufgabe sehr frei bearbeitet werden kann und die Benotung der Arbeit auch mit einfließt. Daher muss der Betreuer im Unternehmen </w:t>
      </w:r>
      <w:r w:rsidR="00F50138" w:rsidRPr="00F50138">
        <w:rPr>
          <w:b/>
        </w:rPr>
        <w:t>auf dem Laufenden</w:t>
      </w:r>
      <w:r w:rsidR="00F50138">
        <w:t xml:space="preserve"> gehalten werden.</w:t>
      </w:r>
    </w:p>
    <w:p w14:paraId="6288FF1F" w14:textId="1DA6944D" w:rsidR="00F50138" w:rsidRDefault="00F50138" w:rsidP="00194A31">
      <w:pPr>
        <w:pStyle w:val="Listenabsatz"/>
        <w:numPr>
          <w:ilvl w:val="0"/>
          <w:numId w:val="22"/>
        </w:numPr>
      </w:pPr>
      <w:r>
        <w:t xml:space="preserve">Der </w:t>
      </w:r>
      <w:r>
        <w:rPr>
          <w:b/>
        </w:rPr>
        <w:t xml:space="preserve">Betreuer an der Hochschule </w:t>
      </w:r>
      <w:r>
        <w:t xml:space="preserve">hat ein mittleres Interesse und einen hohen Einfluss, der sich in der Benotung der Arbeit wiederspiegelt. Daher ist der Betreuer an der Hochschule </w:t>
      </w:r>
      <w:r w:rsidRPr="00F50138">
        <w:rPr>
          <w:b/>
        </w:rPr>
        <w:t>zufriedenzustellen und auf dem Laufenden zu halten</w:t>
      </w:r>
      <w:r>
        <w:t>.</w:t>
      </w:r>
    </w:p>
    <w:p w14:paraId="1A940E6A" w14:textId="52C6F0FD" w:rsidR="00F50138" w:rsidRDefault="003A643C" w:rsidP="00194A31">
      <w:pPr>
        <w:pStyle w:val="Listenabsatz"/>
        <w:numPr>
          <w:ilvl w:val="0"/>
          <w:numId w:val="22"/>
        </w:numPr>
      </w:pPr>
      <w:r>
        <w:t xml:space="preserve">Die </w:t>
      </w:r>
      <w:r>
        <w:rPr>
          <w:b/>
        </w:rPr>
        <w:t xml:space="preserve">Firma </w:t>
      </w:r>
      <w:r>
        <w:t>hat die gleichen Interessen und Einfluss wie der Betreuer und ist daher auch im gleichen Bereich anzusiedeln.</w:t>
      </w:r>
    </w:p>
    <w:p w14:paraId="51DB1EE9" w14:textId="27F67CE3" w:rsidR="00194A31" w:rsidRDefault="003A643C" w:rsidP="00F44104">
      <w:pPr>
        <w:pStyle w:val="Listenabsatz"/>
        <w:numPr>
          <w:ilvl w:val="0"/>
          <w:numId w:val="22"/>
        </w:numPr>
      </w:pPr>
      <w:r>
        <w:t xml:space="preserve">Der </w:t>
      </w:r>
      <w:r>
        <w:rPr>
          <w:b/>
        </w:rPr>
        <w:t>Anwender</w:t>
      </w:r>
      <w:r>
        <w:t xml:space="preserve"> hat wenig Interesse und einen mittleren Einfluss, der sich durch das Testen der App durch diesen wiederspiegelt. Daher ist der Anwender eher im Bereich </w:t>
      </w:r>
      <w:r>
        <w:rPr>
          <w:b/>
        </w:rPr>
        <w:t xml:space="preserve">Beobachten </w:t>
      </w:r>
      <w:r>
        <w:t>anzusiedeln und in der Funktion als Tester, die beobachteten Erkenntnisse mit einfließen zu lassen.</w:t>
      </w:r>
    </w:p>
    <w:p w14:paraId="5E3DB832" w14:textId="77777777" w:rsidR="00194A31" w:rsidRDefault="00194A31" w:rsidP="00F44104"/>
    <w:p w14:paraId="77EACC60" w14:textId="0BCE404D" w:rsidR="00B57415" w:rsidRDefault="00B57415" w:rsidP="00B57415">
      <w:pPr>
        <w:pStyle w:val="berschrift2"/>
      </w:pPr>
      <w:bookmarkStart w:id="99" w:name="_Toc410738457"/>
      <w:r>
        <w:t>Ziele</w:t>
      </w:r>
      <w:bookmarkEnd w:id="99"/>
    </w:p>
    <w:p w14:paraId="35600B94" w14:textId="77777777" w:rsidR="00F818A4" w:rsidRDefault="00F818A4" w:rsidP="00F818A4"/>
    <w:p w14:paraId="20A0F2AB" w14:textId="2C634EF7" w:rsidR="00573D0B" w:rsidRDefault="00573D0B" w:rsidP="00F818A4">
      <w:r>
        <w:t xml:space="preserve">Die Ziele sind unterteilt in muss, kann und wird nicht umgesetzt werden. Es wird weiterhing eine weitere Unterteilung in App und Controller vorgenommen. </w:t>
      </w:r>
    </w:p>
    <w:p w14:paraId="78D91C90" w14:textId="77777777" w:rsidR="00573D0B" w:rsidRPr="00F818A4" w:rsidRDefault="00573D0B" w:rsidP="00F818A4"/>
    <w:p w14:paraId="3B44E1A0" w14:textId="122DC830" w:rsidR="00881A7B" w:rsidRDefault="00881A7B" w:rsidP="00881A7B">
      <w:pPr>
        <w:pStyle w:val="berschrift3"/>
      </w:pPr>
      <w:bookmarkStart w:id="100" w:name="_Toc410738458"/>
      <w:r>
        <w:t>Muss</w:t>
      </w:r>
      <w:r w:rsidR="00EF220B">
        <w:t>kriterien</w:t>
      </w:r>
      <w:bookmarkEnd w:id="100"/>
    </w:p>
    <w:p w14:paraId="1C0511B8" w14:textId="77777777" w:rsidR="00F818A4" w:rsidRPr="00F818A4" w:rsidRDefault="00F818A4" w:rsidP="00F818A4"/>
    <w:p w14:paraId="4CB655B3" w14:textId="581AA7B6" w:rsidR="00F818A4" w:rsidRDefault="00F818A4" w:rsidP="00F818A4">
      <w:pPr>
        <w:pStyle w:val="Listenabsatz"/>
        <w:numPr>
          <w:ilvl w:val="0"/>
          <w:numId w:val="21"/>
        </w:numPr>
      </w:pPr>
      <w:r>
        <w:t>VR-App</w:t>
      </w:r>
    </w:p>
    <w:p w14:paraId="6F4FB59C" w14:textId="2676C493" w:rsidR="00F818A4" w:rsidRDefault="00F818A4" w:rsidP="00F818A4">
      <w:pPr>
        <w:pStyle w:val="Listenabsatz"/>
        <w:numPr>
          <w:ilvl w:val="1"/>
          <w:numId w:val="21"/>
        </w:numPr>
      </w:pPr>
      <w:r>
        <w:t>Umsetzung für Android</w:t>
      </w:r>
    </w:p>
    <w:p w14:paraId="24178603" w14:textId="357CF8FB" w:rsidR="002928ED" w:rsidRDefault="002928ED" w:rsidP="00F818A4">
      <w:pPr>
        <w:pStyle w:val="Listenabsatz"/>
        <w:numPr>
          <w:ilvl w:val="1"/>
          <w:numId w:val="21"/>
        </w:numPr>
      </w:pPr>
      <w:r>
        <w:t>Umsetzung für aktuelle Smartphones</w:t>
      </w:r>
    </w:p>
    <w:p w14:paraId="5FF71F40" w14:textId="77777777" w:rsidR="00F818A4" w:rsidRDefault="002928ED" w:rsidP="00F818A4">
      <w:pPr>
        <w:pStyle w:val="Listenabsatz"/>
        <w:numPr>
          <w:ilvl w:val="1"/>
          <w:numId w:val="21"/>
        </w:numPr>
      </w:pPr>
      <w:r>
        <w:lastRenderedPageBreak/>
        <w:t>Steuerung durch Controller</w:t>
      </w:r>
    </w:p>
    <w:p w14:paraId="5B1DDF97" w14:textId="170FBFE9" w:rsidR="002928ED" w:rsidRDefault="002928ED" w:rsidP="002928ED">
      <w:pPr>
        <w:pStyle w:val="Listenabsatz"/>
        <w:numPr>
          <w:ilvl w:val="1"/>
          <w:numId w:val="21"/>
        </w:numPr>
      </w:pPr>
      <w:r>
        <w:t>Erzeugt immersiven Eindruck durch virtuelle Kameras</w:t>
      </w:r>
    </w:p>
    <w:p w14:paraId="35C52DA8" w14:textId="77777777" w:rsidR="002928ED" w:rsidRDefault="00F818A4" w:rsidP="002928ED">
      <w:pPr>
        <w:pStyle w:val="Listenabsatz"/>
        <w:numPr>
          <w:ilvl w:val="0"/>
          <w:numId w:val="21"/>
        </w:numPr>
      </w:pPr>
      <w:r>
        <w:t>Controller</w:t>
      </w:r>
    </w:p>
    <w:p w14:paraId="231A35F9" w14:textId="77777777" w:rsidR="002928ED" w:rsidRDefault="002928ED" w:rsidP="002928ED">
      <w:pPr>
        <w:pStyle w:val="Listenabsatz"/>
        <w:numPr>
          <w:ilvl w:val="1"/>
          <w:numId w:val="21"/>
        </w:numPr>
      </w:pPr>
      <w:r>
        <w:t xml:space="preserve">Evaluation von verfügbaren und in der Entwicklung befindlichen oder theoretischen </w:t>
      </w:r>
      <w:r w:rsidR="00840E1A">
        <w:t>Controllern</w:t>
      </w:r>
    </w:p>
    <w:p w14:paraId="7974F792" w14:textId="77777777" w:rsidR="002928ED" w:rsidRDefault="002928ED" w:rsidP="002928ED">
      <w:pPr>
        <w:pStyle w:val="Listenabsatz"/>
        <w:numPr>
          <w:ilvl w:val="1"/>
          <w:numId w:val="21"/>
        </w:numPr>
      </w:pPr>
      <w:r>
        <w:t>Steuert App</w:t>
      </w:r>
    </w:p>
    <w:p w14:paraId="448956EA" w14:textId="02B87CB7" w:rsidR="00881A7B" w:rsidRDefault="002928ED" w:rsidP="00EF220B">
      <w:pPr>
        <w:pStyle w:val="Listenabsatz"/>
        <w:keepNext/>
        <w:numPr>
          <w:ilvl w:val="1"/>
          <w:numId w:val="21"/>
        </w:numPr>
      </w:pPr>
      <w:r>
        <w:t>Ermöglicht Bewegungssteuerung</w:t>
      </w:r>
      <w:r w:rsidR="003B472B">
        <w:t xml:space="preserve"> nach vorne, hinten, links und rechts</w:t>
      </w:r>
    </w:p>
    <w:p w14:paraId="7A9529EE" w14:textId="0134F923" w:rsidR="003B472B" w:rsidRDefault="00EF220B" w:rsidP="00EF220B">
      <w:pPr>
        <w:pStyle w:val="Beschriftung"/>
      </w:pPr>
      <w:bookmarkStart w:id="101" w:name="_Toc410738527"/>
      <w:r>
        <w:t xml:space="preserve">Tabelle </w:t>
      </w:r>
      <w:r w:rsidR="00CA0EFB">
        <w:fldChar w:fldCharType="begin"/>
      </w:r>
      <w:r w:rsidR="00CA0EFB">
        <w:instrText xml:space="preserve"> STYLEREF 1 \s </w:instrText>
      </w:r>
      <w:r w:rsidR="00CA0EFB">
        <w:fldChar w:fldCharType="separate"/>
      </w:r>
      <w:r w:rsidR="00170A67">
        <w:rPr>
          <w:noProof/>
        </w:rPr>
        <w:t>3</w:t>
      </w:r>
      <w:r w:rsidR="00CA0EFB">
        <w:rPr>
          <w:noProof/>
        </w:rPr>
        <w:fldChar w:fldCharType="end"/>
      </w:r>
      <w:r w:rsidR="0087530E">
        <w:t>.</w:t>
      </w:r>
      <w:r w:rsidR="00CA0EFB">
        <w:fldChar w:fldCharType="begin"/>
      </w:r>
      <w:r w:rsidR="00CA0EFB">
        <w:instrText xml:space="preserve"> SEQ Tabelle \* ARABIC \s 1 </w:instrText>
      </w:r>
      <w:r w:rsidR="00CA0EFB">
        <w:fldChar w:fldCharType="separate"/>
      </w:r>
      <w:r w:rsidR="00170A67">
        <w:rPr>
          <w:noProof/>
        </w:rPr>
        <w:t>3</w:t>
      </w:r>
      <w:r w:rsidR="00CA0EFB">
        <w:rPr>
          <w:noProof/>
        </w:rPr>
        <w:fldChar w:fldCharType="end"/>
      </w:r>
      <w:r>
        <w:t xml:space="preserve"> Musskriterien</w:t>
      </w:r>
      <w:bookmarkEnd w:id="101"/>
    </w:p>
    <w:p w14:paraId="39F2E055" w14:textId="77777777" w:rsidR="00EF220B" w:rsidRPr="00EF220B" w:rsidRDefault="00EF220B" w:rsidP="00EF220B"/>
    <w:p w14:paraId="060DCD45" w14:textId="01659024" w:rsidR="00881A7B" w:rsidRDefault="00881A7B" w:rsidP="00881A7B">
      <w:pPr>
        <w:pStyle w:val="berschrift3"/>
      </w:pPr>
      <w:bookmarkStart w:id="102" w:name="_Toc410738459"/>
      <w:r>
        <w:t>Wunsch</w:t>
      </w:r>
      <w:r w:rsidR="00EF220B">
        <w:t>kriterien</w:t>
      </w:r>
      <w:bookmarkEnd w:id="102"/>
    </w:p>
    <w:p w14:paraId="40E54640" w14:textId="77777777" w:rsidR="003B472B" w:rsidRPr="003B472B" w:rsidRDefault="003B472B" w:rsidP="003B472B"/>
    <w:p w14:paraId="5A1FEF25" w14:textId="681FC750" w:rsidR="003B472B" w:rsidRDefault="003B472B" w:rsidP="003B472B">
      <w:pPr>
        <w:pStyle w:val="Listenabsatz"/>
        <w:numPr>
          <w:ilvl w:val="0"/>
          <w:numId w:val="23"/>
        </w:numPr>
      </w:pPr>
      <w:r>
        <w:t>VR-App</w:t>
      </w:r>
    </w:p>
    <w:p w14:paraId="262E35E9" w14:textId="15B48C29" w:rsidR="003B472B" w:rsidRDefault="003B472B" w:rsidP="00574087">
      <w:pPr>
        <w:pStyle w:val="Listenabsatz"/>
        <w:numPr>
          <w:ilvl w:val="1"/>
          <w:numId w:val="23"/>
        </w:numPr>
      </w:pPr>
      <w:r>
        <w:t>Implementation von einer einfachen Spiellogik</w:t>
      </w:r>
    </w:p>
    <w:p w14:paraId="36C4D978" w14:textId="51F20C80" w:rsidR="003B472B" w:rsidRDefault="0038456F" w:rsidP="003B472B">
      <w:pPr>
        <w:pStyle w:val="Listenabsatz"/>
        <w:numPr>
          <w:ilvl w:val="0"/>
          <w:numId w:val="23"/>
        </w:numPr>
      </w:pPr>
      <w:r>
        <w:t>Controller</w:t>
      </w:r>
    </w:p>
    <w:p w14:paraId="6A0EB992" w14:textId="02466881" w:rsidR="0038456F" w:rsidRDefault="00574087" w:rsidP="0038456F">
      <w:pPr>
        <w:pStyle w:val="Listenabsatz"/>
        <w:numPr>
          <w:ilvl w:val="1"/>
          <w:numId w:val="23"/>
        </w:numPr>
      </w:pPr>
      <w:r>
        <w:t xml:space="preserve">Bewegungssteuerung </w:t>
      </w:r>
      <w:r w:rsidR="00D95EE1">
        <w:t xml:space="preserve">erweitert </w:t>
      </w:r>
      <w:r>
        <w:t xml:space="preserve">durch </w:t>
      </w:r>
      <w:r w:rsidR="00D95EE1">
        <w:t xml:space="preserve">die Möglichkeit von </w:t>
      </w:r>
      <w:r>
        <w:t>Sprünge</w:t>
      </w:r>
      <w:r w:rsidR="00D95EE1">
        <w:t>n</w:t>
      </w:r>
      <w:r>
        <w:t xml:space="preserve"> und </w:t>
      </w:r>
      <w:r w:rsidR="00D95EE1">
        <w:t>in die Hocke gehen</w:t>
      </w:r>
    </w:p>
    <w:p w14:paraId="25588656" w14:textId="23E4E3B1" w:rsidR="00574087" w:rsidRDefault="00574087" w:rsidP="0038456F">
      <w:pPr>
        <w:pStyle w:val="Listenabsatz"/>
        <w:numPr>
          <w:ilvl w:val="1"/>
          <w:numId w:val="23"/>
        </w:numPr>
      </w:pPr>
      <w:r>
        <w:t>Kabellose Steuerung</w:t>
      </w:r>
    </w:p>
    <w:p w14:paraId="3A407ED5" w14:textId="75F13E8C" w:rsidR="00F513C9" w:rsidRDefault="008A3DFA" w:rsidP="00EF220B">
      <w:pPr>
        <w:pStyle w:val="Listenabsatz"/>
        <w:keepNext/>
        <w:numPr>
          <w:ilvl w:val="1"/>
          <w:numId w:val="23"/>
        </w:numPr>
      </w:pPr>
      <w:r>
        <w:t>Steuerung ohne Hände</w:t>
      </w:r>
    </w:p>
    <w:p w14:paraId="74A0B52D" w14:textId="451AF51F" w:rsidR="00EF220B" w:rsidRDefault="00EF220B" w:rsidP="00AA3844">
      <w:pPr>
        <w:pStyle w:val="Beschriftung"/>
      </w:pPr>
      <w:bookmarkStart w:id="103" w:name="_Toc410738528"/>
      <w:r>
        <w:t xml:space="preserve">Tabelle </w:t>
      </w:r>
      <w:r w:rsidR="00CA0EFB">
        <w:fldChar w:fldCharType="begin"/>
      </w:r>
      <w:r w:rsidR="00CA0EFB">
        <w:instrText xml:space="preserve"> STYLEREF 1 \s </w:instrText>
      </w:r>
      <w:r w:rsidR="00CA0EFB">
        <w:fldChar w:fldCharType="separate"/>
      </w:r>
      <w:r w:rsidR="00170A67">
        <w:rPr>
          <w:noProof/>
        </w:rPr>
        <w:t>3</w:t>
      </w:r>
      <w:r w:rsidR="00CA0EFB">
        <w:rPr>
          <w:noProof/>
        </w:rPr>
        <w:fldChar w:fldCharType="end"/>
      </w:r>
      <w:r w:rsidR="0087530E">
        <w:t>.</w:t>
      </w:r>
      <w:r w:rsidR="00CA0EFB">
        <w:fldChar w:fldCharType="begin"/>
      </w:r>
      <w:r w:rsidR="00CA0EFB">
        <w:instrText xml:space="preserve"> SEQ Tabelle \* ARABIC \s 1 </w:instrText>
      </w:r>
      <w:r w:rsidR="00CA0EFB">
        <w:fldChar w:fldCharType="separate"/>
      </w:r>
      <w:r w:rsidR="00170A67">
        <w:rPr>
          <w:noProof/>
        </w:rPr>
        <w:t>4</w:t>
      </w:r>
      <w:r w:rsidR="00CA0EFB">
        <w:rPr>
          <w:noProof/>
        </w:rPr>
        <w:fldChar w:fldCharType="end"/>
      </w:r>
      <w:r>
        <w:t xml:space="preserve"> Wunschkriterien</w:t>
      </w:r>
      <w:bookmarkEnd w:id="103"/>
    </w:p>
    <w:p w14:paraId="66520760" w14:textId="77777777" w:rsidR="00AA3844" w:rsidRDefault="00AA3844" w:rsidP="00AA3844"/>
    <w:p w14:paraId="0FB14392" w14:textId="7620EE57" w:rsidR="000C5397" w:rsidRDefault="000C5397" w:rsidP="000C5397">
      <w:pPr>
        <w:pStyle w:val="berschrift3"/>
      </w:pPr>
      <w:bookmarkStart w:id="104" w:name="_Toc410738460"/>
      <w:r>
        <w:t>Abgrenzungskriterien</w:t>
      </w:r>
      <w:bookmarkEnd w:id="104"/>
    </w:p>
    <w:p w14:paraId="7A3248D4" w14:textId="77777777" w:rsidR="000C5397" w:rsidRDefault="000C5397" w:rsidP="000C5397"/>
    <w:p w14:paraId="7BD6DF9E" w14:textId="7379EF44" w:rsidR="000C5397" w:rsidRDefault="000C5397" w:rsidP="000C5397">
      <w:r>
        <w:t>Hier ist zu sagen, dass die zu implementierende App keine fertige App sein wird, sondern dem Zweck der Evaluation der Controller dienen soll. Des Weiteren können nicht alle genannten Controller im Zusammenspiel mit der App getestet werden, da mancher erst in einer prototypischen Ausführung vorhanden oder die Anschaffungskosten zu hoch sind.</w:t>
      </w:r>
    </w:p>
    <w:p w14:paraId="27DCFF7D" w14:textId="66C8225B" w:rsidR="000C5397" w:rsidRDefault="000C5397">
      <w:pPr>
        <w:spacing w:before="0" w:after="0" w:line="240" w:lineRule="auto"/>
        <w:jc w:val="left"/>
      </w:pPr>
      <w:r>
        <w:br w:type="page"/>
      </w:r>
    </w:p>
    <w:p w14:paraId="74DADAD7" w14:textId="0040C857" w:rsidR="00666D27" w:rsidRDefault="00666D27" w:rsidP="00666D27">
      <w:pPr>
        <w:pStyle w:val="berschrift2"/>
      </w:pPr>
      <w:bookmarkStart w:id="105" w:name="_Toc410738461"/>
      <w:r>
        <w:lastRenderedPageBreak/>
        <w:t>Funktionale Anforderungen</w:t>
      </w:r>
      <w:bookmarkEnd w:id="105"/>
    </w:p>
    <w:p w14:paraId="26DAE8A8" w14:textId="77777777" w:rsidR="00DD3689" w:rsidRDefault="00DD3689" w:rsidP="00DD3689"/>
    <w:p w14:paraId="371C4894" w14:textId="0265AC29" w:rsidR="00DD3689" w:rsidRDefault="00DD3689" w:rsidP="00DD3689">
      <w:r>
        <w:t xml:space="preserve">Die funktionalen Anforderungen beschreiben Anforderungen an die App und an den Controller. Für einen besseren Überblick wurde ein Use-Case-Diagramm aufgestellt und Anforderungen nach </w:t>
      </w:r>
      <w:r w:rsidR="00AE7C88">
        <w:t>Rupp [RS14] abgeleitet.</w:t>
      </w:r>
      <w:r w:rsidR="00DD3127">
        <w:t xml:space="preserve"> </w:t>
      </w:r>
    </w:p>
    <w:p w14:paraId="539F2645" w14:textId="77777777" w:rsidR="00DD3127" w:rsidRPr="00DD3689" w:rsidRDefault="00DD3127" w:rsidP="00DD3689"/>
    <w:p w14:paraId="1C002EE4" w14:textId="33390028" w:rsidR="00C76A07" w:rsidRDefault="00666D27" w:rsidP="00C76A07">
      <w:pPr>
        <w:pStyle w:val="berschrift3"/>
      </w:pPr>
      <w:bookmarkStart w:id="106" w:name="_Toc410738462"/>
      <w:r>
        <w:t>Use-Case</w:t>
      </w:r>
      <w:bookmarkEnd w:id="106"/>
    </w:p>
    <w:p w14:paraId="3DDFF615" w14:textId="282ABDDE" w:rsidR="00C76A07" w:rsidRDefault="00D95EE1" w:rsidP="00C76A07">
      <w:r>
        <w:rPr>
          <w:noProof/>
        </w:rPr>
        <mc:AlternateContent>
          <mc:Choice Requires="wps">
            <w:drawing>
              <wp:anchor distT="0" distB="0" distL="114300" distR="114300" simplePos="0" relativeHeight="251745280" behindDoc="0" locked="0" layoutInCell="1" allowOverlap="1" wp14:anchorId="49C1BBCA" wp14:editId="65C8587B">
                <wp:simplePos x="0" y="0"/>
                <wp:positionH relativeFrom="column">
                  <wp:posOffset>3810</wp:posOffset>
                </wp:positionH>
                <wp:positionV relativeFrom="paragraph">
                  <wp:posOffset>5885018</wp:posOffset>
                </wp:positionV>
                <wp:extent cx="4619625" cy="244475"/>
                <wp:effectExtent l="0" t="0" r="9525" b="3175"/>
                <wp:wrapTopAndBottom/>
                <wp:docPr id="46" name="Textfeld 46"/>
                <wp:cNvGraphicFramePr/>
                <a:graphic xmlns:a="http://schemas.openxmlformats.org/drawingml/2006/main">
                  <a:graphicData uri="http://schemas.microsoft.com/office/word/2010/wordprocessingShape">
                    <wps:wsp>
                      <wps:cNvSpPr txBox="1"/>
                      <wps:spPr>
                        <a:xfrm>
                          <a:off x="0" y="0"/>
                          <a:ext cx="4619625" cy="244475"/>
                        </a:xfrm>
                        <a:prstGeom prst="rect">
                          <a:avLst/>
                        </a:prstGeom>
                        <a:solidFill>
                          <a:prstClr val="white"/>
                        </a:solidFill>
                        <a:ln>
                          <a:noFill/>
                        </a:ln>
                        <a:effectLst/>
                      </wps:spPr>
                      <wps:txbx>
                        <w:txbxContent>
                          <w:p w14:paraId="77B16E11" w14:textId="0E20461B" w:rsidR="00170A67" w:rsidRPr="00EE3FC8" w:rsidRDefault="00170A67" w:rsidP="00C76A07">
                            <w:pPr>
                              <w:pStyle w:val="Beschriftung"/>
                              <w:rPr>
                                <w:noProof/>
                                <w:sz w:val="24"/>
                                <w:szCs w:val="24"/>
                              </w:rPr>
                            </w:pPr>
                            <w:bookmarkStart w:id="107" w:name="_Toc410738522"/>
                            <w:r>
                              <w:t xml:space="preserve">Abb. </w:t>
                            </w:r>
                            <w:r w:rsidR="00CA0EFB">
                              <w:fldChar w:fldCharType="begin"/>
                            </w:r>
                            <w:r w:rsidR="00CA0EFB">
                              <w:instrText xml:space="preserve"> STYLEREF 1 \s </w:instrText>
                            </w:r>
                            <w:r w:rsidR="00CA0EFB">
                              <w:fldChar w:fldCharType="separate"/>
                            </w:r>
                            <w:r>
                              <w:rPr>
                                <w:noProof/>
                              </w:rPr>
                              <w:t>3</w:t>
                            </w:r>
                            <w:r w:rsidR="00CA0EFB">
                              <w:rPr>
                                <w:noProof/>
                              </w:rPr>
                              <w:fldChar w:fldCharType="end"/>
                            </w:r>
                            <w:r>
                              <w:t>.</w:t>
                            </w:r>
                            <w:r w:rsidR="00CA0EFB">
                              <w:fldChar w:fldCharType="begin"/>
                            </w:r>
                            <w:r w:rsidR="00CA0EFB">
                              <w:instrText xml:space="preserve"> SEQ Abb. \* ARABIC \s 1 </w:instrText>
                            </w:r>
                            <w:r w:rsidR="00CA0EFB">
                              <w:fldChar w:fldCharType="separate"/>
                            </w:r>
                            <w:r>
                              <w:rPr>
                                <w:noProof/>
                              </w:rPr>
                              <w:t>1</w:t>
                            </w:r>
                            <w:r w:rsidR="00CA0EFB">
                              <w:rPr>
                                <w:noProof/>
                              </w:rPr>
                              <w:fldChar w:fldCharType="end"/>
                            </w:r>
                            <w:r>
                              <w:t xml:space="preserve"> Use-Case Diagramm</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C1BBCA" id="Textfeld 46" o:spid="_x0000_s1042" type="#_x0000_t202" style="position:absolute;left:0;text-align:left;margin-left:.3pt;margin-top:463.4pt;width:363.75pt;height:19.2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" stroked="f">
                <v:textbox inset="0,0,0,0">
                  <w:txbxContent>
                    <w:p w14:paraId="77B16E11" w14:textId="0E20461B" w:rsidR="00170A67" w:rsidRPr="00EE3FC8" w:rsidRDefault="00170A67" w:rsidP="00C76A07">
                      <w:pPr>
                        <w:pStyle w:val="Beschriftung"/>
                        <w:rPr>
                          <w:noProof/>
                          <w:sz w:val="24"/>
                          <w:szCs w:val="24"/>
                        </w:rPr>
                      </w:pPr>
                      <w:bookmarkStart w:id="120" w:name="_Toc410738522"/>
                      <w:r>
                        <w:t xml:space="preserve">Abb. </w:t>
                      </w:r>
                      <w:fldSimple w:instr=" STYLEREF 1 \s ">
                        <w:r>
                          <w:rPr>
                            <w:noProof/>
                          </w:rPr>
                          <w:t>3</w:t>
                        </w:r>
                      </w:fldSimple>
                      <w:r>
                        <w:t>.</w:t>
                      </w:r>
                      <w:fldSimple w:instr=" SEQ Abb. \* ARABIC \s 1 ">
                        <w:r>
                          <w:rPr>
                            <w:noProof/>
                          </w:rPr>
                          <w:t>1</w:t>
                        </w:r>
                      </w:fldSimple>
                      <w:r>
                        <w:t xml:space="preserve"> Use-Case Diagramm</w:t>
                      </w:r>
                      <w:bookmarkEnd w:id="120"/>
                    </w:p>
                  </w:txbxContent>
                </v:textbox>
                <w10:wrap type="topAndBottom"/>
              </v:shape>
            </w:pict>
          </mc:Fallback>
        </mc:AlternateContent>
      </w:r>
      <w:r>
        <w:rPr>
          <w:noProof/>
        </w:rPr>
        <w:drawing>
          <wp:anchor distT="0" distB="0" distL="114300" distR="114300" simplePos="0" relativeHeight="251743232" behindDoc="0" locked="0" layoutInCell="1" allowOverlap="1" wp14:anchorId="3F9C28D0" wp14:editId="1D0021F3">
            <wp:simplePos x="0" y="0"/>
            <wp:positionH relativeFrom="column">
              <wp:posOffset>3810</wp:posOffset>
            </wp:positionH>
            <wp:positionV relativeFrom="paragraph">
              <wp:posOffset>252095</wp:posOffset>
            </wp:positionV>
            <wp:extent cx="4773930" cy="5665470"/>
            <wp:effectExtent l="0" t="0" r="7620" b="0"/>
            <wp:wrapTopAndBottom/>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case.png"/>
                    <pic:cNvPicPr/>
                  </pic:nvPicPr>
                  <pic:blipFill rotWithShape="1">
                    <a:blip r:embed="rId57" cstate="print">
                      <a:extLst>
                        <a:ext uri="{28A0092B-C50C-407E-A947-70E740481C1C}">
                          <a14:useLocalDpi xmlns:a14="http://schemas.microsoft.com/office/drawing/2010/main" val="0"/>
                        </a:ext>
                      </a:extLst>
                    </a:blip>
                    <a:srcRect l="17582" t="9300" r="20280" b="38521"/>
                    <a:stretch/>
                  </pic:blipFill>
                  <pic:spPr bwMode="auto">
                    <a:xfrm>
                      <a:off x="0" y="0"/>
                      <a:ext cx="4773930" cy="5665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6749F4" w14:textId="67FDCAB5" w:rsidR="00C76A07" w:rsidRDefault="00C76A07" w:rsidP="00C76A07">
      <w:pPr>
        <w:tabs>
          <w:tab w:val="left" w:pos="2897"/>
        </w:tabs>
      </w:pPr>
      <w:r>
        <w:br w:type="page"/>
      </w:r>
    </w:p>
    <w:p w14:paraId="6AD531B2" w14:textId="6F2A2B3D" w:rsidR="005A25F1" w:rsidRDefault="005A25F1" w:rsidP="005A25F1">
      <w:pPr>
        <w:pStyle w:val="berschrift3"/>
      </w:pPr>
      <w:bookmarkStart w:id="108" w:name="_Toc410738463"/>
      <w:r>
        <w:lastRenderedPageBreak/>
        <w:t>Anforderungen</w:t>
      </w:r>
      <w:bookmarkEnd w:id="108"/>
    </w:p>
    <w:p w14:paraId="577B44DC" w14:textId="77777777" w:rsidR="007F5EAD" w:rsidRDefault="007F5EAD" w:rsidP="007F5EAD"/>
    <w:p w14:paraId="2F0D8DB4" w14:textId="748537EB" w:rsidR="007F5EAD" w:rsidRDefault="007F5EAD" w:rsidP="007F5EAD">
      <w:pPr>
        <w:pStyle w:val="Listenabsatz"/>
        <w:numPr>
          <w:ilvl w:val="0"/>
          <w:numId w:val="25"/>
        </w:numPr>
      </w:pPr>
      <w:r>
        <w:t>VR-App</w:t>
      </w:r>
    </w:p>
    <w:p w14:paraId="67DD90E1" w14:textId="62CB0633" w:rsidR="007F5EAD" w:rsidRDefault="00E17EA6" w:rsidP="007F5EAD">
      <w:pPr>
        <w:pStyle w:val="Listenabsatz"/>
        <w:numPr>
          <w:ilvl w:val="1"/>
          <w:numId w:val="25"/>
        </w:numPr>
      </w:pPr>
      <w:r>
        <w:t xml:space="preserve">Sobald die App gestartet ist </w:t>
      </w:r>
      <w:r w:rsidR="00253027">
        <w:t xml:space="preserve">muss </w:t>
      </w:r>
      <w:r>
        <w:t xml:space="preserve">diese </w:t>
      </w:r>
      <w:r w:rsidR="00253027">
        <w:t>dem Nutzer die Möglichkeit geben sich in der VR umzuschauen</w:t>
      </w:r>
    </w:p>
    <w:p w14:paraId="10CFAE71" w14:textId="61E5D24A" w:rsidR="00253027" w:rsidRDefault="00E17EA6" w:rsidP="007F5EAD">
      <w:pPr>
        <w:pStyle w:val="Listenabsatz"/>
        <w:numPr>
          <w:ilvl w:val="1"/>
          <w:numId w:val="25"/>
        </w:numPr>
      </w:pPr>
      <w:r>
        <w:t xml:space="preserve">Sobald ein Controller mit der App oder dem mobilen Gerät verbunden ist </w:t>
      </w:r>
      <w:r w:rsidR="00253027">
        <w:t>muss</w:t>
      </w:r>
      <w:r>
        <w:t xml:space="preserve"> diese</w:t>
      </w:r>
      <w:r w:rsidR="00253027">
        <w:t xml:space="preserve"> dem Nutzer die Möglichkeit geben sich in der VR nach vorne, hinten, links und rechts zu bewegen</w:t>
      </w:r>
    </w:p>
    <w:p w14:paraId="3373A4D8" w14:textId="3730A496" w:rsidR="00253027" w:rsidRDefault="00E17EA6" w:rsidP="007F5EAD">
      <w:pPr>
        <w:pStyle w:val="Listenabsatz"/>
        <w:numPr>
          <w:ilvl w:val="1"/>
          <w:numId w:val="25"/>
        </w:numPr>
      </w:pPr>
      <w:r>
        <w:t xml:space="preserve">Falls kein Controller mit der App verbunden ist </w:t>
      </w:r>
      <w:r w:rsidR="00DF10A7">
        <w:t xml:space="preserve">sollte </w:t>
      </w:r>
      <w:r>
        <w:t>die App den Nutzer auf</w:t>
      </w:r>
      <w:r w:rsidR="00DF10A7">
        <w:t>fordern</w:t>
      </w:r>
      <w:r>
        <w:t xml:space="preserve"> einen Controller zu verbinden</w:t>
      </w:r>
    </w:p>
    <w:p w14:paraId="48C157A5" w14:textId="51F5FB13" w:rsidR="00E17EA6" w:rsidRDefault="00E17EA6" w:rsidP="007F5EAD">
      <w:pPr>
        <w:pStyle w:val="Listenabsatz"/>
        <w:numPr>
          <w:ilvl w:val="1"/>
          <w:numId w:val="25"/>
        </w:numPr>
      </w:pPr>
      <w:r>
        <w:t>Solange die App mit einem Controller verbunden ist, muss eine Steuerung in der VR möglich sein</w:t>
      </w:r>
    </w:p>
    <w:p w14:paraId="442C59FE" w14:textId="5A64CB71" w:rsidR="007F5EAD" w:rsidRDefault="007F5EAD" w:rsidP="007F5EAD">
      <w:pPr>
        <w:pStyle w:val="Listenabsatz"/>
        <w:numPr>
          <w:ilvl w:val="0"/>
          <w:numId w:val="25"/>
        </w:numPr>
      </w:pPr>
      <w:r>
        <w:t>Controller</w:t>
      </w:r>
    </w:p>
    <w:p w14:paraId="64ADF598" w14:textId="356CF1B4" w:rsidR="00E17EA6" w:rsidRDefault="00E17EA6" w:rsidP="00E17EA6">
      <w:pPr>
        <w:pStyle w:val="Listenabsatz"/>
        <w:numPr>
          <w:ilvl w:val="1"/>
          <w:numId w:val="25"/>
        </w:numPr>
      </w:pPr>
      <w:r>
        <w:t>Der Controller bietet die Funktionalität eine Bewegung nach vorne, hinten, links und rechts an die App zu senden</w:t>
      </w:r>
    </w:p>
    <w:p w14:paraId="0354505A" w14:textId="64443AC9" w:rsidR="00DF10A7" w:rsidRDefault="00DF10A7" w:rsidP="00E17EA6">
      <w:pPr>
        <w:pStyle w:val="Listenabsatz"/>
        <w:numPr>
          <w:ilvl w:val="1"/>
          <w:numId w:val="25"/>
        </w:numPr>
      </w:pPr>
      <w:r>
        <w:t>Sobald der Controller eine Verbindung mit dem mobilen Gerät hergestellt hat, muss diese Verbindung bestehen bleiben</w:t>
      </w:r>
    </w:p>
    <w:p w14:paraId="549B48C9" w14:textId="3A565C13" w:rsidR="00DF10A7" w:rsidRDefault="00DF10A7" w:rsidP="00E17EA6">
      <w:pPr>
        <w:pStyle w:val="Listenabsatz"/>
        <w:numPr>
          <w:ilvl w:val="1"/>
          <w:numId w:val="25"/>
        </w:numPr>
      </w:pPr>
      <w:r>
        <w:t>Der Controller sollte mit einer Hand steuerbar sein</w:t>
      </w:r>
    </w:p>
    <w:p w14:paraId="51E9A003" w14:textId="0AAC66B7" w:rsidR="00271B4B" w:rsidRDefault="00271B4B" w:rsidP="00E17EA6">
      <w:pPr>
        <w:pStyle w:val="Listenabsatz"/>
        <w:numPr>
          <w:ilvl w:val="1"/>
          <w:numId w:val="25"/>
        </w:numPr>
      </w:pPr>
      <w:r>
        <w:t>Der Controller sollte eine drahtlose Verbindung mit dem mobilen Gerät herstellen können</w:t>
      </w:r>
    </w:p>
    <w:p w14:paraId="6026EF86" w14:textId="531F40BA" w:rsidR="00DF10A7" w:rsidRDefault="00DF10A7" w:rsidP="00E17EA6">
      <w:pPr>
        <w:pStyle w:val="Listenabsatz"/>
        <w:numPr>
          <w:ilvl w:val="1"/>
          <w:numId w:val="25"/>
        </w:numPr>
      </w:pPr>
      <w:r>
        <w:t>Der Controller wird ohne Hände steuerbar sein</w:t>
      </w:r>
    </w:p>
    <w:p w14:paraId="3A0BF7FB" w14:textId="6105F155" w:rsidR="007F5EAD" w:rsidRDefault="0022458B" w:rsidP="0022458B">
      <w:pPr>
        <w:pStyle w:val="Beschriftung"/>
      </w:pPr>
      <w:bookmarkStart w:id="109" w:name="_Toc410738529"/>
      <w:r>
        <w:t xml:space="preserve">Tabelle </w:t>
      </w:r>
      <w:r w:rsidR="00CA0EFB">
        <w:fldChar w:fldCharType="begin"/>
      </w:r>
      <w:r w:rsidR="00CA0EFB">
        <w:instrText xml:space="preserve"> STYLEREF 1 \s </w:instrText>
      </w:r>
      <w:r w:rsidR="00CA0EFB">
        <w:fldChar w:fldCharType="separate"/>
      </w:r>
      <w:r w:rsidR="00170A67">
        <w:rPr>
          <w:noProof/>
        </w:rPr>
        <w:t>3</w:t>
      </w:r>
      <w:r w:rsidR="00CA0EFB">
        <w:rPr>
          <w:noProof/>
        </w:rPr>
        <w:fldChar w:fldCharType="end"/>
      </w:r>
      <w:r w:rsidR="0087530E">
        <w:t>.</w:t>
      </w:r>
      <w:r w:rsidR="00CA0EFB">
        <w:fldChar w:fldCharType="begin"/>
      </w:r>
      <w:r w:rsidR="00CA0EFB">
        <w:instrText xml:space="preserve"> SEQ </w:instrText>
      </w:r>
      <w:r w:rsidR="00CA0EFB">
        <w:instrText xml:space="preserve">Tabelle \* ARABIC \s 1 </w:instrText>
      </w:r>
      <w:r w:rsidR="00CA0EFB">
        <w:fldChar w:fldCharType="separate"/>
      </w:r>
      <w:r w:rsidR="00170A67">
        <w:rPr>
          <w:noProof/>
        </w:rPr>
        <w:t>5</w:t>
      </w:r>
      <w:r w:rsidR="00CA0EFB">
        <w:rPr>
          <w:noProof/>
        </w:rPr>
        <w:fldChar w:fldCharType="end"/>
      </w:r>
      <w:r>
        <w:t xml:space="preserve"> Funktionale Anforderungen nach Rupp [RS14]</w:t>
      </w:r>
      <w:bookmarkEnd w:id="109"/>
    </w:p>
    <w:p w14:paraId="289013DA" w14:textId="77777777" w:rsidR="00DF10A7" w:rsidRPr="00DF10A7" w:rsidRDefault="00DF10A7" w:rsidP="00DF10A7"/>
    <w:p w14:paraId="4150673A" w14:textId="672B36AC" w:rsidR="00666D27" w:rsidRDefault="00666D27" w:rsidP="00666D27">
      <w:pPr>
        <w:pStyle w:val="berschrift2"/>
      </w:pPr>
      <w:bookmarkStart w:id="110" w:name="_Toc410738464"/>
      <w:r>
        <w:t>Nicht Funktionale Anforderungen</w:t>
      </w:r>
      <w:bookmarkEnd w:id="110"/>
    </w:p>
    <w:p w14:paraId="4B6EA51C" w14:textId="77777777" w:rsidR="00703F6E" w:rsidRDefault="00703F6E" w:rsidP="00703F6E"/>
    <w:p w14:paraId="62C6223A" w14:textId="24DE8274" w:rsidR="001D522A" w:rsidRDefault="00427268" w:rsidP="00703F6E">
      <w:r>
        <w:t xml:space="preserve">Dieser Abschnitt geht auf die nichtfunktionalen Anforderungen ein. Diese setzen sich aus mehreren Kategorien zusammen und </w:t>
      </w:r>
      <w:r w:rsidR="006848C4">
        <w:t>sind</w:t>
      </w:r>
      <w:r w:rsidR="00F174D7">
        <w:t xml:space="preserve"> nach </w:t>
      </w:r>
      <w:r w:rsidR="006848C4">
        <w:t>Pohl</w:t>
      </w:r>
      <w:r w:rsidR="00F174D7">
        <w:t xml:space="preserve"> und </w:t>
      </w:r>
      <w:r w:rsidR="006848C4">
        <w:t>Rupp</w:t>
      </w:r>
      <w:r w:rsidR="002D0408">
        <w:t xml:space="preserve"> [PR11]</w:t>
      </w:r>
      <w:r w:rsidR="00F174D7">
        <w:t xml:space="preserve"> </w:t>
      </w:r>
      <w:r w:rsidR="006848C4">
        <w:t xml:space="preserve">als </w:t>
      </w:r>
      <w:r w:rsidR="00F174D7">
        <w:t>Anforderungen</w:t>
      </w:r>
      <w:r w:rsidR="00E64463">
        <w:t xml:space="preserve"> und Randbedingungen</w:t>
      </w:r>
      <w:r w:rsidR="00F174D7">
        <w:t xml:space="preserve"> an die Qualität des Produ</w:t>
      </w:r>
      <w:r w:rsidR="006848C4">
        <w:t>ktes definiert.</w:t>
      </w:r>
    </w:p>
    <w:p w14:paraId="661BFFA8" w14:textId="073F6A12" w:rsidR="006848C4" w:rsidRDefault="006848C4">
      <w:pPr>
        <w:spacing w:before="0" w:after="0" w:line="240" w:lineRule="auto"/>
        <w:jc w:val="left"/>
      </w:pPr>
      <w:r>
        <w:br w:type="page"/>
      </w:r>
    </w:p>
    <w:p w14:paraId="3526202F" w14:textId="615BBB78" w:rsidR="00C66C87" w:rsidRDefault="00C66C87" w:rsidP="00C66C87">
      <w:pPr>
        <w:pStyle w:val="berschrift3"/>
      </w:pPr>
      <w:bookmarkStart w:id="111" w:name="_Toc410738465"/>
      <w:r>
        <w:lastRenderedPageBreak/>
        <w:t>Technologisch</w:t>
      </w:r>
      <w:bookmarkEnd w:id="111"/>
    </w:p>
    <w:p w14:paraId="63B00ABE" w14:textId="77777777" w:rsidR="00703F6E" w:rsidRDefault="00703F6E" w:rsidP="00703F6E"/>
    <w:p w14:paraId="6B5135C7" w14:textId="42EA71EC" w:rsidR="00744A90" w:rsidRDefault="00271B4B" w:rsidP="00703F6E">
      <w:r>
        <w:t>Der Controller muss für die Kommunikation mit dem mobilen Gerät Bluetooth unterstützen oder per Micro-USB Kabel an das mobile Gerät angeschlossen werden</w:t>
      </w:r>
      <w:r w:rsidR="00744A90">
        <w:t xml:space="preserve"> können. Dabei ist eine Verbindung per Bluetooth vorzuziehen, um dem Nutzer mehr Freiheit zu geben.</w:t>
      </w:r>
    </w:p>
    <w:p w14:paraId="2716BEBF" w14:textId="77777777" w:rsidR="00271B4B" w:rsidRPr="00703F6E" w:rsidRDefault="00271B4B" w:rsidP="00703F6E"/>
    <w:p w14:paraId="5EA345C2" w14:textId="7EDD6B46" w:rsidR="00C66C87" w:rsidRDefault="00C66C87" w:rsidP="00C66C87">
      <w:pPr>
        <w:pStyle w:val="berschrift3"/>
      </w:pPr>
      <w:bookmarkStart w:id="112" w:name="_Toc410738466"/>
      <w:r>
        <w:t>Qualität</w:t>
      </w:r>
      <w:r w:rsidR="001F6F7B">
        <w:t>sanforderungen</w:t>
      </w:r>
      <w:bookmarkEnd w:id="112"/>
    </w:p>
    <w:p w14:paraId="4221F2AD" w14:textId="77777777" w:rsidR="00703F6E" w:rsidRDefault="00703F6E" w:rsidP="00703F6E"/>
    <w:p w14:paraId="2EA05E2F" w14:textId="026278D8" w:rsidR="00271B4B" w:rsidRDefault="004B3D6A" w:rsidP="003A2117">
      <w:pPr>
        <w:pStyle w:val="Listenabsatz"/>
        <w:numPr>
          <w:ilvl w:val="0"/>
          <w:numId w:val="29"/>
        </w:numPr>
      </w:pPr>
      <w:r>
        <w:t>Benutzbarkeit</w:t>
      </w:r>
    </w:p>
    <w:p w14:paraId="0A91A04C" w14:textId="1587256C" w:rsidR="003A2117" w:rsidRDefault="00BF35DB" w:rsidP="003A2117">
      <w:pPr>
        <w:pStyle w:val="Listenabsatz"/>
        <w:numPr>
          <w:ilvl w:val="1"/>
          <w:numId w:val="29"/>
        </w:numPr>
      </w:pPr>
      <w:r>
        <w:t>Die Steuerung sollte für den Nutzer intuitiv und einfach zu erlernen sein</w:t>
      </w:r>
    </w:p>
    <w:p w14:paraId="69DE704D" w14:textId="0439DF3A" w:rsidR="00BF35DB" w:rsidRDefault="00BF35DB" w:rsidP="003A2117">
      <w:pPr>
        <w:pStyle w:val="Listenabsatz"/>
        <w:numPr>
          <w:ilvl w:val="1"/>
          <w:numId w:val="29"/>
        </w:numPr>
      </w:pPr>
      <w:r>
        <w:t>Ist ein kabelloser Controller vorhanden sollte die Verbindung automatisch hergestellt werden</w:t>
      </w:r>
    </w:p>
    <w:p w14:paraId="3B357795" w14:textId="6C85BA65" w:rsidR="00BF35DB" w:rsidRDefault="00BF35DB" w:rsidP="003A2117">
      <w:pPr>
        <w:pStyle w:val="Listenabsatz"/>
        <w:numPr>
          <w:ilvl w:val="1"/>
          <w:numId w:val="29"/>
        </w:numPr>
      </w:pPr>
      <w:r>
        <w:t>Die VR bietet dem Nutzer ein immersives Gefühl</w:t>
      </w:r>
    </w:p>
    <w:p w14:paraId="58814F55" w14:textId="77777777" w:rsidR="00BF35DB" w:rsidRDefault="00BF35DB" w:rsidP="00BF35DB"/>
    <w:p w14:paraId="0D395BDC" w14:textId="558B351C" w:rsidR="00BF35DB" w:rsidRDefault="00BF35DB" w:rsidP="00BF35DB">
      <w:pPr>
        <w:pStyle w:val="Listenabsatz"/>
        <w:numPr>
          <w:ilvl w:val="0"/>
          <w:numId w:val="29"/>
        </w:numPr>
      </w:pPr>
      <w:r>
        <w:t>Effizienz</w:t>
      </w:r>
    </w:p>
    <w:p w14:paraId="614CACBA" w14:textId="16B55C45" w:rsidR="00BF35DB" w:rsidRDefault="00BF35DB" w:rsidP="00BF35DB">
      <w:pPr>
        <w:pStyle w:val="Listenabsatz"/>
        <w:numPr>
          <w:ilvl w:val="1"/>
          <w:numId w:val="29"/>
        </w:numPr>
      </w:pPr>
      <w:r>
        <w:t>Die VR-App muss so gestaltet sein, dass ein Betrieb auf einem mobilen Gerät möglich ist</w:t>
      </w:r>
    </w:p>
    <w:p w14:paraId="2D184254" w14:textId="3EF979E1" w:rsidR="00BF35DB" w:rsidRDefault="00BF35DB" w:rsidP="00BF35DB">
      <w:pPr>
        <w:pStyle w:val="Listenabsatz"/>
        <w:numPr>
          <w:ilvl w:val="1"/>
          <w:numId w:val="29"/>
        </w:numPr>
      </w:pPr>
      <w:r>
        <w:t>Die Eingaben des Controllers sollten ohne Verzögerung an die VR-App übertragen werden</w:t>
      </w:r>
    </w:p>
    <w:p w14:paraId="4AFC969F" w14:textId="77777777" w:rsidR="00BF35DB" w:rsidRDefault="00BF35DB" w:rsidP="00BF35DB"/>
    <w:p w14:paraId="46A18F0B" w14:textId="50CE1B1B" w:rsidR="00BF35DB" w:rsidRDefault="00BF35DB" w:rsidP="00BF35DB">
      <w:pPr>
        <w:pStyle w:val="Listenabsatz"/>
        <w:numPr>
          <w:ilvl w:val="0"/>
          <w:numId w:val="29"/>
        </w:numPr>
      </w:pPr>
      <w:r>
        <w:t>Übertragbarkeit</w:t>
      </w:r>
    </w:p>
    <w:p w14:paraId="4A52EE01" w14:textId="259D9F85" w:rsidR="00BF35DB" w:rsidRDefault="00BF35DB" w:rsidP="00BF35DB">
      <w:pPr>
        <w:pStyle w:val="Listenabsatz"/>
        <w:numPr>
          <w:ilvl w:val="1"/>
          <w:numId w:val="29"/>
        </w:numPr>
      </w:pPr>
      <w:r>
        <w:t>Eine Verbindung des Controllers mit der App sollte unabhängig vom</w:t>
      </w:r>
      <w:r w:rsidR="00A43BBE">
        <w:t xml:space="preserve"> mobilen</w:t>
      </w:r>
      <w:r>
        <w:t xml:space="preserve"> Gerät sein</w:t>
      </w:r>
    </w:p>
    <w:p w14:paraId="76C8E3C7" w14:textId="20FAE614" w:rsidR="00BF35DB" w:rsidRDefault="00BF35DB" w:rsidP="0087530E">
      <w:pPr>
        <w:pStyle w:val="Listenabsatz"/>
        <w:numPr>
          <w:ilvl w:val="1"/>
          <w:numId w:val="29"/>
        </w:numPr>
      </w:pPr>
      <w:r>
        <w:t>Die Installation der App sollte auf unterschiedlichen unterstützten Geräten möglich sein</w:t>
      </w:r>
    </w:p>
    <w:p w14:paraId="3B12C3F0" w14:textId="77777777" w:rsidR="0087530E" w:rsidRDefault="0087530E" w:rsidP="0087530E"/>
    <w:p w14:paraId="54594E87" w14:textId="012672E7" w:rsidR="0087530E" w:rsidRDefault="0087530E" w:rsidP="0087530E">
      <w:pPr>
        <w:pStyle w:val="Listenabsatz"/>
        <w:numPr>
          <w:ilvl w:val="0"/>
          <w:numId w:val="29"/>
        </w:numPr>
      </w:pPr>
      <w:r>
        <w:t>Zuverlässigkeit</w:t>
      </w:r>
    </w:p>
    <w:p w14:paraId="34071811" w14:textId="55A2C02F" w:rsidR="0087530E" w:rsidRDefault="0087530E" w:rsidP="0087530E">
      <w:pPr>
        <w:pStyle w:val="Listenabsatz"/>
        <w:numPr>
          <w:ilvl w:val="1"/>
          <w:numId w:val="29"/>
        </w:numPr>
      </w:pPr>
      <w:r>
        <w:t>Bei ordnungsgemäßer Benutzung sollte der Controller nach dem Verbinden mit der App die Verbindung bestehen bleiben</w:t>
      </w:r>
    </w:p>
    <w:p w14:paraId="278A3290" w14:textId="42CFD2C3" w:rsidR="00A149D7" w:rsidRDefault="0087530E" w:rsidP="00A149D7">
      <w:pPr>
        <w:pStyle w:val="Beschriftung"/>
        <w:rPr>
          <w:b w:val="0"/>
          <w:bCs w:val="0"/>
        </w:rPr>
      </w:pPr>
      <w:bookmarkStart w:id="113" w:name="_Toc410738530"/>
      <w:r>
        <w:t xml:space="preserve">Tabelle </w:t>
      </w:r>
      <w:r w:rsidR="00CA0EFB">
        <w:fldChar w:fldCharType="begin"/>
      </w:r>
      <w:r w:rsidR="00CA0EFB">
        <w:instrText xml:space="preserve"> STYLEREF 1 \s </w:instrText>
      </w:r>
      <w:r w:rsidR="00CA0EFB">
        <w:fldChar w:fldCharType="separate"/>
      </w:r>
      <w:r w:rsidR="00170A67">
        <w:rPr>
          <w:noProof/>
        </w:rPr>
        <w:t>3</w:t>
      </w:r>
      <w:r w:rsidR="00CA0EFB">
        <w:rPr>
          <w:noProof/>
        </w:rPr>
        <w:fldChar w:fldCharType="end"/>
      </w:r>
      <w:r>
        <w:t>.</w:t>
      </w:r>
      <w:r w:rsidR="00CA0EFB">
        <w:fldChar w:fldCharType="begin"/>
      </w:r>
      <w:r w:rsidR="00CA0EFB">
        <w:instrText xml:space="preserve"> SEQ Tabelle \* ARABIC \s 1 </w:instrText>
      </w:r>
      <w:r w:rsidR="00CA0EFB">
        <w:fldChar w:fldCharType="separate"/>
      </w:r>
      <w:r w:rsidR="00170A67">
        <w:rPr>
          <w:noProof/>
        </w:rPr>
        <w:t>6</w:t>
      </w:r>
      <w:r w:rsidR="00CA0EFB">
        <w:rPr>
          <w:noProof/>
        </w:rPr>
        <w:fldChar w:fldCharType="end"/>
      </w:r>
      <w:r>
        <w:t xml:space="preserve"> Qualitätsanforderungen</w:t>
      </w:r>
      <w:bookmarkEnd w:id="113"/>
      <w:r w:rsidR="00A149D7">
        <w:br w:type="page"/>
      </w:r>
    </w:p>
    <w:p w14:paraId="366975B1" w14:textId="1BC9573F" w:rsidR="00635A2A" w:rsidRPr="00635A2A" w:rsidRDefault="00635A2A" w:rsidP="00635A2A">
      <w:pPr>
        <w:pStyle w:val="berschrift2"/>
      </w:pPr>
      <w:bookmarkStart w:id="114" w:name="_Toc410738467"/>
      <w:r>
        <w:lastRenderedPageBreak/>
        <w:t>Entwicklungsumgebung</w:t>
      </w:r>
      <w:bookmarkEnd w:id="114"/>
    </w:p>
    <w:p w14:paraId="2040D94D" w14:textId="77777777" w:rsidR="00703F6E" w:rsidRDefault="00703F6E" w:rsidP="00703F6E"/>
    <w:p w14:paraId="1624D0AC" w14:textId="54B06001" w:rsidR="008E20E9" w:rsidRDefault="008E20E9" w:rsidP="00703F6E">
      <w:r>
        <w:t>Die Nutzung von Werkzeugen zur Entwicklung ergibt sich aus dem Projektbericht [Bus14] und den Erkenntnissen bei der Ermittlung geeigneter Controller. Des Weiteren findet eine Versionierung der App und des Projektes über GitHub statt. In folgender Übersicht sind alle genutzten Werkzeuge aufgelistet und das Zielsystem festgelegt.</w:t>
      </w:r>
    </w:p>
    <w:p w14:paraId="3E564B6C" w14:textId="77777777" w:rsidR="00AF74FA" w:rsidRDefault="00AF74FA" w:rsidP="00703F6E"/>
    <w:p w14:paraId="0F984E85" w14:textId="092613B3" w:rsidR="00AF74FA" w:rsidRDefault="008E20E9" w:rsidP="00703F6E">
      <w:r>
        <w:t>Entwicklung</w:t>
      </w:r>
    </w:p>
    <w:p w14:paraId="0D5FE2E7" w14:textId="02EEC9C5" w:rsidR="008E20E9" w:rsidRDefault="008E20E9" w:rsidP="008E20E9">
      <w:pPr>
        <w:pStyle w:val="Listenabsatz"/>
        <w:numPr>
          <w:ilvl w:val="0"/>
          <w:numId w:val="31"/>
        </w:numPr>
      </w:pPr>
      <w:r>
        <w:t>Unity</w:t>
      </w:r>
    </w:p>
    <w:p w14:paraId="2DA736D1" w14:textId="16675C03" w:rsidR="008E20E9" w:rsidRDefault="008E20E9" w:rsidP="008E20E9">
      <w:pPr>
        <w:pStyle w:val="Listenabsatz"/>
        <w:numPr>
          <w:ilvl w:val="0"/>
          <w:numId w:val="31"/>
        </w:numPr>
      </w:pPr>
      <w:r>
        <w:t>MonoDevelop/SublimeText</w:t>
      </w:r>
    </w:p>
    <w:p w14:paraId="6F04636E" w14:textId="599F9F4D" w:rsidR="008E20E9" w:rsidRDefault="00AF74FA" w:rsidP="008E20E9">
      <w:pPr>
        <w:pStyle w:val="Listenabsatz"/>
        <w:numPr>
          <w:ilvl w:val="0"/>
          <w:numId w:val="31"/>
        </w:numPr>
      </w:pPr>
      <w:r>
        <w:t>C#, Java</w:t>
      </w:r>
    </w:p>
    <w:p w14:paraId="60EF5BBF" w14:textId="6DA6BABC" w:rsidR="00AF74FA" w:rsidRDefault="00AF74FA" w:rsidP="008E20E9">
      <w:pPr>
        <w:pStyle w:val="Listenabsatz"/>
        <w:numPr>
          <w:ilvl w:val="0"/>
          <w:numId w:val="31"/>
        </w:numPr>
      </w:pPr>
      <w:r>
        <w:t>Google Cardboard SDK</w:t>
      </w:r>
    </w:p>
    <w:p w14:paraId="5BAF42E9" w14:textId="0924F9B4" w:rsidR="00AF74FA" w:rsidRDefault="00AF74FA" w:rsidP="008E20E9">
      <w:pPr>
        <w:pStyle w:val="Listenabsatz"/>
        <w:numPr>
          <w:ilvl w:val="0"/>
          <w:numId w:val="31"/>
        </w:numPr>
      </w:pPr>
      <w:r>
        <w:t>Durovis Dive SDK</w:t>
      </w:r>
    </w:p>
    <w:p w14:paraId="3056B330" w14:textId="1E2FA57C" w:rsidR="00AF74FA" w:rsidRDefault="00AF74FA" w:rsidP="008E20E9">
      <w:pPr>
        <w:pStyle w:val="Listenabsatz"/>
        <w:numPr>
          <w:ilvl w:val="0"/>
          <w:numId w:val="31"/>
        </w:numPr>
      </w:pPr>
      <w:r>
        <w:t>ADB</w:t>
      </w:r>
    </w:p>
    <w:p w14:paraId="326FBD64" w14:textId="77777777" w:rsidR="00AF74FA" w:rsidRDefault="00AF74FA" w:rsidP="00AF74FA">
      <w:pPr>
        <w:pStyle w:val="Listenabsatz"/>
        <w:numPr>
          <w:ilvl w:val="0"/>
          <w:numId w:val="31"/>
        </w:numPr>
      </w:pPr>
      <w:r>
        <w:t>GitHub, Git</w:t>
      </w:r>
    </w:p>
    <w:p w14:paraId="2E8F24F2" w14:textId="77777777" w:rsidR="00AF74FA" w:rsidRDefault="00AF74FA" w:rsidP="00AF74FA"/>
    <w:p w14:paraId="23364F62" w14:textId="14CE5F59" w:rsidR="00AF74FA" w:rsidRDefault="00AF74FA" w:rsidP="00AF74FA">
      <w:r>
        <w:t>Zielsystem</w:t>
      </w:r>
    </w:p>
    <w:p w14:paraId="3F5DDDEE" w14:textId="137E6063" w:rsidR="004B3D6A" w:rsidRDefault="00AF74FA" w:rsidP="00AF74FA">
      <w:pPr>
        <w:pStyle w:val="Listenabsatz"/>
        <w:numPr>
          <w:ilvl w:val="0"/>
          <w:numId w:val="32"/>
        </w:numPr>
      </w:pPr>
      <w:r>
        <w:t>Android</w:t>
      </w:r>
    </w:p>
    <w:p w14:paraId="7244659E" w14:textId="77777777" w:rsidR="00AF74FA" w:rsidRDefault="00AF74FA" w:rsidP="00AF74FA"/>
    <w:p w14:paraId="24910CBA" w14:textId="7EBCAE13" w:rsidR="00950A59" w:rsidRDefault="00F87858" w:rsidP="00B234C9">
      <w:pPr>
        <w:pStyle w:val="berschrift2"/>
      </w:pPr>
      <w:bookmarkStart w:id="115" w:name="_Toc410738468"/>
      <w:r>
        <w:t>Tests</w:t>
      </w:r>
      <w:bookmarkEnd w:id="115"/>
    </w:p>
    <w:p w14:paraId="496BBEC6" w14:textId="77777777" w:rsidR="000711F1" w:rsidRDefault="000711F1" w:rsidP="000711F1"/>
    <w:p w14:paraId="00AD9CCE" w14:textId="68C9BF0F" w:rsidR="00AF74FA" w:rsidRDefault="000711F1" w:rsidP="00F41463">
      <w:r>
        <w:t>In diesem Abschnitt werden die Testgeräte und mögliche Testszenarien festgehalten, um die Funktionali</w:t>
      </w:r>
      <w:r w:rsidR="00A43BBE">
        <w:t>tät eines Controllers zu testen und mögliches Fehlverhalten oder Verbindungsabbrüche zu kompensieren.</w:t>
      </w:r>
      <w:r w:rsidR="00734860">
        <w:t xml:space="preserve"> Die Tests werden mit Hilfe der nachfolgend aufgeführten testgeräte durchgeführt.</w:t>
      </w:r>
    </w:p>
    <w:p w14:paraId="787F51A3" w14:textId="7CE96C11" w:rsidR="00F41463" w:rsidRDefault="00F41463">
      <w:pPr>
        <w:spacing w:before="0" w:after="0" w:line="240" w:lineRule="auto"/>
        <w:jc w:val="left"/>
      </w:pPr>
      <w:r>
        <w:br w:type="page"/>
      </w:r>
    </w:p>
    <w:p w14:paraId="1120985B" w14:textId="1F7A5FB3" w:rsidR="00C903B9" w:rsidRDefault="00C903B9" w:rsidP="00C903B9">
      <w:pPr>
        <w:pStyle w:val="berschrift3"/>
      </w:pPr>
      <w:bookmarkStart w:id="116" w:name="_Toc410738469"/>
      <w:r>
        <w:lastRenderedPageBreak/>
        <w:t>Testgeräte</w:t>
      </w:r>
      <w:bookmarkEnd w:id="116"/>
    </w:p>
    <w:p w14:paraId="614F1A08" w14:textId="77777777" w:rsidR="000711F1" w:rsidRPr="000711F1" w:rsidRDefault="000711F1" w:rsidP="000711F1"/>
    <w:p w14:paraId="6C53FF0F" w14:textId="2E132A85" w:rsidR="002633DF" w:rsidRDefault="000711F1" w:rsidP="002633DF">
      <w:r>
        <w:t>Als Testgeräte werden aktuelle und ältere Android-Smartphones genutzt. Um alle möglichen Controller testen zu können</w:t>
      </w:r>
      <w:r w:rsidR="00734860">
        <w:t xml:space="preserve"> und einen möglichst breites Testresultat zu erhalten</w:t>
      </w:r>
      <w:r>
        <w:t xml:space="preserve">, werden Geräte verschiedener Hersteller </w:t>
      </w:r>
      <w:r w:rsidR="00734860">
        <w:t>mit unterschiedlichen Android-Versionen verwendet.</w:t>
      </w:r>
    </w:p>
    <w:p w14:paraId="53C995DC" w14:textId="77777777" w:rsidR="002F4DF1" w:rsidRDefault="002F4DF1" w:rsidP="002633DF"/>
    <w:tbl>
      <w:tblPr>
        <w:tblStyle w:val="EinfacheTabelle2"/>
        <w:tblW w:w="8789" w:type="dxa"/>
        <w:shd w:val="clear" w:color="auto" w:fill="AAAFB6"/>
        <w:tblLook w:val="04A0" w:firstRow="1" w:lastRow="0" w:firstColumn="1" w:lastColumn="0" w:noHBand="0" w:noVBand="1"/>
      </w:tblPr>
      <w:tblGrid>
        <w:gridCol w:w="2929"/>
        <w:gridCol w:w="2930"/>
        <w:gridCol w:w="2930"/>
      </w:tblGrid>
      <w:tr w:rsidR="007746FF" w14:paraId="499B0158" w14:textId="77777777" w:rsidTr="00774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AAAFB6"/>
          </w:tcPr>
          <w:p w14:paraId="2CFA4747" w14:textId="182FB75E" w:rsidR="007746FF" w:rsidRDefault="007746FF" w:rsidP="006C479A">
            <w:r>
              <w:t>Testgerät</w:t>
            </w:r>
          </w:p>
        </w:tc>
        <w:tc>
          <w:tcPr>
            <w:tcW w:w="2930" w:type="dxa"/>
            <w:shd w:val="clear" w:color="auto" w:fill="AAAFB6"/>
          </w:tcPr>
          <w:p w14:paraId="188D40B1" w14:textId="336AA25F" w:rsidR="007746FF" w:rsidRDefault="007746FF" w:rsidP="006C479A">
            <w:pPr>
              <w:cnfStyle w:val="100000000000" w:firstRow="1" w:lastRow="0" w:firstColumn="0" w:lastColumn="0" w:oddVBand="0" w:evenVBand="0" w:oddHBand="0" w:evenHBand="0" w:firstRowFirstColumn="0" w:firstRowLastColumn="0" w:lastRowFirstColumn="0" w:lastRowLastColumn="0"/>
            </w:pPr>
            <w:r>
              <w:t>Android-Version</w:t>
            </w:r>
          </w:p>
        </w:tc>
        <w:tc>
          <w:tcPr>
            <w:tcW w:w="2930" w:type="dxa"/>
            <w:shd w:val="clear" w:color="auto" w:fill="AAAFB6"/>
          </w:tcPr>
          <w:p w14:paraId="7DF78E3A" w14:textId="0673734B" w:rsidR="007746FF" w:rsidRDefault="007746FF" w:rsidP="006C479A">
            <w:pPr>
              <w:cnfStyle w:val="100000000000" w:firstRow="1" w:lastRow="0" w:firstColumn="0" w:lastColumn="0" w:oddVBand="0" w:evenVBand="0" w:oddHBand="0" w:evenHBand="0" w:firstRowFirstColumn="0" w:firstRowLastColumn="0" w:lastRowFirstColumn="0" w:lastRowLastColumn="0"/>
            </w:pPr>
            <w:r>
              <w:t>Jahr</w:t>
            </w:r>
          </w:p>
        </w:tc>
      </w:tr>
      <w:tr w:rsidR="00F97CA9" w14:paraId="768C184C" w14:textId="77777777" w:rsidTr="00774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FFFFFF" w:themeFill="background1"/>
          </w:tcPr>
          <w:p w14:paraId="5834D739" w14:textId="77777777" w:rsidR="00F97CA9" w:rsidRPr="00A43BBE" w:rsidRDefault="00F97CA9" w:rsidP="006C479A">
            <w:pPr>
              <w:jc w:val="left"/>
              <w:rPr>
                <w:b w:val="0"/>
              </w:rPr>
            </w:pPr>
            <w:r w:rsidRPr="00A43BBE">
              <w:rPr>
                <w:b w:val="0"/>
              </w:rPr>
              <w:t>Oneplus One</w:t>
            </w:r>
          </w:p>
        </w:tc>
        <w:tc>
          <w:tcPr>
            <w:tcW w:w="2930" w:type="dxa"/>
            <w:shd w:val="clear" w:color="auto" w:fill="FFFFFF" w:themeFill="background1"/>
          </w:tcPr>
          <w:p w14:paraId="7E318CF4" w14:textId="77777777" w:rsidR="00F97CA9" w:rsidRDefault="00F97CA9" w:rsidP="006C479A">
            <w:pPr>
              <w:jc w:val="left"/>
              <w:cnfStyle w:val="000000100000" w:firstRow="0" w:lastRow="0" w:firstColumn="0" w:lastColumn="0" w:oddVBand="0" w:evenVBand="0" w:oddHBand="1" w:evenHBand="0" w:firstRowFirstColumn="0" w:firstRowLastColumn="0" w:lastRowFirstColumn="0" w:lastRowLastColumn="0"/>
            </w:pPr>
            <w:r>
              <w:t>4.4.4</w:t>
            </w:r>
          </w:p>
        </w:tc>
        <w:tc>
          <w:tcPr>
            <w:tcW w:w="2930" w:type="dxa"/>
            <w:shd w:val="clear" w:color="auto" w:fill="FFFFFF" w:themeFill="background1"/>
          </w:tcPr>
          <w:p w14:paraId="4DF97862" w14:textId="77777777" w:rsidR="00F97CA9" w:rsidRDefault="00F97CA9" w:rsidP="007746FF">
            <w:pPr>
              <w:keepNext/>
              <w:jc w:val="left"/>
              <w:cnfStyle w:val="000000100000" w:firstRow="0" w:lastRow="0" w:firstColumn="0" w:lastColumn="0" w:oddVBand="0" w:evenVBand="0" w:oddHBand="1" w:evenHBand="0" w:firstRowFirstColumn="0" w:firstRowLastColumn="0" w:lastRowFirstColumn="0" w:lastRowLastColumn="0"/>
            </w:pPr>
            <w:r>
              <w:t>2014</w:t>
            </w:r>
          </w:p>
        </w:tc>
      </w:tr>
      <w:tr w:rsidR="00F97CA9" w14:paraId="202C4FE2" w14:textId="77777777" w:rsidTr="007746FF">
        <w:tc>
          <w:tcPr>
            <w:cnfStyle w:val="001000000000" w:firstRow="0" w:lastRow="0" w:firstColumn="1" w:lastColumn="0" w:oddVBand="0" w:evenVBand="0" w:oddHBand="0" w:evenHBand="0" w:firstRowFirstColumn="0" w:firstRowLastColumn="0" w:lastRowFirstColumn="0" w:lastRowLastColumn="0"/>
            <w:tcW w:w="2929" w:type="dxa"/>
            <w:shd w:val="clear" w:color="auto" w:fill="FFFFFF" w:themeFill="background1"/>
          </w:tcPr>
          <w:p w14:paraId="778D0D7F" w14:textId="77777777" w:rsidR="00F97CA9" w:rsidRPr="00A43BBE" w:rsidRDefault="00F97CA9" w:rsidP="006C479A">
            <w:pPr>
              <w:jc w:val="left"/>
              <w:rPr>
                <w:b w:val="0"/>
              </w:rPr>
            </w:pPr>
            <w:r>
              <w:rPr>
                <w:b w:val="0"/>
              </w:rPr>
              <w:t>Samsung Galaxy S3</w:t>
            </w:r>
          </w:p>
        </w:tc>
        <w:tc>
          <w:tcPr>
            <w:tcW w:w="2930" w:type="dxa"/>
            <w:shd w:val="clear" w:color="auto" w:fill="FFFFFF" w:themeFill="background1"/>
          </w:tcPr>
          <w:p w14:paraId="794BC4EF" w14:textId="77777777" w:rsidR="00F97CA9" w:rsidRDefault="00F97CA9" w:rsidP="006C479A">
            <w:pPr>
              <w:jc w:val="left"/>
              <w:cnfStyle w:val="000000000000" w:firstRow="0" w:lastRow="0" w:firstColumn="0" w:lastColumn="0" w:oddVBand="0" w:evenVBand="0" w:oddHBand="0" w:evenHBand="0" w:firstRowFirstColumn="0" w:firstRowLastColumn="0" w:lastRowFirstColumn="0" w:lastRowLastColumn="0"/>
            </w:pPr>
            <w:r>
              <w:t>4.0.4</w:t>
            </w:r>
          </w:p>
        </w:tc>
        <w:tc>
          <w:tcPr>
            <w:tcW w:w="2930" w:type="dxa"/>
            <w:shd w:val="clear" w:color="auto" w:fill="FFFFFF" w:themeFill="background1"/>
          </w:tcPr>
          <w:p w14:paraId="6ACEF224" w14:textId="77777777" w:rsidR="00F97CA9" w:rsidRDefault="00F97CA9" w:rsidP="007746FF">
            <w:pPr>
              <w:keepNext/>
              <w:jc w:val="left"/>
              <w:cnfStyle w:val="000000000000" w:firstRow="0" w:lastRow="0" w:firstColumn="0" w:lastColumn="0" w:oddVBand="0" w:evenVBand="0" w:oddHBand="0" w:evenHBand="0" w:firstRowFirstColumn="0" w:firstRowLastColumn="0" w:lastRowFirstColumn="0" w:lastRowLastColumn="0"/>
            </w:pPr>
            <w:r>
              <w:t>2012</w:t>
            </w:r>
          </w:p>
        </w:tc>
      </w:tr>
      <w:tr w:rsidR="00F97CA9" w14:paraId="3DBA0BA2" w14:textId="77777777" w:rsidTr="00774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FFFFFF" w:themeFill="background1"/>
          </w:tcPr>
          <w:p w14:paraId="5F014DDE" w14:textId="77777777" w:rsidR="00F97CA9" w:rsidRPr="000C0136" w:rsidRDefault="00F97CA9" w:rsidP="006C479A">
            <w:pPr>
              <w:jc w:val="left"/>
              <w:rPr>
                <w:b w:val="0"/>
              </w:rPr>
            </w:pPr>
            <w:r>
              <w:rPr>
                <w:b w:val="0"/>
              </w:rPr>
              <w:t>Samsung Galaxy S4</w:t>
            </w:r>
          </w:p>
        </w:tc>
        <w:tc>
          <w:tcPr>
            <w:tcW w:w="2930" w:type="dxa"/>
            <w:shd w:val="clear" w:color="auto" w:fill="FFFFFF" w:themeFill="background1"/>
          </w:tcPr>
          <w:p w14:paraId="50152367" w14:textId="77777777" w:rsidR="00F97CA9" w:rsidRPr="000C0136" w:rsidRDefault="00F97CA9" w:rsidP="006C479A">
            <w:pPr>
              <w:jc w:val="left"/>
              <w:cnfStyle w:val="000000100000" w:firstRow="0" w:lastRow="0" w:firstColumn="0" w:lastColumn="0" w:oddVBand="0" w:evenVBand="0" w:oddHBand="1" w:evenHBand="0" w:firstRowFirstColumn="0" w:firstRowLastColumn="0" w:lastRowFirstColumn="0" w:lastRowLastColumn="0"/>
            </w:pPr>
            <w:r>
              <w:t>4.2.2</w:t>
            </w:r>
          </w:p>
        </w:tc>
        <w:tc>
          <w:tcPr>
            <w:tcW w:w="2930" w:type="dxa"/>
            <w:shd w:val="clear" w:color="auto" w:fill="FFFFFF" w:themeFill="background1"/>
          </w:tcPr>
          <w:p w14:paraId="55FBF385" w14:textId="77777777" w:rsidR="00F97CA9" w:rsidRPr="000C0136" w:rsidRDefault="00F97CA9" w:rsidP="006C479A">
            <w:pPr>
              <w:jc w:val="left"/>
              <w:cnfStyle w:val="000000100000" w:firstRow="0" w:lastRow="0" w:firstColumn="0" w:lastColumn="0" w:oddVBand="0" w:evenVBand="0" w:oddHBand="1" w:evenHBand="0" w:firstRowFirstColumn="0" w:firstRowLastColumn="0" w:lastRowFirstColumn="0" w:lastRowLastColumn="0"/>
            </w:pPr>
            <w:r>
              <w:t>2013</w:t>
            </w:r>
          </w:p>
        </w:tc>
      </w:tr>
      <w:tr w:rsidR="00F97CA9" w14:paraId="62CC3C03" w14:textId="77777777" w:rsidTr="007746FF">
        <w:tc>
          <w:tcPr>
            <w:cnfStyle w:val="001000000000" w:firstRow="0" w:lastRow="0" w:firstColumn="1" w:lastColumn="0" w:oddVBand="0" w:evenVBand="0" w:oddHBand="0" w:evenHBand="0" w:firstRowFirstColumn="0" w:firstRowLastColumn="0" w:lastRowFirstColumn="0" w:lastRowLastColumn="0"/>
            <w:tcW w:w="2929" w:type="dxa"/>
            <w:shd w:val="clear" w:color="auto" w:fill="FFFFFF" w:themeFill="background1"/>
          </w:tcPr>
          <w:p w14:paraId="255D2949" w14:textId="77777777" w:rsidR="00F97CA9" w:rsidRDefault="00F97CA9" w:rsidP="006C479A">
            <w:pPr>
              <w:jc w:val="left"/>
              <w:rPr>
                <w:b w:val="0"/>
              </w:rPr>
            </w:pPr>
            <w:r>
              <w:rPr>
                <w:b w:val="0"/>
              </w:rPr>
              <w:t>Sony Xperia Z3</w:t>
            </w:r>
          </w:p>
        </w:tc>
        <w:tc>
          <w:tcPr>
            <w:tcW w:w="2930" w:type="dxa"/>
            <w:shd w:val="clear" w:color="auto" w:fill="FFFFFF" w:themeFill="background1"/>
          </w:tcPr>
          <w:p w14:paraId="02058A6C" w14:textId="77777777" w:rsidR="00F97CA9" w:rsidRPr="000C0136" w:rsidRDefault="00F97CA9" w:rsidP="006C479A">
            <w:pPr>
              <w:jc w:val="left"/>
              <w:cnfStyle w:val="000000000000" w:firstRow="0" w:lastRow="0" w:firstColumn="0" w:lastColumn="0" w:oddVBand="0" w:evenVBand="0" w:oddHBand="0" w:evenHBand="0" w:firstRowFirstColumn="0" w:firstRowLastColumn="0" w:lastRowFirstColumn="0" w:lastRowLastColumn="0"/>
            </w:pPr>
            <w:r>
              <w:t>4.4.4</w:t>
            </w:r>
          </w:p>
        </w:tc>
        <w:tc>
          <w:tcPr>
            <w:tcW w:w="2930" w:type="dxa"/>
            <w:shd w:val="clear" w:color="auto" w:fill="FFFFFF" w:themeFill="background1"/>
          </w:tcPr>
          <w:p w14:paraId="299C0DDA" w14:textId="77777777" w:rsidR="00F97CA9" w:rsidRPr="000C0136" w:rsidRDefault="00F97CA9" w:rsidP="007746FF">
            <w:pPr>
              <w:keepNext/>
              <w:jc w:val="left"/>
              <w:cnfStyle w:val="000000000000" w:firstRow="0" w:lastRow="0" w:firstColumn="0" w:lastColumn="0" w:oddVBand="0" w:evenVBand="0" w:oddHBand="0" w:evenHBand="0" w:firstRowFirstColumn="0" w:firstRowLastColumn="0" w:lastRowFirstColumn="0" w:lastRowLastColumn="0"/>
            </w:pPr>
            <w:r>
              <w:t>2014</w:t>
            </w:r>
          </w:p>
        </w:tc>
      </w:tr>
    </w:tbl>
    <w:p w14:paraId="08A13EFE" w14:textId="4E45B7FB" w:rsidR="007746FF" w:rsidRDefault="007746FF" w:rsidP="007746FF">
      <w:pPr>
        <w:pStyle w:val="Beschriftung"/>
      </w:pPr>
      <w:bookmarkStart w:id="117" w:name="_Toc410738531"/>
      <w:r>
        <w:t xml:space="preserve">Tabelle </w:t>
      </w:r>
      <w:r w:rsidR="00CA0EFB">
        <w:fldChar w:fldCharType="begin"/>
      </w:r>
      <w:r w:rsidR="00CA0EFB">
        <w:instrText xml:space="preserve"> STYLEREF 1 \s </w:instrText>
      </w:r>
      <w:r w:rsidR="00CA0EFB">
        <w:fldChar w:fldCharType="separate"/>
      </w:r>
      <w:r w:rsidR="00170A67">
        <w:rPr>
          <w:noProof/>
        </w:rPr>
        <w:t>3</w:t>
      </w:r>
      <w:r w:rsidR="00CA0EFB">
        <w:rPr>
          <w:noProof/>
        </w:rPr>
        <w:fldChar w:fldCharType="end"/>
      </w:r>
      <w:r w:rsidR="0087530E">
        <w:t>.</w:t>
      </w:r>
      <w:r w:rsidR="00CA0EFB">
        <w:fldChar w:fldCharType="begin"/>
      </w:r>
      <w:r w:rsidR="00CA0EFB">
        <w:instrText xml:space="preserve"> SEQ Tabelle \* ARABIC \s 1 </w:instrText>
      </w:r>
      <w:r w:rsidR="00CA0EFB">
        <w:fldChar w:fldCharType="separate"/>
      </w:r>
      <w:r w:rsidR="00170A67">
        <w:rPr>
          <w:noProof/>
        </w:rPr>
        <w:t>7</w:t>
      </w:r>
      <w:r w:rsidR="00CA0EFB">
        <w:rPr>
          <w:noProof/>
        </w:rPr>
        <w:fldChar w:fldCharType="end"/>
      </w:r>
      <w:r>
        <w:t xml:space="preserve"> Übersicht der Testgeräte</w:t>
      </w:r>
      <w:bookmarkEnd w:id="117"/>
    </w:p>
    <w:p w14:paraId="1D2AD8EA" w14:textId="183EDAA3" w:rsidR="00A43BBE" w:rsidRDefault="00A43BBE">
      <w:pPr>
        <w:spacing w:before="0" w:after="0" w:line="240" w:lineRule="auto"/>
        <w:jc w:val="left"/>
      </w:pPr>
    </w:p>
    <w:p w14:paraId="2D581AD7" w14:textId="62BDEE9E" w:rsidR="00C903B9" w:rsidRDefault="00C903B9" w:rsidP="00C903B9">
      <w:pPr>
        <w:pStyle w:val="berschrift3"/>
      </w:pPr>
      <w:bookmarkStart w:id="118" w:name="_Toc410738470"/>
      <w:r>
        <w:t>Testszenarien</w:t>
      </w:r>
      <w:bookmarkEnd w:id="118"/>
    </w:p>
    <w:p w14:paraId="419C752C" w14:textId="6934D4DC" w:rsidR="007746FF" w:rsidRDefault="007746FF" w:rsidP="007746FF"/>
    <w:p w14:paraId="0E5A4D02" w14:textId="31821868" w:rsidR="008A4BD7" w:rsidRDefault="008A4BD7" w:rsidP="008A4BD7">
      <w:pPr>
        <w:pStyle w:val="Listenabsatz"/>
        <w:numPr>
          <w:ilvl w:val="0"/>
          <w:numId w:val="24"/>
        </w:numPr>
      </w:pPr>
      <w:r>
        <w:t>VR-App</w:t>
      </w:r>
    </w:p>
    <w:p w14:paraId="426078F7" w14:textId="3FD1C5D1" w:rsidR="00734860" w:rsidRDefault="00734860" w:rsidP="00734860">
      <w:pPr>
        <w:pStyle w:val="Listenabsatz"/>
        <w:numPr>
          <w:ilvl w:val="1"/>
          <w:numId w:val="24"/>
        </w:numPr>
      </w:pPr>
      <w:r>
        <w:t>Bewegungssteuerung funktioniert, Controller verbunden</w:t>
      </w:r>
    </w:p>
    <w:p w14:paraId="0A0D6B15" w14:textId="7DE4BB10" w:rsidR="00734860" w:rsidRDefault="00734860" w:rsidP="00734860">
      <w:pPr>
        <w:pStyle w:val="Listenabsatz"/>
        <w:numPr>
          <w:ilvl w:val="1"/>
          <w:numId w:val="24"/>
        </w:numPr>
      </w:pPr>
      <w:r>
        <w:t>Bewegungssteuerung funktioniert nicht, Controller nicht verbunden</w:t>
      </w:r>
    </w:p>
    <w:p w14:paraId="6D9EBDD0" w14:textId="342DEDC0" w:rsidR="00734860" w:rsidRDefault="00734860" w:rsidP="00734860">
      <w:pPr>
        <w:pStyle w:val="Listenabsatz"/>
        <w:numPr>
          <w:ilvl w:val="1"/>
          <w:numId w:val="24"/>
        </w:numPr>
      </w:pPr>
      <w:r>
        <w:t>Umschauen funktioniert, Sensoren des mobilen Gerätes funktionieren</w:t>
      </w:r>
    </w:p>
    <w:p w14:paraId="6106B930" w14:textId="59FB497E" w:rsidR="00734860" w:rsidRDefault="00734860" w:rsidP="00734860">
      <w:pPr>
        <w:pStyle w:val="Listenabsatz"/>
        <w:numPr>
          <w:ilvl w:val="1"/>
          <w:numId w:val="24"/>
        </w:numPr>
      </w:pPr>
      <w:r>
        <w:t>Umschauen funktioniert nicht, Sensoren des mobilen Gerätes funktionieren nicht</w:t>
      </w:r>
    </w:p>
    <w:p w14:paraId="25B658DF" w14:textId="4658B4FD" w:rsidR="00E8549F" w:rsidRDefault="00E8549F" w:rsidP="00E8549F">
      <w:pPr>
        <w:pStyle w:val="Listenabsatz"/>
        <w:numPr>
          <w:ilvl w:val="1"/>
          <w:numId w:val="24"/>
        </w:numPr>
      </w:pPr>
      <w:r>
        <w:t>Übersetzung von schnellen Bewegungen des HMDs</w:t>
      </w:r>
    </w:p>
    <w:p w14:paraId="2A191810" w14:textId="1FBCE12D" w:rsidR="00A43BBE" w:rsidRDefault="00A43BBE" w:rsidP="00E8549F">
      <w:pPr>
        <w:pStyle w:val="Listenabsatz"/>
        <w:numPr>
          <w:ilvl w:val="1"/>
          <w:numId w:val="24"/>
        </w:numPr>
      </w:pPr>
      <w:r>
        <w:t>Übersetzung von schnellen Eingaben des Controllers</w:t>
      </w:r>
    </w:p>
    <w:p w14:paraId="4E8EA152" w14:textId="50CFB455" w:rsidR="00E5775C" w:rsidRDefault="00E5775C" w:rsidP="00E8549F">
      <w:pPr>
        <w:pStyle w:val="Listenabsatz"/>
        <w:numPr>
          <w:ilvl w:val="1"/>
          <w:numId w:val="24"/>
        </w:numPr>
      </w:pPr>
      <w:r>
        <w:t>Übersetzung von schnellen Bewegungen des Controllers</w:t>
      </w:r>
    </w:p>
    <w:p w14:paraId="47D8F065" w14:textId="688B2D5A" w:rsidR="00A43BBE" w:rsidRDefault="00A43BBE" w:rsidP="00E8549F">
      <w:pPr>
        <w:pStyle w:val="Listenabsatz"/>
        <w:numPr>
          <w:ilvl w:val="1"/>
          <w:numId w:val="24"/>
        </w:numPr>
      </w:pPr>
      <w:r>
        <w:t>Verbindungsaufbau</w:t>
      </w:r>
    </w:p>
    <w:p w14:paraId="2B8F8D09" w14:textId="67411BEB" w:rsidR="00A43BBE" w:rsidRDefault="00E5775C" w:rsidP="00A43BBE">
      <w:pPr>
        <w:pStyle w:val="Listenabsatz"/>
        <w:numPr>
          <w:ilvl w:val="1"/>
          <w:numId w:val="24"/>
        </w:numPr>
      </w:pPr>
      <w:r>
        <w:t>Verbindungsabbruch</w:t>
      </w:r>
    </w:p>
    <w:p w14:paraId="7A43B371" w14:textId="6A1B9742" w:rsidR="008A4BD7" w:rsidRDefault="008A4BD7" w:rsidP="008A4BD7">
      <w:pPr>
        <w:pStyle w:val="Listenabsatz"/>
        <w:keepNext/>
        <w:numPr>
          <w:ilvl w:val="0"/>
          <w:numId w:val="24"/>
        </w:numPr>
      </w:pPr>
      <w:r>
        <w:lastRenderedPageBreak/>
        <w:t>Controller</w:t>
      </w:r>
    </w:p>
    <w:p w14:paraId="59270DDA" w14:textId="4A4B4F31" w:rsidR="00A43BBE" w:rsidRDefault="00A43BBE" w:rsidP="00A43BBE">
      <w:pPr>
        <w:pStyle w:val="Listenabsatz"/>
        <w:keepNext/>
        <w:numPr>
          <w:ilvl w:val="1"/>
          <w:numId w:val="24"/>
        </w:numPr>
      </w:pPr>
      <w:r>
        <w:t>Verbindungsaufbau</w:t>
      </w:r>
    </w:p>
    <w:p w14:paraId="66EF1E07" w14:textId="668F1C97" w:rsidR="008A4BD7" w:rsidRDefault="00517425" w:rsidP="008A4BD7">
      <w:pPr>
        <w:pStyle w:val="Listenabsatz"/>
        <w:keepNext/>
        <w:numPr>
          <w:ilvl w:val="1"/>
          <w:numId w:val="24"/>
        </w:numPr>
      </w:pPr>
      <w:r>
        <w:t xml:space="preserve">Verbindungsabbruch </w:t>
      </w:r>
    </w:p>
    <w:p w14:paraId="7BC3CC01" w14:textId="217632FC" w:rsidR="00E5775C" w:rsidRDefault="00E5775C" w:rsidP="008A4BD7">
      <w:pPr>
        <w:pStyle w:val="Listenabsatz"/>
        <w:keepNext/>
        <w:numPr>
          <w:ilvl w:val="1"/>
          <w:numId w:val="24"/>
        </w:numPr>
      </w:pPr>
      <w:r>
        <w:t>Reichweite</w:t>
      </w:r>
    </w:p>
    <w:p w14:paraId="2C173A24" w14:textId="121E32CD" w:rsidR="00A43BBE" w:rsidRDefault="00A43BBE" w:rsidP="008A4BD7">
      <w:pPr>
        <w:pStyle w:val="Listenabsatz"/>
        <w:keepNext/>
        <w:numPr>
          <w:ilvl w:val="1"/>
          <w:numId w:val="24"/>
        </w:numPr>
      </w:pPr>
      <w:r>
        <w:t>Verbindungsaufbau nach Verbindungsabbruch ermöglich Bewegungssteuerung</w:t>
      </w:r>
    </w:p>
    <w:p w14:paraId="2AD6F575" w14:textId="085CA940" w:rsidR="008A4BD7" w:rsidRPr="007746FF" w:rsidRDefault="008A4BD7" w:rsidP="008A4BD7">
      <w:pPr>
        <w:pStyle w:val="Beschriftung"/>
      </w:pPr>
      <w:bookmarkStart w:id="119" w:name="_Toc410738532"/>
      <w:r>
        <w:t xml:space="preserve">Tabelle </w:t>
      </w:r>
      <w:r w:rsidR="00CA0EFB">
        <w:fldChar w:fldCharType="begin"/>
      </w:r>
      <w:r w:rsidR="00CA0EFB">
        <w:instrText xml:space="preserve"> STYLEREF 1 \s </w:instrText>
      </w:r>
      <w:r w:rsidR="00CA0EFB">
        <w:fldChar w:fldCharType="separate"/>
      </w:r>
      <w:r w:rsidR="00170A67">
        <w:rPr>
          <w:noProof/>
        </w:rPr>
        <w:t>3</w:t>
      </w:r>
      <w:r w:rsidR="00CA0EFB">
        <w:rPr>
          <w:noProof/>
        </w:rPr>
        <w:fldChar w:fldCharType="end"/>
      </w:r>
      <w:r w:rsidR="0087530E">
        <w:t>.</w:t>
      </w:r>
      <w:r w:rsidR="00CA0EFB">
        <w:fldChar w:fldCharType="begin"/>
      </w:r>
      <w:r w:rsidR="00CA0EFB">
        <w:instrText xml:space="preserve"> SEQ Tabelle \* ARABIC \s 1 </w:instrText>
      </w:r>
      <w:r w:rsidR="00CA0EFB">
        <w:fldChar w:fldCharType="separate"/>
      </w:r>
      <w:r w:rsidR="00170A67">
        <w:rPr>
          <w:noProof/>
        </w:rPr>
        <w:t>8</w:t>
      </w:r>
      <w:r w:rsidR="00CA0EFB">
        <w:rPr>
          <w:noProof/>
        </w:rPr>
        <w:fldChar w:fldCharType="end"/>
      </w:r>
      <w:r>
        <w:t xml:space="preserve"> Testszenarien</w:t>
      </w:r>
      <w:bookmarkEnd w:id="119"/>
    </w:p>
    <w:p w14:paraId="09C27714" w14:textId="77777777" w:rsidR="0081167D" w:rsidRDefault="005958CB" w:rsidP="008847AE">
      <w:pPr>
        <w:sectPr w:rsidR="0081167D" w:rsidSect="00CF380C">
          <w:pgSz w:w="11906" w:h="16838" w:code="9"/>
          <w:pgMar w:top="1531" w:right="1418" w:bottom="1701" w:left="1701" w:header="510" w:footer="624" w:gutter="0"/>
          <w:cols w:space="708"/>
          <w:docGrid w:linePitch="360"/>
        </w:sectPr>
      </w:pPr>
      <w:r>
        <w:br w:type="page"/>
      </w:r>
    </w:p>
    <w:bookmarkStart w:id="120" w:name="_Toc410738471"/>
    <w:p w14:paraId="58B725B4" w14:textId="293DB5EA" w:rsidR="00425FF0" w:rsidRDefault="005958CB" w:rsidP="005958CB">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92032" behindDoc="1" locked="0" layoutInCell="1" allowOverlap="1" wp14:anchorId="786F26BE" wp14:editId="06C4594A">
                <wp:simplePos x="0" y="0"/>
                <wp:positionH relativeFrom="page">
                  <wp:posOffset>536892</wp:posOffset>
                </wp:positionH>
                <wp:positionV relativeFrom="paragraph">
                  <wp:posOffset>-432307</wp:posOffset>
                </wp:positionV>
                <wp:extent cx="436247" cy="1507490"/>
                <wp:effectExtent l="0" t="2222" r="0" b="0"/>
                <wp:wrapNone/>
                <wp:docPr id="2" name="Rechteck 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E89FD" id="Rechteck 2" o:spid="_x0000_s1026" style="position:absolute;margin-left:42.25pt;margin-top:-34.05pt;width:34.35pt;height:118.7pt;rotation:90;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" fillcolor="#303338" stroked="f" strokeweight="2pt">
                <w10:wrap anchorx="page"/>
              </v:rect>
            </w:pict>
          </mc:Fallback>
        </mc:AlternateContent>
      </w:r>
      <w:r w:rsidR="000D3D5A">
        <w:t>Analyse</w:t>
      </w:r>
      <w:r>
        <w:t xml:space="preserve"> </w:t>
      </w:r>
      <w:r w:rsidR="005D5BC7">
        <w:t xml:space="preserve">der </w:t>
      </w:r>
      <w:r w:rsidR="000D3D5A">
        <w:t>Controller</w:t>
      </w:r>
      <w:bookmarkEnd w:id="120"/>
    </w:p>
    <w:p w14:paraId="2F5E652F" w14:textId="77777777" w:rsidR="005958CB" w:rsidRDefault="005958CB" w:rsidP="005958CB"/>
    <w:p w14:paraId="7F955E3F" w14:textId="77777777" w:rsidR="00643B3C" w:rsidRDefault="00643B3C" w:rsidP="005958CB"/>
    <w:p w14:paraId="364CF831" w14:textId="23E70288" w:rsidR="00DC076E" w:rsidRDefault="00B417AB" w:rsidP="005958CB">
      <w:r>
        <w:t xml:space="preserve">Dieser Abschnitt dient der Analyse und genaueren Betrachtung der ermittelten Controller. </w:t>
      </w:r>
      <w:r w:rsidR="00914777">
        <w:t>Dabei wird noch keine Wertung</w:t>
      </w:r>
      <w:r w:rsidR="00AE268E">
        <w:t xml:space="preserve"> vorgeno</w:t>
      </w:r>
      <w:r w:rsidR="00DC076E">
        <w:t>mmen. Diese findet im Abschnit 6</w:t>
      </w:r>
      <w:r w:rsidR="00AE268E">
        <w:t xml:space="preserve"> statt.</w:t>
      </w:r>
      <w:r w:rsidR="00672001">
        <w:t xml:space="preserve"> </w:t>
      </w:r>
      <w:r w:rsidR="00DC076E">
        <w:t>Die hier behandelten Controller setzen sich aus verfügbaren, sowie nicht verfügbaren Prototypen und theoretischen Überlegungen zusammen.</w:t>
      </w:r>
      <w:r w:rsidR="004A4543">
        <w:t xml:space="preserve"> Die Analyse nicht vorhandener Controller und Prototypen findet auf Basis der Erkenntnisse aus bereits existieren Apps, Produktbeschreibungen und </w:t>
      </w:r>
      <w:r w:rsidR="00E723CC">
        <w:t>–</w:t>
      </w:r>
      <w:r w:rsidR="004A4543">
        <w:t>spezifikationen statt.</w:t>
      </w:r>
    </w:p>
    <w:p w14:paraId="13FBC798" w14:textId="77777777" w:rsidR="00284FB0" w:rsidRPr="00284FB0" w:rsidRDefault="00284FB0" w:rsidP="00284FB0"/>
    <w:p w14:paraId="52083964" w14:textId="24ECF926" w:rsidR="00DA13C5" w:rsidRDefault="00DA13C5" w:rsidP="00DA13C5">
      <w:pPr>
        <w:pStyle w:val="berschrift2"/>
      </w:pPr>
      <w:bookmarkStart w:id="121" w:name="_Toc410738472"/>
      <w:r>
        <w:t>Gamepad</w:t>
      </w:r>
      <w:r w:rsidR="00F81EC1">
        <w:t>: Playstation 3 Controller</w:t>
      </w:r>
      <w:bookmarkEnd w:id="121"/>
    </w:p>
    <w:p w14:paraId="66A35852" w14:textId="77777777" w:rsidR="00D2646F" w:rsidRDefault="00D2646F" w:rsidP="00D2646F"/>
    <w:p w14:paraId="0D3D9DFD" w14:textId="60B3E7E7" w:rsidR="006C0416" w:rsidRDefault="006C0416" w:rsidP="00D2646F">
      <w:r>
        <w:t>Gamepads, insbesondere Playstation  und Xbox Controller, bieten sich für die Steuerung von VR-Applikationen an, da der Anschluss an Konsolen oder Computer einfach ist und meist das Verbinden per Kabel ausreicht, um eine Verbindung herzustellen. So werden diese auch schon für die Nutzung von anderen HMDs wie die Oculus Rift über einen Computer genutzt. Da in diesem Fall der Anschluss mit einem mobilen Gerät erfolgen soll, wird der Controller der</w:t>
      </w:r>
      <w:r w:rsidR="0057144A">
        <w:t xml:space="preserve"> Playstation 3 näher betrachtet. </w:t>
      </w:r>
    </w:p>
    <w:p w14:paraId="149E04DD" w14:textId="77777777" w:rsidR="006C0416" w:rsidRDefault="006C0416" w:rsidP="00D2646F">
      <w:r>
        <w:t xml:space="preserve">Der Controller der Playstation 3 </w:t>
      </w:r>
      <w:r w:rsidR="0057144A">
        <w:t xml:space="preserve">eignet sich, da er über die nötigen Eingabemechanismen für eine Bewegungssteuerung verfügt und des Weiteren eine kabellose Verbindung mit einem mobilen Gerät zulässt. Des Weiteren ist es möglich Tests der App direkt am Computer durchzuführen bevor diese auf das mobile Gerät gespielt wird, da auch hier eine Verbindung möglich ist. </w:t>
      </w:r>
    </w:p>
    <w:p w14:paraId="5EABABDB" w14:textId="7D3F8959" w:rsidR="00AF3309" w:rsidRDefault="0057144A" w:rsidP="00CA58B3">
      <w:r>
        <w:t>Die Verbindung zu einem mobilen Gerät erfolgt über eine externe Applikation</w:t>
      </w:r>
      <w:r w:rsidR="00CA58B3">
        <w:t>, Sixaxis Controller</w:t>
      </w:r>
      <w:r>
        <w:t xml:space="preserve">, die es ermöglicht den Controller als natives Gamepad zu simulieren. Hier können auch Tastenbelegungen geändert und angepasst werden. </w:t>
      </w:r>
      <w:r w:rsidR="00CA58B3">
        <w:t xml:space="preserve">Erforderlich für die Nutzung der App ist Root-Zugriff. Durch das Rooten erhält der Nutzer Administratoren-Rechte auf </w:t>
      </w:r>
      <w:r w:rsidR="005A55B8">
        <w:t>dem</w:t>
      </w:r>
      <w:r w:rsidR="00CA58B3">
        <w:t xml:space="preserve"> mobile</w:t>
      </w:r>
      <w:r w:rsidR="005A55B8">
        <w:t>n</w:t>
      </w:r>
      <w:r w:rsidR="00CA58B3">
        <w:t xml:space="preserve"> Gerät.</w:t>
      </w:r>
    </w:p>
    <w:p w14:paraId="09851E63" w14:textId="77777777" w:rsidR="005A55B8" w:rsidRDefault="00CA58B3" w:rsidP="00CA58B3">
      <w:r>
        <w:lastRenderedPageBreak/>
        <w:t>Für die Verbindung muss der Controller einmalig mit dem mobilen Gerät verbunden und gekoppelt werden. Danach ist eine kabellose Verbindung möglich.</w:t>
      </w:r>
      <w:r w:rsidR="005A55B8">
        <w:t xml:space="preserve"> </w:t>
      </w:r>
    </w:p>
    <w:p w14:paraId="2B45B0BA" w14:textId="00E030C6" w:rsidR="00AF3309" w:rsidRDefault="005A55B8" w:rsidP="005A55B8">
      <w:r>
        <w:t>Durch die Minijoysticks auf dem Gamepad ist eine präzise Steuerung möglich und durch die insgesamt hohe Anzahl an Knöpfen können noch weitere Eingaben implementiert und genutzt werden.</w:t>
      </w:r>
    </w:p>
    <w:p w14:paraId="33BBD4A7" w14:textId="77777777" w:rsidR="005A55B8" w:rsidRDefault="005A55B8" w:rsidP="005A55B8"/>
    <w:p w14:paraId="09B6DECD" w14:textId="5CC12118" w:rsidR="00AB693C" w:rsidRDefault="0050054E" w:rsidP="005D4197">
      <w:pPr>
        <w:pStyle w:val="berschrift2"/>
      </w:pPr>
      <w:bookmarkStart w:id="122" w:name="_Toc410738473"/>
      <w:r>
        <w:t>Magnetfeld</w:t>
      </w:r>
      <w:r w:rsidR="00F81EC1">
        <w:t>: Cardboard</w:t>
      </w:r>
      <w:bookmarkEnd w:id="122"/>
    </w:p>
    <w:p w14:paraId="14674597" w14:textId="77777777" w:rsidR="00D2646F" w:rsidRDefault="00D2646F" w:rsidP="00D2646F"/>
    <w:p w14:paraId="1E9555D9" w14:textId="56B4C0F7" w:rsidR="005A55B8" w:rsidRDefault="00B3500B" w:rsidP="00D2646F">
      <w:r>
        <w:t>Cardboard von Google verfolgt eine andere Herangehensweise als das Gamepad. Hier werden Eingaben nicht über Joysticks oder Knö</w:t>
      </w:r>
      <w:r w:rsidR="00F97CA9">
        <w:t>pfe erfasst, sondern über den Magnetischen Schalter (engl. Magnetic Switch) der am Gehäuse des Cardboard befestigt ist. Dieser</w:t>
      </w:r>
      <w:r w:rsidR="00A53B36">
        <w:t xml:space="preserve"> funktioniert kabellos und ohne Bluetooth,</w:t>
      </w:r>
      <w:r w:rsidR="00053ECD">
        <w:t xml:space="preserve"> lässt sich mit einer Hand bedienen </w:t>
      </w:r>
      <w:r w:rsidR="00C346E9">
        <w:t>und durch die Cardboard SDK kann ein Betätigen des Magnetic Switch registriert und verarbeitet werden.</w:t>
      </w:r>
    </w:p>
    <w:p w14:paraId="55CE8E18" w14:textId="149E4EAB" w:rsidR="00F97CA9" w:rsidRDefault="00F97CA9" w:rsidP="00D2646F">
      <w:r>
        <w:rPr>
          <w:noProof/>
        </w:rPr>
        <mc:AlternateContent>
          <mc:Choice Requires="wps">
            <w:drawing>
              <wp:anchor distT="0" distB="0" distL="114300" distR="114300" simplePos="0" relativeHeight="251751424" behindDoc="0" locked="0" layoutInCell="1" allowOverlap="1" wp14:anchorId="262658B1" wp14:editId="43C8A96D">
                <wp:simplePos x="0" y="0"/>
                <wp:positionH relativeFrom="column">
                  <wp:posOffset>2424430</wp:posOffset>
                </wp:positionH>
                <wp:positionV relativeFrom="paragraph">
                  <wp:posOffset>1949450</wp:posOffset>
                </wp:positionV>
                <wp:extent cx="2752725" cy="350520"/>
                <wp:effectExtent l="0" t="0" r="9525" b="0"/>
                <wp:wrapTopAndBottom/>
                <wp:docPr id="49" name="Textfeld 49"/>
                <wp:cNvGraphicFramePr/>
                <a:graphic xmlns:a="http://schemas.openxmlformats.org/drawingml/2006/main">
                  <a:graphicData uri="http://schemas.microsoft.com/office/word/2010/wordprocessingShape">
                    <wps:wsp>
                      <wps:cNvSpPr txBox="1"/>
                      <wps:spPr>
                        <a:xfrm>
                          <a:off x="0" y="0"/>
                          <a:ext cx="2752725" cy="350520"/>
                        </a:xfrm>
                        <a:prstGeom prst="rect">
                          <a:avLst/>
                        </a:prstGeom>
                        <a:solidFill>
                          <a:prstClr val="white"/>
                        </a:solidFill>
                        <a:ln>
                          <a:noFill/>
                        </a:ln>
                        <a:effectLst/>
                      </wps:spPr>
                      <wps:txbx>
                        <w:txbxContent>
                          <w:p w14:paraId="34B27ACD" w14:textId="6AC5EA6A" w:rsidR="00170A67" w:rsidRDefault="00170A67" w:rsidP="001C417C">
                            <w:pPr>
                              <w:pStyle w:val="Beschriftung"/>
                            </w:pPr>
                            <w:bookmarkStart w:id="123" w:name="_Toc410738523"/>
                            <w:r>
                              <w:t xml:space="preserve">Abb. </w:t>
                            </w:r>
                            <w:r w:rsidR="00CA0EFB">
                              <w:fldChar w:fldCharType="begin"/>
                            </w:r>
                            <w:r w:rsidR="00CA0EFB">
                              <w:instrText xml:space="preserve"> STYLEREF 1 \s </w:instrText>
                            </w:r>
                            <w:r w:rsidR="00CA0EFB">
                              <w:fldChar w:fldCharType="separate"/>
                            </w:r>
                            <w:r>
                              <w:rPr>
                                <w:noProof/>
                              </w:rPr>
                              <w:t>4</w:t>
                            </w:r>
                            <w:r w:rsidR="00CA0EFB">
                              <w:rPr>
                                <w:noProof/>
                              </w:rPr>
                              <w:fldChar w:fldCharType="end"/>
                            </w:r>
                            <w:r>
                              <w:t>.</w:t>
                            </w:r>
                            <w:r w:rsidR="00CA0EFB">
                              <w:fldChar w:fldCharType="begin"/>
                            </w:r>
                            <w:r w:rsidR="00CA0EFB">
                              <w:instrText xml:space="preserve"> SEQ Abb. \* ARABIC \s 1 </w:instrText>
                            </w:r>
                            <w:r w:rsidR="00CA0EFB">
                              <w:fldChar w:fldCharType="separate"/>
                            </w:r>
                            <w:r>
                              <w:rPr>
                                <w:noProof/>
                              </w:rPr>
                              <w:t>1</w:t>
                            </w:r>
                            <w:r w:rsidR="00CA0EFB">
                              <w:rPr>
                                <w:noProof/>
                              </w:rPr>
                              <w:fldChar w:fldCharType="end"/>
                            </w:r>
                            <w:r>
                              <w:t xml:space="preserve"> Magnetic Switch des Cardboard [Bus]</w:t>
                            </w:r>
                            <w:bookmarkEnd w:id="123"/>
                          </w:p>
                          <w:p w14:paraId="32A3FA07" w14:textId="77777777" w:rsidR="00170A67" w:rsidRPr="00F97CA9" w:rsidRDefault="00170A67" w:rsidP="00F97CA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658B1" id="Textfeld 49" o:spid="_x0000_s1043" type="#_x0000_t202" style="position:absolute;left:0;text-align:left;margin-left:190.9pt;margin-top:153.5pt;width:216.75pt;height:27.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" stroked="f">
                <v:textbox inset="0,0,0,0">
                  <w:txbxContent>
                    <w:p w14:paraId="34B27ACD" w14:textId="6AC5EA6A" w:rsidR="00170A67" w:rsidRDefault="00170A67" w:rsidP="001C417C">
                      <w:pPr>
                        <w:pStyle w:val="Beschriftung"/>
                      </w:pPr>
                      <w:bookmarkStart w:id="137" w:name="_Toc410738523"/>
                      <w:r>
                        <w:t xml:space="preserve">Abb. </w:t>
                      </w:r>
                      <w:fldSimple w:instr=" STYLEREF 1 \s ">
                        <w:r>
                          <w:rPr>
                            <w:noProof/>
                          </w:rPr>
                          <w:t>4</w:t>
                        </w:r>
                      </w:fldSimple>
                      <w:r>
                        <w:t>.</w:t>
                      </w:r>
                      <w:fldSimple w:instr=" SEQ Abb. \* ARABIC \s 1 ">
                        <w:r>
                          <w:rPr>
                            <w:noProof/>
                          </w:rPr>
                          <w:t>1</w:t>
                        </w:r>
                      </w:fldSimple>
                      <w:r>
                        <w:t xml:space="preserve"> </w:t>
                      </w:r>
                      <w:proofErr w:type="spellStart"/>
                      <w:r>
                        <w:t>Magnetic</w:t>
                      </w:r>
                      <w:proofErr w:type="spellEnd"/>
                      <w:r>
                        <w:t xml:space="preserve"> Switch des Cardboard [Bus]</w:t>
                      </w:r>
                      <w:bookmarkEnd w:id="137"/>
                    </w:p>
                    <w:p w14:paraId="32A3FA07" w14:textId="77777777" w:rsidR="00170A67" w:rsidRPr="00F97CA9" w:rsidRDefault="00170A67" w:rsidP="00F97CA9"/>
                  </w:txbxContent>
                </v:textbox>
                <w10:wrap type="topAndBottom"/>
              </v:shape>
            </w:pict>
          </mc:Fallback>
        </mc:AlternateContent>
      </w:r>
      <w:r>
        <w:rPr>
          <w:noProof/>
        </w:rPr>
        <w:drawing>
          <wp:anchor distT="0" distB="0" distL="114300" distR="114300" simplePos="0" relativeHeight="251749376" behindDoc="0" locked="0" layoutInCell="1" allowOverlap="1" wp14:anchorId="2FB858EE" wp14:editId="08041337">
            <wp:simplePos x="0" y="0"/>
            <wp:positionH relativeFrom="column">
              <wp:posOffset>-635</wp:posOffset>
            </wp:positionH>
            <wp:positionV relativeFrom="paragraph">
              <wp:posOffset>311150</wp:posOffset>
            </wp:positionV>
            <wp:extent cx="2424844" cy="1821600"/>
            <wp:effectExtent l="0" t="0" r="0" b="7620"/>
            <wp:wrapTopAndBottom/>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laceholde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24844" cy="1821600"/>
                    </a:xfrm>
                    <a:prstGeom prst="rect">
                      <a:avLst/>
                    </a:prstGeom>
                  </pic:spPr>
                </pic:pic>
              </a:graphicData>
            </a:graphic>
            <wp14:sizeRelH relativeFrom="page">
              <wp14:pctWidth>0</wp14:pctWidth>
            </wp14:sizeRelH>
            <wp14:sizeRelV relativeFrom="page">
              <wp14:pctHeight>0</wp14:pctHeight>
            </wp14:sizeRelV>
          </wp:anchor>
        </w:drawing>
      </w:r>
    </w:p>
    <w:p w14:paraId="57BBAC51" w14:textId="77777777" w:rsidR="00F97CA9" w:rsidRDefault="00F97CA9" w:rsidP="00D2646F"/>
    <w:p w14:paraId="6FF25046" w14:textId="298E014B" w:rsidR="00D86A67" w:rsidRDefault="00D86A67" w:rsidP="00D2646F">
      <w:r>
        <w:t>Als Einschränkung ist zu nennen, dass mindestens Android 4.1 benötigt wird und das mobile Gerät in der Lage sein muss Veränderungen des Magnetfeldes zu registrieren.</w:t>
      </w:r>
    </w:p>
    <w:p w14:paraId="732D273A" w14:textId="6B556323" w:rsidR="00D86A67" w:rsidRDefault="00D86A67" w:rsidP="00D86A67">
      <w:r>
        <w:t>Für die Umsetzung in Unity liefert Google eigene Prefabs mit, die in das Projekt eingebaut werden können.</w:t>
      </w:r>
      <w:r w:rsidR="00E87D4F">
        <w:t xml:space="preserve"> Die Prefabs enthalten folgende Skripte, um das Head Tracking und den Zugriff auf den M</w:t>
      </w:r>
      <w:r w:rsidR="00D635FA">
        <w:t>agnetic Switch zu gewährleisten.</w:t>
      </w:r>
    </w:p>
    <w:p w14:paraId="2AE4C4BA" w14:textId="75C8A625" w:rsidR="00D635FA" w:rsidRDefault="00D635FA">
      <w:pPr>
        <w:spacing w:before="0" w:after="0" w:line="240" w:lineRule="auto"/>
        <w:jc w:val="left"/>
      </w:pPr>
      <w:r>
        <w:br w:type="page"/>
      </w:r>
    </w:p>
    <w:p w14:paraId="71F583C9" w14:textId="1724ACFD" w:rsidR="00E87D4F" w:rsidRDefault="00E87D4F" w:rsidP="00E87D4F">
      <w:pPr>
        <w:pStyle w:val="Listenabsatz"/>
        <w:numPr>
          <w:ilvl w:val="0"/>
          <w:numId w:val="33"/>
        </w:numPr>
      </w:pPr>
      <w:r>
        <w:lastRenderedPageBreak/>
        <w:t>Cardboard.cs – Verbindung zur Cardboard SDK</w:t>
      </w:r>
    </w:p>
    <w:p w14:paraId="7FC50EE6" w14:textId="782585B7" w:rsidR="00E87D4F" w:rsidRDefault="00E87D4F" w:rsidP="00E87D4F">
      <w:pPr>
        <w:pStyle w:val="Listenabsatz"/>
        <w:numPr>
          <w:ilvl w:val="0"/>
          <w:numId w:val="33"/>
        </w:numPr>
      </w:pPr>
      <w:r>
        <w:t>CardboardEye.cs – Ist für die virtuellen Kameras zuständig</w:t>
      </w:r>
    </w:p>
    <w:p w14:paraId="46E6743A" w14:textId="633CB47B" w:rsidR="00E87D4F" w:rsidRDefault="00E87D4F" w:rsidP="00E87D4F">
      <w:pPr>
        <w:pStyle w:val="Listenabsatz"/>
        <w:numPr>
          <w:ilvl w:val="0"/>
          <w:numId w:val="33"/>
        </w:numPr>
      </w:pPr>
      <w:r>
        <w:t>CardboardHead.cs – Reduziert Latenz und verbessert Head Tracking</w:t>
      </w:r>
    </w:p>
    <w:p w14:paraId="0D25835C" w14:textId="0F2AEDEE" w:rsidR="00D86A67" w:rsidRDefault="00E87D4F" w:rsidP="00CE084F">
      <w:pPr>
        <w:pStyle w:val="Listenabsatz"/>
        <w:numPr>
          <w:ilvl w:val="0"/>
          <w:numId w:val="33"/>
        </w:numPr>
        <w:spacing w:before="0" w:after="0" w:line="240" w:lineRule="auto"/>
        <w:jc w:val="left"/>
      </w:pPr>
      <w:r>
        <w:t>StereoController.cs – Ermöglicht Stereo sehen, verwaltet virtuelle Kameras</w:t>
      </w:r>
    </w:p>
    <w:p w14:paraId="7CF67596" w14:textId="77777777" w:rsidR="00E4615E" w:rsidRDefault="00E4615E" w:rsidP="00E4615E">
      <w:pPr>
        <w:spacing w:before="0" w:after="0" w:line="240" w:lineRule="auto"/>
        <w:jc w:val="left"/>
      </w:pPr>
    </w:p>
    <w:p w14:paraId="46971BE2" w14:textId="76915B1E" w:rsidR="00D86A67" w:rsidRDefault="00C346E9" w:rsidP="003D062D">
      <w:r>
        <w:t>Die</w:t>
      </w:r>
      <w:r w:rsidR="00E47C76">
        <w:t xml:space="preserve"> Cardboard SDK</w:t>
      </w:r>
      <w:r>
        <w:t xml:space="preserve"> ermöglicht den Zugriff auf das Betätigen des Schalters durch die Variable CardboardTriggered. Diese boolsche Variable </w:t>
      </w:r>
      <w:r w:rsidR="00E47C76">
        <w:t>wird auf true gesetzt, wenn der Magnetic Switch betätigt wurde und bleibt genau einen ganzen Frame in diesem Zustand. Danach wird sie wieder auf false gesetzt. Der Zugriff au</w:t>
      </w:r>
      <w:r w:rsidR="00D86A67">
        <w:t xml:space="preserve">f diese Variable kann durch Unity aus jedem anderen Skript erfolgen und </w:t>
      </w:r>
      <w:r w:rsidR="00E87D4F">
        <w:t>ermöglicht</w:t>
      </w:r>
      <w:r w:rsidR="00D86A67">
        <w:t xml:space="preserve"> so diese Variable abzufragen und bestimmte Ere</w:t>
      </w:r>
      <w:r w:rsidR="00C17459">
        <w:t>ignisse auszuführen wie im Listing 4.1 beispielhaft dargestellt ist.</w:t>
      </w:r>
    </w:p>
    <w:p w14:paraId="743F1DAE" w14:textId="77777777" w:rsidR="003D062D" w:rsidRDefault="003D062D">
      <w:pPr>
        <w:spacing w:before="0" w:after="0" w:line="240" w:lineRule="auto"/>
        <w:jc w:val="left"/>
      </w:pPr>
    </w:p>
    <w:p w14:paraId="28C181A2" w14:textId="66C21917" w:rsidR="005A55B8" w:rsidRDefault="005A55B8" w:rsidP="005A55B8">
      <w:pPr>
        <w:pStyle w:val="Code"/>
      </w:pPr>
      <w:r>
        <w:t>using UnityEngine;</w:t>
      </w:r>
    </w:p>
    <w:p w14:paraId="2296FD8B" w14:textId="7BBA046F" w:rsidR="005A55B8" w:rsidRDefault="005A55B8" w:rsidP="005A55B8">
      <w:pPr>
        <w:pStyle w:val="Code"/>
      </w:pPr>
      <w:r>
        <w:t>using System.Collections;</w:t>
      </w:r>
    </w:p>
    <w:p w14:paraId="1589813C" w14:textId="71F6B91C" w:rsidR="005A55B8" w:rsidRDefault="005A55B8" w:rsidP="005A55B8">
      <w:pPr>
        <w:pStyle w:val="Code"/>
      </w:pPr>
    </w:p>
    <w:p w14:paraId="1D7D1E39" w14:textId="0B087280" w:rsidR="005A55B8" w:rsidRDefault="005A55B8" w:rsidP="00B3500B">
      <w:pPr>
        <w:pStyle w:val="Code"/>
      </w:pPr>
      <w:r>
        <w:t>public class Charac</w:t>
      </w:r>
      <w:r w:rsidR="00B3500B">
        <w:t>terController : MonoBehaviour {</w:t>
      </w:r>
    </w:p>
    <w:p w14:paraId="411F252C" w14:textId="54BC2C6B" w:rsidR="00B3500B" w:rsidRDefault="00B3500B" w:rsidP="00B3500B">
      <w:pPr>
        <w:pStyle w:val="Code"/>
      </w:pPr>
    </w:p>
    <w:p w14:paraId="63FD4214" w14:textId="0C4C59EB" w:rsidR="005A55B8" w:rsidRDefault="005A55B8" w:rsidP="005A55B8">
      <w:pPr>
        <w:pStyle w:val="Code"/>
      </w:pPr>
      <w:r>
        <w:tab/>
        <w:t>void Start () {</w:t>
      </w:r>
    </w:p>
    <w:p w14:paraId="051CB328" w14:textId="3CB611F9" w:rsidR="005A55B8" w:rsidRDefault="00B3500B" w:rsidP="00B3500B">
      <w:pPr>
        <w:pStyle w:val="Code"/>
      </w:pPr>
      <w:r>
        <w:tab/>
        <w:t xml:space="preserve"> </w:t>
      </w:r>
      <w:r>
        <w:tab/>
        <w:t>//Hier Variablen initialisieren</w:t>
      </w:r>
    </w:p>
    <w:p w14:paraId="3911A96C" w14:textId="72CDC2CE" w:rsidR="005A55B8" w:rsidRDefault="005A55B8" w:rsidP="005A55B8">
      <w:pPr>
        <w:pStyle w:val="Code"/>
      </w:pPr>
      <w:r>
        <w:tab/>
        <w:t>}</w:t>
      </w:r>
    </w:p>
    <w:p w14:paraId="759D6E4C" w14:textId="77777777" w:rsidR="005A55B8" w:rsidRDefault="005A55B8" w:rsidP="005A55B8">
      <w:pPr>
        <w:pStyle w:val="Code"/>
      </w:pPr>
      <w:r>
        <w:tab/>
      </w:r>
    </w:p>
    <w:p w14:paraId="32B43E8A" w14:textId="69457966" w:rsidR="005A55B8" w:rsidRDefault="005A55B8" w:rsidP="005A55B8">
      <w:pPr>
        <w:pStyle w:val="Code"/>
      </w:pPr>
      <w:r>
        <w:tab/>
        <w:t>void Update () {</w:t>
      </w:r>
    </w:p>
    <w:p w14:paraId="47D00A73" w14:textId="3B8E1B0C" w:rsidR="005A55B8" w:rsidRDefault="005A55B8" w:rsidP="005A55B8">
      <w:pPr>
        <w:pStyle w:val="Code"/>
      </w:pPr>
      <w:r>
        <w:tab/>
      </w:r>
      <w:r>
        <w:tab/>
        <w:t>if(Cardboard.SDK.CardboardTriggered){</w:t>
      </w:r>
    </w:p>
    <w:p w14:paraId="132DC136" w14:textId="0FA773A8" w:rsidR="005A55B8" w:rsidRDefault="005A55B8" w:rsidP="005A55B8">
      <w:pPr>
        <w:pStyle w:val="Code"/>
      </w:pPr>
      <w:r>
        <w:tab/>
      </w:r>
      <w:r>
        <w:tab/>
      </w:r>
      <w:r>
        <w:tab/>
      </w:r>
      <w:r w:rsidR="00C17459">
        <w:t>this.transform.Translate(Vector3(0,0,1));</w:t>
      </w:r>
    </w:p>
    <w:p w14:paraId="5D604FEF" w14:textId="218063A3" w:rsidR="005A55B8" w:rsidRDefault="00B3500B" w:rsidP="00B3500B">
      <w:pPr>
        <w:pStyle w:val="Code"/>
      </w:pPr>
      <w:r>
        <w:tab/>
      </w:r>
      <w:r>
        <w:tab/>
        <w:t>}</w:t>
      </w:r>
    </w:p>
    <w:p w14:paraId="0A432D62" w14:textId="5FCED308" w:rsidR="00B3500B" w:rsidRDefault="005A55B8" w:rsidP="005A55B8">
      <w:pPr>
        <w:pStyle w:val="Code"/>
      </w:pPr>
      <w:r>
        <w:tab/>
        <w:t>}</w:t>
      </w:r>
    </w:p>
    <w:p w14:paraId="0969B2B2" w14:textId="58D892E5" w:rsidR="00AF3309" w:rsidRDefault="00B3500B" w:rsidP="00E47C76">
      <w:pPr>
        <w:pStyle w:val="Beschriftung"/>
      </w:pPr>
      <w:r>
        <w:tab/>
      </w:r>
      <w:bookmarkStart w:id="124" w:name="_Toc410738549"/>
      <w:r>
        <w:t xml:space="preserve">Listing </w:t>
      </w:r>
      <w:r w:rsidR="00CA0EFB">
        <w:fldChar w:fldCharType="begin"/>
      </w:r>
      <w:r w:rsidR="00CA0EFB">
        <w:instrText xml:space="preserve"> STYLEREF 1 \s </w:instrText>
      </w:r>
      <w:r w:rsidR="00CA0EFB">
        <w:fldChar w:fldCharType="separate"/>
      </w:r>
      <w:r w:rsidR="00170A67">
        <w:rPr>
          <w:noProof/>
        </w:rPr>
        <w:t>4</w:t>
      </w:r>
      <w:r w:rsidR="00CA0EFB">
        <w:rPr>
          <w:noProof/>
        </w:rPr>
        <w:fldChar w:fldCharType="end"/>
      </w:r>
      <w:r w:rsidR="00496AA0">
        <w:t>.</w:t>
      </w:r>
      <w:r w:rsidR="00CA0EFB">
        <w:fldChar w:fldCharType="begin"/>
      </w:r>
      <w:r w:rsidR="00CA0EFB">
        <w:instrText xml:space="preserve"> SEQ Listing \* ARABIC \s 1 </w:instrText>
      </w:r>
      <w:r w:rsidR="00CA0EFB">
        <w:fldChar w:fldCharType="separate"/>
      </w:r>
      <w:r w:rsidR="00170A67">
        <w:rPr>
          <w:noProof/>
        </w:rPr>
        <w:t>1</w:t>
      </w:r>
      <w:r w:rsidR="00CA0EFB">
        <w:rPr>
          <w:noProof/>
        </w:rPr>
        <w:fldChar w:fldCharType="end"/>
      </w:r>
      <w:r>
        <w:t xml:space="preserve"> Beispiel für den Zugriff auf den Magnetic Switch</w:t>
      </w:r>
      <w:bookmarkEnd w:id="124"/>
    </w:p>
    <w:p w14:paraId="6149769A" w14:textId="77777777" w:rsidR="00C17459" w:rsidRDefault="00C17459" w:rsidP="00C17459"/>
    <w:p w14:paraId="751B74E9" w14:textId="77777777" w:rsidR="00CE084F" w:rsidRDefault="00C17459" w:rsidP="00C17459">
      <w:r>
        <w:t xml:space="preserve">Wird dieses Skript an ein Kamera-Objekt angehängt, wird durch das Betätigen des Magnetic Switch, das Kamera-Objekt um eine Einheit in Z-Richtung verschoben. Bei einer Bewegungserzeugung ist hier darauf zu achten eine gleichmäßige Verschiebung in die Richtung, in die die Kamera schaut </w:t>
      </w:r>
      <w:r w:rsidR="003D062D">
        <w:t xml:space="preserve">zu implementieren und durch erneutes Betätigen des Magnetic Switch muss die Bewegung anhalten. </w:t>
      </w:r>
    </w:p>
    <w:p w14:paraId="0DCDD65B" w14:textId="7E1CED08" w:rsidR="003D062D" w:rsidRDefault="003D062D" w:rsidP="00E4615E">
      <w:r>
        <w:t>Eine weitere Möglichkeit ist, dass die Kamera nur bewegt wird, wenn der Magnetic Switch nach unten gezogen und gehalten wird.</w:t>
      </w:r>
      <w:r w:rsidR="00C17459">
        <w:t xml:space="preserve"> </w:t>
      </w:r>
      <w:r w:rsidR="00417024">
        <w:t xml:space="preserve">Lässt man diesen wieder los, wird auch die Bewegung gestoppt und lässt sich nur durch erneutes Ziehen und Halten wieder starten. </w:t>
      </w:r>
      <w:r w:rsidR="00E92226">
        <w:t>Eine detailliertere</w:t>
      </w:r>
      <w:r w:rsidR="00F973A1">
        <w:t xml:space="preserve"> </w:t>
      </w:r>
      <w:r w:rsidR="00E92226">
        <w:lastRenderedPageBreak/>
        <w:t>Betrachtung der möglichen Funktionen findet sich in Abschnitt 5, wo auf die Implementation der prototypischen App genauer eingegangen wird.</w:t>
      </w:r>
    </w:p>
    <w:p w14:paraId="3DCA9C54" w14:textId="77777777" w:rsidR="00E4615E" w:rsidRDefault="00E4615E" w:rsidP="00E4615E"/>
    <w:p w14:paraId="187917B2" w14:textId="39BB2067" w:rsidR="00DA13C5" w:rsidRDefault="0050054E" w:rsidP="005D4197">
      <w:pPr>
        <w:pStyle w:val="berschrift2"/>
      </w:pPr>
      <w:bookmarkStart w:id="125" w:name="_Toc410738474"/>
      <w:r>
        <w:t>Inertialsensoren</w:t>
      </w:r>
      <w:r w:rsidR="00F81EC1">
        <w:t xml:space="preserve">: </w:t>
      </w:r>
      <w:r>
        <w:t>Sphero und 3DRudder</w:t>
      </w:r>
      <w:bookmarkEnd w:id="125"/>
    </w:p>
    <w:p w14:paraId="691B9CDE" w14:textId="77777777" w:rsidR="00466A71" w:rsidRDefault="00466A71" w:rsidP="00466A71"/>
    <w:p w14:paraId="461EF5F8" w14:textId="43C562EE" w:rsidR="00E10A24" w:rsidRDefault="00E10A24" w:rsidP="00466A71">
      <w:r>
        <w:t xml:space="preserve">Dieser Abschnitt behandelt zwei Controller, die </w:t>
      </w:r>
      <w:r w:rsidR="00C27FDB">
        <w:t>beide Intertialsensoren verwenden, um Bewegung in VR zu übertragen. Beide Controller können nur theoretisch behandelt werden und nicht getestet, da der Anschaffungspreis für Sphero zu hoch ist und der 3DRudder nur als Prototyp vorhanden ist und noch nicht zum freien Verkauf zur Verfügung steht</w:t>
      </w:r>
      <w:r w:rsidR="0074733A">
        <w:t xml:space="preserve"> </w:t>
      </w:r>
      <w:r w:rsidR="00C27FDB">
        <w:t>(Stand 28. Januar 2015).</w:t>
      </w:r>
    </w:p>
    <w:p w14:paraId="061146FA" w14:textId="77777777" w:rsidR="00C27FDB" w:rsidRPr="00466A71" w:rsidRDefault="00C27FDB" w:rsidP="00466A71"/>
    <w:p w14:paraId="5A4D2AAE" w14:textId="349F67BC" w:rsidR="00D2646F" w:rsidRDefault="00466A71" w:rsidP="00466A71">
      <w:pPr>
        <w:pStyle w:val="berschrift3"/>
      </w:pPr>
      <w:bookmarkStart w:id="126" w:name="_Toc410738475"/>
      <w:r>
        <w:t>Sphero</w:t>
      </w:r>
      <w:bookmarkEnd w:id="126"/>
    </w:p>
    <w:p w14:paraId="635DDFEA" w14:textId="77777777" w:rsidR="00466A71" w:rsidRDefault="00466A71" w:rsidP="00466A71"/>
    <w:p w14:paraId="7D7C7208" w14:textId="0C9C186D" w:rsidR="00466A71" w:rsidRDefault="00EF432A" w:rsidP="00466A71">
      <w:r>
        <w:t>Sphero</w:t>
      </w:r>
      <w:r w:rsidR="004813A8">
        <w:t xml:space="preserve"> ist ein Ball der aus Plastik besteht und mit Gyroskop- sowie Beschleunigungssensoren ausgestattet ist.</w:t>
      </w:r>
      <w:r w:rsidR="001F363C">
        <w:t xml:space="preserve"> Er lässt sich über Bluetooth mit einem mobilen Gerät verbinden und über eine App steuern.</w:t>
      </w:r>
      <w:r w:rsidR="009B42D6">
        <w:t xml:space="preserve"> </w:t>
      </w:r>
    </w:p>
    <w:p w14:paraId="5BA68325" w14:textId="5ECDD72A" w:rsidR="00D73B9A" w:rsidRDefault="001F363C" w:rsidP="00A6220E">
      <w:r>
        <w:t>Umgekehrt ist es möglich den Ball als Controller für VR Apps auf mobilen Geräten zu verwenden. Sphero unterstützt asynch</w:t>
      </w:r>
      <w:r w:rsidR="009B42D6">
        <w:t>rones Übertragen von Daten, wodurch die Nutzung als Controller erst möglich gemacht wird. Durch das Kippen, Schütteln und</w:t>
      </w:r>
      <w:r>
        <w:t xml:space="preserve"> Rotieren des Balles ist es möglich Eingaben zu simulieren und entsprechend umgewandelt an das mobile G</w:t>
      </w:r>
      <w:r w:rsidR="009B42D6">
        <w:t>erät und die App zu übertragen.</w:t>
      </w:r>
      <w:r w:rsidR="00D73B9A">
        <w:t xml:space="preserve"> Dieser Zugriff wird durch ein vom Hersteller zur Verfügung gestelltes Unity-Plugin erleichtert. Mithilfe dieses Plugins ermöglicht das Abfangen von Daten des Controllers an das mobile Gerät und die Auswertung dieser. Ist eine Verbindung hergestellt, wird das Übertragen der Daten aktiviert und die Werte der Beschleunigungs-, Rotations- und Winkelbeschleunigungssensoren können ausgewertet werden. </w:t>
      </w:r>
    </w:p>
    <w:p w14:paraId="19C459CD" w14:textId="77777777" w:rsidR="00D73B9A" w:rsidRDefault="00D73B9A" w:rsidP="00A6220E"/>
    <w:p w14:paraId="1A711D8D" w14:textId="77777777" w:rsidR="00D73B9A" w:rsidRPr="00D73B9A" w:rsidRDefault="00D73B9A" w:rsidP="00D73B9A">
      <w:pPr>
        <w:pStyle w:val="Code"/>
        <w:rPr>
          <w:bdr w:val="none" w:sz="0" w:space="0" w:color="auto" w:frame="1"/>
        </w:rPr>
      </w:pPr>
      <w:r w:rsidRPr="00D73B9A">
        <w:rPr>
          <w:bdr w:val="none" w:sz="0" w:space="0" w:color="auto" w:frame="1"/>
        </w:rPr>
        <w:t>m_Sphero.EnableControllerStreaming(20, 1,</w:t>
      </w:r>
    </w:p>
    <w:p w14:paraId="0087724F" w14:textId="77777777" w:rsidR="00D73B9A" w:rsidRPr="00D73B9A" w:rsidRDefault="00D73B9A" w:rsidP="00D73B9A">
      <w:pPr>
        <w:pStyle w:val="Code"/>
        <w:rPr>
          <w:bdr w:val="none" w:sz="0" w:space="0" w:color="auto" w:frame="1"/>
        </w:rPr>
      </w:pPr>
      <w:r w:rsidRPr="00D73B9A">
        <w:rPr>
          <w:bdr w:val="none" w:sz="0" w:space="0" w:color="auto" w:frame="1"/>
        </w:rPr>
        <w:t xml:space="preserve">        SpheroDataStreamingMask.AccelerometerFilteredAll |</w:t>
      </w:r>
    </w:p>
    <w:p w14:paraId="6738EA22" w14:textId="77777777" w:rsidR="00D73B9A" w:rsidRPr="00D73B9A" w:rsidRDefault="00D73B9A" w:rsidP="00D73B9A">
      <w:pPr>
        <w:pStyle w:val="Code"/>
        <w:rPr>
          <w:bdr w:val="none" w:sz="0" w:space="0" w:color="auto" w:frame="1"/>
        </w:rPr>
      </w:pPr>
      <w:r w:rsidRPr="00D73B9A">
        <w:rPr>
          <w:bdr w:val="none" w:sz="0" w:space="0" w:color="auto" w:frame="1"/>
        </w:rPr>
        <w:t xml:space="preserve">        SpheroDataStreamingMask.QuaternionAll |</w:t>
      </w:r>
    </w:p>
    <w:p w14:paraId="2A057722" w14:textId="43891B52" w:rsidR="00D73B9A" w:rsidRDefault="00D73B9A" w:rsidP="00D73B9A">
      <w:pPr>
        <w:pStyle w:val="Code"/>
      </w:pPr>
      <w:r w:rsidRPr="00D73B9A">
        <w:rPr>
          <w:bdr w:val="none" w:sz="0" w:space="0" w:color="auto" w:frame="1"/>
        </w:rPr>
        <w:t xml:space="preserve">        SpheroDataStreamingMask.IMUAnglesFilteredAll);</w:t>
      </w:r>
    </w:p>
    <w:p w14:paraId="11D95332" w14:textId="3664AA0C" w:rsidR="00D73B9A" w:rsidRDefault="00D73B9A" w:rsidP="00D73B9A">
      <w:pPr>
        <w:pStyle w:val="Beschriftung"/>
        <w:rPr>
          <w:b w:val="0"/>
          <w:bCs w:val="0"/>
        </w:rPr>
      </w:pPr>
      <w:r>
        <w:t xml:space="preserve"> </w:t>
      </w:r>
      <w:bookmarkStart w:id="127" w:name="_Toc410738550"/>
      <w:r>
        <w:t xml:space="preserve">Listing </w:t>
      </w:r>
      <w:r w:rsidR="00CA0EFB">
        <w:fldChar w:fldCharType="begin"/>
      </w:r>
      <w:r w:rsidR="00CA0EFB">
        <w:instrText xml:space="preserve"> STYLEREF 1 \s </w:instrText>
      </w:r>
      <w:r w:rsidR="00CA0EFB">
        <w:fldChar w:fldCharType="separate"/>
      </w:r>
      <w:r w:rsidR="00170A67">
        <w:rPr>
          <w:noProof/>
        </w:rPr>
        <w:t>4</w:t>
      </w:r>
      <w:r w:rsidR="00CA0EFB">
        <w:rPr>
          <w:noProof/>
        </w:rPr>
        <w:fldChar w:fldCharType="end"/>
      </w:r>
      <w:r w:rsidR="00496AA0">
        <w:t>.</w:t>
      </w:r>
      <w:r w:rsidR="00CA0EFB">
        <w:fldChar w:fldCharType="begin"/>
      </w:r>
      <w:r w:rsidR="00CA0EFB">
        <w:instrText xml:space="preserve"> SEQ Listing \* ARABIC \s 1 </w:instrText>
      </w:r>
      <w:r w:rsidR="00CA0EFB">
        <w:fldChar w:fldCharType="separate"/>
      </w:r>
      <w:r w:rsidR="00170A67">
        <w:rPr>
          <w:noProof/>
        </w:rPr>
        <w:t>2</w:t>
      </w:r>
      <w:r w:rsidR="00CA0EFB">
        <w:rPr>
          <w:noProof/>
        </w:rPr>
        <w:fldChar w:fldCharType="end"/>
      </w:r>
      <w:r>
        <w:t xml:space="preserve"> Aktiviert die Übertragung der Sensorwerte</w:t>
      </w:r>
      <w:bookmarkEnd w:id="127"/>
      <w:r>
        <w:br w:type="page"/>
      </w:r>
    </w:p>
    <w:p w14:paraId="4726A6EF" w14:textId="2BCD8FF0" w:rsidR="00D73B9A" w:rsidRDefault="00D73B9A" w:rsidP="00D73B9A">
      <w:r>
        <w:lastRenderedPageBreak/>
        <w:t xml:space="preserve">Für das Steuern eines GameObject, in diesem Falle der Kamera, </w:t>
      </w:r>
      <w:r w:rsidR="00496AA0">
        <w:t>muss ein Skript an eine Kamera angehängt werden. Über dieses Skript können dann die Sensorwerte abgefragt werden und dadurch kann die Position und auch Rotation, was in diesem Fall nicht benötigt wird, verändert werden.</w:t>
      </w:r>
    </w:p>
    <w:p w14:paraId="6988450A" w14:textId="77777777" w:rsidR="00496AA0" w:rsidRDefault="00496AA0" w:rsidP="00D73B9A"/>
    <w:p w14:paraId="0817B4F8" w14:textId="0B267D5A" w:rsidR="00496AA0" w:rsidRDefault="00496AA0" w:rsidP="00496AA0">
      <w:pPr>
        <w:pStyle w:val="Code"/>
      </w:pPr>
      <w:r>
        <w:t>//Event Handler</w:t>
      </w:r>
    </w:p>
    <w:p w14:paraId="3666BD07" w14:textId="77777777" w:rsidR="00496AA0" w:rsidRDefault="00496AA0" w:rsidP="00496AA0">
      <w:pPr>
        <w:pStyle w:val="Code"/>
      </w:pPr>
      <w:r>
        <w:t xml:space="preserve">SpheroDeviceSensorsAsyncData message = </w:t>
      </w:r>
    </w:p>
    <w:p w14:paraId="10864C36" w14:textId="1E6E7815" w:rsidR="00496AA0" w:rsidRDefault="00496AA0" w:rsidP="00496AA0">
      <w:pPr>
        <w:pStyle w:val="Code"/>
      </w:pPr>
      <w:r>
        <w:t xml:space="preserve">        (SpheroDeviceSensorsAsyncData)eventArgs.Message;</w:t>
      </w:r>
    </w:p>
    <w:p w14:paraId="0F017C7F" w14:textId="77777777" w:rsidR="00496AA0" w:rsidRDefault="00496AA0" w:rsidP="00496AA0">
      <w:pPr>
        <w:pStyle w:val="Code"/>
      </w:pPr>
    </w:p>
    <w:p w14:paraId="4711D6D3" w14:textId="4423D23F" w:rsidR="00496AA0" w:rsidRDefault="00496AA0" w:rsidP="00496AA0">
      <w:pPr>
        <w:pStyle w:val="Code"/>
      </w:pPr>
      <w:r w:rsidRPr="00496AA0">
        <w:t>SpheroDeviceSensorsData sensorsData = message.Frames[0];</w:t>
      </w:r>
    </w:p>
    <w:p w14:paraId="2D45891D" w14:textId="77777777" w:rsidR="00496AA0" w:rsidRDefault="00496AA0" w:rsidP="00496AA0">
      <w:pPr>
        <w:pStyle w:val="Code"/>
      </w:pPr>
    </w:p>
    <w:p w14:paraId="6BB8408D" w14:textId="77777777" w:rsidR="00496AA0" w:rsidRPr="00496AA0" w:rsidRDefault="00496AA0" w:rsidP="00496AA0">
      <w:pPr>
        <w:pStyle w:val="Code"/>
      </w:pPr>
      <w:r w:rsidRPr="00496AA0">
        <w:t>float xAcceleration = sensorsData.AccelerometerData.Normalized.X;</w:t>
      </w:r>
    </w:p>
    <w:p w14:paraId="16916134" w14:textId="696746C8" w:rsidR="00496AA0" w:rsidRPr="00496AA0" w:rsidRDefault="00496AA0" w:rsidP="00496AA0">
      <w:pPr>
        <w:pStyle w:val="Code"/>
      </w:pPr>
      <w:r w:rsidRPr="00496AA0">
        <w:t>float yAcceleration = sensorsData.AccelerometerData.Normalized.Y;</w:t>
      </w:r>
    </w:p>
    <w:p w14:paraId="22ED27B2" w14:textId="3A135A1F" w:rsidR="00496AA0" w:rsidRDefault="00496AA0" w:rsidP="00496AA0">
      <w:pPr>
        <w:pStyle w:val="Code"/>
      </w:pPr>
      <w:r w:rsidRPr="00496AA0">
        <w:t>Vector3 currentPosition = transform.position;</w:t>
      </w:r>
    </w:p>
    <w:p w14:paraId="2296D724" w14:textId="77777777" w:rsidR="00874F92" w:rsidRDefault="00874F92" w:rsidP="00496AA0">
      <w:pPr>
        <w:pStyle w:val="Code"/>
      </w:pPr>
    </w:p>
    <w:p w14:paraId="11C516C9" w14:textId="77777777" w:rsidR="00874F92" w:rsidRDefault="00874F92" w:rsidP="00874F92">
      <w:pPr>
        <w:pStyle w:val="Code"/>
      </w:pPr>
      <w:r>
        <w:t>// Create a new position by filtering the accelerometer data using the low pass</w:t>
      </w:r>
    </w:p>
    <w:p w14:paraId="5107DDFB" w14:textId="248CEA95" w:rsidR="00874F92" w:rsidRDefault="00874F92" w:rsidP="00874F92">
      <w:pPr>
        <w:pStyle w:val="Code"/>
      </w:pPr>
      <w:r>
        <w:t>// filtering formula (alpha * filteredValue + (1 - alpha) * newValue)</w:t>
      </w:r>
    </w:p>
    <w:p w14:paraId="0FC8332F" w14:textId="23449A06" w:rsidR="00874F92" w:rsidRDefault="00874F92" w:rsidP="00874F92">
      <w:pPr>
        <w:pStyle w:val="Code"/>
      </w:pPr>
      <w:r>
        <w:t>position = new Vector3((0.9f * currentPosition.x + 0.1f * xAcceleration), (0.9f * currentPosition.y + 0.1f * yAcceleration), 0.0f);</w:t>
      </w:r>
    </w:p>
    <w:p w14:paraId="7F1898C6" w14:textId="4E6DC0F2" w:rsidR="00496AA0" w:rsidRDefault="00496AA0" w:rsidP="00496AA0">
      <w:pPr>
        <w:pStyle w:val="Beschriftung"/>
      </w:pPr>
      <w:bookmarkStart w:id="128" w:name="_Toc410738551"/>
      <w:r>
        <w:t xml:space="preserve">Listing </w:t>
      </w:r>
      <w:r w:rsidR="00CA0EFB">
        <w:fldChar w:fldCharType="begin"/>
      </w:r>
      <w:r w:rsidR="00CA0EFB">
        <w:instrText xml:space="preserve"> STYLEREF 1 \s </w:instrText>
      </w:r>
      <w:r w:rsidR="00CA0EFB">
        <w:fldChar w:fldCharType="separate"/>
      </w:r>
      <w:r w:rsidR="00170A67">
        <w:rPr>
          <w:noProof/>
        </w:rPr>
        <w:t>4</w:t>
      </w:r>
      <w:r w:rsidR="00CA0EFB">
        <w:rPr>
          <w:noProof/>
        </w:rPr>
        <w:fldChar w:fldCharType="end"/>
      </w:r>
      <w:r>
        <w:t>.</w:t>
      </w:r>
      <w:r w:rsidR="00CA0EFB">
        <w:fldChar w:fldCharType="begin"/>
      </w:r>
      <w:r w:rsidR="00CA0EFB">
        <w:instrText xml:space="preserve"> SEQ Listing \* ARABIC \s 1 </w:instrText>
      </w:r>
      <w:r w:rsidR="00CA0EFB">
        <w:fldChar w:fldCharType="separate"/>
      </w:r>
      <w:r w:rsidR="00170A67">
        <w:rPr>
          <w:noProof/>
        </w:rPr>
        <w:t>3</w:t>
      </w:r>
      <w:r w:rsidR="00CA0EFB">
        <w:rPr>
          <w:noProof/>
        </w:rPr>
        <w:fldChar w:fldCharType="end"/>
      </w:r>
      <w:r>
        <w:t xml:space="preserve"> Auszug aus dem Zugriff auf Sensorwerte</w:t>
      </w:r>
      <w:r w:rsidR="00874F92">
        <w:t xml:space="preserve"> [@Sph2]</w:t>
      </w:r>
      <w:bookmarkEnd w:id="128"/>
    </w:p>
    <w:p w14:paraId="68A825FE" w14:textId="4A05B0D7" w:rsidR="00242CD8" w:rsidRPr="00242CD8" w:rsidRDefault="00242CD8" w:rsidP="00242CD8"/>
    <w:p w14:paraId="30DEFE95" w14:textId="260E8C62" w:rsidR="00D73B9A" w:rsidRDefault="00242CD8" w:rsidP="00D73B9A">
      <w:pPr>
        <w:pStyle w:val="Textkrper"/>
      </w:pPr>
      <w:r>
        <w:t>Die Entstehung von Drift ist möglich, da durch schnelle Steuerungsbewegungen, sich auf addierende Messfehler der Sensoren entstehen können.</w:t>
      </w:r>
    </w:p>
    <w:p w14:paraId="172C4932" w14:textId="77777777" w:rsidR="00242CD8" w:rsidRPr="00D73B9A" w:rsidRDefault="00242CD8" w:rsidP="00D73B9A">
      <w:pPr>
        <w:pStyle w:val="Textkrper"/>
      </w:pPr>
    </w:p>
    <w:p w14:paraId="7888D6A5" w14:textId="625B716F" w:rsidR="00466A71" w:rsidRDefault="00466A71" w:rsidP="00466A71">
      <w:pPr>
        <w:pStyle w:val="berschrift3"/>
      </w:pPr>
      <w:bookmarkStart w:id="129" w:name="_Toc410738476"/>
      <w:r>
        <w:t>3DRudder</w:t>
      </w:r>
      <w:bookmarkEnd w:id="129"/>
    </w:p>
    <w:p w14:paraId="64A3EA7F" w14:textId="77777777" w:rsidR="00466A71" w:rsidRPr="00466A71" w:rsidRDefault="00466A71" w:rsidP="00466A71"/>
    <w:p w14:paraId="7D68DBF6" w14:textId="1CDAC99C" w:rsidR="00AF3309" w:rsidRDefault="00242CD8" w:rsidP="00CB1937">
      <w:r>
        <w:t>Der 3DRudder ist ein Controller, der bis jetzt nur als Prototyp vorhanden ist, aber einen anderen Ansatz für die Steuerung von Anwendungen verfolgt. Im Gegensatz zu den bisher vorgestellten Controllern, bei denen die Eingabe mit den Händen erfolgte, werden hier die Füße genutzt. Für die Nutzung liegt der Controller auf dem Boden und die Füße werden darauf</w:t>
      </w:r>
      <w:r w:rsidR="00CB1937">
        <w:t xml:space="preserve"> gestellt. Die eingebauten Sensoren können dann Neigungen</w:t>
      </w:r>
      <w:r w:rsidR="00F032F6">
        <w:t xml:space="preserve"> des Controllers</w:t>
      </w:r>
      <w:r w:rsidR="00CB1937">
        <w:t xml:space="preserve"> nach vorne, hinten, links und rechts sowie Rotationsbewegungen erkennen und über Kabel an ein entsprechend konfiguriertes Gerät bzw. eine App senden.</w:t>
      </w:r>
      <w:r w:rsidR="00AF3309">
        <w:br w:type="page"/>
      </w:r>
    </w:p>
    <w:p w14:paraId="1B017A8C" w14:textId="33D11E6C" w:rsidR="00AB693C" w:rsidRDefault="00F81EC1" w:rsidP="00F032F6">
      <w:pPr>
        <w:pStyle w:val="berschrift2"/>
      </w:pPr>
      <w:bookmarkStart w:id="130" w:name="_Toc410738477"/>
      <w:r>
        <w:lastRenderedPageBreak/>
        <w:t>Optisches Tracking</w:t>
      </w:r>
      <w:r w:rsidR="00466A71">
        <w:t>: RGBD Kameras</w:t>
      </w:r>
      <w:bookmarkEnd w:id="130"/>
    </w:p>
    <w:p w14:paraId="620001E1" w14:textId="77777777" w:rsidR="00F032F6" w:rsidRDefault="00F032F6" w:rsidP="00F032F6"/>
    <w:p w14:paraId="3554FF83" w14:textId="6CCA152F" w:rsidR="00F032F6" w:rsidRDefault="00F032F6" w:rsidP="00F032F6">
      <w:r>
        <w:t>Das optische Tracking durch Tiefe erfassende Kameras bietet aktuell das größte und interessanteste Feld für die Steuerung in VR. Wichtigster Aspekt ist hier der hohe Grad der Immersion, da kein immersionsstörender Faktor wie ein Controller präsent ist ,der mit den Händen oder Füßen bedient werden muss.</w:t>
      </w:r>
      <w:r w:rsidR="004B448C">
        <w:t xml:space="preserve"> </w:t>
      </w:r>
    </w:p>
    <w:p w14:paraId="64488308" w14:textId="77777777" w:rsidR="004B448C" w:rsidRPr="00F032F6" w:rsidRDefault="004B448C" w:rsidP="00F032F6"/>
    <w:p w14:paraId="11F5788B" w14:textId="670A78AB" w:rsidR="00F81EC1" w:rsidRDefault="003734D4" w:rsidP="00F81EC1">
      <w:pPr>
        <w:pStyle w:val="berschrift3"/>
      </w:pPr>
      <w:bookmarkStart w:id="131" w:name="_Toc410738478"/>
      <w:r>
        <w:t>Leap</w:t>
      </w:r>
      <w:r w:rsidR="008B1F75">
        <w:t xml:space="preserve"> </w:t>
      </w:r>
      <w:r w:rsidR="00F81EC1">
        <w:t>Motion</w:t>
      </w:r>
      <w:bookmarkEnd w:id="131"/>
    </w:p>
    <w:p w14:paraId="1F9B9487" w14:textId="77777777" w:rsidR="004B448C" w:rsidRDefault="004B448C" w:rsidP="004B448C"/>
    <w:p w14:paraId="415E2F29" w14:textId="5D4FDE38" w:rsidR="003734D4" w:rsidRDefault="003734D4" w:rsidP="004B448C">
      <w:r>
        <w:t>Leap</w:t>
      </w:r>
      <w:r w:rsidR="008B1F75">
        <w:t xml:space="preserve"> </w:t>
      </w:r>
      <w:r>
        <w:t>Motion ist darauf optimiert Finger und Handbewegungen zu verfolgen. Der Leap</w:t>
      </w:r>
      <w:r w:rsidR="008B1F75">
        <w:t xml:space="preserve"> </w:t>
      </w:r>
      <w:r>
        <w:t>Motion Controller kann per USB an ein Gerät angeschlossen werden. Er verfolgt im Gegensatz zur Kinect, die auf Ganzkörper-Verfolgung ausgelegt ist, nur einen kleinen Bereich bis zu einem Meter über dem Controller. Da Leap</w:t>
      </w:r>
      <w:r w:rsidR="008B1F75">
        <w:t xml:space="preserve"> </w:t>
      </w:r>
      <w:r>
        <w:t>Motion hauptsächlich über die Verfolgung von Fingern und Händen funktioniert, ist es notwendig bestimmte Gesten oder Bewegungen für die Bewegungssteuerung in einer VR-App zu implementieren, damit eine Bewegung</w:t>
      </w:r>
      <w:r w:rsidR="008B1F75">
        <w:t xml:space="preserve"> in der VR</w:t>
      </w:r>
      <w:r>
        <w:t xml:space="preserve"> </w:t>
      </w:r>
      <w:r w:rsidR="00087A52">
        <w:t>erzeugt</w:t>
      </w:r>
      <w:r>
        <w:t xml:space="preserve"> wird, wen</w:t>
      </w:r>
      <w:r w:rsidR="00B64C47">
        <w:t>n eine bestimmte Geste erfolgt. Des Weiteren ist eine Montag</w:t>
      </w:r>
      <w:r w:rsidR="008B1F75">
        <w:t>e von Leap Motion an das HMD nötig</w:t>
      </w:r>
      <w:r w:rsidR="00B64C47">
        <w:t>, um eine benutzerfreundlichere Interaktion mit dem Controller zu ermöglichen</w:t>
      </w:r>
      <w:r w:rsidR="008B1F75">
        <w:t>.</w:t>
      </w:r>
      <w:r w:rsidR="00B64C47">
        <w:t xml:space="preserve"> </w:t>
      </w:r>
      <w:r w:rsidR="008B1F75">
        <w:t>Diese Montage gibt dem Nutzer dann die Möglichkeit den Controller</w:t>
      </w:r>
      <w:r w:rsidR="00B64C47">
        <w:t xml:space="preserve"> nicht nur im Sitzen</w:t>
      </w:r>
      <w:r w:rsidR="008B1F75">
        <w:t xml:space="preserve"> zu nutzen.  </w:t>
      </w:r>
    </w:p>
    <w:p w14:paraId="2E9DBA9D" w14:textId="2DB43B94" w:rsidR="004B448C" w:rsidRDefault="003734D4" w:rsidP="004B448C">
      <w:r>
        <w:t>Über eine nicht für die Öffentlichkeit verfügbare SDK kann Leap</w:t>
      </w:r>
      <w:r w:rsidR="00E672D2">
        <w:t xml:space="preserve"> </w:t>
      </w:r>
      <w:r>
        <w:t>Motion an einem</w:t>
      </w:r>
      <w:r w:rsidR="00B64C47">
        <w:t xml:space="preserve"> mobilen Gerät betrieben werden. Diese befindet sic</w:t>
      </w:r>
      <w:r w:rsidR="00E672D2">
        <w:t>h aktuell noch im Alpha-Stadium.</w:t>
      </w:r>
    </w:p>
    <w:p w14:paraId="7ECA9813" w14:textId="77777777" w:rsidR="00032775" w:rsidRPr="004B448C" w:rsidRDefault="00032775" w:rsidP="004B448C"/>
    <w:p w14:paraId="564909FB" w14:textId="39ECE851" w:rsidR="00F81EC1" w:rsidRDefault="00F81EC1" w:rsidP="00F81EC1">
      <w:pPr>
        <w:pStyle w:val="berschrift3"/>
      </w:pPr>
      <w:bookmarkStart w:id="132" w:name="_Toc410738479"/>
      <w:r>
        <w:t>Kinect</w:t>
      </w:r>
      <w:bookmarkEnd w:id="132"/>
    </w:p>
    <w:p w14:paraId="616EE91E" w14:textId="2CBCE57F" w:rsidR="00E2749C" w:rsidRDefault="00E2749C" w:rsidP="004B448C"/>
    <w:p w14:paraId="2B04CA16" w14:textId="7DEBBFCC" w:rsidR="00B405FC" w:rsidRDefault="00E672D2" w:rsidP="00B405FC">
      <w:r>
        <w:t xml:space="preserve">Die Kinect bietet im Gegensatz zum Leap Motion Controller die Möglichkeit den ganzen Körper aufzunehmen. </w:t>
      </w:r>
      <w:r w:rsidR="00B405FC">
        <w:t xml:space="preserve">Des Weiteren </w:t>
      </w:r>
      <w:r w:rsidR="003265D0">
        <w:t>Hier kann der Nutzer ganze Körper</w:t>
      </w:r>
      <w:r w:rsidR="00B405FC">
        <w:t xml:space="preserve">bewegungen in eine VR übertragen und auswerten lassen. So ist es möglich Sprünge, das Bewegen von Armen, sowie Lauf- und Gehbewegungen aufzunehmen und diese entsprechend in die VR umzusetzen. Für die Nutzung sind mehrere Komponenten erforderlich. Zum einen wird die Kinect benötigt, die an eine Stromquelle angeschlossen sein muss. Des Weiteren ist es notwendig einen Computer </w:t>
      </w:r>
      <w:r w:rsidR="00B405FC">
        <w:lastRenderedPageBreak/>
        <w:t>oder eine entsprechende Rechnereinheit zur Verfügung zu stellen, die genug Leistung hat, um übertrag</w:t>
      </w:r>
      <w:r w:rsidR="00E01932">
        <w:t>ende Daten auswerten zu können.</w:t>
      </w:r>
    </w:p>
    <w:p w14:paraId="3AF5AC9C" w14:textId="22990542" w:rsidR="00E01932" w:rsidRDefault="00E01932" w:rsidP="00B405FC">
      <w:r>
        <w:t xml:space="preserve">Für die Zusammenarbeit mit einem mobilen Gerät ist zudem eine Verbindung über ein Kabel zu dem Computer nötig oder </w:t>
      </w:r>
      <w:r w:rsidR="00A903A8">
        <w:t>eine Server-Client Verbindung. Ist eine solche Verbindung hergestellt, kann der Computer Bewegungen des Nutzers auswerten und an das mobile Gerät senden. Das mobile Gerät wiederum empfängt die Daten und entsprechenden Befehle werden an die VR-App gesendet. Für die Umsetzung der Server-Client Verbindung werden Kenntnisse in nativer Android Programmierung sowie C++ für die Schnittstelle zur Kinect benötigt [@Point].</w:t>
      </w:r>
    </w:p>
    <w:p w14:paraId="636B76B0" w14:textId="0794F188" w:rsidR="00A903A8" w:rsidRDefault="00A903A8" w:rsidP="00B405FC">
      <w:r>
        <w:t>Da der Nutzer keinen Controller in Händen hält, ermöglicht die Kinect einen hohen Grad an Bewegungsfreiheit, sowie ein gesteigerten Eindruck von Immersion.</w:t>
      </w:r>
      <w:r w:rsidR="000F60CB">
        <w:t xml:space="preserve"> Mit der Nutzung von mehreren Kinects ist es außerdem möglich den Nutzer selbst in die VR zu projizieren und ein dreidimensionales Abbild von diesem zu erschaffen [@Kins2]. Außerdem erhöht die Anzahl der Kinects den Raum in dem sich der Nutzer bewegen kann ohne, dass dieser aus dem Bereich </w:t>
      </w:r>
      <w:r w:rsidR="002B0E3D">
        <w:t xml:space="preserve">austritt, </w:t>
      </w:r>
      <w:r w:rsidR="000F60CB">
        <w:t>der durch di</w:t>
      </w:r>
      <w:r w:rsidR="002B0E3D">
        <w:t>e Kameras erfasst wird.</w:t>
      </w:r>
    </w:p>
    <w:p w14:paraId="2D882208" w14:textId="77777777" w:rsidR="00FA30BF" w:rsidRDefault="00B96A4C" w:rsidP="00B405FC">
      <w:r>
        <w:t>Eine weitere Möglichkeit ist die Nutzung der Kinect als m</w:t>
      </w:r>
      <w:r w:rsidR="00B937CD">
        <w:t xml:space="preserve">obile Indoornavigationseinheit [@Kin3]. Dabei wird der Tiefensensor der Kinect genutzt, um Abstände zu messen. Die Funktionalität verhält sich dabei genau umgekehrt. Nicht der Nutzer wird aufgenommen und seine Bewegungen verfolgt, sondern die Umgebung des Nutzers wird aufgenommen und ausgewertet. Die Kinect wird so am Nutzer befestigt, dass diese in die Blickrichtung des Nutzers ausgerichtet ist. Bewegt sich der Nutzer nun auf eine Wand, verringert sich der Abstand zu dieser und an das mobile Gerät kann eine Eingabe gesendet werden. Da die Kinect mit Strom versorgt werden muss um zu funktionieren, muss hier noch eine mobile Stromversorgung bereitgestellt werden und </w:t>
      </w:r>
      <w:r w:rsidR="00E66D12">
        <w:t>eine Rechnereinheit, um die Daten auszuwerten. Diese Herausforderungen senken die Benutzerfreundlichkeit, da der Nutzer die Kinect, die Stromversorgung und die mobile Rechnereinheit mit sich herumtragen muss.</w:t>
      </w:r>
      <w:r w:rsidR="00FA30BF">
        <w:t xml:space="preserve"> Des Weiteren ist der Formfaktor der Kinect ein weiterer störender Einfluss auf die Benutzerfreundlichkeit.</w:t>
      </w:r>
    </w:p>
    <w:p w14:paraId="5E9A0C7D" w14:textId="5A8E4F5E" w:rsidR="00656159" w:rsidRDefault="00656159" w:rsidP="00B405FC">
      <w:r>
        <w:t>Genau diesen Herausforderungen</w:t>
      </w:r>
      <w:r w:rsidR="00FA30BF">
        <w:t xml:space="preserve"> der Nutzerfreundlichkeit</w:t>
      </w:r>
      <w:r>
        <w:t xml:space="preserve"> bei der Umsetz</w:t>
      </w:r>
      <w:r w:rsidR="00FA30BF">
        <w:t>ung von Indoornavigation sowie die Möglichkeit, dass mobile Geräte Raum und Bewegung wahrnehmen und verarbeiten können, hat sich Project Tango verschrieben.</w:t>
      </w:r>
    </w:p>
    <w:p w14:paraId="127F7AD5" w14:textId="6E973B82" w:rsidR="00656159" w:rsidRDefault="00656159" w:rsidP="00656159">
      <w:pPr>
        <w:spacing w:before="0" w:after="0" w:line="240" w:lineRule="auto"/>
        <w:jc w:val="left"/>
      </w:pPr>
    </w:p>
    <w:p w14:paraId="3AD2E20A" w14:textId="77777777" w:rsidR="00656159" w:rsidRDefault="00656159" w:rsidP="00656159">
      <w:pPr>
        <w:spacing w:before="0" w:after="0" w:line="240" w:lineRule="auto"/>
        <w:jc w:val="left"/>
      </w:pPr>
    </w:p>
    <w:p w14:paraId="6A5F6C8D" w14:textId="49F9072B" w:rsidR="00E66D12" w:rsidRDefault="00E66D12">
      <w:pPr>
        <w:spacing w:before="0" w:after="0" w:line="240" w:lineRule="auto"/>
        <w:jc w:val="left"/>
      </w:pPr>
    </w:p>
    <w:p w14:paraId="5F401EDD" w14:textId="2014D522" w:rsidR="00F81EC1" w:rsidRDefault="00F81EC1" w:rsidP="00F81EC1">
      <w:pPr>
        <w:pStyle w:val="berschrift3"/>
      </w:pPr>
      <w:bookmarkStart w:id="133" w:name="_Toc410738480"/>
      <w:r>
        <w:lastRenderedPageBreak/>
        <w:t>Project Tango</w:t>
      </w:r>
      <w:bookmarkEnd w:id="133"/>
    </w:p>
    <w:p w14:paraId="5EAFCB51" w14:textId="77777777" w:rsidR="004B448C" w:rsidRDefault="004B448C" w:rsidP="004B448C"/>
    <w:p w14:paraId="47DB3250" w14:textId="22A0E775" w:rsidR="00514F78" w:rsidRDefault="00C56BB6" w:rsidP="004B448C">
      <w:r>
        <w:t xml:space="preserve">Project Tango ist ein von der Google Advanced Technology and Project group erdachtes Konzept </w:t>
      </w:r>
      <w:r w:rsidR="00AE7F6D">
        <w:t>für das Erkennen von Raum und Bewegung mit Smartphones und Tablets. D</w:t>
      </w:r>
      <w:r w:rsidR="00514F78">
        <w:t xml:space="preserve">abei ist benötigte Hardware und Software in das mobile Gerät integriert. Diese ermöglicht das Verfolgen von dreidimensionaler Bewegung und die genaue Bestimmung des mobilen Gerätes im Raum. Eine weitere Funktion ist, dass die aufgenommene Bewegung in ein dreidimensionales Modell umgewandelt werden kann. </w:t>
      </w:r>
    </w:p>
    <w:p w14:paraId="4B6C8F2B" w14:textId="1C90C90B" w:rsidR="00514F78" w:rsidRDefault="00514F78" w:rsidP="004B448C">
      <w:r>
        <w:t xml:space="preserve">Die genaue Funktionsweise ist nicht ersichtlich, da bisher nur Prototypen zur Verfügung stehen und auch ein Zugriff auf die SDK nicht möglich ist. Die zur Verfügung stehenden Informationen und Videomaterial zeigen aber die Möglichkeit, dass eine Fortbewegung in einer VR ohne </w:t>
      </w:r>
      <w:r w:rsidR="00F423F8">
        <w:t xml:space="preserve">weitere Controller möglich ist [@Tan2]. </w:t>
      </w:r>
    </w:p>
    <w:p w14:paraId="741BF2C5" w14:textId="77777777" w:rsidR="00C56BB6" w:rsidRPr="004B448C" w:rsidRDefault="00C56BB6" w:rsidP="004B448C"/>
    <w:p w14:paraId="5A83196C" w14:textId="1186F102" w:rsidR="00F2726F" w:rsidRPr="00F2726F" w:rsidRDefault="00F2726F" w:rsidP="005D4197">
      <w:pPr>
        <w:pStyle w:val="berschrift2"/>
      </w:pPr>
      <w:bookmarkStart w:id="134" w:name="_Toc410738481"/>
      <w:r>
        <w:t>ODT</w:t>
      </w:r>
      <w:r w:rsidR="00F81EC1">
        <w:t>:</w:t>
      </w:r>
      <w:r>
        <w:t xml:space="preserve"> Virtuix Omni</w:t>
      </w:r>
      <w:bookmarkEnd w:id="134"/>
    </w:p>
    <w:p w14:paraId="11DC2EB3" w14:textId="4B36275C" w:rsidR="00382694" w:rsidRDefault="00382694" w:rsidP="00425FF0"/>
    <w:p w14:paraId="7F393EC7" w14:textId="4B9617D2" w:rsidR="00AF3CF5" w:rsidRDefault="00B6532D" w:rsidP="00425FF0">
      <w:r>
        <w:t xml:space="preserve">Virtuix Omni ist ein Controller in Form einer Plattform. Der Nutzer wird hier </w:t>
      </w:r>
      <w:r w:rsidR="00BD0E5B">
        <w:t>auf dieser Plattform mit Hilfe eines Ringes an einer festen Position gehalten. Auf der rutschigen leicht</w:t>
      </w:r>
      <w:r w:rsidR="00B23D10">
        <w:t xml:space="preserve"> konkav</w:t>
      </w:r>
      <w:r w:rsidR="00BD0E5B">
        <w:t xml:space="preserve"> gewölbten Plattform kann der Nutzer laufen</w:t>
      </w:r>
      <w:r w:rsidR="0091736D">
        <w:t>, rotieren und springen</w:t>
      </w:r>
      <w:r w:rsidR="00BD0E5B">
        <w:t xml:space="preserve"> und bleibt durch die Fixierung des Ringes auf derselben Stelle. </w:t>
      </w:r>
    </w:p>
    <w:p w14:paraId="7CF797D6" w14:textId="7B09489E" w:rsidR="00AD4F0B" w:rsidRDefault="00AD4F0B" w:rsidP="00AD4F0B">
      <w:r>
        <w:rPr>
          <w:noProof/>
        </w:rPr>
        <mc:AlternateContent>
          <mc:Choice Requires="wps">
            <w:drawing>
              <wp:anchor distT="0" distB="0" distL="114300" distR="114300" simplePos="0" relativeHeight="251761664" behindDoc="0" locked="0" layoutInCell="1" allowOverlap="1" wp14:anchorId="55773EBD" wp14:editId="42D0B4C0">
                <wp:simplePos x="0" y="0"/>
                <wp:positionH relativeFrom="column">
                  <wp:posOffset>2120059</wp:posOffset>
                </wp:positionH>
                <wp:positionV relativeFrom="paragraph">
                  <wp:posOffset>2844800</wp:posOffset>
                </wp:positionV>
                <wp:extent cx="2303780" cy="209550"/>
                <wp:effectExtent l="0" t="0" r="1270" b="0"/>
                <wp:wrapTopAndBottom/>
                <wp:docPr id="51" name="Textfeld 51"/>
                <wp:cNvGraphicFramePr/>
                <a:graphic xmlns:a="http://schemas.openxmlformats.org/drawingml/2006/main">
                  <a:graphicData uri="http://schemas.microsoft.com/office/word/2010/wordprocessingShape">
                    <wps:wsp>
                      <wps:cNvSpPr txBox="1"/>
                      <wps:spPr>
                        <a:xfrm>
                          <a:off x="0" y="0"/>
                          <a:ext cx="2303780" cy="209550"/>
                        </a:xfrm>
                        <a:prstGeom prst="rect">
                          <a:avLst/>
                        </a:prstGeom>
                        <a:solidFill>
                          <a:prstClr val="white"/>
                        </a:solidFill>
                        <a:ln>
                          <a:noFill/>
                        </a:ln>
                        <a:effectLst/>
                      </wps:spPr>
                      <wps:txbx>
                        <w:txbxContent>
                          <w:p w14:paraId="468D5B15" w14:textId="29FAE065" w:rsidR="00170A67" w:rsidRPr="00666B70" w:rsidRDefault="00170A67" w:rsidP="00BD0E5B">
                            <w:pPr>
                              <w:pStyle w:val="Beschriftung"/>
                              <w:jc w:val="left"/>
                              <w:rPr>
                                <w:noProof/>
                                <w:sz w:val="24"/>
                                <w:szCs w:val="24"/>
                              </w:rPr>
                            </w:pPr>
                            <w:bookmarkStart w:id="135" w:name="_Toc410738524"/>
                            <w:r>
                              <w:t xml:space="preserve">Abb. </w:t>
                            </w:r>
                            <w:r w:rsidR="00CA0EFB">
                              <w:fldChar w:fldCharType="begin"/>
                            </w:r>
                            <w:r w:rsidR="00CA0EFB">
                              <w:instrText xml:space="preserve"> STYLEREF 1 \s </w:instrText>
                            </w:r>
                            <w:r w:rsidR="00CA0EFB">
                              <w:fldChar w:fldCharType="separate"/>
                            </w:r>
                            <w:r>
                              <w:rPr>
                                <w:noProof/>
                              </w:rPr>
                              <w:t>4</w:t>
                            </w:r>
                            <w:r w:rsidR="00CA0EFB">
                              <w:rPr>
                                <w:noProof/>
                              </w:rPr>
                              <w:fldChar w:fldCharType="end"/>
                            </w:r>
                            <w:r>
                              <w:t>.</w:t>
                            </w:r>
                            <w:r w:rsidR="00CA0EFB">
                              <w:fldChar w:fldCharType="begin"/>
                            </w:r>
                            <w:r w:rsidR="00CA0EFB">
                              <w:instrText xml:space="preserve"> SEQ Abb. \* ARABIC \s 1 </w:instrText>
                            </w:r>
                            <w:r w:rsidR="00CA0EFB">
                              <w:fldChar w:fldCharType="separate"/>
                            </w:r>
                            <w:r>
                              <w:rPr>
                                <w:noProof/>
                              </w:rPr>
                              <w:t>2</w:t>
                            </w:r>
                            <w:r w:rsidR="00CA0EFB">
                              <w:rPr>
                                <w:noProof/>
                              </w:rPr>
                              <w:fldChar w:fldCharType="end"/>
                            </w:r>
                            <w:r>
                              <w:t xml:space="preserve"> Virtuix Omni [Com]</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773EBD" id="Textfeld 51" o:spid="_x0000_s1044" type="#_x0000_t202" style="position:absolute;left:0;text-align:left;margin-left:166.95pt;margin-top:224pt;width:181.4pt;height:16.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" stroked="f">
                <v:textbox inset="0,0,0,0">
                  <w:txbxContent>
                    <w:p w14:paraId="468D5B15" w14:textId="29FAE065" w:rsidR="00170A67" w:rsidRPr="00666B70" w:rsidRDefault="00170A67" w:rsidP="00BD0E5B">
                      <w:pPr>
                        <w:pStyle w:val="Beschriftung"/>
                        <w:jc w:val="left"/>
                        <w:rPr>
                          <w:noProof/>
                          <w:sz w:val="24"/>
                          <w:szCs w:val="24"/>
                        </w:rPr>
                      </w:pPr>
                      <w:bookmarkStart w:id="150" w:name="_Toc410738524"/>
                      <w:r>
                        <w:t xml:space="preserve">Abb. </w:t>
                      </w:r>
                      <w:fldSimple w:instr=" STYLEREF 1 \s ">
                        <w:r>
                          <w:rPr>
                            <w:noProof/>
                          </w:rPr>
                          <w:t>4</w:t>
                        </w:r>
                      </w:fldSimple>
                      <w:r>
                        <w:t>.</w:t>
                      </w:r>
                      <w:fldSimple w:instr=" SEQ Abb. \* ARABIC \s 1 ">
                        <w:r>
                          <w:rPr>
                            <w:noProof/>
                          </w:rPr>
                          <w:t>2</w:t>
                        </w:r>
                      </w:fldSimple>
                      <w:r>
                        <w:t xml:space="preserve"> </w:t>
                      </w:r>
                      <w:proofErr w:type="spellStart"/>
                      <w:r>
                        <w:t>Virtuix</w:t>
                      </w:r>
                      <w:proofErr w:type="spellEnd"/>
                      <w:r>
                        <w:t xml:space="preserve"> </w:t>
                      </w:r>
                      <w:proofErr w:type="spellStart"/>
                      <w:r>
                        <w:t>Omni</w:t>
                      </w:r>
                      <w:proofErr w:type="spellEnd"/>
                      <w:r>
                        <w:t xml:space="preserve"> [Com]</w:t>
                      </w:r>
                      <w:bookmarkEnd w:id="150"/>
                    </w:p>
                  </w:txbxContent>
                </v:textbox>
                <w10:wrap type="topAndBottom"/>
              </v:shape>
            </w:pict>
          </mc:Fallback>
        </mc:AlternateContent>
      </w:r>
      <w:r>
        <w:rPr>
          <w:noProof/>
        </w:rPr>
        <w:drawing>
          <wp:anchor distT="0" distB="0" distL="114300" distR="114300" simplePos="0" relativeHeight="251759616" behindDoc="0" locked="0" layoutInCell="1" allowOverlap="1" wp14:anchorId="40906AB1" wp14:editId="3A606614">
            <wp:simplePos x="0" y="0"/>
            <wp:positionH relativeFrom="column">
              <wp:posOffset>2067</wp:posOffset>
            </wp:positionH>
            <wp:positionV relativeFrom="paragraph">
              <wp:posOffset>254635</wp:posOffset>
            </wp:positionV>
            <wp:extent cx="1965369" cy="2795403"/>
            <wp:effectExtent l="0" t="0" r="0" b="5080"/>
            <wp:wrapTopAndBottom/>
            <wp:docPr id="50" name="Grafik 50" descr="C:\projects\_ba\doc\img\virtuix_om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jects\_ba\doc\img\virtuix_omni.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65369" cy="279540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7E631D" w14:textId="3F67ADD7" w:rsidR="00BD0E5B" w:rsidRDefault="00BD0E5B" w:rsidP="00425FF0">
      <w:r>
        <w:lastRenderedPageBreak/>
        <w:t>Die Bewegungen werden durch spezielle Schuhe</w:t>
      </w:r>
      <w:r w:rsidR="00B23D10">
        <w:t xml:space="preserve"> </w:t>
      </w:r>
      <w:r w:rsidR="0091736D">
        <w:t xml:space="preserve">und durch das Haltegeschirr im Ring (Rotation) übertragen. </w:t>
      </w:r>
      <w:r w:rsidR="00AD4F0B">
        <w:t>Die Übertragung erfolgt via Bluetooth und lässt so eine einfache Bewegungssteuerung zu [@Omni2].</w:t>
      </w:r>
    </w:p>
    <w:p w14:paraId="05871525" w14:textId="73F37E50" w:rsidR="0097241E" w:rsidRPr="0097241E" w:rsidRDefault="00B23D10" w:rsidP="0097241E">
      <w:r>
        <w:t>Neben dem hohen Anschaffungskosten kann auch die Größe von 1,20m x 1,40m x 1,00m eine Herausforderung an den Nutzer stellen und die Benutzerfreundlichkeit für VR mit mobilen Geräten einschränken.</w:t>
      </w:r>
    </w:p>
    <w:p w14:paraId="507AD40D" w14:textId="53825BEB" w:rsidR="00151EBD" w:rsidRPr="00BD7578" w:rsidRDefault="00151EBD" w:rsidP="0073618E"/>
    <w:p w14:paraId="1325E146" w14:textId="77777777" w:rsidR="00151EBD" w:rsidRPr="00BD7578" w:rsidRDefault="00151EBD" w:rsidP="0073618E">
      <w:pPr>
        <w:sectPr w:rsidR="00151EBD" w:rsidRPr="00BD7578" w:rsidSect="00CF380C">
          <w:pgSz w:w="11906" w:h="16838" w:code="9"/>
          <w:pgMar w:top="1531" w:right="1418" w:bottom="1701" w:left="1701" w:header="510" w:footer="624" w:gutter="0"/>
          <w:cols w:space="708"/>
          <w:docGrid w:linePitch="360"/>
        </w:sectPr>
      </w:pPr>
    </w:p>
    <w:bookmarkStart w:id="136" w:name="_Toc410738482"/>
    <w:p w14:paraId="4B2EB7BC" w14:textId="42B6C721" w:rsidR="000D3D5A" w:rsidRDefault="005F4467" w:rsidP="002024CD">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7696" behindDoc="1" locked="0" layoutInCell="1" allowOverlap="1" wp14:anchorId="286E77F7" wp14:editId="620533CF">
                <wp:simplePos x="0" y="0"/>
                <wp:positionH relativeFrom="page">
                  <wp:align>left</wp:align>
                </wp:positionH>
                <wp:positionV relativeFrom="paragraph">
                  <wp:posOffset>-446722</wp:posOffset>
                </wp:positionV>
                <wp:extent cx="436247" cy="1507490"/>
                <wp:effectExtent l="0" t="2222" r="0" b="0"/>
                <wp:wrapNone/>
                <wp:docPr id="5" name="Rechteck 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E6A22" id="Rechteck 5" o:spid="_x0000_s1026" style="position:absolute;margin-left:0;margin-top:-35.15pt;width:34.35pt;height:118.7pt;rotation:90;z-index:-2516387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OMbogIAAJI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" fillcolor="#303338" stroked="f" strokeweight="2pt">
                <w10:wrap anchorx="page"/>
              </v:rect>
            </w:pict>
          </mc:Fallback>
        </mc:AlternateContent>
      </w:r>
      <w:r w:rsidR="00904A03">
        <w:t>Prototypische App</w:t>
      </w:r>
      <w:bookmarkEnd w:id="136"/>
    </w:p>
    <w:p w14:paraId="7831DC46" w14:textId="77777777" w:rsidR="00113907" w:rsidRDefault="00113907" w:rsidP="000D3D5A"/>
    <w:p w14:paraId="2BDC69C9" w14:textId="77777777" w:rsidR="00113907" w:rsidRDefault="00113907" w:rsidP="000D3D5A"/>
    <w:p w14:paraId="2DBDF5AE" w14:textId="77777777" w:rsidR="00904A03" w:rsidRDefault="00904A03" w:rsidP="00904A03">
      <w:pPr>
        <w:pStyle w:val="berschrift2"/>
      </w:pPr>
      <w:bookmarkStart w:id="137" w:name="_Toc410738483"/>
      <w:r>
        <w:t>Idee</w:t>
      </w:r>
      <w:bookmarkEnd w:id="137"/>
    </w:p>
    <w:p w14:paraId="77273251" w14:textId="77777777" w:rsidR="002024CD" w:rsidRPr="002024CD" w:rsidRDefault="002024CD" w:rsidP="002024CD"/>
    <w:p w14:paraId="11EC364B" w14:textId="60CFFB25" w:rsidR="002024CD" w:rsidRDefault="002024CD" w:rsidP="002024CD">
      <w:r>
        <w:t>Die Idee für die prototypische App ist die Umsetzung eines Labyrinths, um dort die Bewegungsrichtungen zu testen. Der Nutzer muss dieses durchqueren und erhält nach Erreichen des Ausgangs eine Benachrichtigung über die erreichte Zeit und das Erreichen des Ausgangs. Dabei hat der Nutzer die Möglichkeit sich umzuschauen und in alle Richtungen zu bewegen.</w:t>
      </w:r>
    </w:p>
    <w:p w14:paraId="25E2AF42" w14:textId="77777777" w:rsidR="002024CD" w:rsidRPr="002024CD" w:rsidRDefault="002024CD" w:rsidP="002024CD"/>
    <w:p w14:paraId="6B86EAAD" w14:textId="77777777" w:rsidR="00904A03" w:rsidRDefault="00904A03" w:rsidP="00904A03">
      <w:pPr>
        <w:pStyle w:val="berschrift2"/>
      </w:pPr>
      <w:bookmarkStart w:id="138" w:name="_Toc410738484"/>
      <w:r>
        <w:t>Prefabs</w:t>
      </w:r>
      <w:bookmarkEnd w:id="138"/>
    </w:p>
    <w:p w14:paraId="46996720" w14:textId="77777777" w:rsidR="002024CD" w:rsidRDefault="002024CD" w:rsidP="002024CD"/>
    <w:p w14:paraId="3E8C589A" w14:textId="4B257CCF" w:rsidR="00AF3CF5" w:rsidRDefault="002024CD" w:rsidP="002024CD">
      <w:r>
        <w:t>Die Wände und der Boden des Labyrinths sind modulare Prefabs, die sich aneinander reihen lassen. Dadurch ist es möglich ei</w:t>
      </w:r>
      <w:r w:rsidR="00AF3CF5">
        <w:t>n Labyrinth aufzubauen, ohne zu implementieren.</w:t>
      </w:r>
      <w:r w:rsidR="00113907">
        <w:t xml:space="preserve"> </w:t>
      </w:r>
    </w:p>
    <w:p w14:paraId="593FABD0" w14:textId="77777777" w:rsidR="00AF3CF5" w:rsidRPr="002024CD" w:rsidRDefault="00AF3CF5" w:rsidP="002024CD"/>
    <w:p w14:paraId="31E5E037" w14:textId="77777777" w:rsidR="00904A03" w:rsidRDefault="00904A03" w:rsidP="00904A03">
      <w:pPr>
        <w:pStyle w:val="berschrift2"/>
      </w:pPr>
      <w:bookmarkStart w:id="139" w:name="_Toc410738485"/>
      <w:r>
        <w:t>Implementierung</w:t>
      </w:r>
      <w:bookmarkEnd w:id="139"/>
    </w:p>
    <w:p w14:paraId="529F4109" w14:textId="77777777" w:rsidR="006145E0" w:rsidRDefault="006145E0" w:rsidP="006145E0"/>
    <w:p w14:paraId="428ED5A7" w14:textId="26C1F37F" w:rsidR="006145E0" w:rsidRDefault="006145E0" w:rsidP="006145E0">
      <w:pPr>
        <w:pStyle w:val="berschrift3"/>
      </w:pPr>
      <w:bookmarkStart w:id="140" w:name="_Toc410738486"/>
      <w:r>
        <w:t>Controller: Gamepad und Cardboard</w:t>
      </w:r>
      <w:bookmarkEnd w:id="140"/>
    </w:p>
    <w:p w14:paraId="7CA74A45" w14:textId="77777777" w:rsidR="006145E0" w:rsidRDefault="006145E0" w:rsidP="006145E0"/>
    <w:p w14:paraId="052D3940" w14:textId="2581DE4E" w:rsidR="00BE39D8" w:rsidRDefault="00BE39D8">
      <w:pPr>
        <w:spacing w:before="0" w:after="0" w:line="240" w:lineRule="auto"/>
        <w:jc w:val="left"/>
      </w:pPr>
    </w:p>
    <w:p w14:paraId="5C31D887" w14:textId="35C8B2DE" w:rsidR="00AF3CF5" w:rsidRDefault="00BA1556" w:rsidP="00BA1556">
      <w:pPr>
        <w:pStyle w:val="berschrift3"/>
      </w:pPr>
      <w:bookmarkStart w:id="141" w:name="_Toc410738487"/>
      <w:r>
        <w:t>Kameras</w:t>
      </w:r>
      <w:bookmarkEnd w:id="141"/>
    </w:p>
    <w:p w14:paraId="557F874B" w14:textId="77777777" w:rsidR="00BA1556" w:rsidRDefault="00BA1556" w:rsidP="00BA1556"/>
    <w:p w14:paraId="1876290E" w14:textId="77777777" w:rsidR="00BA1556" w:rsidRDefault="00BA1556" w:rsidP="00BA1556"/>
    <w:p w14:paraId="0811CBA4" w14:textId="77777777" w:rsidR="00BA1556" w:rsidRPr="00BA1556" w:rsidRDefault="00BA1556" w:rsidP="00BA1556"/>
    <w:p w14:paraId="00D99228" w14:textId="6F82BA2D" w:rsidR="00BA1556" w:rsidRDefault="00BA1556" w:rsidP="00BA1556">
      <w:pPr>
        <w:pStyle w:val="berschrift3"/>
      </w:pPr>
      <w:bookmarkStart w:id="142" w:name="_Toc410738488"/>
      <w:r>
        <w:lastRenderedPageBreak/>
        <w:t>Szenen</w:t>
      </w:r>
      <w:bookmarkEnd w:id="142"/>
    </w:p>
    <w:p w14:paraId="2DBE05FB" w14:textId="77777777" w:rsidR="00BA1556" w:rsidRDefault="00BA1556" w:rsidP="00BA1556"/>
    <w:p w14:paraId="6DF838E2" w14:textId="77777777" w:rsidR="00BA1556" w:rsidRDefault="00BA1556" w:rsidP="00BA1556"/>
    <w:p w14:paraId="66AB39F9" w14:textId="77777777" w:rsidR="00BA1556" w:rsidRPr="00BA1556" w:rsidRDefault="00BA1556" w:rsidP="00BA1556"/>
    <w:p w14:paraId="5A7E3F88" w14:textId="79A16448" w:rsidR="00BA1556" w:rsidRPr="00BA1556" w:rsidRDefault="002024CD" w:rsidP="00BA1556">
      <w:pPr>
        <w:pStyle w:val="berschrift3"/>
      </w:pPr>
      <w:bookmarkStart w:id="143" w:name="_Toc410738489"/>
      <w:r>
        <w:t>Erreichen des Ziels</w:t>
      </w:r>
      <w:bookmarkEnd w:id="143"/>
    </w:p>
    <w:p w14:paraId="48A42046" w14:textId="77777777" w:rsidR="00AF3CF5" w:rsidRDefault="00AF3CF5" w:rsidP="00AF3CF5"/>
    <w:p w14:paraId="5B76F0AD" w14:textId="314EE3DE" w:rsidR="00AF3CF5" w:rsidRDefault="00AF3CF5" w:rsidP="00AF3CF5">
      <w:r>
        <w:t xml:space="preserve">Hitboxen werden abgefragt, wenn bestimmte linie überschritten wird. Wird dem Nutzer angezeigt, dass er den Ausgang erreicht hat und das Spiel wird neu gestartet. </w:t>
      </w:r>
    </w:p>
    <w:p w14:paraId="3F911418" w14:textId="3BBCB2F6" w:rsidR="00BA1556" w:rsidRDefault="00AF3CF5" w:rsidP="00BA1556">
      <w:pPr>
        <w:pStyle w:val="Code"/>
      </w:pPr>
      <w:r>
        <w:t>CodeSchnipsel und vielleicht in welchen Dateien zu finden?</w:t>
      </w:r>
    </w:p>
    <w:p w14:paraId="512A63D4" w14:textId="77777777" w:rsidR="00BA1556" w:rsidRPr="00AF3CF5" w:rsidRDefault="00BA1556" w:rsidP="00BA1556"/>
    <w:p w14:paraId="3946C5A6" w14:textId="40F9A62C" w:rsidR="008F3981" w:rsidRDefault="00AF3CF5" w:rsidP="00AF3CF5">
      <w:pPr>
        <w:pStyle w:val="berschrift3"/>
      </w:pPr>
      <w:bookmarkStart w:id="144" w:name="_Toc410738490"/>
      <w:r>
        <w:t>Anzeigen der Zeit</w:t>
      </w:r>
      <w:bookmarkEnd w:id="144"/>
    </w:p>
    <w:p w14:paraId="6D82175A" w14:textId="77777777" w:rsidR="00AF3CF5" w:rsidRDefault="00AF3CF5" w:rsidP="00AF3CF5"/>
    <w:p w14:paraId="32C6CD7C" w14:textId="33B75FA9" w:rsidR="00AF3CF5" w:rsidRDefault="00AF3CF5" w:rsidP="00AF3CF5">
      <w:r>
        <w:t>Zeit wird währendessen angezieg t</w:t>
      </w:r>
    </w:p>
    <w:p w14:paraId="248571F7" w14:textId="77777777" w:rsidR="00AF3CF5" w:rsidRDefault="00AF3CF5" w:rsidP="00AF3CF5"/>
    <w:p w14:paraId="2E71CC4D" w14:textId="77777777" w:rsidR="00AF3CF5" w:rsidRDefault="00AF3CF5" w:rsidP="00AF3CF5">
      <w:pPr>
        <w:pStyle w:val="Code"/>
      </w:pPr>
    </w:p>
    <w:p w14:paraId="0FC5D635" w14:textId="77777777" w:rsidR="00AF3CF5" w:rsidRDefault="00AF3CF5" w:rsidP="00AF3CF5"/>
    <w:p w14:paraId="1CDD96E9" w14:textId="3ACC68F1" w:rsidR="00AF3CF5" w:rsidRDefault="00AF3CF5" w:rsidP="00AF3CF5">
      <w:pPr>
        <w:pStyle w:val="berschrift3"/>
      </w:pPr>
      <w:bookmarkStart w:id="145" w:name="_Toc410738491"/>
      <w:r>
        <w:t>GUI</w:t>
      </w:r>
      <w:bookmarkEnd w:id="145"/>
    </w:p>
    <w:p w14:paraId="7BF32B2D" w14:textId="77777777" w:rsidR="00AF3CF5" w:rsidRDefault="00AF3CF5" w:rsidP="00AF3CF5"/>
    <w:p w14:paraId="685FD8D5" w14:textId="4770ADB0" w:rsidR="00AF3CF5" w:rsidRDefault="00AF3CF5" w:rsidP="00AF3CF5">
      <w:r>
        <w:t>Highscores speichern</w:t>
      </w:r>
    </w:p>
    <w:p w14:paraId="5EB768F5" w14:textId="77777777" w:rsidR="00AF3CF5" w:rsidRDefault="00AF3CF5" w:rsidP="00AF3CF5"/>
    <w:p w14:paraId="3D4267AE" w14:textId="77777777" w:rsidR="00AF3CF5" w:rsidRDefault="00AF3CF5" w:rsidP="00AF3CF5">
      <w:pPr>
        <w:pStyle w:val="Code"/>
      </w:pPr>
    </w:p>
    <w:p w14:paraId="0EB114F8" w14:textId="32BF5CDB" w:rsidR="00955985" w:rsidRDefault="00955985">
      <w:pPr>
        <w:spacing w:before="0" w:after="0" w:line="240" w:lineRule="auto"/>
        <w:jc w:val="left"/>
      </w:pPr>
    </w:p>
    <w:p w14:paraId="569007BF" w14:textId="77777777" w:rsidR="00955985" w:rsidRPr="00AF3CF5" w:rsidRDefault="00955985" w:rsidP="00955985"/>
    <w:p w14:paraId="2A0DC968" w14:textId="52DC9792" w:rsidR="008F3981" w:rsidRDefault="008F3981" w:rsidP="008F3981"/>
    <w:p w14:paraId="73AF9DD1" w14:textId="77777777" w:rsidR="00BB2793" w:rsidRPr="008F3981" w:rsidRDefault="00BB2793" w:rsidP="008F3981">
      <w:pPr>
        <w:sectPr w:rsidR="00BB2793" w:rsidRPr="008F3981" w:rsidSect="00CF380C">
          <w:pgSz w:w="11906" w:h="16838" w:code="9"/>
          <w:pgMar w:top="1531" w:right="1418" w:bottom="1701" w:left="1701" w:header="510" w:footer="624" w:gutter="0"/>
          <w:cols w:space="708"/>
          <w:docGrid w:linePitch="360"/>
        </w:sectPr>
      </w:pPr>
    </w:p>
    <w:bookmarkStart w:id="146" w:name="_Toc410738492"/>
    <w:p w14:paraId="5C9A6DE5" w14:textId="2155EBDB" w:rsidR="00B417AB" w:rsidRPr="00B417AB" w:rsidRDefault="005F4467" w:rsidP="002024CD">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9744" behindDoc="1" locked="0" layoutInCell="1" allowOverlap="1" wp14:anchorId="0FA84A53" wp14:editId="36D16F1B">
                <wp:simplePos x="0" y="0"/>
                <wp:positionH relativeFrom="page">
                  <wp:align>left</wp:align>
                </wp:positionH>
                <wp:positionV relativeFrom="paragraph">
                  <wp:posOffset>-448627</wp:posOffset>
                </wp:positionV>
                <wp:extent cx="436247" cy="1507490"/>
                <wp:effectExtent l="0" t="2222" r="0" b="0"/>
                <wp:wrapNone/>
                <wp:docPr id="6" name="Rechteck 6"/>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9E5E9" id="Rechteck 6" o:spid="_x0000_s1026" style="position:absolute;margin-left:0;margin-top:-35.3pt;width:34.35pt;height:118.7pt;rotation:90;z-index:-2516367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V0y63KICAACSBQAADgAAAAAAAAAAAAAAAAAu&#10;AgAAZHJzL2Uyb0RvYy54bWxQSwECLQAUAAYACAAAACEAHepeEOAAAAAJAQAADwAAAAAAAAAAAAAA&#10;AAD8BAAAZHJzL2Rvd25yZXYueG1sUEsFBgAAAAAEAAQA8wAAAAkGAAAAAA==&#10;" fillcolor="#303338" stroked="f" strokeweight="2pt">
                <w10:wrap anchorx="page"/>
              </v:rect>
            </w:pict>
          </mc:Fallback>
        </mc:AlternateContent>
      </w:r>
      <w:r w:rsidR="00904A03">
        <w:t>Tests</w:t>
      </w:r>
      <w:bookmarkEnd w:id="146"/>
    </w:p>
    <w:p w14:paraId="083FD488" w14:textId="77777777" w:rsidR="00904A03" w:rsidRDefault="00904A03" w:rsidP="00904A03"/>
    <w:p w14:paraId="3A498D52" w14:textId="77777777" w:rsidR="00904E7C" w:rsidRDefault="00904E7C" w:rsidP="00904A03"/>
    <w:p w14:paraId="3C55E488" w14:textId="77777777" w:rsidR="00904A03" w:rsidRDefault="00904A03" w:rsidP="00904A03">
      <w:pPr>
        <w:pStyle w:val="berschrift2"/>
      </w:pPr>
      <w:bookmarkStart w:id="147" w:name="_Toc410738493"/>
      <w:r>
        <w:t>Schnelle Bewegungen</w:t>
      </w:r>
      <w:bookmarkEnd w:id="147"/>
    </w:p>
    <w:p w14:paraId="3621ACD2" w14:textId="77777777" w:rsidR="00904A03" w:rsidRPr="00FD4654" w:rsidRDefault="00904A03" w:rsidP="00904A03">
      <w:pPr>
        <w:pStyle w:val="berschrift2"/>
      </w:pPr>
      <w:bookmarkStart w:id="148" w:name="_Toc410738494"/>
      <w:bookmarkEnd w:id="148"/>
    </w:p>
    <w:p w14:paraId="50E38427" w14:textId="77777777" w:rsidR="00AE2185" w:rsidRPr="00AE2185" w:rsidRDefault="00AE2185" w:rsidP="00AE2185"/>
    <w:p w14:paraId="21F8C136" w14:textId="77777777" w:rsidR="00AE2185" w:rsidRPr="00AE2185" w:rsidRDefault="00AE2185" w:rsidP="00AE2185"/>
    <w:p w14:paraId="56052E46" w14:textId="3E82C98F" w:rsidR="00BD05E9" w:rsidRPr="00BD7578" w:rsidRDefault="00BD05E9" w:rsidP="0073618E">
      <w:pPr>
        <w:sectPr w:rsidR="00BD05E9" w:rsidRPr="00BD7578" w:rsidSect="00CF380C">
          <w:pgSz w:w="11906" w:h="16838" w:code="9"/>
          <w:pgMar w:top="1531" w:right="1418" w:bottom="1701" w:left="1701" w:header="510" w:footer="624" w:gutter="0"/>
          <w:cols w:space="708"/>
          <w:docGrid w:linePitch="360"/>
        </w:sectPr>
      </w:pPr>
    </w:p>
    <w:bookmarkStart w:id="149" w:name="_Toc224810323"/>
    <w:bookmarkStart w:id="150" w:name="_Toc225071808"/>
    <w:bookmarkStart w:id="151" w:name="_Toc410738495"/>
    <w:p w14:paraId="16BD9A4E" w14:textId="65B32C51" w:rsidR="00B417AB" w:rsidRDefault="005F4467" w:rsidP="002024CD">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83840" behindDoc="1" locked="0" layoutInCell="1" allowOverlap="1" wp14:anchorId="4E50F159" wp14:editId="656BCCF3">
                <wp:simplePos x="0" y="0"/>
                <wp:positionH relativeFrom="page">
                  <wp:align>left</wp:align>
                </wp:positionH>
                <wp:positionV relativeFrom="paragraph">
                  <wp:posOffset>-449898</wp:posOffset>
                </wp:positionV>
                <wp:extent cx="436247" cy="1507490"/>
                <wp:effectExtent l="0" t="2222" r="0" b="0"/>
                <wp:wrapNone/>
                <wp:docPr id="8" name="Rechteck 8"/>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A500D" id="Rechteck 8" o:spid="_x0000_s1026" style="position:absolute;margin-left:0;margin-top:-35.45pt;width:34.35pt;height:118.7pt;rotation:90;z-index:-2516326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" fillcolor="#303338" stroked="f" strokeweight="2pt">
                <w10:wrap anchorx="page"/>
              </v:rect>
            </w:pict>
          </mc:Fallback>
        </mc:AlternateContent>
      </w:r>
      <w:bookmarkEnd w:id="149"/>
      <w:bookmarkEnd w:id="150"/>
      <w:r w:rsidR="00904A03">
        <w:t>Bewertung</w:t>
      </w:r>
      <w:bookmarkEnd w:id="151"/>
    </w:p>
    <w:p w14:paraId="7B08FDC9" w14:textId="77777777" w:rsidR="00904A03" w:rsidRDefault="00904A03" w:rsidP="00904A03"/>
    <w:p w14:paraId="2875B762" w14:textId="77777777" w:rsidR="00E11BA0" w:rsidRDefault="00E11BA0" w:rsidP="00904A03"/>
    <w:p w14:paraId="2163E58F" w14:textId="12A7C6A2" w:rsidR="00170A67" w:rsidRDefault="00170A67" w:rsidP="00170A67">
      <w:r>
        <w:t>In die Bewertung fließen alle gesammelten Erkenntnisse der behandelten Controller mit ein. Dabei steht der Nutzer eines solchen Controllers im Vordergrund und nicht die Verfügbarkeit. Dementsprechend wird auf Nutzerfreundlichkeit und die Verbindung mit einem mobilen Gerät besonderer Wert gelegt.</w:t>
      </w:r>
    </w:p>
    <w:p w14:paraId="7DBEF6BE" w14:textId="77777777" w:rsidR="00170A67" w:rsidRDefault="00170A67" w:rsidP="00904A03"/>
    <w:p w14:paraId="6011702E" w14:textId="4650B3D3" w:rsidR="00170A67" w:rsidRDefault="007B3407" w:rsidP="00170A67">
      <w:pPr>
        <w:pStyle w:val="berschrift2"/>
      </w:pPr>
      <w:r>
        <w:t>Allgemein</w:t>
      </w:r>
    </w:p>
    <w:p w14:paraId="18097ED0" w14:textId="77777777" w:rsidR="00170A67" w:rsidRPr="00170A67" w:rsidRDefault="00170A67" w:rsidP="00170A67"/>
    <w:p w14:paraId="0854704E" w14:textId="733127A5" w:rsidR="007B3407" w:rsidRDefault="007B3407" w:rsidP="00904A03">
      <w:r>
        <w:t xml:space="preserve">Allgemein ist zu sagen, dass aus Nutzersicht ein Controller der den Nutzer am Wenigsten einschränkt zu bevorzugen, da hier die Nutzererfahrung in Bezug auf VR und Immersion am größten ist. </w:t>
      </w:r>
    </w:p>
    <w:p w14:paraId="5EE6B340" w14:textId="77777777" w:rsidR="00904A03" w:rsidRDefault="00904A03" w:rsidP="00904A03">
      <w:r>
        <w:t>Aus Nutzersicht wäre ein markenloses Outside-In-verfahren natürlich wünschenswert, da</w:t>
      </w:r>
    </w:p>
    <w:p w14:paraId="53778533" w14:textId="77777777" w:rsidR="00904A03" w:rsidRDefault="00904A03" w:rsidP="00904A03">
      <w:r>
        <w:t>hierbei die Einschränkungen für den Nutzer am geringsten sind. Nutzer müssen nichts in</w:t>
      </w:r>
    </w:p>
    <w:p w14:paraId="2B3DE566" w14:textId="77777777" w:rsidR="00904A03" w:rsidRDefault="00904A03" w:rsidP="00904A03">
      <w:r>
        <w:t>den Händen halten, brauchen keine Markierungen auf der Kleidung und können sich frei</w:t>
      </w:r>
    </w:p>
    <w:p w14:paraId="009634CD" w14:textId="77777777" w:rsidR="00904A03" w:rsidRDefault="00904A03" w:rsidP="00904A03">
      <w:r>
        <w:t>bewegen und auch frei durch den Raum gehen. In der Praxis zeigt sich allerdings, dass</w:t>
      </w:r>
    </w:p>
    <w:p w14:paraId="1D745F89" w14:textId="77777777" w:rsidR="00904A03" w:rsidRDefault="00904A03" w:rsidP="00904A03">
      <w:r>
        <w:t>markenlose Tracking-Systeme gegenüber markenbasierten zum einen anfälliger gegen-</w:t>
      </w:r>
    </w:p>
    <w:p w14:paraId="1481D40E" w14:textId="77777777" w:rsidR="00904A03" w:rsidRDefault="00904A03" w:rsidP="00904A03">
      <w:r>
        <w:t>über Störungen (z. B. weitere Personen im Raum oder sich wechselnde Lichtverhältnisse) sind und zum anderen, dass die Genauigkeit bei markenbasierten Systemen höher ist.</w:t>
      </w:r>
    </w:p>
    <w:p w14:paraId="53B0CE6D" w14:textId="77777777" w:rsidR="00904A03" w:rsidRDefault="00904A03" w:rsidP="00904A03">
      <w:r>
        <w:t>Auch weisen Outside-In-verfahren den Nachteil auf, dass die Interaktionsfläche durch die</w:t>
      </w:r>
    </w:p>
    <w:p w14:paraId="40EC09AC" w14:textId="77777777" w:rsidR="00904A03" w:rsidRDefault="00904A03" w:rsidP="00904A03">
      <w:r>
        <w:t>Kamerapositionen begrenzt ist. Der Interaktionsbereich kann zwar durch den Einsatz von</w:t>
      </w:r>
    </w:p>
    <w:p w14:paraId="3A3BD404" w14:textId="77777777" w:rsidR="00904A03" w:rsidRDefault="00904A03" w:rsidP="00904A03">
      <w:r>
        <w:t>zusätzlichen Kameras vergrößert werden, dennoch bedeutet ein größerer Interaktionsraum entweder Mehrkosten (für die zusätzlichen Kameras) oder durch den größeren Abstand zu den Kameras eine größere Ungenauigkeit.</w:t>
      </w:r>
    </w:p>
    <w:p w14:paraId="244170B3" w14:textId="77777777" w:rsidR="00904A03" w:rsidRDefault="00904A03" w:rsidP="00904A03">
      <w:pPr>
        <w:jc w:val="left"/>
      </w:pPr>
    </w:p>
    <w:p w14:paraId="7813100D" w14:textId="77777777" w:rsidR="00CB1937" w:rsidRDefault="00CB1937" w:rsidP="00904A03"/>
    <w:p w14:paraId="0E5BBFEE" w14:textId="70DED504" w:rsidR="00CB1937" w:rsidRPr="0041725D" w:rsidRDefault="00CB1937" w:rsidP="00904A03">
      <w:r>
        <w:t>Beachten ist für mobile Geräte also wird etwas kleines handliches gebraucht, am besten tango da integrierte camera und so eine Indoor Abstandsmessung möglich ist, und daher auchBewegungn entsprechend gut umgewandelt werden können, nachteil ist hier das man von der umgebung in der man sich befindet abhängig ist.</w:t>
      </w:r>
    </w:p>
    <w:p w14:paraId="653C964B" w14:textId="19A19D93" w:rsidR="00904A03" w:rsidRDefault="00E11BA0" w:rsidP="00904A03">
      <w:r>
        <w:t xml:space="preserve"> </w:t>
      </w:r>
    </w:p>
    <w:p w14:paraId="605EB753" w14:textId="0EED0FC9" w:rsidR="00904A03" w:rsidRDefault="005973DF" w:rsidP="00904A03">
      <w:pPr>
        <w:pStyle w:val="berschrift2"/>
      </w:pPr>
      <w:bookmarkStart w:id="152" w:name="_Toc410738496"/>
      <w:r>
        <w:t>Verfügbare</w:t>
      </w:r>
      <w:r w:rsidR="00904A03">
        <w:t xml:space="preserve"> Ansätze</w:t>
      </w:r>
      <w:bookmarkEnd w:id="152"/>
    </w:p>
    <w:p w14:paraId="2CABE390" w14:textId="77777777" w:rsidR="00904A03" w:rsidRDefault="00904A03" w:rsidP="00904A03"/>
    <w:p w14:paraId="5945E12E" w14:textId="1D484CD3" w:rsidR="00904A03" w:rsidRDefault="005973DF" w:rsidP="00904A03">
      <w:pPr>
        <w:pStyle w:val="berschrift2"/>
      </w:pPr>
      <w:bookmarkStart w:id="153" w:name="_Toc410738497"/>
      <w:r>
        <w:t xml:space="preserve">Prototypische </w:t>
      </w:r>
      <w:r w:rsidR="00904A03">
        <w:t>Ansätze</w:t>
      </w:r>
      <w:bookmarkEnd w:id="153"/>
    </w:p>
    <w:p w14:paraId="68DC81B1" w14:textId="77777777" w:rsidR="00904A03" w:rsidRDefault="00904A03" w:rsidP="00904A03"/>
    <w:p w14:paraId="22D931B8" w14:textId="77777777" w:rsidR="00631387" w:rsidRDefault="00631387" w:rsidP="00631387"/>
    <w:p w14:paraId="397F4F31" w14:textId="77777777" w:rsidR="00631387" w:rsidRPr="00631387" w:rsidRDefault="00631387" w:rsidP="00631387"/>
    <w:p w14:paraId="438C1C5A" w14:textId="0140D284" w:rsidR="00904A03" w:rsidRDefault="00631387" w:rsidP="00904A03">
      <w:pPr>
        <w:pStyle w:val="berschrift2"/>
      </w:pPr>
      <w:bookmarkStart w:id="154" w:name="_Toc410738498"/>
      <w:r>
        <w:t>Übersicht</w:t>
      </w:r>
      <w:bookmarkEnd w:id="154"/>
    </w:p>
    <w:p w14:paraId="724CA41D" w14:textId="77777777" w:rsidR="00631387" w:rsidRDefault="00631387" w:rsidP="00631387"/>
    <w:tbl>
      <w:tblPr>
        <w:tblStyle w:val="EinfacheTabelle2"/>
        <w:tblW w:w="0" w:type="auto"/>
        <w:tblLayout w:type="fixed"/>
        <w:tblLook w:val="04A0" w:firstRow="1" w:lastRow="0" w:firstColumn="1" w:lastColumn="0" w:noHBand="0" w:noVBand="1"/>
      </w:tblPr>
      <w:tblGrid>
        <w:gridCol w:w="976"/>
        <w:gridCol w:w="976"/>
        <w:gridCol w:w="977"/>
        <w:gridCol w:w="976"/>
        <w:gridCol w:w="976"/>
        <w:gridCol w:w="977"/>
        <w:gridCol w:w="976"/>
        <w:gridCol w:w="976"/>
        <w:gridCol w:w="977"/>
      </w:tblGrid>
      <w:tr w:rsidR="00EE1435" w14:paraId="2A0D86AD" w14:textId="37C9126A" w:rsidTr="00EE14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Borders>
              <w:top w:val="nil"/>
              <w:bottom w:val="single" w:sz="4" w:space="0" w:color="595959" w:themeColor="text1" w:themeTint="A6"/>
              <w:right w:val="single" w:sz="4" w:space="0" w:color="595959" w:themeColor="text1" w:themeTint="A6"/>
            </w:tcBorders>
          </w:tcPr>
          <w:p w14:paraId="094D87D2" w14:textId="3B6D49ED" w:rsidR="00EE1435" w:rsidRDefault="00EE1435" w:rsidP="00A07D11"/>
        </w:tc>
        <w:tc>
          <w:tcPr>
            <w:tcW w:w="976" w:type="dxa"/>
            <w:tcBorders>
              <w:left w:val="single" w:sz="4" w:space="0" w:color="595959" w:themeColor="text1" w:themeTint="A6"/>
              <w:bottom w:val="single" w:sz="4" w:space="0" w:color="595959" w:themeColor="text1" w:themeTint="A6"/>
            </w:tcBorders>
            <w:shd w:val="clear" w:color="auto" w:fill="AAAFB6"/>
          </w:tcPr>
          <w:p w14:paraId="7E6048BE" w14:textId="6AB9D320" w:rsidR="00EE1435" w:rsidRDefault="00EE1435" w:rsidP="00A07D11">
            <w:pPr>
              <w:jc w:val="center"/>
              <w:cnfStyle w:val="100000000000" w:firstRow="1" w:lastRow="0" w:firstColumn="0" w:lastColumn="0" w:oddVBand="0" w:evenVBand="0" w:oddHBand="0" w:evenHBand="0" w:firstRowFirstColumn="0" w:firstRowLastColumn="0" w:lastRowFirstColumn="0" w:lastRowLastColumn="0"/>
            </w:pPr>
            <w:r>
              <w:t>Cardboard</w:t>
            </w:r>
          </w:p>
        </w:tc>
        <w:tc>
          <w:tcPr>
            <w:tcW w:w="977" w:type="dxa"/>
            <w:tcBorders>
              <w:bottom w:val="single" w:sz="4" w:space="0" w:color="595959" w:themeColor="text1" w:themeTint="A6"/>
            </w:tcBorders>
            <w:shd w:val="clear" w:color="auto" w:fill="AAAFB6"/>
          </w:tcPr>
          <w:p w14:paraId="4ED3AFD6" w14:textId="75E55E25" w:rsidR="00EE1435" w:rsidRDefault="00EE1435" w:rsidP="00A07D11">
            <w:pPr>
              <w:jc w:val="center"/>
              <w:cnfStyle w:val="100000000000" w:firstRow="1" w:lastRow="0" w:firstColumn="0" w:lastColumn="0" w:oddVBand="0" w:evenVBand="0" w:oddHBand="0" w:evenHBand="0" w:firstRowFirstColumn="0" w:firstRowLastColumn="0" w:lastRowFirstColumn="0" w:lastRowLastColumn="0"/>
            </w:pPr>
            <w:r>
              <w:t>Gamepad</w:t>
            </w:r>
          </w:p>
        </w:tc>
        <w:tc>
          <w:tcPr>
            <w:tcW w:w="976" w:type="dxa"/>
            <w:tcBorders>
              <w:bottom w:val="single" w:sz="4" w:space="0" w:color="595959" w:themeColor="text1" w:themeTint="A6"/>
            </w:tcBorders>
            <w:shd w:val="clear" w:color="auto" w:fill="AAAFB6"/>
          </w:tcPr>
          <w:p w14:paraId="12E01301" w14:textId="07A8710F" w:rsidR="00EE1435" w:rsidRDefault="00EE1435" w:rsidP="00A07D11">
            <w:pPr>
              <w:jc w:val="center"/>
              <w:cnfStyle w:val="100000000000" w:firstRow="1" w:lastRow="0" w:firstColumn="0" w:lastColumn="0" w:oddVBand="0" w:evenVBand="0" w:oddHBand="0" w:evenHBand="0" w:firstRowFirstColumn="0" w:firstRowLastColumn="0" w:lastRowFirstColumn="0" w:lastRowLastColumn="0"/>
            </w:pPr>
            <w:r>
              <w:t>gyro</w:t>
            </w:r>
          </w:p>
        </w:tc>
        <w:tc>
          <w:tcPr>
            <w:tcW w:w="976" w:type="dxa"/>
            <w:tcBorders>
              <w:bottom w:val="single" w:sz="4" w:space="0" w:color="595959" w:themeColor="text1" w:themeTint="A6"/>
            </w:tcBorders>
            <w:shd w:val="clear" w:color="auto" w:fill="AAAFB6"/>
          </w:tcPr>
          <w:p w14:paraId="52D59DA4" w14:textId="7F331542" w:rsidR="00EE1435" w:rsidRDefault="00EE1435" w:rsidP="00A07D11">
            <w:pPr>
              <w:jc w:val="center"/>
              <w:cnfStyle w:val="100000000000" w:firstRow="1" w:lastRow="0" w:firstColumn="0" w:lastColumn="0" w:oddVBand="0" w:evenVBand="0" w:oddHBand="0" w:evenHBand="0" w:firstRowFirstColumn="0" w:firstRowLastColumn="0" w:lastRowFirstColumn="0" w:lastRowLastColumn="0"/>
            </w:pPr>
            <w:r>
              <w:t>kinect</w:t>
            </w:r>
          </w:p>
        </w:tc>
        <w:tc>
          <w:tcPr>
            <w:tcW w:w="977" w:type="dxa"/>
            <w:tcBorders>
              <w:bottom w:val="single" w:sz="4" w:space="0" w:color="595959" w:themeColor="text1" w:themeTint="A6"/>
            </w:tcBorders>
            <w:shd w:val="clear" w:color="auto" w:fill="AAAFB6"/>
          </w:tcPr>
          <w:p w14:paraId="75C92173" w14:textId="65C379DD" w:rsidR="00EE1435" w:rsidRDefault="00EE1435" w:rsidP="00A07D11">
            <w:pPr>
              <w:jc w:val="center"/>
              <w:cnfStyle w:val="100000000000" w:firstRow="1" w:lastRow="0" w:firstColumn="0" w:lastColumn="0" w:oddVBand="0" w:evenVBand="0" w:oddHBand="0" w:evenHBand="0" w:firstRowFirstColumn="0" w:firstRowLastColumn="0" w:lastRowFirstColumn="0" w:lastRowLastColumn="0"/>
            </w:pPr>
            <w:r>
              <w:t>tango</w:t>
            </w:r>
          </w:p>
        </w:tc>
        <w:tc>
          <w:tcPr>
            <w:tcW w:w="976" w:type="dxa"/>
            <w:tcBorders>
              <w:bottom w:val="single" w:sz="4" w:space="0" w:color="595959" w:themeColor="text1" w:themeTint="A6"/>
            </w:tcBorders>
            <w:shd w:val="clear" w:color="auto" w:fill="AAAFB6"/>
          </w:tcPr>
          <w:p w14:paraId="512E63FB" w14:textId="4EB1A218" w:rsidR="00EE1435" w:rsidRDefault="00EE1435" w:rsidP="00A07D11">
            <w:pPr>
              <w:jc w:val="center"/>
              <w:cnfStyle w:val="100000000000" w:firstRow="1" w:lastRow="0" w:firstColumn="0" w:lastColumn="0" w:oddVBand="0" w:evenVBand="0" w:oddHBand="0" w:evenHBand="0" w:firstRowFirstColumn="0" w:firstRowLastColumn="0" w:lastRowFirstColumn="0" w:lastRowLastColumn="0"/>
            </w:pPr>
            <w:r>
              <w:t>leap motion</w:t>
            </w:r>
          </w:p>
        </w:tc>
        <w:tc>
          <w:tcPr>
            <w:tcW w:w="976" w:type="dxa"/>
            <w:tcBorders>
              <w:bottom w:val="single" w:sz="4" w:space="0" w:color="595959" w:themeColor="text1" w:themeTint="A6"/>
            </w:tcBorders>
            <w:shd w:val="clear" w:color="auto" w:fill="AAAFB6"/>
          </w:tcPr>
          <w:p w14:paraId="089BF90D" w14:textId="0B9AEACD" w:rsidR="00EE1435" w:rsidRDefault="00EE1435" w:rsidP="00A07D11">
            <w:pPr>
              <w:jc w:val="center"/>
              <w:cnfStyle w:val="100000000000" w:firstRow="1" w:lastRow="0" w:firstColumn="0" w:lastColumn="0" w:oddVBand="0" w:evenVBand="0" w:oddHBand="0" w:evenHBand="0" w:firstRowFirstColumn="0" w:firstRowLastColumn="0" w:lastRowFirstColumn="0" w:lastRowLastColumn="0"/>
            </w:pPr>
            <w:r>
              <w:t>theorethisch</w:t>
            </w:r>
          </w:p>
        </w:tc>
        <w:tc>
          <w:tcPr>
            <w:tcW w:w="977" w:type="dxa"/>
            <w:tcBorders>
              <w:bottom w:val="single" w:sz="4" w:space="0" w:color="595959" w:themeColor="text1" w:themeTint="A6"/>
            </w:tcBorders>
            <w:shd w:val="clear" w:color="auto" w:fill="AAAFB6"/>
          </w:tcPr>
          <w:p w14:paraId="37D44CCB" w14:textId="68D85739" w:rsidR="00EE1435" w:rsidRDefault="00EE1435" w:rsidP="00A07D11">
            <w:pPr>
              <w:jc w:val="center"/>
              <w:cnfStyle w:val="100000000000" w:firstRow="1" w:lastRow="0" w:firstColumn="0" w:lastColumn="0" w:oddVBand="0" w:evenVBand="0" w:oddHBand="0" w:evenHBand="0" w:firstRowFirstColumn="0" w:firstRowLastColumn="0" w:lastRowFirstColumn="0" w:lastRowLastColumn="0"/>
            </w:pPr>
            <w:r>
              <w:t>odt</w:t>
            </w:r>
          </w:p>
        </w:tc>
      </w:tr>
      <w:tr w:rsidR="00EE1435" w14:paraId="4AFD2C27" w14:textId="6692CAE1" w:rsidTr="00EE1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Borders>
              <w:top w:val="single" w:sz="4" w:space="0" w:color="595959" w:themeColor="text1" w:themeTint="A6"/>
              <w:right w:val="single" w:sz="4" w:space="0" w:color="595959" w:themeColor="text1" w:themeTint="A6"/>
            </w:tcBorders>
            <w:shd w:val="clear" w:color="auto" w:fill="AAAFB6"/>
          </w:tcPr>
          <w:p w14:paraId="17530A4D" w14:textId="1C937DE2" w:rsidR="00EE1435" w:rsidRDefault="00EE1435" w:rsidP="00A07D11">
            <w:pPr>
              <w:jc w:val="left"/>
            </w:pPr>
            <w:r>
              <w:t>ohne kabel</w:t>
            </w:r>
          </w:p>
        </w:tc>
        <w:tc>
          <w:tcPr>
            <w:tcW w:w="976" w:type="dxa"/>
            <w:tcBorders>
              <w:top w:val="single" w:sz="4" w:space="0" w:color="595959" w:themeColor="text1" w:themeTint="A6"/>
              <w:left w:val="single" w:sz="4" w:space="0" w:color="595959" w:themeColor="text1" w:themeTint="A6"/>
            </w:tcBorders>
          </w:tcPr>
          <w:p w14:paraId="67BEDEC6" w14:textId="08807DF9"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r>
              <w:t>x</w:t>
            </w:r>
          </w:p>
        </w:tc>
        <w:tc>
          <w:tcPr>
            <w:tcW w:w="977" w:type="dxa"/>
            <w:tcBorders>
              <w:top w:val="single" w:sz="4" w:space="0" w:color="595959" w:themeColor="text1" w:themeTint="A6"/>
            </w:tcBorders>
          </w:tcPr>
          <w:p w14:paraId="2075319E" w14:textId="446D6823"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r>
              <w:t>x</w:t>
            </w:r>
          </w:p>
        </w:tc>
        <w:tc>
          <w:tcPr>
            <w:tcW w:w="976" w:type="dxa"/>
            <w:tcBorders>
              <w:top w:val="single" w:sz="4" w:space="0" w:color="595959" w:themeColor="text1" w:themeTint="A6"/>
            </w:tcBorders>
          </w:tcPr>
          <w:p w14:paraId="44EF7F2C" w14:textId="3440E6C6"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r>
              <w:t>x</w:t>
            </w:r>
          </w:p>
        </w:tc>
        <w:tc>
          <w:tcPr>
            <w:tcW w:w="976" w:type="dxa"/>
            <w:tcBorders>
              <w:top w:val="single" w:sz="4" w:space="0" w:color="595959" w:themeColor="text1" w:themeTint="A6"/>
            </w:tcBorders>
          </w:tcPr>
          <w:p w14:paraId="68CC69CC" w14:textId="38E20E86"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r>
              <w:t>x</w:t>
            </w:r>
          </w:p>
        </w:tc>
        <w:tc>
          <w:tcPr>
            <w:tcW w:w="977" w:type="dxa"/>
            <w:tcBorders>
              <w:top w:val="single" w:sz="4" w:space="0" w:color="595959" w:themeColor="text1" w:themeTint="A6"/>
            </w:tcBorders>
          </w:tcPr>
          <w:p w14:paraId="08A80D66" w14:textId="5354074A"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r>
              <w:t>x</w:t>
            </w:r>
          </w:p>
        </w:tc>
        <w:tc>
          <w:tcPr>
            <w:tcW w:w="976" w:type="dxa"/>
            <w:tcBorders>
              <w:top w:val="single" w:sz="4" w:space="0" w:color="595959" w:themeColor="text1" w:themeTint="A6"/>
            </w:tcBorders>
          </w:tcPr>
          <w:p w14:paraId="572D4435"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Borders>
              <w:top w:val="single" w:sz="4" w:space="0" w:color="595959" w:themeColor="text1" w:themeTint="A6"/>
            </w:tcBorders>
          </w:tcPr>
          <w:p w14:paraId="4CFA1DD4" w14:textId="7BBE8625"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r>
              <w:t>x</w:t>
            </w:r>
          </w:p>
        </w:tc>
        <w:tc>
          <w:tcPr>
            <w:tcW w:w="977" w:type="dxa"/>
            <w:tcBorders>
              <w:top w:val="single" w:sz="4" w:space="0" w:color="595959" w:themeColor="text1" w:themeTint="A6"/>
            </w:tcBorders>
          </w:tcPr>
          <w:p w14:paraId="287E105A" w14:textId="328A9841"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r>
              <w:t>x</w:t>
            </w:r>
          </w:p>
        </w:tc>
      </w:tr>
      <w:tr w:rsidR="00EE1435" w14:paraId="32D9A457" w14:textId="074614C8" w:rsidTr="00EE1435">
        <w:tc>
          <w:tcPr>
            <w:cnfStyle w:val="001000000000" w:firstRow="0" w:lastRow="0" w:firstColumn="1" w:lastColumn="0" w:oddVBand="0" w:evenVBand="0" w:oddHBand="0" w:evenHBand="0" w:firstRowFirstColumn="0" w:firstRowLastColumn="0" w:lastRowFirstColumn="0" w:lastRowLastColumn="0"/>
            <w:tcW w:w="976" w:type="dxa"/>
            <w:tcBorders>
              <w:top w:val="single" w:sz="4" w:space="0" w:color="7F7F7F" w:themeColor="text1" w:themeTint="80"/>
              <w:bottom w:val="single" w:sz="4" w:space="0" w:color="7F7F7F" w:themeColor="text1" w:themeTint="80"/>
              <w:right w:val="single" w:sz="4" w:space="0" w:color="595959" w:themeColor="text1" w:themeTint="A6"/>
            </w:tcBorders>
            <w:shd w:val="clear" w:color="auto" w:fill="AAAFB6"/>
          </w:tcPr>
          <w:p w14:paraId="536811E7" w14:textId="1AE68BB4" w:rsidR="00EE1435" w:rsidRDefault="00EE1435" w:rsidP="00A07D11">
            <w:pPr>
              <w:jc w:val="left"/>
            </w:pPr>
            <w:r>
              <w:t>einhändig</w:t>
            </w:r>
          </w:p>
        </w:tc>
        <w:tc>
          <w:tcPr>
            <w:tcW w:w="976" w:type="dxa"/>
            <w:tcBorders>
              <w:left w:val="single" w:sz="4" w:space="0" w:color="595959" w:themeColor="text1" w:themeTint="A6"/>
            </w:tcBorders>
          </w:tcPr>
          <w:p w14:paraId="5A83AAD3" w14:textId="09FFD1B4"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r>
              <w:t>x</w:t>
            </w:r>
          </w:p>
        </w:tc>
        <w:tc>
          <w:tcPr>
            <w:tcW w:w="977" w:type="dxa"/>
          </w:tcPr>
          <w:p w14:paraId="083D4DAD" w14:textId="361CA2EF"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r>
              <w:t>x</w:t>
            </w:r>
          </w:p>
        </w:tc>
        <w:tc>
          <w:tcPr>
            <w:tcW w:w="976" w:type="dxa"/>
          </w:tcPr>
          <w:p w14:paraId="06D8A86E" w14:textId="03A37BAD"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r>
              <w:t>x</w:t>
            </w:r>
          </w:p>
        </w:tc>
        <w:tc>
          <w:tcPr>
            <w:tcW w:w="976" w:type="dxa"/>
          </w:tcPr>
          <w:p w14:paraId="7920DACD" w14:textId="31CC4EF3"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r>
              <w:t>x</w:t>
            </w:r>
          </w:p>
        </w:tc>
        <w:tc>
          <w:tcPr>
            <w:tcW w:w="977" w:type="dxa"/>
          </w:tcPr>
          <w:p w14:paraId="2F5B3042" w14:textId="05FD957A"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r>
              <w:t>x</w:t>
            </w:r>
          </w:p>
        </w:tc>
        <w:tc>
          <w:tcPr>
            <w:tcW w:w="976" w:type="dxa"/>
          </w:tcPr>
          <w:p w14:paraId="23C8F303"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53DA7727" w14:textId="7E9E8E60"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r>
              <w:t>x</w:t>
            </w:r>
          </w:p>
        </w:tc>
        <w:tc>
          <w:tcPr>
            <w:tcW w:w="977" w:type="dxa"/>
          </w:tcPr>
          <w:p w14:paraId="2697E618" w14:textId="220F0F36"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r>
              <w:t>x</w:t>
            </w:r>
          </w:p>
        </w:tc>
      </w:tr>
      <w:tr w:rsidR="00EE1435" w14:paraId="5CD3E74B" w14:textId="2C62EB5B" w:rsidTr="00EE1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Borders>
              <w:right w:val="single" w:sz="4" w:space="0" w:color="595959" w:themeColor="text1" w:themeTint="A6"/>
            </w:tcBorders>
            <w:shd w:val="clear" w:color="auto" w:fill="AAAFB6"/>
          </w:tcPr>
          <w:p w14:paraId="610DCE4F" w14:textId="485D0D8D" w:rsidR="00EE1435" w:rsidRDefault="00EE1435" w:rsidP="00A07D11">
            <w:pPr>
              <w:jc w:val="left"/>
            </w:pPr>
            <w:r>
              <w:t>ohne Hände</w:t>
            </w:r>
          </w:p>
        </w:tc>
        <w:tc>
          <w:tcPr>
            <w:tcW w:w="976" w:type="dxa"/>
            <w:tcBorders>
              <w:left w:val="single" w:sz="4" w:space="0" w:color="595959" w:themeColor="text1" w:themeTint="A6"/>
            </w:tcBorders>
          </w:tcPr>
          <w:p w14:paraId="69B092D3"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35FD9899"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7670CE5F"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7A0CF578"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1F1BCF6D"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242E202D"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22F37CE4" w14:textId="6F1F708F"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69EBC438"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r>
      <w:tr w:rsidR="00EE1435" w14:paraId="6A975C63" w14:textId="14D38119" w:rsidTr="00EE1435">
        <w:tc>
          <w:tcPr>
            <w:cnfStyle w:val="001000000000" w:firstRow="0" w:lastRow="0" w:firstColumn="1" w:lastColumn="0" w:oddVBand="0" w:evenVBand="0" w:oddHBand="0" w:evenHBand="0" w:firstRowFirstColumn="0" w:firstRowLastColumn="0" w:lastRowFirstColumn="0" w:lastRowLastColumn="0"/>
            <w:tcW w:w="976" w:type="dxa"/>
            <w:tcBorders>
              <w:top w:val="single" w:sz="4" w:space="0" w:color="7F7F7F" w:themeColor="text1" w:themeTint="80"/>
              <w:bottom w:val="single" w:sz="4" w:space="0" w:color="7F7F7F" w:themeColor="text1" w:themeTint="80"/>
              <w:right w:val="single" w:sz="4" w:space="0" w:color="595959" w:themeColor="text1" w:themeTint="A6"/>
            </w:tcBorders>
            <w:shd w:val="clear" w:color="auto" w:fill="AAAFB6"/>
          </w:tcPr>
          <w:p w14:paraId="73FA941D" w14:textId="39A88393" w:rsidR="00EE1435" w:rsidRDefault="00EE1435" w:rsidP="00A07D11">
            <w:pPr>
              <w:jc w:val="left"/>
            </w:pPr>
            <w:r>
              <w:lastRenderedPageBreak/>
              <w:t>weitere Software</w:t>
            </w:r>
          </w:p>
        </w:tc>
        <w:tc>
          <w:tcPr>
            <w:tcW w:w="976" w:type="dxa"/>
            <w:tcBorders>
              <w:left w:val="single" w:sz="4" w:space="0" w:color="595959" w:themeColor="text1" w:themeTint="A6"/>
            </w:tcBorders>
          </w:tcPr>
          <w:p w14:paraId="6F11080E"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7" w:type="dxa"/>
          </w:tcPr>
          <w:p w14:paraId="7B6EF419"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78B0BBCF"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3E5A3441"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7" w:type="dxa"/>
          </w:tcPr>
          <w:p w14:paraId="2AC848FF"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2DD8EF49"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279D8614" w14:textId="18952C80"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7" w:type="dxa"/>
          </w:tcPr>
          <w:p w14:paraId="110C4D03"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r>
      <w:tr w:rsidR="00EE1435" w14:paraId="1813E4DC" w14:textId="1FF33705" w:rsidTr="00EE1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Borders>
              <w:right w:val="single" w:sz="4" w:space="0" w:color="595959" w:themeColor="text1" w:themeTint="A6"/>
            </w:tcBorders>
            <w:shd w:val="clear" w:color="auto" w:fill="AAAFB6"/>
          </w:tcPr>
          <w:p w14:paraId="3EEB4790" w14:textId="4E3F9161" w:rsidR="00EE1435" w:rsidRDefault="00EE1435" w:rsidP="00A07D11">
            <w:pPr>
              <w:jc w:val="left"/>
            </w:pPr>
            <w:r>
              <w:t>kein drift</w:t>
            </w:r>
          </w:p>
        </w:tc>
        <w:tc>
          <w:tcPr>
            <w:tcW w:w="976" w:type="dxa"/>
            <w:tcBorders>
              <w:left w:val="single" w:sz="4" w:space="0" w:color="595959" w:themeColor="text1" w:themeTint="A6"/>
            </w:tcBorders>
          </w:tcPr>
          <w:p w14:paraId="63253F12"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26F174A0"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43D80EAE"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24EE4E95"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3BC82543"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720BF4E7"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28FB7B9F" w14:textId="7660939D"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509286DE"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r>
      <w:tr w:rsidR="00EE1435" w14:paraId="4BCBEF8F" w14:textId="204CDA80" w:rsidTr="00EE1435">
        <w:tc>
          <w:tcPr>
            <w:cnfStyle w:val="001000000000" w:firstRow="0" w:lastRow="0" w:firstColumn="1" w:lastColumn="0" w:oddVBand="0" w:evenVBand="0" w:oddHBand="0" w:evenHBand="0" w:firstRowFirstColumn="0" w:firstRowLastColumn="0" w:lastRowFirstColumn="0" w:lastRowLastColumn="0"/>
            <w:tcW w:w="976" w:type="dxa"/>
            <w:tcBorders>
              <w:top w:val="single" w:sz="4" w:space="0" w:color="7F7F7F" w:themeColor="text1" w:themeTint="80"/>
              <w:bottom w:val="single" w:sz="4" w:space="0" w:color="7F7F7F" w:themeColor="text1" w:themeTint="80"/>
              <w:right w:val="single" w:sz="4" w:space="0" w:color="595959" w:themeColor="text1" w:themeTint="A6"/>
            </w:tcBorders>
            <w:shd w:val="clear" w:color="auto" w:fill="AAAFB6"/>
          </w:tcPr>
          <w:p w14:paraId="74FA2366" w14:textId="69B20FD9" w:rsidR="00EE1435" w:rsidRDefault="00EE1435" w:rsidP="00A07D11">
            <w:pPr>
              <w:jc w:val="left"/>
            </w:pPr>
            <w:r>
              <w:t>keine latenz</w:t>
            </w:r>
          </w:p>
        </w:tc>
        <w:tc>
          <w:tcPr>
            <w:tcW w:w="976" w:type="dxa"/>
            <w:tcBorders>
              <w:left w:val="single" w:sz="4" w:space="0" w:color="595959" w:themeColor="text1" w:themeTint="A6"/>
            </w:tcBorders>
          </w:tcPr>
          <w:p w14:paraId="3B2CF1DF"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7" w:type="dxa"/>
          </w:tcPr>
          <w:p w14:paraId="4647CE8E"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79766E97"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4EFCC26A"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7" w:type="dxa"/>
          </w:tcPr>
          <w:p w14:paraId="26A9F7C6"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7713741C"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04C0991F" w14:textId="4FBF4052"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7" w:type="dxa"/>
          </w:tcPr>
          <w:p w14:paraId="3F6730E6"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r>
      <w:tr w:rsidR="00EE1435" w14:paraId="7283CE71" w14:textId="74CBBD92" w:rsidTr="00EE1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Borders>
              <w:right w:val="single" w:sz="4" w:space="0" w:color="595959" w:themeColor="text1" w:themeTint="A6"/>
            </w:tcBorders>
            <w:shd w:val="clear" w:color="auto" w:fill="AAAFB6"/>
          </w:tcPr>
          <w:p w14:paraId="7A0B7F9B" w14:textId="50220A01" w:rsidR="00EE1435" w:rsidRDefault="00EE1435" w:rsidP="00A07D11">
            <w:pPr>
              <w:jc w:val="left"/>
            </w:pPr>
            <w:r>
              <w:t>DOF</w:t>
            </w:r>
          </w:p>
        </w:tc>
        <w:tc>
          <w:tcPr>
            <w:tcW w:w="976" w:type="dxa"/>
            <w:tcBorders>
              <w:left w:val="single" w:sz="4" w:space="0" w:color="595959" w:themeColor="text1" w:themeTint="A6"/>
            </w:tcBorders>
          </w:tcPr>
          <w:p w14:paraId="262B5B91"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68647FB2"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1C6176EE"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160CA6E9"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6531E4E3"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633DA361"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17F52EDA" w14:textId="405A4CB5"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473477F5"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r>
    </w:tbl>
    <w:p w14:paraId="2ED8CDAC" w14:textId="77777777" w:rsidR="00631387" w:rsidRDefault="00631387" w:rsidP="00631387"/>
    <w:p w14:paraId="6A3EDA95" w14:textId="77777777" w:rsidR="007B3407" w:rsidRDefault="007B3407" w:rsidP="0073618E">
      <w:pPr>
        <w:sectPr w:rsidR="007B3407" w:rsidSect="00CF380C">
          <w:headerReference w:type="default" r:id="rId59"/>
          <w:pgSz w:w="11906" w:h="16838" w:code="9"/>
          <w:pgMar w:top="1531" w:right="1418" w:bottom="1701" w:left="1701" w:header="510" w:footer="624" w:gutter="0"/>
          <w:cols w:space="708"/>
          <w:docGrid w:linePitch="360"/>
        </w:sectPr>
      </w:pPr>
    </w:p>
    <w:bookmarkStart w:id="155" w:name="_Toc224810328"/>
    <w:bookmarkStart w:id="156" w:name="_Toc225071813"/>
    <w:bookmarkStart w:id="157" w:name="_Toc410738499"/>
    <w:p w14:paraId="33F7FE48" w14:textId="04C8BC5E" w:rsidR="0092589D" w:rsidRPr="0092589D" w:rsidRDefault="005F4467" w:rsidP="0092589D">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81792" behindDoc="1" locked="0" layoutInCell="1" allowOverlap="1" wp14:anchorId="115516B2" wp14:editId="71330439">
                <wp:simplePos x="0" y="0"/>
                <wp:positionH relativeFrom="page">
                  <wp:align>left</wp:align>
                </wp:positionH>
                <wp:positionV relativeFrom="paragraph">
                  <wp:posOffset>-448626</wp:posOffset>
                </wp:positionV>
                <wp:extent cx="436247" cy="1507490"/>
                <wp:effectExtent l="0" t="2222" r="0" b="0"/>
                <wp:wrapNone/>
                <wp:docPr id="7" name="Rechteck 7"/>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0A559" id="Rechteck 7" o:spid="_x0000_s1026" style="position:absolute;margin-left:0;margin-top:-35.3pt;width:34.35pt;height:118.7pt;rotation:90;z-index:-2516346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wyWiKKICAACSBQAADgAAAAAAAAAAAAAAAAAu&#10;AgAAZHJzL2Uyb0RvYy54bWxQSwECLQAUAAYACAAAACEAHepeEOAAAAAJAQAADwAAAAAAAAAAAAAA&#10;AAD8BAAAZHJzL2Rvd25yZXYueG1sUEsFBgAAAAAEAAQA8wAAAAkGAAAAAA==&#10;" fillcolor="#303338" stroked="f" strokeweight="2pt">
                <w10:wrap anchorx="page"/>
              </v:rect>
            </w:pict>
          </mc:Fallback>
        </mc:AlternateContent>
      </w:r>
      <w:bookmarkEnd w:id="155"/>
      <w:bookmarkEnd w:id="156"/>
      <w:r w:rsidR="00CA6E0C">
        <w:t xml:space="preserve">Zusammenfassung </w:t>
      </w:r>
      <w:r w:rsidR="00FD4654">
        <w:t>und Ausblick</w:t>
      </w:r>
      <w:bookmarkEnd w:id="157"/>
    </w:p>
    <w:p w14:paraId="56D6AAB4" w14:textId="77777777" w:rsidR="00151EBD" w:rsidRDefault="00151EBD" w:rsidP="00151EBD"/>
    <w:p w14:paraId="4C7AE78C" w14:textId="77777777" w:rsidR="00B417AB" w:rsidRDefault="00B417AB" w:rsidP="00151EBD"/>
    <w:p w14:paraId="23EF10D5" w14:textId="2C92905E" w:rsidR="00CA6E0C" w:rsidRDefault="000B2A12" w:rsidP="00151EBD">
      <w:r>
        <w:t>Text</w:t>
      </w:r>
    </w:p>
    <w:p w14:paraId="380B0216" w14:textId="7191E56C" w:rsidR="005F4467" w:rsidRDefault="00FD4654" w:rsidP="005F4467">
      <w:pPr>
        <w:pStyle w:val="berschrift2"/>
      </w:pPr>
      <w:bookmarkStart w:id="158" w:name="_Toc410738500"/>
      <w:r>
        <w:t>Bewertung</w:t>
      </w:r>
      <w:bookmarkEnd w:id="158"/>
    </w:p>
    <w:p w14:paraId="3ACB2775" w14:textId="64DFAF5E" w:rsidR="00C033DC" w:rsidRDefault="00C033DC" w:rsidP="00C033DC">
      <w:pPr>
        <w:pStyle w:val="berschrift3"/>
      </w:pPr>
      <w:bookmarkStart w:id="159" w:name="_Toc410738501"/>
      <w:r>
        <w:t>Controller</w:t>
      </w:r>
      <w:bookmarkEnd w:id="159"/>
    </w:p>
    <w:p w14:paraId="1EB588C6" w14:textId="7FC89106" w:rsidR="00C033DC" w:rsidRPr="00C033DC" w:rsidRDefault="00C033DC" w:rsidP="00C033DC">
      <w:pPr>
        <w:pStyle w:val="berschrift3"/>
      </w:pPr>
      <w:bookmarkStart w:id="160" w:name="_Toc410738502"/>
      <w:r>
        <w:t>Applikation</w:t>
      </w:r>
      <w:bookmarkEnd w:id="160"/>
    </w:p>
    <w:p w14:paraId="4E3F06C9" w14:textId="62F436AB" w:rsidR="00D27870" w:rsidRPr="00D27870" w:rsidRDefault="00D27870" w:rsidP="00D27870">
      <w:r>
        <w:t>asdasd</w:t>
      </w:r>
    </w:p>
    <w:p w14:paraId="39AC549C" w14:textId="3566C13C" w:rsidR="00D27870" w:rsidRDefault="0087118A" w:rsidP="00FD4654">
      <w:pPr>
        <w:pStyle w:val="berschrift2"/>
      </w:pPr>
      <w:bookmarkStart w:id="161" w:name="_Toc410738503"/>
      <w:r>
        <w:t>Ausblick</w:t>
      </w:r>
      <w:bookmarkEnd w:id="161"/>
    </w:p>
    <w:p w14:paraId="0D075DBC" w14:textId="1E76F3D6" w:rsidR="00FD4654" w:rsidRDefault="0087118A" w:rsidP="00C07B21">
      <w:pPr>
        <w:pStyle w:val="berschrift3"/>
      </w:pPr>
      <w:bookmarkStart w:id="162" w:name="_Toc410738504"/>
      <w:r>
        <w:t>Prototypen von Controllern, was kommt ist in Arbeit</w:t>
      </w:r>
      <w:bookmarkEnd w:id="162"/>
    </w:p>
    <w:p w14:paraId="29DF93AF" w14:textId="77777777" w:rsidR="009D5666" w:rsidRPr="009D5666" w:rsidRDefault="009D5666" w:rsidP="009D5666">
      <w:pPr>
        <w:rPr>
          <w:lang w:val="en-US"/>
        </w:rPr>
      </w:pPr>
    </w:p>
    <w:p w14:paraId="1868FBC7" w14:textId="77777777" w:rsidR="00FD4654" w:rsidRPr="00FD4654" w:rsidRDefault="00FD4654" w:rsidP="00FD4654">
      <w:pPr>
        <w:rPr>
          <w:lang w:val="en-US"/>
        </w:rPr>
        <w:sectPr w:rsidR="00FD4654" w:rsidRPr="00FD4654" w:rsidSect="00CF380C">
          <w:pgSz w:w="11906" w:h="16838" w:code="9"/>
          <w:pgMar w:top="1531" w:right="1418" w:bottom="1701" w:left="1701" w:header="510" w:footer="624" w:gutter="0"/>
          <w:cols w:space="708"/>
          <w:docGrid w:linePitch="360"/>
        </w:sectPr>
      </w:pPr>
    </w:p>
    <w:bookmarkStart w:id="163" w:name="_Toc410738505"/>
    <w:p w14:paraId="045FB12F" w14:textId="09B9F5A6" w:rsidR="0073618E" w:rsidRDefault="006D7161" w:rsidP="007613F4">
      <w:pPr>
        <w:pStyle w:val="berschrift1"/>
        <w:numPr>
          <w:ilvl w:val="0"/>
          <w:numId w:val="15"/>
        </w:numPr>
        <w:ind w:left="851" w:hanging="851"/>
        <w:rPr>
          <w:lang w:val="en-US"/>
        </w:rPr>
      </w:pPr>
      <w:r w:rsidRPr="005073E9">
        <w:rPr>
          <w:rFonts w:cs="Helvetica"/>
          <w:noProof/>
          <w:color w:val="FFFFFF" w:themeColor="background1"/>
          <w:sz w:val="22"/>
        </w:rPr>
        <w:lastRenderedPageBreak/>
        <mc:AlternateContent>
          <mc:Choice Requires="wps">
            <w:drawing>
              <wp:anchor distT="0" distB="0" distL="114300" distR="114300" simplePos="0" relativeHeight="251685888" behindDoc="1" locked="0" layoutInCell="1" allowOverlap="1" wp14:anchorId="2CE0CEE9" wp14:editId="2AB239DB">
                <wp:simplePos x="0" y="0"/>
                <wp:positionH relativeFrom="page">
                  <wp:align>left</wp:align>
                </wp:positionH>
                <wp:positionV relativeFrom="paragraph">
                  <wp:posOffset>-446086</wp:posOffset>
                </wp:positionV>
                <wp:extent cx="436247" cy="1507490"/>
                <wp:effectExtent l="0" t="2222" r="0" b="0"/>
                <wp:wrapNone/>
                <wp:docPr id="10" name="Rechteck 10"/>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EE4B0" id="Rechteck 10" o:spid="_x0000_s1026" style="position:absolute;margin-left:0;margin-top:-35.1pt;width:34.35pt;height:118.7pt;rotation:90;z-index:-2516305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" fillcolor="#303338" stroked="f" strokeweight="2pt">
                <w10:wrap anchorx="page"/>
              </v:rect>
            </w:pict>
          </mc:Fallback>
        </mc:AlternateContent>
      </w:r>
      <w:r w:rsidR="0092098D" w:rsidRPr="008D3867">
        <w:rPr>
          <w:lang w:val="en-US"/>
        </w:rPr>
        <w:t>Referenzen</w:t>
      </w:r>
      <w:bookmarkEnd w:id="163"/>
    </w:p>
    <w:p w14:paraId="265BBDB5" w14:textId="77777777" w:rsidR="005A2D3C" w:rsidRPr="005A2D3C" w:rsidRDefault="005A2D3C" w:rsidP="005A2D3C">
      <w:pPr>
        <w:rPr>
          <w:lang w:val="en-US"/>
        </w:rPr>
      </w:pPr>
    </w:p>
    <w:p w14:paraId="28899465" w14:textId="77777777" w:rsidR="005A2D3C" w:rsidRPr="005A2D3C" w:rsidRDefault="005A2D3C" w:rsidP="005A2D3C">
      <w:pPr>
        <w:rPr>
          <w:b/>
          <w:sz w:val="36"/>
          <w:lang w:val="en-US"/>
        </w:rPr>
      </w:pPr>
      <w:r w:rsidRPr="005A2D3C">
        <w:rPr>
          <w:b/>
          <w:sz w:val="36"/>
          <w:lang w:val="en-US"/>
        </w:rPr>
        <w:t>Berichte</w:t>
      </w:r>
    </w:p>
    <w:p w14:paraId="410EBB66" w14:textId="77777777" w:rsidR="005A2D3C" w:rsidRPr="005A2D3C" w:rsidRDefault="005A2D3C" w:rsidP="005A2D3C">
      <w:pPr>
        <w:rPr>
          <w:lang w:val="en-US"/>
        </w:rPr>
      </w:pPr>
    </w:p>
    <w:p w14:paraId="196213A7" w14:textId="2A8392F6" w:rsidR="0030177F" w:rsidRDefault="009B1FBE" w:rsidP="009F1AB6">
      <w:pPr>
        <w:ind w:left="1077" w:hanging="1077"/>
        <w:rPr>
          <w:lang w:val="en-US"/>
        </w:rPr>
      </w:pPr>
      <w:r>
        <w:rPr>
          <w:lang w:val="en-US"/>
        </w:rPr>
        <w:t>[Bus14]</w:t>
      </w:r>
      <w:r>
        <w:rPr>
          <w:lang w:val="en-US"/>
        </w:rPr>
        <w:tab/>
      </w:r>
      <w:r w:rsidR="005A2D3C" w:rsidRPr="005A2D3C">
        <w:rPr>
          <w:lang w:val="en-US"/>
        </w:rPr>
        <w:t>T. Busch: „Einarbeitung in Virtual Reality und Augmented Reality durch die Umsetzung von prototypischen Applikationen“, Osnabrück, November 2014</w:t>
      </w:r>
    </w:p>
    <w:p w14:paraId="3405D2D8" w14:textId="3B7A3975" w:rsidR="005A2D3C" w:rsidRDefault="00135C32" w:rsidP="00135C32">
      <w:pPr>
        <w:ind w:left="1077" w:hanging="1077"/>
        <w:rPr>
          <w:lang w:val="en-US"/>
        </w:rPr>
      </w:pPr>
      <w:r>
        <w:rPr>
          <w:lang w:val="en-US"/>
        </w:rPr>
        <w:t>[</w:t>
      </w:r>
      <w:r w:rsidR="000A2B89">
        <w:rPr>
          <w:lang w:val="en-US"/>
        </w:rPr>
        <w:t>Kam12</w:t>
      </w:r>
      <w:r>
        <w:rPr>
          <w:lang w:val="en-US"/>
        </w:rPr>
        <w:t>]</w:t>
      </w:r>
      <w:r>
        <w:rPr>
          <w:lang w:val="en-US"/>
        </w:rPr>
        <w:tab/>
        <w:t>F. Kammergruber et al.</w:t>
      </w:r>
      <w:r w:rsidR="0054243E">
        <w:rPr>
          <w:lang w:val="en-US"/>
        </w:rPr>
        <w:t xml:space="preserve">: </w:t>
      </w:r>
      <w:r w:rsidR="0054243E" w:rsidRPr="005A2D3C">
        <w:rPr>
          <w:lang w:val="en-US"/>
        </w:rPr>
        <w:t>„</w:t>
      </w:r>
      <w:r w:rsidR="0054243E">
        <w:rPr>
          <w:lang w:val="en-US"/>
        </w:rPr>
        <w:t>Navigation in Virtual Reality using Microsoft Kinect”, Taipei, November 2012</w:t>
      </w:r>
    </w:p>
    <w:p w14:paraId="3DE133B5" w14:textId="77777777" w:rsidR="00135C32" w:rsidRPr="0030177F" w:rsidRDefault="00135C32" w:rsidP="0030177F">
      <w:pPr>
        <w:rPr>
          <w:lang w:val="en-US"/>
        </w:rPr>
      </w:pPr>
    </w:p>
    <w:p w14:paraId="2DBEEEAA" w14:textId="0B8B2A02" w:rsidR="00002720" w:rsidRDefault="00002720" w:rsidP="00002720">
      <w:pPr>
        <w:rPr>
          <w:rFonts w:cs="Arial"/>
          <w:b/>
          <w:sz w:val="36"/>
          <w:lang w:val="en-US"/>
        </w:rPr>
      </w:pPr>
      <w:r w:rsidRPr="007253E1">
        <w:rPr>
          <w:rFonts w:cs="Arial"/>
          <w:b/>
          <w:sz w:val="36"/>
          <w:lang w:val="en-US"/>
        </w:rPr>
        <w:t>Bücher</w:t>
      </w:r>
    </w:p>
    <w:p w14:paraId="26D75932" w14:textId="77777777" w:rsidR="00B30E9E" w:rsidRPr="007253E1" w:rsidRDefault="00B30E9E" w:rsidP="00B30E9E">
      <w:pPr>
        <w:rPr>
          <w:lang w:val="en-US"/>
        </w:rPr>
      </w:pPr>
    </w:p>
    <w:p w14:paraId="133F1877" w14:textId="77777777" w:rsidR="008C0455" w:rsidRDefault="008C0455" w:rsidP="00E30FA0">
      <w:pPr>
        <w:ind w:left="1077" w:hanging="1077"/>
        <w:jc w:val="left"/>
        <w:rPr>
          <w:lang w:val="en-US"/>
        </w:rPr>
      </w:pPr>
      <w:r w:rsidRPr="008D3867">
        <w:rPr>
          <w:lang w:val="en-US"/>
        </w:rPr>
        <w:t>[Bla11]</w:t>
      </w:r>
      <w:r w:rsidRPr="008D3867">
        <w:rPr>
          <w:lang w:val="en-US"/>
        </w:rPr>
        <w:tab/>
        <w:t>S. Blackman: „Beginning 3D Game Development with Unity: The World’s most widely used multiplatform game engine“, Apress, New York, Mai 2011</w:t>
      </w:r>
      <w:r>
        <w:rPr>
          <w:lang w:val="en-US"/>
        </w:rPr>
        <w:t xml:space="preserve"> </w:t>
      </w:r>
    </w:p>
    <w:p w14:paraId="769A35FD" w14:textId="77777777" w:rsidR="008C0455" w:rsidRDefault="008C0455" w:rsidP="00B769E5">
      <w:pPr>
        <w:ind w:left="1077" w:hanging="1077"/>
        <w:jc w:val="left"/>
      </w:pPr>
      <w:r>
        <w:t>[Dör13]</w:t>
      </w:r>
      <w:r>
        <w:tab/>
        <w:t xml:space="preserve">R. Dörner </w:t>
      </w:r>
      <w:r w:rsidRPr="00BD7578">
        <w:t>et al.</w:t>
      </w:r>
      <w:r>
        <w:t xml:space="preserve"> (Hrsg):</w:t>
      </w:r>
      <w:r w:rsidRPr="00BD7578">
        <w:t xml:space="preserve"> </w:t>
      </w:r>
      <w:r>
        <w:t>„</w:t>
      </w:r>
      <w:r w:rsidRPr="00BD7578">
        <w:t>Virtual und Augmented Reality (VR/AR): Grundlagen und Methoden der Virtuellen und Augmentierten Realität</w:t>
      </w:r>
      <w:r>
        <w:t>“</w:t>
      </w:r>
      <w:r w:rsidRPr="00BD7578">
        <w:t>, 1.Auflage, Springer Verlag</w:t>
      </w:r>
      <w:r>
        <w:t>, Berlin Heidelberg, September 2013</w:t>
      </w:r>
    </w:p>
    <w:p w14:paraId="151623EC" w14:textId="77777777" w:rsidR="008C0455" w:rsidRDefault="008C0455" w:rsidP="00844C3B">
      <w:pPr>
        <w:ind w:left="1077" w:hanging="1077"/>
      </w:pPr>
      <w:r>
        <w:t>[Fch10]</w:t>
      </w:r>
      <w:r>
        <w:tab/>
        <w:t>M. Füchsl: „</w:t>
      </w:r>
      <w:r w:rsidRPr="002850C3">
        <w:t>Innovative Bedienkonzepte: Betrachtung der Marktsituation verschiedener Produkte mit Kundenbefragung von Microsoft Surface im Bezug auf zukünftige Erwartungen und Anwendungsfälle</w:t>
      </w:r>
      <w:r>
        <w:t>“, 1.Auflage, diplom.de-Verlag, April 2010</w:t>
      </w:r>
    </w:p>
    <w:p w14:paraId="0D6CD5B3" w14:textId="77777777" w:rsidR="008C0455" w:rsidRDefault="008C0455" w:rsidP="008928B2">
      <w:pPr>
        <w:ind w:left="1077" w:hanging="1077"/>
      </w:pPr>
      <w:r>
        <w:t>[Fin13]</w:t>
      </w:r>
      <w:r>
        <w:tab/>
        <w:t>T. Finnegan: „Unity Android Game Development by Example Beginner’s Guide“,1. Auflage, Packt Publishing, Birmingham, Dezember 2013</w:t>
      </w:r>
    </w:p>
    <w:p w14:paraId="234EFA03" w14:textId="77777777" w:rsidR="008C0455" w:rsidRDefault="008C0455" w:rsidP="00844C3B">
      <w:pPr>
        <w:ind w:left="1077" w:hanging="1077"/>
      </w:pPr>
      <w:r>
        <w:t>[KHP11]</w:t>
      </w:r>
      <w:r>
        <w:tab/>
        <w:t>S. Kean, J. Hall, P. Perry: „Meet the Kinect: An Introduction to Programming Natural User Interfaces“, 1. Auflage, Apress, Dezember 2011</w:t>
      </w:r>
    </w:p>
    <w:p w14:paraId="27DA1198" w14:textId="77777777" w:rsidR="008C0455" w:rsidRDefault="008C0455" w:rsidP="00844C3B">
      <w:pPr>
        <w:ind w:left="1077" w:hanging="1077"/>
      </w:pPr>
      <w:r>
        <w:t>[Kra12]</w:t>
      </w:r>
      <w:r>
        <w:tab/>
        <w:t>J. Kramer et al. :</w:t>
      </w:r>
      <w:r w:rsidRPr="00484E7C">
        <w:t xml:space="preserve"> </w:t>
      </w:r>
      <w:r>
        <w:t>„Hacking the Kinect“, 1. Auflage, Apress, März 2012</w:t>
      </w:r>
    </w:p>
    <w:p w14:paraId="73E1B926" w14:textId="77777777" w:rsidR="008C0455" w:rsidRPr="008D3867" w:rsidRDefault="008C0455" w:rsidP="00E30FA0">
      <w:pPr>
        <w:ind w:left="1077" w:hanging="1077"/>
        <w:jc w:val="left"/>
        <w:rPr>
          <w:lang w:val="en-US"/>
        </w:rPr>
      </w:pPr>
      <w:r>
        <w:rPr>
          <w:lang w:val="en-US"/>
        </w:rPr>
        <w:t>[PR11]</w:t>
      </w:r>
      <w:r>
        <w:rPr>
          <w:lang w:val="en-US"/>
        </w:rPr>
        <w:tab/>
        <w:t xml:space="preserve">K. Pohl, C. Rupp: </w:t>
      </w:r>
      <w:r w:rsidRPr="008D3867">
        <w:rPr>
          <w:lang w:val="en-US"/>
        </w:rPr>
        <w:t>„</w:t>
      </w:r>
      <w:r>
        <w:rPr>
          <w:lang w:val="en-US"/>
        </w:rPr>
        <w:t>Basiswissen und Requirements Engineering: Aus- und Weiterbildung zum Certified Professional for Requirements Engineering – Foundation Level nach IREB-Standard”, 2. Auflage, dpunkt-Verlag, Heidelberg, Juni 2011</w:t>
      </w:r>
    </w:p>
    <w:p w14:paraId="3588EB34" w14:textId="77777777" w:rsidR="008C0455" w:rsidRPr="00BD7578" w:rsidRDefault="008C0455" w:rsidP="00AF0A81">
      <w:pPr>
        <w:ind w:left="1077" w:hanging="1077"/>
      </w:pPr>
      <w:r>
        <w:lastRenderedPageBreak/>
        <w:t>[RS14]</w:t>
      </w:r>
      <w:r>
        <w:tab/>
        <w:t>C. Rupp, die SOPHISTen: „</w:t>
      </w:r>
      <w:r w:rsidRPr="009E468F">
        <w:t>Requirements-Engineering und -Management: Aus der Praxis von klassisch bis agil</w:t>
      </w:r>
      <w:r>
        <w:t>“,6. Auflage, Carl Hanser Verlag, München, Oktober 2014</w:t>
      </w:r>
    </w:p>
    <w:p w14:paraId="60B4023B" w14:textId="77777777" w:rsidR="008C0455" w:rsidRDefault="008C0455" w:rsidP="00844C3B">
      <w:pPr>
        <w:ind w:left="1077" w:hanging="1077"/>
      </w:pPr>
      <w:r>
        <w:t>[Sei14]</w:t>
      </w:r>
      <w:r>
        <w:tab/>
        <w:t>C. Seifert: „</w:t>
      </w:r>
      <w:r w:rsidRPr="00AF0A81">
        <w:t>Spiele entwickeln mit Unity: 3D-Games mit Unity und C# für Desk</w:t>
      </w:r>
      <w:r>
        <w:t>top, Web &amp; Mobile“, 1. Auflage, Carl Hanser Verlag, München, September 2014</w:t>
      </w:r>
    </w:p>
    <w:p w14:paraId="04C28CEF" w14:textId="22259F0D" w:rsidR="00F01A2E" w:rsidRDefault="00F01A2E">
      <w:pPr>
        <w:spacing w:before="0" w:after="0" w:line="240" w:lineRule="auto"/>
        <w:jc w:val="left"/>
      </w:pPr>
    </w:p>
    <w:p w14:paraId="01DA412F" w14:textId="2D0353C2" w:rsidR="00B30E9E" w:rsidRDefault="00B30E9E">
      <w:pPr>
        <w:spacing w:before="0" w:after="0" w:line="240" w:lineRule="auto"/>
        <w:jc w:val="left"/>
        <w:rPr>
          <w:b/>
          <w:sz w:val="36"/>
        </w:rPr>
      </w:pPr>
      <w:r w:rsidRPr="00B30E9E">
        <w:rPr>
          <w:b/>
          <w:sz w:val="36"/>
        </w:rPr>
        <w:t>Magazine</w:t>
      </w:r>
    </w:p>
    <w:p w14:paraId="73B10F58" w14:textId="77777777" w:rsidR="00B30E9E" w:rsidRDefault="00B30E9E" w:rsidP="00B30E9E"/>
    <w:p w14:paraId="5EAB4F6B" w14:textId="36A56CF7" w:rsidR="00B30E9E" w:rsidRDefault="00B30E9E" w:rsidP="004E6C23">
      <w:pPr>
        <w:ind w:left="1077" w:hanging="1077"/>
      </w:pPr>
      <w:r>
        <w:t>[FRE03]</w:t>
      </w:r>
      <w:r>
        <w:tab/>
      </w:r>
      <w:r w:rsidRPr="00DB738F">
        <w:t>K</w:t>
      </w:r>
      <w:r>
        <w:t>.</w:t>
      </w:r>
      <w:r w:rsidRPr="00DB738F">
        <w:t>J</w:t>
      </w:r>
      <w:r>
        <w:t>.</w:t>
      </w:r>
      <w:r w:rsidRPr="00DB738F">
        <w:t xml:space="preserve"> Fernandes,</w:t>
      </w:r>
      <w:r>
        <w:t xml:space="preserve"> V. Raja, J. Eyre: „</w:t>
      </w:r>
      <w:r w:rsidRPr="00DB738F">
        <w:t>Cybersphere: the fully immersive spherical projection system</w:t>
      </w:r>
      <w:r>
        <w:t>“,</w:t>
      </w:r>
      <w:r w:rsidRPr="00DB738F">
        <w:t xml:space="preserve"> Communications of the ACM 46 </w:t>
      </w:r>
      <w:r>
        <w:t xml:space="preserve">Nr. 9, </w:t>
      </w:r>
      <w:r w:rsidRPr="00DB738F">
        <w:t>ACM</w:t>
      </w:r>
      <w:r>
        <w:t>,</w:t>
      </w:r>
      <w:r w:rsidRPr="00DB738F">
        <w:t xml:space="preserve"> New York</w:t>
      </w:r>
      <w:r w:rsidR="001E3B02">
        <w:t>,</w:t>
      </w:r>
      <w:r w:rsidR="007E568B">
        <w:t xml:space="preserve"> September 2003</w:t>
      </w:r>
    </w:p>
    <w:p w14:paraId="7D0DE510" w14:textId="77777777" w:rsidR="00514F78" w:rsidRDefault="00514F78" w:rsidP="004E6C23">
      <w:pPr>
        <w:ind w:left="1077" w:hanging="1077"/>
      </w:pPr>
    </w:p>
    <w:p w14:paraId="5A05A12A" w14:textId="4420D224" w:rsidR="00002720" w:rsidRDefault="000E55E2" w:rsidP="00DC6803">
      <w:pPr>
        <w:ind w:left="1080" w:hanging="1080"/>
        <w:rPr>
          <w:b/>
          <w:sz w:val="28"/>
        </w:rPr>
      </w:pPr>
      <w:r w:rsidRPr="007253E1">
        <w:rPr>
          <w:rFonts w:cs="Arial"/>
          <w:b/>
          <w:sz w:val="36"/>
        </w:rPr>
        <w:t>Webs</w:t>
      </w:r>
      <w:r w:rsidR="00DC6803" w:rsidRPr="007253E1">
        <w:rPr>
          <w:rFonts w:cs="Arial"/>
          <w:b/>
          <w:sz w:val="36"/>
        </w:rPr>
        <w:t>eiten</w:t>
      </w:r>
      <w:r w:rsidR="00DC6803" w:rsidRPr="007253E1">
        <w:rPr>
          <w:b/>
          <w:sz w:val="28"/>
        </w:rPr>
        <w:t xml:space="preserve"> </w:t>
      </w:r>
    </w:p>
    <w:p w14:paraId="58C0D73E" w14:textId="77777777" w:rsidR="00B30E9E" w:rsidRPr="007253E1" w:rsidRDefault="00B30E9E" w:rsidP="00DC6803">
      <w:pPr>
        <w:ind w:left="1080" w:hanging="1080"/>
        <w:rPr>
          <w:b/>
          <w:sz w:val="28"/>
        </w:rPr>
      </w:pPr>
    </w:p>
    <w:p w14:paraId="01CECBEA" w14:textId="1CBA2023" w:rsidR="00DC6803" w:rsidRDefault="00DC6803" w:rsidP="00DC6803">
      <w:pPr>
        <w:ind w:left="1080" w:hanging="1080"/>
      </w:pPr>
      <w:r w:rsidRPr="00BD7578">
        <w:t xml:space="preserve">zuletzt am </w:t>
      </w:r>
      <w:r>
        <w:t>01.</w:t>
      </w:r>
      <w:r w:rsidR="00823721">
        <w:t>02</w:t>
      </w:r>
      <w:r>
        <w:t>.20</w:t>
      </w:r>
      <w:r w:rsidR="00823721">
        <w:t>15</w:t>
      </w:r>
      <w:r w:rsidRPr="00BD7578">
        <w:t xml:space="preserve"> abgerufen.</w:t>
      </w:r>
    </w:p>
    <w:p w14:paraId="7754DE03" w14:textId="77777777" w:rsidR="00D067C1" w:rsidRDefault="00D067C1" w:rsidP="00DC6803">
      <w:pPr>
        <w:ind w:left="1080" w:hanging="1080"/>
      </w:pPr>
      <w:r>
        <w:t>[@Adb]</w:t>
      </w:r>
      <w:r>
        <w:tab/>
        <w:t xml:space="preserve">Android Debug Bridge, </w:t>
      </w:r>
      <w:hyperlink r:id="rId60" w:history="1">
        <w:r w:rsidRPr="000B4ED0">
          <w:rPr>
            <w:rStyle w:val="Hyperlink"/>
          </w:rPr>
          <w:t>http://developer.android.com/tools/help/adb.html</w:t>
        </w:r>
      </w:hyperlink>
      <w:r>
        <w:t xml:space="preserve"> </w:t>
      </w:r>
    </w:p>
    <w:p w14:paraId="0DD612ED" w14:textId="77777777" w:rsidR="00D067C1" w:rsidRDefault="00D067C1" w:rsidP="003D062D">
      <w:pPr>
        <w:ind w:left="1077" w:hanging="1077"/>
        <w:jc w:val="left"/>
        <w:rPr>
          <w:lang w:val="en-US"/>
        </w:rPr>
      </w:pPr>
      <w:r>
        <w:rPr>
          <w:lang w:val="en-US"/>
        </w:rPr>
        <w:t>[@Car]</w:t>
      </w:r>
      <w:r>
        <w:rPr>
          <w:lang w:val="en-US"/>
        </w:rPr>
        <w:tab/>
        <w:t xml:space="preserve">Google Cardboard Developer Documentation, </w:t>
      </w:r>
      <w:hyperlink r:id="rId61" w:history="1">
        <w:r w:rsidRPr="002F4D93">
          <w:rPr>
            <w:rStyle w:val="Hyperlink"/>
            <w:lang w:val="en-US"/>
          </w:rPr>
          <w:t>https://developers.google.com/cardboard/overview</w:t>
        </w:r>
      </w:hyperlink>
      <w:r>
        <w:rPr>
          <w:lang w:val="en-US"/>
        </w:rPr>
        <w:t xml:space="preserve"> </w:t>
      </w:r>
    </w:p>
    <w:p w14:paraId="68A0CF0F" w14:textId="77777777" w:rsidR="00D067C1" w:rsidRDefault="00D067C1" w:rsidP="00DC6803">
      <w:pPr>
        <w:ind w:left="1080" w:hanging="1080"/>
      </w:pPr>
      <w:r>
        <w:t>[@Cat]</w:t>
      </w:r>
      <w:r>
        <w:tab/>
        <w:t xml:space="preserve">ADB Logcat, </w:t>
      </w:r>
      <w:hyperlink r:id="rId62" w:history="1">
        <w:r w:rsidRPr="000B4ED0">
          <w:rPr>
            <w:rStyle w:val="Hyperlink"/>
          </w:rPr>
          <w:t>http://developer.android.com/tools/help/logcat.html</w:t>
        </w:r>
      </w:hyperlink>
      <w:r>
        <w:t xml:space="preserve"> </w:t>
      </w:r>
    </w:p>
    <w:p w14:paraId="7C345ECB" w14:textId="77777777" w:rsidR="00D067C1" w:rsidRDefault="00D067C1" w:rsidP="00FD5595">
      <w:pPr>
        <w:ind w:left="1077" w:hanging="1077"/>
        <w:jc w:val="left"/>
        <w:rPr>
          <w:lang w:val="en-US"/>
        </w:rPr>
      </w:pPr>
      <w:r w:rsidRPr="00253C80">
        <w:rPr>
          <w:lang w:val="en-US"/>
        </w:rPr>
        <w:t>[@Dur]</w:t>
      </w:r>
      <w:r w:rsidRPr="00253C80">
        <w:rPr>
          <w:lang w:val="en-US"/>
        </w:rPr>
        <w:tab/>
        <w:t xml:space="preserve">Durovis Dive SDK, </w:t>
      </w:r>
      <w:hyperlink r:id="rId63" w:history="1">
        <w:r w:rsidRPr="002F4D93">
          <w:rPr>
            <w:rStyle w:val="Hyperlink"/>
            <w:lang w:val="en-US"/>
          </w:rPr>
          <w:t>https://www.durovis.com/sdk.html</w:t>
        </w:r>
      </w:hyperlink>
    </w:p>
    <w:p w14:paraId="0025849E" w14:textId="77777777" w:rsidR="00D067C1" w:rsidRDefault="00D067C1" w:rsidP="00FD5595">
      <w:pPr>
        <w:ind w:left="1077" w:hanging="1077"/>
        <w:jc w:val="left"/>
        <w:rPr>
          <w:lang w:val="en-US"/>
        </w:rPr>
      </w:pPr>
      <w:r>
        <w:rPr>
          <w:lang w:val="en-US"/>
        </w:rPr>
        <w:t>[@Ext]</w:t>
      </w:r>
      <w:r>
        <w:rPr>
          <w:lang w:val="en-US"/>
        </w:rPr>
        <w:tab/>
        <w:t xml:space="preserve">Git Extensions Manual, </w:t>
      </w:r>
      <w:hyperlink r:id="rId64" w:history="1">
        <w:r w:rsidRPr="007F7E8C">
          <w:rPr>
            <w:rStyle w:val="Hyperlink"/>
            <w:lang w:val="en-US"/>
          </w:rPr>
          <w:t>https://git-extensions-documentation.readthedocs.org/en/latest/https://git-extensions-documentation.readthedocs.org/en/latest/</w:t>
        </w:r>
      </w:hyperlink>
      <w:r>
        <w:rPr>
          <w:lang w:val="en-US"/>
        </w:rPr>
        <w:t xml:space="preserve"> </w:t>
      </w:r>
    </w:p>
    <w:p w14:paraId="3A5D400B" w14:textId="77777777" w:rsidR="00D067C1" w:rsidRDefault="00D067C1" w:rsidP="00EE42A9">
      <w:pPr>
        <w:ind w:left="1077" w:hanging="1077"/>
        <w:jc w:val="left"/>
        <w:rPr>
          <w:rStyle w:val="Hyperlink"/>
          <w:color w:val="auto"/>
          <w:u w:val="none"/>
          <w:lang w:val="en-US"/>
        </w:rPr>
      </w:pPr>
      <w:r>
        <w:rPr>
          <w:lang w:val="en-US"/>
        </w:rPr>
        <w:t>[@Gear]</w:t>
      </w:r>
      <w:r>
        <w:rPr>
          <w:lang w:val="en-US"/>
        </w:rPr>
        <w:tab/>
        <w:t xml:space="preserve">Gear VR, </w:t>
      </w:r>
      <w:hyperlink r:id="rId65" w:history="1">
        <w:r w:rsidRPr="00F763D9">
          <w:rPr>
            <w:rStyle w:val="Hyperlink"/>
            <w:lang w:val="en-US"/>
          </w:rPr>
          <w:t>http://www.samsung.com/global/microsite/gearvr/index.html</w:t>
        </w:r>
      </w:hyperlink>
      <w:r>
        <w:rPr>
          <w:rStyle w:val="Hyperlink"/>
          <w:color w:val="auto"/>
          <w:u w:val="none"/>
          <w:lang w:val="en-US"/>
        </w:rPr>
        <w:t xml:space="preserve"> </w:t>
      </w:r>
    </w:p>
    <w:p w14:paraId="266ECB01" w14:textId="77777777" w:rsidR="00D067C1" w:rsidRDefault="00D067C1" w:rsidP="00FD5595">
      <w:pPr>
        <w:ind w:left="1077" w:hanging="1077"/>
        <w:jc w:val="left"/>
        <w:rPr>
          <w:lang w:val="en-US"/>
        </w:rPr>
      </w:pPr>
      <w:r>
        <w:rPr>
          <w:lang w:val="en-US"/>
        </w:rPr>
        <w:t>[@Git]</w:t>
      </w:r>
      <w:r>
        <w:rPr>
          <w:lang w:val="en-US"/>
        </w:rPr>
        <w:tab/>
        <w:t xml:space="preserve">Git Documentation, </w:t>
      </w:r>
      <w:hyperlink r:id="rId66" w:history="1">
        <w:r w:rsidRPr="007F7E8C">
          <w:rPr>
            <w:rStyle w:val="Hyperlink"/>
            <w:lang w:val="en-US"/>
          </w:rPr>
          <w:t>http://git-scm.com/doc</w:t>
        </w:r>
      </w:hyperlink>
    </w:p>
    <w:p w14:paraId="036EA189" w14:textId="77777777" w:rsidR="00D067C1" w:rsidRDefault="00D067C1" w:rsidP="00FD5595">
      <w:pPr>
        <w:ind w:left="1077" w:hanging="1077"/>
        <w:jc w:val="left"/>
        <w:rPr>
          <w:rStyle w:val="Hyperlink"/>
          <w:lang w:val="en-US"/>
        </w:rPr>
      </w:pPr>
      <w:r>
        <w:rPr>
          <w:lang w:val="en-US"/>
        </w:rPr>
        <w:t>[@Hub]</w:t>
      </w:r>
      <w:r>
        <w:rPr>
          <w:lang w:val="en-US"/>
        </w:rPr>
        <w:tab/>
        <w:t xml:space="preserve">GitHub, </w:t>
      </w:r>
      <w:hyperlink r:id="rId67" w:history="1">
        <w:r w:rsidRPr="000524A6">
          <w:rPr>
            <w:rStyle w:val="Hyperlink"/>
            <w:lang w:val="en-US"/>
          </w:rPr>
          <w:t>https://github.com/</w:t>
        </w:r>
      </w:hyperlink>
      <w:r>
        <w:rPr>
          <w:lang w:val="en-US"/>
        </w:rPr>
        <w:t xml:space="preserve"> </w:t>
      </w:r>
    </w:p>
    <w:p w14:paraId="4637B2C7" w14:textId="77777777" w:rsidR="00D067C1" w:rsidRDefault="00D067C1" w:rsidP="00786B3A">
      <w:pPr>
        <w:ind w:left="1077" w:hanging="1077"/>
        <w:jc w:val="left"/>
      </w:pPr>
      <w:r>
        <w:t>[@Kin]</w:t>
      </w:r>
      <w:r>
        <w:tab/>
        <w:t xml:space="preserve">Kinect Indoor Navigation, </w:t>
      </w:r>
      <w:hyperlink r:id="rId68" w:history="1">
        <w:r w:rsidRPr="002153B5">
          <w:rPr>
            <w:rStyle w:val="Hyperlink"/>
          </w:rPr>
          <w:t>http://www.electronicsnews.com.au/features/kinect-arduino-hack-for-indoor-navigation-video-</w:t>
        </w:r>
      </w:hyperlink>
      <w:r>
        <w:t xml:space="preserve"> </w:t>
      </w:r>
    </w:p>
    <w:p w14:paraId="61D243FF" w14:textId="77777777" w:rsidR="00D067C1" w:rsidRDefault="00D067C1" w:rsidP="00786B3A">
      <w:pPr>
        <w:ind w:left="1077" w:hanging="1077"/>
        <w:jc w:val="left"/>
      </w:pPr>
      <w:r>
        <w:lastRenderedPageBreak/>
        <w:t>[@Kin2]</w:t>
      </w:r>
      <w:r>
        <w:tab/>
        <w:t xml:space="preserve">Übertragung des Körpers in eine VR, </w:t>
      </w:r>
      <w:hyperlink r:id="rId69" w:history="1">
        <w:r w:rsidRPr="002153B5">
          <w:rPr>
            <w:rStyle w:val="Hyperlink"/>
          </w:rPr>
          <w:t>http://techcrunch.com/2014/05/14/clever-kinect-hack-brings-this-guys-full-body-into-virtual-reality/</w:t>
        </w:r>
      </w:hyperlink>
      <w:r>
        <w:t xml:space="preserve"> </w:t>
      </w:r>
    </w:p>
    <w:p w14:paraId="5A878752" w14:textId="77777777" w:rsidR="00D067C1" w:rsidRDefault="00D067C1" w:rsidP="00786B3A">
      <w:pPr>
        <w:ind w:left="1077" w:hanging="1077"/>
        <w:jc w:val="left"/>
      </w:pPr>
      <w:r>
        <w:t>[@Kin3]</w:t>
      </w:r>
      <w:r>
        <w:tab/>
        <w:t xml:space="preserve">Kinect/Arduino hack for Indoor Navigation, </w:t>
      </w:r>
      <w:hyperlink r:id="rId70" w:history="1">
        <w:r w:rsidRPr="002153B5">
          <w:rPr>
            <w:rStyle w:val="Hyperlink"/>
          </w:rPr>
          <w:t>http://www.electronicsnews.com.au/features/kinect-arduino-hack-for-indoor-navigation-video-</w:t>
        </w:r>
      </w:hyperlink>
    </w:p>
    <w:p w14:paraId="1C5F2E08" w14:textId="77777777" w:rsidR="00D067C1" w:rsidRPr="00BD7578" w:rsidRDefault="00D067C1" w:rsidP="00FD5595">
      <w:pPr>
        <w:ind w:left="1080" w:hanging="1080"/>
      </w:pPr>
      <w:r>
        <w:t>[@Leap]</w:t>
      </w:r>
      <w:r>
        <w:tab/>
        <w:t xml:space="preserve">Leap Motion Forum, </w:t>
      </w:r>
      <w:hyperlink r:id="rId71" w:history="1">
        <w:r w:rsidRPr="000524A6">
          <w:rPr>
            <w:rStyle w:val="Hyperlink"/>
          </w:rPr>
          <w:t>https://forums.leapmotion.com/</w:t>
        </w:r>
      </w:hyperlink>
      <w:r>
        <w:t xml:space="preserve"> </w:t>
      </w:r>
    </w:p>
    <w:p w14:paraId="0A75A933" w14:textId="77777777" w:rsidR="00D067C1" w:rsidRDefault="00D067C1" w:rsidP="00FD5595">
      <w:pPr>
        <w:ind w:left="1077" w:hanging="1077"/>
        <w:jc w:val="left"/>
        <w:rPr>
          <w:lang w:val="en-US"/>
        </w:rPr>
      </w:pPr>
      <w:r>
        <w:rPr>
          <w:lang w:val="en-US"/>
        </w:rPr>
        <w:t>[@Mag]</w:t>
      </w:r>
      <w:r>
        <w:rPr>
          <w:lang w:val="en-US"/>
        </w:rPr>
        <w:tab/>
        <w:t xml:space="preserve">Magnet Button for Cardboard, </w:t>
      </w:r>
      <w:hyperlink r:id="rId72" w:history="1">
        <w:r w:rsidRPr="000524A6">
          <w:rPr>
            <w:rStyle w:val="Hyperlink"/>
            <w:lang w:val="en-US"/>
          </w:rPr>
          <w:t>https://www.quora.com/How-does-the-magnet-select-button-for-Android-Cardboard-work</w:t>
        </w:r>
      </w:hyperlink>
      <w:r>
        <w:rPr>
          <w:lang w:val="en-US"/>
        </w:rPr>
        <w:t xml:space="preserve"> </w:t>
      </w:r>
    </w:p>
    <w:p w14:paraId="5EE8B728" w14:textId="77777777" w:rsidR="00D067C1" w:rsidRDefault="00D067C1" w:rsidP="000855D1">
      <w:pPr>
        <w:ind w:left="1077" w:hanging="1077"/>
        <w:jc w:val="left"/>
        <w:rPr>
          <w:rStyle w:val="Hyperlink"/>
          <w:color w:val="auto"/>
          <w:u w:val="none"/>
          <w:lang w:val="en-US"/>
        </w:rPr>
      </w:pPr>
      <w:r>
        <w:rPr>
          <w:lang w:val="en-US"/>
        </w:rPr>
        <w:t>[@Ocu]</w:t>
      </w:r>
      <w:r>
        <w:rPr>
          <w:lang w:val="en-US"/>
        </w:rPr>
        <w:tab/>
        <w:t xml:space="preserve">Oculus Rift Support, </w:t>
      </w:r>
      <w:hyperlink r:id="rId73" w:history="1">
        <w:r w:rsidRPr="00F763D9">
          <w:rPr>
            <w:rStyle w:val="Hyperlink"/>
            <w:lang w:val="en-US"/>
          </w:rPr>
          <w:t>https://support.oculus.com</w:t>
        </w:r>
      </w:hyperlink>
      <w:r>
        <w:rPr>
          <w:rStyle w:val="Hyperlink"/>
          <w:color w:val="auto"/>
          <w:u w:val="none"/>
          <w:lang w:val="en-US"/>
        </w:rPr>
        <w:t xml:space="preserve"> </w:t>
      </w:r>
    </w:p>
    <w:p w14:paraId="79EFA239" w14:textId="554E0144" w:rsidR="000571B3" w:rsidRDefault="000571B3" w:rsidP="000855D1">
      <w:pPr>
        <w:ind w:left="1077" w:hanging="1077"/>
        <w:jc w:val="left"/>
        <w:rPr>
          <w:rStyle w:val="Hyperlink"/>
          <w:color w:val="auto"/>
          <w:u w:val="none"/>
          <w:lang w:val="en-US"/>
        </w:rPr>
      </w:pPr>
      <w:r>
        <w:rPr>
          <w:rStyle w:val="Hyperlink"/>
          <w:color w:val="auto"/>
          <w:u w:val="none"/>
          <w:lang w:val="en-US"/>
        </w:rPr>
        <w:t>[@Omni]</w:t>
      </w:r>
      <w:r>
        <w:rPr>
          <w:rStyle w:val="Hyperlink"/>
          <w:color w:val="auto"/>
          <w:u w:val="none"/>
          <w:lang w:val="en-US"/>
        </w:rPr>
        <w:tab/>
        <w:t xml:space="preserve">Virtuix Omni, </w:t>
      </w:r>
      <w:hyperlink r:id="rId74" w:history="1">
        <w:r w:rsidRPr="002153B5">
          <w:rPr>
            <w:rStyle w:val="Hyperlink"/>
            <w:lang w:val="en-US"/>
          </w:rPr>
          <w:t>http://www.virtuix.com/</w:t>
        </w:r>
      </w:hyperlink>
      <w:r>
        <w:rPr>
          <w:rStyle w:val="Hyperlink"/>
          <w:color w:val="auto"/>
          <w:u w:val="none"/>
          <w:lang w:val="en-US"/>
        </w:rPr>
        <w:t xml:space="preserve"> </w:t>
      </w:r>
    </w:p>
    <w:p w14:paraId="52BDCD60" w14:textId="53CC9585" w:rsidR="000571B3" w:rsidRDefault="000571B3" w:rsidP="000855D1">
      <w:pPr>
        <w:ind w:left="1077" w:hanging="1077"/>
        <w:jc w:val="left"/>
        <w:rPr>
          <w:rStyle w:val="Hyperlink"/>
          <w:color w:val="auto"/>
          <w:u w:val="none"/>
          <w:lang w:val="en-US"/>
        </w:rPr>
      </w:pPr>
      <w:r>
        <w:rPr>
          <w:rStyle w:val="Hyperlink"/>
          <w:color w:val="auto"/>
          <w:u w:val="none"/>
          <w:lang w:val="en-US"/>
        </w:rPr>
        <w:t>[@Omni2]</w:t>
      </w:r>
      <w:r>
        <w:rPr>
          <w:rStyle w:val="Hyperlink"/>
          <w:color w:val="auto"/>
          <w:u w:val="none"/>
          <w:lang w:val="en-US"/>
        </w:rPr>
        <w:tab/>
        <w:t xml:space="preserve">Virtuix Omni Bluetooth Functionality, </w:t>
      </w:r>
      <w:hyperlink r:id="rId75" w:history="1">
        <w:r w:rsidRPr="002153B5">
          <w:rPr>
            <w:rStyle w:val="Hyperlink"/>
            <w:lang w:val="en-US"/>
          </w:rPr>
          <w:t>http://www.virtuix.com/bluetooth-and-samsung-gear-vr/</w:t>
        </w:r>
      </w:hyperlink>
      <w:r>
        <w:rPr>
          <w:rStyle w:val="Hyperlink"/>
          <w:color w:val="auto"/>
          <w:u w:val="none"/>
          <w:lang w:val="en-US"/>
        </w:rPr>
        <w:t xml:space="preserve"> </w:t>
      </w:r>
    </w:p>
    <w:p w14:paraId="20C76B20" w14:textId="77777777" w:rsidR="00D067C1" w:rsidRDefault="00D067C1" w:rsidP="00786B3A">
      <w:pPr>
        <w:ind w:left="1077" w:hanging="1077"/>
        <w:jc w:val="left"/>
      </w:pPr>
      <w:r>
        <w:t>[@Point]</w:t>
      </w:r>
      <w:r>
        <w:tab/>
        <w:t xml:space="preserve">Point Cloud Data, </w:t>
      </w:r>
      <w:hyperlink r:id="rId76" w:anchor="mobile-streaming" w:history="1">
        <w:r w:rsidRPr="002153B5">
          <w:rPr>
            <w:rStyle w:val="Hyperlink"/>
          </w:rPr>
          <w:t>http://pointclouds.org/documentation/tutorials/mobile_streaming.php#mobile-streaming</w:t>
        </w:r>
      </w:hyperlink>
    </w:p>
    <w:p w14:paraId="1D656C31" w14:textId="77777777" w:rsidR="00D067C1" w:rsidRDefault="00D067C1" w:rsidP="00FD5595">
      <w:pPr>
        <w:ind w:left="1077" w:hanging="1077"/>
        <w:jc w:val="left"/>
        <w:rPr>
          <w:lang w:val="en-US"/>
        </w:rPr>
      </w:pPr>
      <w:r>
        <w:rPr>
          <w:lang w:val="en-US"/>
        </w:rPr>
        <w:t>[@Rud]</w:t>
      </w:r>
      <w:r>
        <w:rPr>
          <w:lang w:val="en-US"/>
        </w:rPr>
        <w:tab/>
        <w:t xml:space="preserve">3DRudder, </w:t>
      </w:r>
      <w:hyperlink r:id="rId77" w:history="1">
        <w:r w:rsidRPr="000524A6">
          <w:rPr>
            <w:rStyle w:val="Hyperlink"/>
            <w:lang w:val="en-US"/>
          </w:rPr>
          <w:t>http://www.3drudder.com/</w:t>
        </w:r>
      </w:hyperlink>
      <w:r>
        <w:rPr>
          <w:lang w:val="en-US"/>
        </w:rPr>
        <w:t xml:space="preserve"> </w:t>
      </w:r>
    </w:p>
    <w:p w14:paraId="56F444CE" w14:textId="77777777" w:rsidR="00D067C1" w:rsidRDefault="00D067C1" w:rsidP="00786B3A">
      <w:pPr>
        <w:ind w:left="1077" w:hanging="1077"/>
        <w:jc w:val="left"/>
      </w:pPr>
      <w:r>
        <w:t>[@Six]</w:t>
      </w:r>
      <w:r>
        <w:tab/>
        <w:t xml:space="preserve">Sixense STEM System, </w:t>
      </w:r>
      <w:hyperlink r:id="rId78" w:history="1">
        <w:r w:rsidRPr="006F6610">
          <w:rPr>
            <w:rStyle w:val="Hyperlink"/>
          </w:rPr>
          <w:t>http://sixense.com/wireless</w:t>
        </w:r>
      </w:hyperlink>
      <w:r>
        <w:t xml:space="preserve"> </w:t>
      </w:r>
    </w:p>
    <w:p w14:paraId="740064BB" w14:textId="77777777" w:rsidR="00D067C1" w:rsidRDefault="00D067C1" w:rsidP="00FD5595">
      <w:pPr>
        <w:ind w:left="1077" w:hanging="1077"/>
        <w:jc w:val="left"/>
        <w:rPr>
          <w:lang w:val="en-US"/>
        </w:rPr>
      </w:pPr>
      <w:r>
        <w:rPr>
          <w:lang w:val="en-US"/>
        </w:rPr>
        <w:t>[@Sph]</w:t>
      </w:r>
      <w:r>
        <w:rPr>
          <w:lang w:val="en-US"/>
        </w:rPr>
        <w:tab/>
        <w:t xml:space="preserve">Sphero, </w:t>
      </w:r>
      <w:hyperlink r:id="rId79" w:history="1">
        <w:r w:rsidRPr="000524A6">
          <w:rPr>
            <w:rStyle w:val="Hyperlink"/>
            <w:lang w:val="en-US"/>
          </w:rPr>
          <w:t>http://www.gosphero.com/de/</w:t>
        </w:r>
      </w:hyperlink>
      <w:r>
        <w:rPr>
          <w:lang w:val="en-US"/>
        </w:rPr>
        <w:t xml:space="preserve"> </w:t>
      </w:r>
    </w:p>
    <w:p w14:paraId="4E25483A" w14:textId="77777777" w:rsidR="00D067C1" w:rsidRDefault="00D067C1" w:rsidP="00786B3A">
      <w:pPr>
        <w:ind w:left="1077" w:hanging="1077"/>
        <w:jc w:val="left"/>
      </w:pPr>
      <w:r>
        <w:t>[@Sph2]</w:t>
      </w:r>
      <w:r>
        <w:tab/>
        <w:t xml:space="preserve">Sphero Unity Plugin: Sensor Streaming, </w:t>
      </w:r>
      <w:hyperlink r:id="rId80" w:history="1">
        <w:r w:rsidRPr="00114771">
          <w:rPr>
            <w:rStyle w:val="Hyperlink"/>
          </w:rPr>
          <w:t>https://github.com/orbotix/UNITY-PLUGIN/tree/master/ExampleProject/SensorStreaming</w:t>
        </w:r>
      </w:hyperlink>
      <w:r>
        <w:t xml:space="preserve"> </w:t>
      </w:r>
    </w:p>
    <w:p w14:paraId="0750C14D" w14:textId="77777777" w:rsidR="00D067C1" w:rsidRPr="00B52B9F" w:rsidRDefault="00D067C1" w:rsidP="00D95D22">
      <w:pPr>
        <w:ind w:left="1077" w:hanging="1077"/>
        <w:jc w:val="left"/>
        <w:rPr>
          <w:rStyle w:val="Hyperlink"/>
          <w:color w:val="auto"/>
          <w:u w:val="none"/>
          <w:lang w:val="en-US"/>
        </w:rPr>
      </w:pPr>
      <w:r>
        <w:rPr>
          <w:lang w:val="en-US"/>
        </w:rPr>
        <w:t>[@Tan]</w:t>
      </w:r>
      <w:r>
        <w:rPr>
          <w:lang w:val="en-US"/>
        </w:rPr>
        <w:tab/>
        <w:t xml:space="preserve">Project Tango, </w:t>
      </w:r>
      <w:hyperlink r:id="rId81" w:anchor="project" w:history="1">
        <w:r w:rsidRPr="00D1219C">
          <w:rPr>
            <w:rStyle w:val="Hyperlink"/>
            <w:lang w:val="en-US"/>
          </w:rPr>
          <w:t>https://www.google.com/atap/projecttango/#project</w:t>
        </w:r>
      </w:hyperlink>
      <w:r>
        <w:rPr>
          <w:rStyle w:val="Hyperlink"/>
          <w:color w:val="auto"/>
          <w:u w:val="none"/>
          <w:lang w:val="en-US"/>
        </w:rPr>
        <w:t xml:space="preserve"> </w:t>
      </w:r>
    </w:p>
    <w:p w14:paraId="40144D7C" w14:textId="77777777" w:rsidR="00D067C1" w:rsidRDefault="00D067C1" w:rsidP="00786B3A">
      <w:pPr>
        <w:ind w:left="1077" w:hanging="1077"/>
        <w:jc w:val="left"/>
      </w:pPr>
      <w:r>
        <w:t>[@Tan2]</w:t>
      </w:r>
      <w:r>
        <w:tab/>
        <w:t xml:space="preserve">Project Tango Video, </w:t>
      </w:r>
      <w:hyperlink r:id="rId82" w:anchor="t=50" w:history="1">
        <w:r w:rsidRPr="002153B5">
          <w:rPr>
            <w:rStyle w:val="Hyperlink"/>
          </w:rPr>
          <w:t>https://www.youtube.com/watch?v=Qe10ExwzCqk#t=50</w:t>
        </w:r>
      </w:hyperlink>
      <w:r>
        <w:t xml:space="preserve"> </w:t>
      </w:r>
    </w:p>
    <w:p w14:paraId="65ED75D2" w14:textId="77777777" w:rsidR="00D067C1" w:rsidRDefault="00D067C1" w:rsidP="00786B3A">
      <w:pPr>
        <w:ind w:left="1077" w:hanging="1077"/>
        <w:jc w:val="left"/>
      </w:pPr>
      <w:r>
        <w:rPr>
          <w:lang w:val="en-US"/>
        </w:rPr>
        <w:t>[@Uni]</w:t>
      </w:r>
      <w:r>
        <w:rPr>
          <w:lang w:val="en-US"/>
        </w:rPr>
        <w:tab/>
        <w:t xml:space="preserve">Unity Documentation, </w:t>
      </w:r>
      <w:hyperlink r:id="rId83" w:history="1">
        <w:r w:rsidRPr="00D1219C">
          <w:rPr>
            <w:rStyle w:val="Hyperlink"/>
          </w:rPr>
          <w:t>http://unity3d.com/learn/documentation</w:t>
        </w:r>
      </w:hyperlink>
      <w:r>
        <w:t xml:space="preserve"> </w:t>
      </w:r>
    </w:p>
    <w:p w14:paraId="1CFB3ABE" w14:textId="3CA8600A" w:rsidR="00B6532D" w:rsidRDefault="00B6532D">
      <w:pPr>
        <w:spacing w:before="0" w:after="0" w:line="240" w:lineRule="auto"/>
        <w:jc w:val="left"/>
      </w:pPr>
      <w:r>
        <w:br w:type="page"/>
      </w:r>
    </w:p>
    <w:p w14:paraId="68FDCC2D" w14:textId="69A7A1A1" w:rsidR="00A829FF" w:rsidRDefault="00A829FF" w:rsidP="00A829FF">
      <w:pPr>
        <w:ind w:left="1080" w:hanging="1080"/>
        <w:rPr>
          <w:b/>
          <w:sz w:val="28"/>
        </w:rPr>
      </w:pPr>
      <w:r>
        <w:rPr>
          <w:rFonts w:cs="Arial"/>
          <w:b/>
          <w:sz w:val="36"/>
        </w:rPr>
        <w:lastRenderedPageBreak/>
        <w:t>Bildquellen</w:t>
      </w:r>
    </w:p>
    <w:p w14:paraId="0568191B" w14:textId="77777777" w:rsidR="00786B3A" w:rsidRPr="00B52B9F" w:rsidRDefault="00786B3A" w:rsidP="00EE42A9">
      <w:pPr>
        <w:ind w:left="1077" w:hanging="1077"/>
        <w:jc w:val="left"/>
        <w:rPr>
          <w:rStyle w:val="Hyperlink"/>
          <w:color w:val="auto"/>
          <w:u w:val="none"/>
          <w:lang w:val="en-US"/>
        </w:rPr>
      </w:pPr>
    </w:p>
    <w:p w14:paraId="7DAE0ECE" w14:textId="77777777" w:rsidR="008C0455" w:rsidRDefault="008C0455" w:rsidP="00EE42A9">
      <w:pPr>
        <w:ind w:left="1077" w:hanging="1077"/>
        <w:jc w:val="left"/>
        <w:rPr>
          <w:rStyle w:val="Hyperlink"/>
          <w:color w:val="auto"/>
          <w:u w:val="none"/>
          <w:lang w:val="en-US"/>
        </w:rPr>
      </w:pPr>
      <w:r>
        <w:rPr>
          <w:rStyle w:val="Hyperlink"/>
          <w:color w:val="auto"/>
          <w:u w:val="none"/>
          <w:lang w:val="en-US"/>
        </w:rPr>
        <w:t>[Bus]</w:t>
      </w:r>
      <w:r>
        <w:rPr>
          <w:rStyle w:val="Hyperlink"/>
          <w:color w:val="auto"/>
          <w:u w:val="none"/>
          <w:lang w:val="en-US"/>
        </w:rPr>
        <w:tab/>
        <w:t>Bilder von Tobias Busch</w:t>
      </w:r>
    </w:p>
    <w:p w14:paraId="197AE887" w14:textId="77777777" w:rsidR="008C0455" w:rsidRDefault="008C0455" w:rsidP="00EE42A9">
      <w:pPr>
        <w:ind w:left="1077" w:hanging="1077"/>
        <w:jc w:val="left"/>
        <w:rPr>
          <w:rStyle w:val="Hyperlink"/>
          <w:color w:val="auto"/>
          <w:u w:val="none"/>
          <w:lang w:val="en-US"/>
        </w:rPr>
      </w:pPr>
      <w:r>
        <w:rPr>
          <w:lang w:val="en-US"/>
        </w:rPr>
        <w:t>[Com]</w:t>
      </w:r>
      <w:r>
        <w:rPr>
          <w:lang w:val="en-US"/>
        </w:rPr>
        <w:tab/>
        <w:t xml:space="preserve">Wikimedia Commons: Eine freie Sammlung von Bildern, </w:t>
      </w:r>
      <w:hyperlink r:id="rId84" w:history="1">
        <w:r w:rsidRPr="00D1219C">
          <w:rPr>
            <w:rStyle w:val="Hyperlink"/>
            <w:lang w:val="en-US"/>
          </w:rPr>
          <w:t>www.commons.wikimedia.org</w:t>
        </w:r>
      </w:hyperlink>
      <w:r>
        <w:rPr>
          <w:rStyle w:val="Hyperlink"/>
          <w:color w:val="auto"/>
          <w:u w:val="none"/>
          <w:lang w:val="en-US"/>
        </w:rPr>
        <w:t xml:space="preserve"> </w:t>
      </w:r>
    </w:p>
    <w:p w14:paraId="1B3747E8" w14:textId="77777777" w:rsidR="008C0455" w:rsidRDefault="008C0455" w:rsidP="00EE42A9">
      <w:pPr>
        <w:ind w:left="1077" w:hanging="1077"/>
        <w:jc w:val="left"/>
        <w:rPr>
          <w:rStyle w:val="Hyperlink"/>
          <w:color w:val="auto"/>
          <w:u w:val="none"/>
          <w:lang w:val="en-US"/>
        </w:rPr>
      </w:pPr>
      <w:r>
        <w:rPr>
          <w:rStyle w:val="Hyperlink"/>
          <w:color w:val="auto"/>
          <w:u w:val="none"/>
          <w:lang w:val="en-US"/>
        </w:rPr>
        <w:t>[Eta]</w:t>
      </w:r>
      <w:r>
        <w:rPr>
          <w:rStyle w:val="Hyperlink"/>
          <w:color w:val="auto"/>
          <w:u w:val="none"/>
          <w:lang w:val="en-US"/>
        </w:rPr>
        <w:tab/>
        <w:t>Bilder von der Firma Die Etagen</w:t>
      </w:r>
    </w:p>
    <w:p w14:paraId="32CE3FFC" w14:textId="77777777" w:rsidR="008C0455" w:rsidRDefault="008C0455" w:rsidP="00EE42A9">
      <w:pPr>
        <w:ind w:left="1077" w:hanging="1077"/>
        <w:jc w:val="left"/>
        <w:rPr>
          <w:rStyle w:val="Hyperlink"/>
          <w:color w:val="auto"/>
          <w:u w:val="none"/>
          <w:lang w:val="en-US"/>
        </w:rPr>
      </w:pPr>
      <w:r>
        <w:rPr>
          <w:rStyle w:val="Hyperlink"/>
          <w:color w:val="auto"/>
          <w:u w:val="none"/>
          <w:lang w:val="en-US"/>
        </w:rPr>
        <w:t>[Orb]</w:t>
      </w:r>
      <w:r>
        <w:rPr>
          <w:rStyle w:val="Hyperlink"/>
          <w:color w:val="auto"/>
          <w:u w:val="none"/>
          <w:lang w:val="en-US"/>
        </w:rPr>
        <w:tab/>
        <w:t xml:space="preserve">Bilder von Sphero, Nutzung durch Orbotix genehmigt, </w:t>
      </w:r>
      <w:hyperlink r:id="rId85" w:history="1">
        <w:r w:rsidRPr="002153B5">
          <w:rPr>
            <w:rStyle w:val="Hyperlink"/>
            <w:lang w:val="en-US"/>
          </w:rPr>
          <w:t>https://brandfolder.com/sphero2</w:t>
        </w:r>
      </w:hyperlink>
      <w:r>
        <w:rPr>
          <w:rStyle w:val="Hyperlink"/>
          <w:color w:val="auto"/>
          <w:u w:val="none"/>
          <w:lang w:val="en-US"/>
        </w:rPr>
        <w:t xml:space="preserve"> </w:t>
      </w:r>
    </w:p>
    <w:p w14:paraId="65EAE948" w14:textId="50678BCD" w:rsidR="0073618E" w:rsidRDefault="008C0455" w:rsidP="00B96A4C">
      <w:pPr>
        <w:ind w:left="1077" w:hanging="1077"/>
        <w:jc w:val="left"/>
        <w:rPr>
          <w:lang w:val="en-US"/>
        </w:rPr>
      </w:pPr>
      <w:r>
        <w:rPr>
          <w:rStyle w:val="Hyperlink"/>
          <w:color w:val="auto"/>
          <w:u w:val="none"/>
          <w:lang w:val="en-US"/>
        </w:rPr>
        <w:t>[Rud]</w:t>
      </w:r>
      <w:r>
        <w:rPr>
          <w:rStyle w:val="Hyperlink"/>
          <w:color w:val="auto"/>
          <w:u w:val="none"/>
          <w:lang w:val="en-US"/>
        </w:rPr>
        <w:tab/>
        <w:t xml:space="preserve">Bilder von 3DRudder, </w:t>
      </w:r>
      <w:hyperlink r:id="rId86" w:history="1">
        <w:r w:rsidRPr="002153B5">
          <w:rPr>
            <w:rStyle w:val="Hyperlink"/>
            <w:lang w:val="en-US"/>
          </w:rPr>
          <w:t>http://www.3drudder.com/</w:t>
        </w:r>
      </w:hyperlink>
      <w:r>
        <w:rPr>
          <w:rStyle w:val="Hyperlink"/>
          <w:color w:val="auto"/>
          <w:u w:val="none"/>
          <w:lang w:val="en-US"/>
        </w:rPr>
        <w:t xml:space="preserve"> </w:t>
      </w:r>
    </w:p>
    <w:p w14:paraId="14752E07" w14:textId="77777777" w:rsidR="00113516" w:rsidRPr="00F0120D" w:rsidRDefault="00113516" w:rsidP="00F0120D">
      <w:pPr>
        <w:rPr>
          <w:lang w:val="en-US"/>
        </w:rPr>
        <w:sectPr w:rsidR="00113516" w:rsidRPr="00F0120D" w:rsidSect="00CF380C">
          <w:pgSz w:w="11906" w:h="16838" w:code="9"/>
          <w:pgMar w:top="1531" w:right="1418" w:bottom="1701" w:left="1701" w:header="510" w:footer="624" w:gutter="0"/>
          <w:cols w:space="708"/>
          <w:docGrid w:linePitch="360"/>
        </w:sectPr>
      </w:pPr>
    </w:p>
    <w:bookmarkStart w:id="164" w:name="_Toc224810330"/>
    <w:bookmarkStart w:id="165" w:name="_Toc410738506"/>
    <w:bookmarkStart w:id="166" w:name="_Toc225071815"/>
    <w:bookmarkEnd w:id="164"/>
    <w:p w14:paraId="6F7FE4DC" w14:textId="1DB5846B" w:rsidR="006D7161" w:rsidRDefault="006D7161" w:rsidP="007613F4">
      <w:pPr>
        <w:pStyle w:val="berschrift1"/>
        <w:numPr>
          <w:ilvl w:val="0"/>
          <w:numId w:val="15"/>
        </w:numPr>
        <w:ind w:left="851" w:hanging="851"/>
        <w:rPr>
          <w:lang w:val="en-US"/>
        </w:rPr>
      </w:pPr>
      <w:r w:rsidRPr="005073E9">
        <w:rPr>
          <w:rFonts w:cs="Helvetica"/>
          <w:noProof/>
          <w:color w:val="FFFFFF" w:themeColor="background1"/>
          <w:sz w:val="22"/>
        </w:rPr>
        <w:lastRenderedPageBreak/>
        <mc:AlternateContent>
          <mc:Choice Requires="wps">
            <w:drawing>
              <wp:anchor distT="0" distB="0" distL="114300" distR="114300" simplePos="0" relativeHeight="251687936" behindDoc="1" locked="0" layoutInCell="1" allowOverlap="1" wp14:anchorId="01AC561D" wp14:editId="1B619168">
                <wp:simplePos x="0" y="0"/>
                <wp:positionH relativeFrom="page">
                  <wp:align>left</wp:align>
                </wp:positionH>
                <wp:positionV relativeFrom="paragraph">
                  <wp:posOffset>-450533</wp:posOffset>
                </wp:positionV>
                <wp:extent cx="436247" cy="1507490"/>
                <wp:effectExtent l="0" t="2222" r="0" b="0"/>
                <wp:wrapNone/>
                <wp:docPr id="11" name="Rechteck 11"/>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E75AF" id="Rechteck 11" o:spid="_x0000_s1026" style="position:absolute;margin-left:0;margin-top:-35.5pt;width:34.35pt;height:118.7pt;rotation:90;z-index:-2516285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" fillcolor="#303338" stroked="f" strokeweight="2pt">
                <w10:wrap anchorx="page"/>
              </v:rect>
            </w:pict>
          </mc:Fallback>
        </mc:AlternateContent>
      </w:r>
      <w:r>
        <w:rPr>
          <w:lang w:val="en-US"/>
        </w:rPr>
        <w:t>Inhalt der CD</w:t>
      </w:r>
      <w:bookmarkEnd w:id="165"/>
    </w:p>
    <w:p w14:paraId="5E3AA4EC" w14:textId="77777777" w:rsidR="00E85212" w:rsidRPr="00E85212" w:rsidRDefault="00E85212" w:rsidP="00E85212">
      <w:pPr>
        <w:rPr>
          <w:lang w:val="en-US"/>
        </w:rPr>
      </w:pPr>
    </w:p>
    <w:bookmarkEnd w:id="166"/>
    <w:p w14:paraId="2C154DDE" w14:textId="314517E2" w:rsidR="0073618E" w:rsidRDefault="0073618E" w:rsidP="0073618E">
      <w:r w:rsidRPr="00BD7578">
        <w:t>In der beigefügten CD sind folgende Ordner und Dateien enthalten.</w:t>
      </w:r>
    </w:p>
    <w:p w14:paraId="0AD5D205" w14:textId="77777777" w:rsidR="00E85212" w:rsidRPr="00BD7578" w:rsidRDefault="00E85212" w:rsidP="0073618E"/>
    <w:tbl>
      <w:tblPr>
        <w:tblStyle w:val="EinfacheTabelle2"/>
        <w:tblW w:w="0" w:type="auto"/>
        <w:tblLook w:val="01E0" w:firstRow="1" w:lastRow="1" w:firstColumn="1" w:lastColumn="1" w:noHBand="0" w:noVBand="0"/>
      </w:tblPr>
      <w:tblGrid>
        <w:gridCol w:w="2127"/>
        <w:gridCol w:w="3506"/>
        <w:gridCol w:w="3154"/>
      </w:tblGrid>
      <w:tr w:rsidR="006D7161" w:rsidRPr="00BD7578" w14:paraId="4BF38DA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7F7F7F" w:themeColor="text1" w:themeTint="80"/>
              <w:right w:val="nil"/>
            </w:tcBorders>
            <w:shd w:val="clear" w:color="auto" w:fill="AAAFB6"/>
          </w:tcPr>
          <w:p w14:paraId="48590189" w14:textId="638C701A" w:rsidR="0073618E" w:rsidRPr="00BD7578" w:rsidRDefault="0073618E" w:rsidP="0073618E">
            <w:pPr>
              <w:rPr>
                <w:b w:val="0"/>
                <w:bCs w:val="0"/>
              </w:rPr>
            </w:pPr>
            <w:r w:rsidRPr="00BD7578">
              <w:t>Ordnerverzeichnis</w:t>
            </w:r>
          </w:p>
        </w:tc>
        <w:tc>
          <w:tcPr>
            <w:cnfStyle w:val="000010000000" w:firstRow="0" w:lastRow="0" w:firstColumn="0" w:lastColumn="0" w:oddVBand="1" w:evenVBand="0" w:oddHBand="0" w:evenHBand="0" w:firstRowFirstColumn="0" w:firstRowLastColumn="0" w:lastRowFirstColumn="0" w:lastRowLastColumn="0"/>
            <w:tcW w:w="3506" w:type="dxa"/>
            <w:tcBorders>
              <w:top w:val="single" w:sz="4" w:space="0" w:color="7F7F7F" w:themeColor="text1" w:themeTint="80"/>
              <w:left w:val="nil"/>
              <w:right w:val="nil"/>
            </w:tcBorders>
            <w:shd w:val="clear" w:color="auto" w:fill="AAAFB6"/>
          </w:tcPr>
          <w:p w14:paraId="199CADFA" w14:textId="77777777" w:rsidR="0073618E" w:rsidRPr="00BD7578" w:rsidRDefault="0073618E" w:rsidP="0073618E">
            <w:pPr>
              <w:rPr>
                <w:b w:val="0"/>
                <w:bCs w:val="0"/>
              </w:rPr>
            </w:pPr>
            <w:r w:rsidRPr="00BD7578">
              <w:t>Dateien</w:t>
            </w:r>
          </w:p>
        </w:tc>
        <w:tc>
          <w:tcPr>
            <w:cnfStyle w:val="000100000000" w:firstRow="0" w:lastRow="0" w:firstColumn="0" w:lastColumn="1" w:oddVBand="0" w:evenVBand="0" w:oddHBand="0" w:evenHBand="0" w:firstRowFirstColumn="0" w:firstRowLastColumn="0" w:lastRowFirstColumn="0" w:lastRowLastColumn="0"/>
            <w:tcW w:w="3154" w:type="dxa"/>
            <w:tcBorders>
              <w:top w:val="single" w:sz="4" w:space="0" w:color="7F7F7F" w:themeColor="text1" w:themeTint="80"/>
              <w:left w:val="nil"/>
            </w:tcBorders>
            <w:shd w:val="clear" w:color="auto" w:fill="AAAFB6"/>
          </w:tcPr>
          <w:p w14:paraId="2ACB150E" w14:textId="77777777" w:rsidR="0073618E" w:rsidRPr="00BD7578" w:rsidRDefault="0073618E" w:rsidP="0073618E">
            <w:pPr>
              <w:rPr>
                <w:b w:val="0"/>
                <w:bCs w:val="0"/>
              </w:rPr>
            </w:pPr>
            <w:r w:rsidRPr="00BD7578">
              <w:t>Beschreibung</w:t>
            </w:r>
          </w:p>
        </w:tc>
      </w:tr>
      <w:tr w:rsidR="0073618E" w:rsidRPr="00BD7578" w14:paraId="220DC331"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Merge w:val="restart"/>
            <w:tcBorders>
              <w:bottom w:val="nil"/>
              <w:right w:val="nil"/>
            </w:tcBorders>
          </w:tcPr>
          <w:p w14:paraId="598D47A2" w14:textId="7E1C0418" w:rsidR="0073618E" w:rsidRPr="005871C7" w:rsidRDefault="005871C7" w:rsidP="004E5070">
            <w:pPr>
              <w:rPr>
                <w:b w:val="0"/>
              </w:rPr>
            </w:pPr>
            <w:r>
              <w:rPr>
                <w:b w:val="0"/>
              </w:rPr>
              <w:t>\</w:t>
            </w:r>
            <w:r w:rsidR="004E5070">
              <w:rPr>
                <w:b w:val="0"/>
              </w:rPr>
              <w:t>Bachelorarbeit</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nil"/>
              <w:right w:val="nil"/>
            </w:tcBorders>
          </w:tcPr>
          <w:p w14:paraId="1C01EC25" w14:textId="53DCBD06" w:rsidR="0073618E" w:rsidRPr="00BD7578" w:rsidRDefault="004E5070" w:rsidP="006000B1">
            <w:r>
              <w:t>Bachelorarbeit</w:t>
            </w:r>
            <w:r w:rsidR="0073618E" w:rsidRPr="00BD7578">
              <w:t>_</w:t>
            </w:r>
            <w:r w:rsidR="006000B1">
              <w:t>BuschTobias</w:t>
            </w:r>
            <w:r w:rsidR="0073618E"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nil"/>
            </w:tcBorders>
          </w:tcPr>
          <w:p w14:paraId="10CCF633" w14:textId="0DFCCD58" w:rsidR="0073618E" w:rsidRPr="005871C7" w:rsidRDefault="004E5070" w:rsidP="00D614D3">
            <w:pPr>
              <w:rPr>
                <w:b w:val="0"/>
              </w:rPr>
            </w:pPr>
            <w:r>
              <w:rPr>
                <w:b w:val="0"/>
              </w:rPr>
              <w:t>Die Bachelorarbeit</w:t>
            </w:r>
            <w:r w:rsidR="0073618E" w:rsidRPr="005871C7">
              <w:rPr>
                <w:b w:val="0"/>
              </w:rPr>
              <w:t xml:space="preserve"> im Portable Document Format (PDF)</w:t>
            </w:r>
          </w:p>
        </w:tc>
      </w:tr>
      <w:tr w:rsidR="0073618E" w:rsidRPr="00BD7578" w14:paraId="58F45D75" w14:textId="77777777" w:rsidTr="00A61A14">
        <w:tc>
          <w:tcPr>
            <w:cnfStyle w:val="001000000000" w:firstRow="0" w:lastRow="0" w:firstColumn="1" w:lastColumn="0" w:oddVBand="0" w:evenVBand="0" w:oddHBand="0" w:evenHBand="0" w:firstRowFirstColumn="0" w:firstRowLastColumn="0" w:lastRowFirstColumn="0" w:lastRowLastColumn="0"/>
            <w:tcW w:w="2127" w:type="dxa"/>
            <w:vMerge/>
            <w:tcBorders>
              <w:top w:val="nil"/>
              <w:bottom w:val="single" w:sz="4" w:space="0" w:color="7F7F7F" w:themeColor="text1" w:themeTint="80"/>
              <w:right w:val="nil"/>
            </w:tcBorders>
          </w:tcPr>
          <w:p w14:paraId="0505FF47" w14:textId="77777777" w:rsidR="0073618E" w:rsidRPr="005871C7" w:rsidRDefault="0073618E" w:rsidP="0073618E">
            <w:pPr>
              <w:rPr>
                <w:b w:val="0"/>
              </w:rPr>
            </w:pPr>
          </w:p>
        </w:tc>
        <w:tc>
          <w:tcPr>
            <w:cnfStyle w:val="000010000000" w:firstRow="0" w:lastRow="0" w:firstColumn="0" w:lastColumn="0" w:oddVBand="1" w:evenVBand="0" w:oddHBand="0" w:evenHBand="0" w:firstRowFirstColumn="0" w:firstRowLastColumn="0" w:lastRowFirstColumn="0" w:lastRowLastColumn="0"/>
            <w:tcW w:w="3506" w:type="dxa"/>
            <w:tcBorders>
              <w:top w:val="nil"/>
              <w:left w:val="nil"/>
              <w:bottom w:val="single" w:sz="4" w:space="0" w:color="7F7F7F" w:themeColor="text1" w:themeTint="80"/>
              <w:right w:val="nil"/>
            </w:tcBorders>
          </w:tcPr>
          <w:p w14:paraId="521EFD6A" w14:textId="27BDDAD7" w:rsidR="0073618E" w:rsidRPr="00BD7578" w:rsidRDefault="004E5070" w:rsidP="004E5070">
            <w:r>
              <w:t>Bachelorarbeit</w:t>
            </w:r>
            <w:r w:rsidR="0073618E" w:rsidRPr="00BD7578">
              <w:t>_</w:t>
            </w:r>
            <w:r w:rsidR="006000B1">
              <w:t>BuschTobias</w:t>
            </w:r>
            <w:r w:rsidR="0073618E" w:rsidRPr="00BD7578">
              <w:t>.doc</w:t>
            </w:r>
            <w:r w:rsidR="00B81CE1">
              <w:t>x</w:t>
            </w:r>
          </w:p>
        </w:tc>
        <w:tc>
          <w:tcPr>
            <w:cnfStyle w:val="000100000000" w:firstRow="0" w:lastRow="0" w:firstColumn="0" w:lastColumn="1" w:oddVBand="0" w:evenVBand="0" w:oddHBand="0" w:evenHBand="0" w:firstRowFirstColumn="0" w:firstRowLastColumn="0" w:lastRowFirstColumn="0" w:lastRowLastColumn="0"/>
            <w:tcW w:w="3154" w:type="dxa"/>
            <w:tcBorders>
              <w:top w:val="nil"/>
              <w:left w:val="nil"/>
              <w:bottom w:val="single" w:sz="4" w:space="0" w:color="7F7F7F" w:themeColor="text1" w:themeTint="80"/>
            </w:tcBorders>
          </w:tcPr>
          <w:p w14:paraId="09ECB54F" w14:textId="4948947B" w:rsidR="0073618E" w:rsidRPr="005871C7" w:rsidRDefault="004E5070" w:rsidP="0073618E">
            <w:pPr>
              <w:rPr>
                <w:b w:val="0"/>
              </w:rPr>
            </w:pPr>
            <w:r>
              <w:rPr>
                <w:b w:val="0"/>
              </w:rPr>
              <w:t>Die Bachelorarbeit</w:t>
            </w:r>
            <w:r w:rsidR="0073618E" w:rsidRPr="005871C7">
              <w:rPr>
                <w:b w:val="0"/>
              </w:rPr>
              <w:t xml:space="preserve"> im Microsoft Word Format</w:t>
            </w:r>
          </w:p>
        </w:tc>
      </w:tr>
      <w:tr w:rsidR="0012355F" w:rsidRPr="00BD7578" w14:paraId="0F720F79"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1B22F77" w14:textId="68F34C1F" w:rsidR="0012355F" w:rsidRPr="005871C7" w:rsidRDefault="0012355F" w:rsidP="0073618E">
            <w:pPr>
              <w:rPr>
                <w:b w:val="0"/>
              </w:rPr>
            </w:pPr>
            <w:r w:rsidRPr="005871C7">
              <w:rPr>
                <w:b w:val="0"/>
              </w:rPr>
              <w:t>\Quellen</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1BD3B988" w14:textId="77777777" w:rsidR="0012355F" w:rsidRPr="00BD7578" w:rsidRDefault="0012355F" w:rsidP="0073618E">
            <w:r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24814CF5" w14:textId="77777777" w:rsidR="0012355F" w:rsidRPr="005871C7" w:rsidRDefault="0012355F" w:rsidP="0073618E">
            <w:pPr>
              <w:rPr>
                <w:b w:val="0"/>
              </w:rPr>
            </w:pPr>
            <w:r w:rsidRPr="005871C7">
              <w:rPr>
                <w:b w:val="0"/>
              </w:rPr>
              <w:t>benutzte Internetseiten</w:t>
            </w:r>
          </w:p>
        </w:tc>
      </w:tr>
      <w:tr w:rsidR="00DB1A60" w:rsidRPr="00BD7578" w14:paraId="11A9AF4C" w14:textId="77777777" w:rsidTr="00A61A14">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415D0E6C" w14:textId="1477CAE1" w:rsidR="00DB1A60" w:rsidRPr="005871C7" w:rsidRDefault="00DB1A60" w:rsidP="0073618E">
            <w:pPr>
              <w:rPr>
                <w:b w:val="0"/>
              </w:rPr>
            </w:pPr>
            <w:r>
              <w:rPr>
                <w:b w:val="0"/>
              </w:rPr>
              <w:t>\Bilder</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29FF2645" w14:textId="3F4E15A2" w:rsidR="00DB1A60" w:rsidRPr="00BD7578" w:rsidRDefault="00DB1A60" w:rsidP="0073618E">
            <w:r>
              <w:t>*.jpg, *.png</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3C6BE129" w14:textId="31A0C49D" w:rsidR="00DB1A60" w:rsidRPr="005871C7" w:rsidRDefault="00DB1A60" w:rsidP="0073618E">
            <w:pPr>
              <w:rPr>
                <w:b w:val="0"/>
              </w:rPr>
            </w:pPr>
            <w:r>
              <w:rPr>
                <w:b w:val="0"/>
              </w:rPr>
              <w:t>verwendete Bilder in größerem Format</w:t>
            </w:r>
          </w:p>
        </w:tc>
      </w:tr>
      <w:tr w:rsidR="006A0BAD" w:rsidRPr="00BD7578" w14:paraId="18FC8892"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3EFA4C7" w14:textId="4F35C3F6" w:rsidR="006A0BAD" w:rsidRPr="005871C7" w:rsidRDefault="006A0BAD" w:rsidP="00EC6F81">
            <w:pPr>
              <w:rPr>
                <w:b w:val="0"/>
              </w:rPr>
            </w:pPr>
            <w:r w:rsidRPr="005871C7">
              <w:rPr>
                <w:b w:val="0"/>
              </w:rPr>
              <w:t>\</w:t>
            </w:r>
            <w:r w:rsidR="00EC6F81">
              <w:rPr>
                <w:b w:val="0"/>
              </w:rPr>
              <w:t>unity-project</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626B451D" w14:textId="77777777" w:rsidR="007765AE" w:rsidRPr="00003051" w:rsidRDefault="00EC6F81" w:rsidP="0073618E">
            <w:r w:rsidRPr="00003051">
              <w:t>*.*</w:t>
            </w:r>
          </w:p>
          <w:p w14:paraId="0B913B57" w14:textId="72DC156E" w:rsidR="00003051" w:rsidRPr="00F214FB" w:rsidRDefault="00003051" w:rsidP="0073618E">
            <w:pPr>
              <w:rPr>
                <w:b/>
              </w:rPr>
            </w:pPr>
            <w:r w:rsidRPr="00003051">
              <w:t>\builds</w:t>
            </w:r>
            <w:r>
              <w:t>\*.apk</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5D9E324C" w14:textId="405D9D60" w:rsidR="006A0BAD" w:rsidRPr="005871C7" w:rsidRDefault="00003051" w:rsidP="00B866D2">
            <w:pPr>
              <w:keepNext/>
              <w:rPr>
                <w:b w:val="0"/>
              </w:rPr>
            </w:pPr>
            <w:r>
              <w:rPr>
                <w:b w:val="0"/>
              </w:rPr>
              <w:t>enthält Testapplikation, die mit Unity erstellt wurde</w:t>
            </w:r>
          </w:p>
        </w:tc>
      </w:tr>
      <w:tr w:rsidR="00BA09C2" w:rsidRPr="00BD7578" w14:paraId="208A9F91" w14:textId="77777777" w:rsidTr="00A61A1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bottom w:val="single" w:sz="4" w:space="0" w:color="7F7F7F" w:themeColor="text1" w:themeTint="80"/>
              <w:right w:val="nil"/>
            </w:tcBorders>
          </w:tcPr>
          <w:p w14:paraId="2957DF8E" w14:textId="54BE2473" w:rsidR="00BA09C2" w:rsidRPr="005871C7" w:rsidRDefault="00BA09C2" w:rsidP="0073618E">
            <w:pPr>
              <w:rPr>
                <w:b w:val="0"/>
              </w:rPr>
            </w:pPr>
            <w:r>
              <w:rPr>
                <w:b w:val="0"/>
              </w:rPr>
              <w:t>\Videos</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single" w:sz="4" w:space="0" w:color="7F7F7F" w:themeColor="text1" w:themeTint="80"/>
              <w:right w:val="nil"/>
            </w:tcBorders>
          </w:tcPr>
          <w:p w14:paraId="2B280375" w14:textId="3D4DEE6E" w:rsidR="00BA09C2" w:rsidRDefault="00BA09C2" w:rsidP="0073618E">
            <w:pPr>
              <w:rPr>
                <w:b w:val="0"/>
              </w:rPr>
            </w:pPr>
            <w:r>
              <w:rPr>
                <w:b w:val="0"/>
              </w:rPr>
              <w:t>*.mp4</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single" w:sz="4" w:space="0" w:color="7F7F7F" w:themeColor="text1" w:themeTint="80"/>
            </w:tcBorders>
          </w:tcPr>
          <w:p w14:paraId="3919742C" w14:textId="7F4BD1DA" w:rsidR="00BA09C2" w:rsidRDefault="001C3942" w:rsidP="00B866D2">
            <w:pPr>
              <w:keepNext/>
              <w:rPr>
                <w:b w:val="0"/>
              </w:rPr>
            </w:pPr>
            <w:r>
              <w:rPr>
                <w:b w:val="0"/>
              </w:rPr>
              <w:t>Videos der getesteten Controller</w:t>
            </w:r>
          </w:p>
        </w:tc>
      </w:tr>
    </w:tbl>
    <w:p w14:paraId="434D3645" w14:textId="692B4190" w:rsidR="00B866D2" w:rsidRDefault="00B866D2" w:rsidP="00B866D2">
      <w:pPr>
        <w:pStyle w:val="Beschriftung"/>
      </w:pPr>
      <w:bookmarkStart w:id="167" w:name="_Toc224810331"/>
      <w:bookmarkStart w:id="168" w:name="_Toc410738533"/>
      <w:bookmarkEnd w:id="167"/>
      <w:r>
        <w:t xml:space="preserve">Tabelle </w:t>
      </w:r>
      <w:r w:rsidR="00CA0EFB">
        <w:fldChar w:fldCharType="begin"/>
      </w:r>
      <w:r w:rsidR="00CA0EFB">
        <w:instrText xml:space="preserve"> STYLEREF 1 \s </w:instrText>
      </w:r>
      <w:r w:rsidR="00CA0EFB">
        <w:fldChar w:fldCharType="separate"/>
      </w:r>
      <w:r w:rsidR="00170A67">
        <w:rPr>
          <w:noProof/>
        </w:rPr>
        <w:t>B</w:t>
      </w:r>
      <w:r w:rsidR="00CA0EFB">
        <w:rPr>
          <w:noProof/>
        </w:rPr>
        <w:fldChar w:fldCharType="end"/>
      </w:r>
      <w:r w:rsidR="0087530E">
        <w:t>.</w:t>
      </w:r>
      <w:r w:rsidR="00CA0EFB">
        <w:fldChar w:fldCharType="begin"/>
      </w:r>
      <w:r w:rsidR="00CA0EFB">
        <w:instrText xml:space="preserve"> SEQ Tabelle \* ARABIC \s 1 </w:instrText>
      </w:r>
      <w:r w:rsidR="00CA0EFB">
        <w:fldChar w:fldCharType="separate"/>
      </w:r>
      <w:r w:rsidR="00170A67">
        <w:rPr>
          <w:noProof/>
        </w:rPr>
        <w:t>1</w:t>
      </w:r>
      <w:r w:rsidR="00CA0EFB">
        <w:rPr>
          <w:noProof/>
        </w:rPr>
        <w:fldChar w:fldCharType="end"/>
      </w:r>
      <w:r>
        <w:t xml:space="preserve"> Inhalt der CD</w:t>
      </w:r>
      <w:bookmarkEnd w:id="168"/>
    </w:p>
    <w:p w14:paraId="6E23B957" w14:textId="77777777" w:rsidR="004B2442" w:rsidRPr="00BD7578" w:rsidRDefault="004B2442" w:rsidP="004B2442"/>
    <w:p w14:paraId="6B8A3763" w14:textId="77777777" w:rsidR="00D21D3C" w:rsidRPr="00BD7578" w:rsidRDefault="00D21D3C" w:rsidP="0073618E">
      <w:pPr>
        <w:sectPr w:rsidR="00D21D3C" w:rsidRPr="00BD7578" w:rsidSect="002C4BB0">
          <w:headerReference w:type="default" r:id="rId87"/>
          <w:headerReference w:type="first" r:id="rId88"/>
          <w:pgSz w:w="11906" w:h="16838" w:code="9"/>
          <w:pgMar w:top="1531" w:right="1418" w:bottom="1701" w:left="1701" w:header="510" w:footer="624" w:gutter="0"/>
          <w:cols w:space="708"/>
          <w:docGrid w:linePitch="360"/>
        </w:sectPr>
      </w:pPr>
    </w:p>
    <w:p w14:paraId="307BC9AD" w14:textId="77777777" w:rsidR="0073618E" w:rsidRPr="00BD7578" w:rsidRDefault="0073618E" w:rsidP="0073618E">
      <w:pPr>
        <w:jc w:val="center"/>
        <w:rPr>
          <w:b/>
          <w:sz w:val="32"/>
          <w:szCs w:val="32"/>
        </w:rPr>
      </w:pPr>
      <w:r w:rsidRPr="00BD7578">
        <w:rPr>
          <w:b/>
          <w:sz w:val="32"/>
          <w:szCs w:val="32"/>
        </w:rPr>
        <w:lastRenderedPageBreak/>
        <w:t>Erklärung</w:t>
      </w:r>
    </w:p>
    <w:p w14:paraId="17F4BD4E" w14:textId="77777777" w:rsidR="0073618E" w:rsidRPr="00BD7578" w:rsidRDefault="0073618E" w:rsidP="0073618E"/>
    <w:p w14:paraId="230F0971" w14:textId="77777777" w:rsidR="0073618E" w:rsidRPr="00BD7578" w:rsidRDefault="0073618E" w:rsidP="0073618E">
      <w:r w:rsidRPr="00BD7578">
        <w:t>Hiermit versichere ich, dass ich meinen Projektbericht selbständig verfasst und keine anderen als die angegebenen Quellen und Hilfsmittel benutzt habe.</w:t>
      </w:r>
    </w:p>
    <w:p w14:paraId="12E9FF0F" w14:textId="77777777" w:rsidR="0073618E" w:rsidRPr="00BD7578" w:rsidRDefault="0073618E" w:rsidP="0073618E"/>
    <w:p w14:paraId="35EA8F1C" w14:textId="77777777" w:rsidR="0073618E" w:rsidRPr="00BD7578" w:rsidRDefault="0073618E" w:rsidP="0073618E"/>
    <w:p w14:paraId="0280E28B" w14:textId="77777777" w:rsidR="0073618E" w:rsidRPr="00BD7578" w:rsidRDefault="0073618E" w:rsidP="0073618E">
      <w:r w:rsidRPr="00BD7578">
        <w:t xml:space="preserve">Datum: </w:t>
      </w:r>
      <w:r w:rsidRPr="00BD7578">
        <w:tab/>
      </w:r>
      <w:r w:rsidRPr="00BD7578">
        <w:tab/>
      </w:r>
      <w:r w:rsidRPr="00BD7578">
        <w:tab/>
      </w:r>
      <w:r w:rsidRPr="00BD7578">
        <w:tab/>
      </w:r>
      <w:r w:rsidRPr="00BD7578">
        <w:tab/>
      </w:r>
      <w:r w:rsidRPr="00BD7578">
        <w:tab/>
      </w:r>
      <w:r w:rsidRPr="00BD7578">
        <w:tab/>
      </w:r>
      <w:r w:rsidRPr="00BD7578">
        <w:tab/>
      </w:r>
      <w:r w:rsidRPr="00BD7578">
        <w:tab/>
      </w:r>
      <w:r w:rsidRPr="00BD7578">
        <w:tab/>
        <w:t>……......................................................</w:t>
      </w:r>
    </w:p>
    <w:p w14:paraId="257F98E8" w14:textId="77777777" w:rsidR="0073618E" w:rsidRPr="00BD7578" w:rsidRDefault="0073618E" w:rsidP="0073618E">
      <w:pPr>
        <w:ind w:left="5603" w:firstLine="431"/>
      </w:pPr>
      <w:r w:rsidRPr="00BD7578">
        <w:t xml:space="preserve"> (Unterschrift)</w:t>
      </w:r>
    </w:p>
    <w:p w14:paraId="63C9B98F" w14:textId="77777777" w:rsidR="00194A31" w:rsidRPr="00BD7578" w:rsidRDefault="00194A31"/>
    <w:sectPr w:rsidR="00194A31" w:rsidRPr="00BD7578" w:rsidSect="00CF380C">
      <w:headerReference w:type="even" r:id="rId89"/>
      <w:headerReference w:type="default" r:id="rId90"/>
      <w:footerReference w:type="default" r:id="rId91"/>
      <w:headerReference w:type="first" r:id="rId92"/>
      <w:footerReference w:type="first" r:id="rId93"/>
      <w:pgSz w:w="11906" w:h="16838" w:code="9"/>
      <w:pgMar w:top="1531" w:right="1418" w:bottom="1701" w:left="1701" w:header="510" w:footer="624" w:gutter="0"/>
      <w:pgNumType w:fmt="upperRoman"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Autor" w:initials="A">
    <w:p w14:paraId="658AECE6" w14:textId="018C58D4" w:rsidR="00170A67" w:rsidRDefault="00170A67">
      <w:pPr>
        <w:pStyle w:val="Kommentartext"/>
      </w:pPr>
      <w:r>
        <w:rPr>
          <w:rStyle w:val="Kommentarzeichen"/>
        </w:rPr>
        <w:annotationRef/>
      </w:r>
      <w:r>
        <w:t>Abkürzungen bei erster Nennung kursiv</w:t>
      </w:r>
    </w:p>
  </w:comment>
  <w:comment w:id="23" w:author="Autor" w:initials="A">
    <w:p w14:paraId="470D6465" w14:textId="657B3286" w:rsidR="00170A67" w:rsidRDefault="00170A67">
      <w:pPr>
        <w:pStyle w:val="Kommentartext"/>
      </w:pPr>
      <w:r>
        <w:rPr>
          <w:rStyle w:val="Kommentarzeichen"/>
        </w:rPr>
        <w:annotationRef/>
      </w:r>
      <w:r>
        <w:t>Sortieren</w:t>
      </w:r>
    </w:p>
  </w:comment>
  <w:comment w:id="29" w:author="Autor" w:initials="A">
    <w:p w14:paraId="724569CE" w14:textId="493706B3" w:rsidR="00170A67" w:rsidRDefault="00170A67">
      <w:pPr>
        <w:pStyle w:val="Kommentartext"/>
      </w:pPr>
      <w:r>
        <w:rPr>
          <w:rStyle w:val="Kommentarzeichen"/>
        </w:rPr>
        <w:annotationRef/>
      </w:r>
      <w:r>
        <w:t>Problematik der mangelnden Bewegungsmöglichkeiten in einer VR beschreiben</w:t>
      </w:r>
    </w:p>
  </w:comment>
  <w:comment w:id="36" w:author="Autor" w:initials="A">
    <w:p w14:paraId="2EB950D1" w14:textId="33E35105" w:rsidR="00170A67" w:rsidRDefault="00170A67">
      <w:pPr>
        <w:pStyle w:val="Kommentartext"/>
      </w:pPr>
      <w:r>
        <w:rPr>
          <w:rStyle w:val="Kommentarzeichen"/>
        </w:rPr>
        <w:annotationRef/>
      </w:r>
      <w:r>
        <w:t>Vorstellung nochmal sinnvoll?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58AECE6" w15:done="0"/>
  <w15:commentEx w15:paraId="470D6465" w15:done="0"/>
  <w15:commentEx w15:paraId="724569CE" w15:done="0"/>
  <w15:commentEx w15:paraId="2EB950D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D73BC4" w14:textId="77777777" w:rsidR="00CA0EFB" w:rsidRDefault="00CA0EFB">
      <w:pPr>
        <w:spacing w:before="0" w:after="0" w:line="240" w:lineRule="auto"/>
      </w:pPr>
      <w:r>
        <w:separator/>
      </w:r>
    </w:p>
  </w:endnote>
  <w:endnote w:type="continuationSeparator" w:id="0">
    <w:p w14:paraId="7CDD0358" w14:textId="77777777" w:rsidR="00CA0EFB" w:rsidRDefault="00CA0EF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TheMixOffice">
    <w:panose1 w:val="020B0503040302060204"/>
    <w:charset w:val="00"/>
    <w:family w:val="swiss"/>
    <w:pitch w:val="variable"/>
    <w:sig w:usb0="80000027" w:usb1="00000042"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30204"/>
    <w:charset w:val="00"/>
    <w:family w:val="swiss"/>
    <w:pitch w:val="variable"/>
    <w:sig w:usb0="20002A87" w:usb1="00000000" w:usb2="00000000" w:usb3="00000000" w:csb0="000001FF" w:csb1="00000000"/>
  </w:font>
  <w:font w:name="Adobe Garamond Pro">
    <w:panose1 w:val="00000000000000000000"/>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1C0344" w14:textId="64CB3D99" w:rsidR="00170A67" w:rsidRPr="00346529" w:rsidRDefault="00170A67" w:rsidP="00346529">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AA22C" w14:textId="77777777" w:rsidR="00170A67" w:rsidRDefault="00170A67"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46FF3" w14:textId="77777777" w:rsidR="00170A67" w:rsidRDefault="00170A67"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7</w:t>
    </w:r>
    <w:r>
      <w:rPr>
        <w:rStyle w:val="Seitenzah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E64E4" w14:textId="77777777" w:rsidR="00170A67" w:rsidRPr="00035735" w:rsidRDefault="00170A67" w:rsidP="00035735">
    <w:pPr>
      <w:pStyle w:val="Fuzeil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87923" w14:textId="77777777" w:rsidR="00170A67" w:rsidRPr="00F8588C" w:rsidRDefault="00170A67" w:rsidP="00F8588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233E6F" w14:textId="77777777" w:rsidR="00CA0EFB" w:rsidRDefault="00CA0EFB">
      <w:pPr>
        <w:spacing w:before="0" w:after="0" w:line="240" w:lineRule="auto"/>
      </w:pPr>
      <w:r>
        <w:separator/>
      </w:r>
    </w:p>
  </w:footnote>
  <w:footnote w:type="continuationSeparator" w:id="0">
    <w:p w14:paraId="72ED9390" w14:textId="77777777" w:rsidR="00CA0EFB" w:rsidRDefault="00CA0EFB">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14695" w14:textId="53746168" w:rsidR="00170A67" w:rsidRPr="00EE1890" w:rsidRDefault="00170A67" w:rsidP="00CF380C">
    <w:pPr>
      <w:tabs>
        <w:tab w:val="right" w:pos="8789"/>
        <w:tab w:val="right" w:pos="9639"/>
      </w:tabs>
      <w:spacing w:before="0" w:line="240" w:lineRule="auto"/>
      <w:ind w:right="-852"/>
      <w:jc w:val="left"/>
      <w:rPr>
        <w:rFonts w:ascii="Helvetica" w:hAnsi="Helvetica" w:cs="Helvetica"/>
        <w:color w:val="FFFFFF" w:themeColor="background1"/>
      </w:rPr>
    </w:pPr>
    <w:r w:rsidRPr="0032582E">
      <w:rPr>
        <w:rFonts w:ascii="Helvetica" w:hAnsi="Helvetica" w:cs="Helvetica"/>
        <w:b/>
        <w:noProof/>
        <w:color w:val="FFFFFF" w:themeColor="background1"/>
        <w:sz w:val="22"/>
      </w:rPr>
      <mc:AlternateContent>
        <mc:Choice Requires="wps">
          <w:drawing>
            <wp:anchor distT="0" distB="0" distL="114300" distR="114300" simplePos="0" relativeHeight="251663360" behindDoc="1" locked="0" layoutInCell="1" allowOverlap="1" wp14:anchorId="38C391D8" wp14:editId="4A068F23">
              <wp:simplePos x="0" y="0"/>
              <wp:positionH relativeFrom="page">
                <wp:align>left</wp:align>
              </wp:positionH>
              <wp:positionV relativeFrom="paragraph">
                <wp:posOffset>-322508</wp:posOffset>
              </wp:positionV>
              <wp:extent cx="7556716" cy="579600"/>
              <wp:effectExtent l="0" t="0" r="6350" b="0"/>
              <wp:wrapNone/>
              <wp:docPr id="24" name="Rechteck 24"/>
              <wp:cNvGraphicFramePr/>
              <a:graphic xmlns:a="http://schemas.openxmlformats.org/drawingml/2006/main">
                <a:graphicData uri="http://schemas.microsoft.com/office/word/2010/wordprocessingShape">
                  <wps:wsp>
                    <wps:cNvSpPr/>
                    <wps:spPr>
                      <a:xfrm>
                        <a:off x="0" y="0"/>
                        <a:ext cx="7556716" cy="57960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26990" id="Rechteck 24" o:spid="_x0000_s1026" style="position:absolute;margin-left:0;margin-top:-25.4pt;width:595pt;height:45.65pt;z-index:-2516531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" fillcolor="#303338" stroked="f" strokeweight="2pt">
              <w10:wrap anchorx="page"/>
            </v:rect>
          </w:pict>
        </mc:Fallback>
      </mc:AlternateContent>
    </w:r>
    <w:r w:rsidRPr="0032582E">
      <w:rPr>
        <w:rFonts w:ascii="Helvetica" w:hAnsi="Helvetica" w:cs="Helvetica"/>
        <w:b/>
        <w:color w:val="FFFFFF" w:themeColor="background1"/>
        <w:sz w:val="22"/>
      </w:rPr>
      <w:fldChar w:fldCharType="begin"/>
    </w:r>
    <w:r w:rsidRPr="0032582E">
      <w:rPr>
        <w:rFonts w:ascii="Helvetica" w:hAnsi="Helvetica" w:cs="Helvetica"/>
        <w:b/>
        <w:color w:val="FFFFFF" w:themeColor="background1"/>
        <w:sz w:val="22"/>
      </w:rPr>
      <w:instrText xml:space="preserve"> STYLEREF  Oberüberschrift \n  \* MERGEFORMAT </w:instrText>
    </w:r>
    <w:r w:rsidRPr="0032582E">
      <w:rPr>
        <w:rFonts w:ascii="Helvetica" w:hAnsi="Helvetica" w:cs="Helvetica"/>
        <w:b/>
        <w:color w:val="FFFFFF" w:themeColor="background1"/>
        <w:sz w:val="22"/>
      </w:rPr>
      <w:fldChar w:fldCharType="separate"/>
    </w:r>
    <w:r w:rsidR="003E5960">
      <w:rPr>
        <w:rFonts w:ascii="Helvetica" w:hAnsi="Helvetica" w:cs="Helvetica"/>
        <w:b/>
        <w:noProof/>
        <w:color w:val="FFFFFF" w:themeColor="background1"/>
        <w:sz w:val="22"/>
      </w:rPr>
      <w:t>III</w:t>
    </w:r>
    <w:r w:rsidRPr="0032582E">
      <w:rPr>
        <w:rFonts w:ascii="Helvetica" w:hAnsi="Helvetica" w:cs="Helvetica"/>
        <w:b/>
        <w:noProof/>
        <w:color w:val="FFFFFF" w:themeColor="background1"/>
        <w:sz w:val="22"/>
      </w:rPr>
      <w:fldChar w:fldCharType="end"/>
    </w:r>
    <w:r w:rsidRPr="0032582E">
      <w:rPr>
        <w:rFonts w:ascii="Helvetica" w:hAnsi="Helvetica" w:cs="Helvetica"/>
        <w:b/>
        <w:color w:val="FFFFFF" w:themeColor="background1"/>
        <w:sz w:val="22"/>
      </w:rPr>
      <w:t xml:space="preserve"> </w:t>
    </w:r>
    <w:r w:rsidRPr="0032582E">
      <w:rPr>
        <w:rFonts w:ascii="Helvetica" w:hAnsi="Helvetica" w:cs="Helvetica"/>
        <w:b/>
        <w:color w:val="FFFFFF" w:themeColor="background1"/>
        <w:sz w:val="22"/>
      </w:rPr>
      <w:fldChar w:fldCharType="begin"/>
    </w:r>
    <w:r w:rsidRPr="0032582E">
      <w:rPr>
        <w:rFonts w:ascii="Helvetica" w:hAnsi="Helvetica" w:cs="Helvetica"/>
        <w:b/>
        <w:color w:val="FFFFFF" w:themeColor="background1"/>
        <w:sz w:val="22"/>
      </w:rPr>
      <w:instrText xml:space="preserve"> STYLEREF  Oberüberschrift  \* MERGEFORMAT </w:instrText>
    </w:r>
    <w:r w:rsidRPr="0032582E">
      <w:rPr>
        <w:rFonts w:ascii="Helvetica" w:hAnsi="Helvetica" w:cs="Helvetica"/>
        <w:b/>
        <w:color w:val="FFFFFF" w:themeColor="background1"/>
        <w:sz w:val="22"/>
      </w:rPr>
      <w:fldChar w:fldCharType="separate"/>
    </w:r>
    <w:r w:rsidR="003E5960">
      <w:rPr>
        <w:rFonts w:ascii="Helvetica" w:hAnsi="Helvetica" w:cs="Helvetica"/>
        <w:b/>
        <w:noProof/>
        <w:color w:val="FFFFFF" w:themeColor="background1"/>
        <w:sz w:val="22"/>
      </w:rPr>
      <w:t>Abbildungsverzeichnis</w:t>
    </w:r>
    <w:r w:rsidRPr="0032582E">
      <w:rPr>
        <w:rFonts w:ascii="Helvetica" w:hAnsi="Helvetica" w:cs="Helvetica"/>
        <w:b/>
        <w:noProof/>
        <w:color w:val="FFFFFF" w:themeColor="background1"/>
        <w:sz w:val="22"/>
      </w:rPr>
      <w:fldChar w:fldCharType="end"/>
    </w:r>
    <w:r w:rsidRPr="00CE3C23">
      <w:rPr>
        <w:rFonts w:ascii="Helvetica" w:hAnsi="Helvetica" w:cs="Helvetica"/>
        <w:noProof/>
        <w:color w:val="FFFFFF" w:themeColor="background1"/>
        <w:sz w:val="22"/>
      </w:rPr>
      <w:tab/>
    </w:r>
    <w:r>
      <w:rPr>
        <w:rStyle w:val="Seitenzahl"/>
        <w:rFonts w:ascii="Helvetica" w:hAnsi="Helvetica" w:cs="Helvetica"/>
        <w:color w:val="FFFFFF" w:themeColor="background1"/>
        <w:sz w:val="32"/>
        <w:szCs w:val="26"/>
      </w:rPr>
      <w:tab/>
    </w:r>
    <w:r w:rsidRPr="00F03EE8">
      <w:rPr>
        <w:rStyle w:val="Seitenzahl"/>
        <w:rFonts w:ascii="Helvetica" w:hAnsi="Helvetica" w:cs="Helvetica"/>
        <w:color w:val="FFFFFF" w:themeColor="background1"/>
        <w:sz w:val="36"/>
        <w:szCs w:val="26"/>
      </w:rPr>
      <w:fldChar w:fldCharType="begin"/>
    </w:r>
    <w:r w:rsidRPr="00F03EE8">
      <w:rPr>
        <w:rStyle w:val="Seitenzahl"/>
        <w:rFonts w:ascii="Helvetica" w:hAnsi="Helvetica" w:cs="Helvetica"/>
        <w:color w:val="FFFFFF" w:themeColor="background1"/>
        <w:sz w:val="36"/>
        <w:szCs w:val="26"/>
      </w:rPr>
      <w:instrText xml:space="preserve"> PAGE </w:instrText>
    </w:r>
    <w:r w:rsidRPr="00F03EE8">
      <w:rPr>
        <w:rStyle w:val="Seitenzahl"/>
        <w:rFonts w:ascii="Helvetica" w:hAnsi="Helvetica" w:cs="Helvetica"/>
        <w:color w:val="FFFFFF" w:themeColor="background1"/>
        <w:sz w:val="36"/>
        <w:szCs w:val="26"/>
      </w:rPr>
      <w:fldChar w:fldCharType="separate"/>
    </w:r>
    <w:r w:rsidR="003E5960">
      <w:rPr>
        <w:rStyle w:val="Seitenzahl"/>
        <w:rFonts w:ascii="Helvetica" w:hAnsi="Helvetica" w:cs="Helvetica"/>
        <w:noProof/>
        <w:color w:val="FFFFFF" w:themeColor="background1"/>
        <w:sz w:val="36"/>
        <w:szCs w:val="26"/>
      </w:rPr>
      <w:t>V</w:t>
    </w:r>
    <w:r w:rsidRPr="00F03EE8">
      <w:rPr>
        <w:rStyle w:val="Seitenzahl"/>
        <w:rFonts w:ascii="Helvetica" w:hAnsi="Helvetica" w:cs="Helvetica"/>
        <w:color w:val="FFFFFF" w:themeColor="background1"/>
        <w:sz w:val="36"/>
        <w:szCs w:val="26"/>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C64AD" w14:textId="77777777" w:rsidR="00170A67" w:rsidRPr="00F8588C" w:rsidRDefault="00170A67" w:rsidP="00F8588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D3335" w14:textId="77777777" w:rsidR="00170A67" w:rsidRDefault="00CA0EFB" w:rsidP="0027044B">
    <w:pPr>
      <w:pBdr>
        <w:bottom w:val="single" w:sz="4" w:space="1" w:color="auto"/>
      </w:pBdr>
      <w:jc w:val="right"/>
    </w:pPr>
    <w:r>
      <w:fldChar w:fldCharType="begin"/>
    </w:r>
    <w:r>
      <w:instrText xml:space="preserve"> STYLEREF  Oberüberschrift \n  \* MERGEFORMAT </w:instrText>
    </w:r>
    <w:r>
      <w:fldChar w:fldCharType="separate"/>
    </w:r>
    <w:r w:rsidR="00170A67">
      <w:rPr>
        <w:noProof/>
      </w:rPr>
      <w:t>I</w:t>
    </w:r>
    <w:r>
      <w:rPr>
        <w:noProof/>
      </w:rPr>
      <w:fldChar w:fldCharType="end"/>
    </w:r>
    <w:r w:rsidR="00170A67">
      <w:t xml:space="preserve"> </w:t>
    </w:r>
    <w:r>
      <w:fldChar w:fldCharType="begin"/>
    </w:r>
    <w:r>
      <w:instrText xml:space="preserve"> STYLEREF  Oberüberschrift  \* MERGEFORMAT </w:instrText>
    </w:r>
    <w:r>
      <w:fldChar w:fldCharType="separate"/>
    </w:r>
    <w:r w:rsidR="00170A67">
      <w:rPr>
        <w:noProof/>
      </w:rPr>
      <w:t>Kurzfassung</w:t>
    </w:r>
    <w:r>
      <w:rPr>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91D2B" w14:textId="677F77B1" w:rsidR="00170A67" w:rsidRPr="005073E9" w:rsidRDefault="00170A67" w:rsidP="00572448">
    <w:pPr>
      <w:pStyle w:val="Fuzeile"/>
      <w:tabs>
        <w:tab w:val="clear" w:pos="9072"/>
        <w:tab w:val="right" w:pos="8789"/>
        <w:tab w:val="right" w:pos="9639"/>
      </w:tabs>
      <w:spacing w:after="240"/>
      <w:ind w:right="-852"/>
      <w:jc w:val="left"/>
      <w:rPr>
        <w:rFonts w:ascii="Helvetica" w:hAnsi="Helvetica"/>
        <w:color w:val="FFFFFF" w:themeColor="background1"/>
      </w:rPr>
    </w:pPr>
    <w:r w:rsidRPr="005073E9">
      <w:rPr>
        <w:rFonts w:ascii="Helvetica" w:hAnsi="Helvetica" w:cs="Helvetica"/>
        <w:noProof/>
        <w:color w:val="FFFFFF" w:themeColor="background1"/>
        <w:sz w:val="22"/>
      </w:rPr>
      <mc:AlternateContent>
        <mc:Choice Requires="wps">
          <w:drawing>
            <wp:anchor distT="0" distB="0" distL="114300" distR="114300" simplePos="0" relativeHeight="251661312" behindDoc="1" locked="0" layoutInCell="1" allowOverlap="1" wp14:anchorId="04391364" wp14:editId="5B3FC469">
              <wp:simplePos x="0" y="0"/>
              <wp:positionH relativeFrom="page">
                <wp:align>left</wp:align>
              </wp:positionH>
              <wp:positionV relativeFrom="paragraph">
                <wp:posOffset>-323215</wp:posOffset>
              </wp:positionV>
              <wp:extent cx="7556740" cy="577970"/>
              <wp:effectExtent l="0" t="0" r="6350" b="0"/>
              <wp:wrapNone/>
              <wp:docPr id="22" name="Rechteck 22"/>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5724C" id="Rechteck 22" o:spid="_x0000_s1026" style="position:absolute;margin-left:0;margin-top:-25.45pt;width:595pt;height:45.5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" fillcolor="#303338" stroked="f" strokeweight="2pt">
              <w10:wrap anchorx="page"/>
            </v:rect>
          </w:pict>
        </mc:Fallback>
      </mc:AlternateConten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\n  \* MERGEFORMAT </w:instrText>
    </w:r>
    <w:r w:rsidRPr="005073E9">
      <w:rPr>
        <w:rFonts w:ascii="Helvetica" w:hAnsi="Helvetica"/>
        <w:color w:val="FFFFFF" w:themeColor="background1"/>
        <w:sz w:val="22"/>
      </w:rPr>
      <w:fldChar w:fldCharType="separate"/>
    </w:r>
    <w:r w:rsidR="003E5960" w:rsidRPr="003E5960">
      <w:rPr>
        <w:rFonts w:ascii="Helvetica" w:hAnsi="Helvetica"/>
        <w:b/>
        <w:bCs/>
        <w:noProof/>
        <w:color w:val="FFFFFF" w:themeColor="background1"/>
        <w:sz w:val="22"/>
      </w:rPr>
      <w:t>2</w:t>
    </w:r>
    <w:r w:rsidRPr="005073E9">
      <w:rPr>
        <w:rFonts w:ascii="Helvetica" w:hAnsi="Helvetica"/>
        <w:noProof/>
        <w:color w:val="FFFFFF" w:themeColor="background1"/>
        <w:sz w:val="22"/>
      </w:rPr>
      <w:fldChar w:fldCharType="end"/>
    </w:r>
    <w:r w:rsidRPr="005073E9">
      <w:rPr>
        <w:rFonts w:ascii="Helvetica" w:hAnsi="Helvetica"/>
        <w:noProof/>
        <w:color w:val="FFFFFF" w:themeColor="background1"/>
        <w:sz w:val="22"/>
      </w:rPr>
      <w:t xml:space="preserve"> </w: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 MERGEFORMAT </w:instrText>
    </w:r>
    <w:r w:rsidRPr="005073E9">
      <w:rPr>
        <w:rFonts w:ascii="Helvetica" w:hAnsi="Helvetica"/>
        <w:color w:val="FFFFFF" w:themeColor="background1"/>
        <w:sz w:val="22"/>
      </w:rPr>
      <w:fldChar w:fldCharType="separate"/>
    </w:r>
    <w:r w:rsidR="003E5960">
      <w:rPr>
        <w:rFonts w:ascii="Helvetica" w:hAnsi="Helvetica"/>
        <w:noProof/>
        <w:color w:val="FFFFFF" w:themeColor="background1"/>
        <w:sz w:val="22"/>
      </w:rPr>
      <w:t>Grundlagen / Stand der Technik</w:t>
    </w:r>
    <w:r w:rsidRPr="005073E9">
      <w:rPr>
        <w:rFonts w:ascii="Helvetica" w:hAnsi="Helvetica"/>
        <w:noProof/>
        <w:color w:val="FFFFFF" w:themeColor="background1"/>
        <w:sz w:val="22"/>
      </w:rPr>
      <w:fldChar w:fldCharType="end"/>
    </w:r>
    <w:r w:rsidRPr="005073E9">
      <w:rPr>
        <w:rFonts w:ascii="Helvetica" w:hAnsi="Helvetica"/>
        <w:color w:val="FFFFFF" w:themeColor="background1"/>
      </w:rPr>
      <w:tab/>
    </w:r>
    <w:r>
      <w:rPr>
        <w:rFonts w:ascii="Helvetica" w:hAnsi="Helvetica"/>
        <w:color w:val="FFFFFF" w:themeColor="background1"/>
      </w:rPr>
      <w:tab/>
    </w:r>
    <w:r>
      <w:rPr>
        <w:rFonts w:ascii="Helvetica" w:hAnsi="Helvetica"/>
        <w:color w:val="FFFFFF" w:themeColor="background1"/>
        <w:sz w:val="22"/>
      </w:rPr>
      <w:fldChar w:fldCharType="begin"/>
    </w:r>
    <w:r>
      <w:rPr>
        <w:rFonts w:ascii="Helvetica" w:hAnsi="Helvetica"/>
        <w:color w:val="FFFFFF" w:themeColor="background1"/>
        <w:sz w:val="22"/>
      </w:rPr>
      <w:instrText xml:space="preserve"> STYLEREF  "Überschrift 2" \n  \* MERGEFORMAT </w:instrText>
    </w:r>
    <w:r>
      <w:rPr>
        <w:rFonts w:ascii="Helvetica" w:hAnsi="Helvetica"/>
        <w:color w:val="FFFFFF" w:themeColor="background1"/>
        <w:sz w:val="22"/>
      </w:rPr>
      <w:fldChar w:fldCharType="separate"/>
    </w:r>
    <w:r w:rsidR="003E5960">
      <w:rPr>
        <w:rFonts w:ascii="Helvetica" w:hAnsi="Helvetica"/>
        <w:noProof/>
        <w:color w:val="FFFFFF" w:themeColor="background1"/>
        <w:sz w:val="22"/>
      </w:rPr>
      <w:t>2.1</w:t>
    </w:r>
    <w:r>
      <w:rPr>
        <w:rFonts w:ascii="Helvetica" w:hAnsi="Helvetica"/>
        <w:color w:val="FFFFFF" w:themeColor="background1"/>
        <w:sz w:val="22"/>
      </w:rPr>
      <w:fldChar w:fldCharType="end"/>
    </w:r>
    <w:r>
      <w:rPr>
        <w:rFonts w:ascii="Helvetica" w:hAnsi="Helvetica"/>
        <w:color w:val="FFFFFF" w:themeColor="background1"/>
        <w:sz w:val="22"/>
      </w:rPr>
      <w:t xml:space="preserve"> </w:t>
    </w:r>
    <w:r>
      <w:rPr>
        <w:rFonts w:ascii="Helvetica" w:hAnsi="Helvetica"/>
        <w:color w:val="FFFFFF" w:themeColor="background1"/>
        <w:sz w:val="22"/>
      </w:rPr>
      <w:fldChar w:fldCharType="begin"/>
    </w:r>
    <w:r>
      <w:rPr>
        <w:rFonts w:ascii="Helvetica" w:hAnsi="Helvetica"/>
        <w:color w:val="FFFFFF" w:themeColor="background1"/>
        <w:sz w:val="22"/>
      </w:rPr>
      <w:instrText xml:space="preserve"> STYLEREF "Überschrift 2" \* MERGEFORMAT </w:instrText>
    </w:r>
    <w:r>
      <w:rPr>
        <w:rFonts w:ascii="Helvetica" w:hAnsi="Helvetica"/>
        <w:color w:val="FFFFFF" w:themeColor="background1"/>
        <w:sz w:val="22"/>
      </w:rPr>
      <w:fldChar w:fldCharType="separate"/>
    </w:r>
    <w:r w:rsidR="003E5960">
      <w:rPr>
        <w:rFonts w:ascii="Helvetica" w:hAnsi="Helvetica"/>
        <w:noProof/>
        <w:color w:val="FFFFFF" w:themeColor="background1"/>
        <w:sz w:val="22"/>
      </w:rPr>
      <w:t>Virtual Reality</w:t>
    </w:r>
    <w:r>
      <w:rPr>
        <w:rFonts w:ascii="Helvetica" w:hAnsi="Helvetica"/>
        <w:color w:val="FFFFFF" w:themeColor="background1"/>
        <w:sz w:val="22"/>
      </w:rPr>
      <w:fldChar w:fldCharType="end"/>
    </w:r>
    <w:r>
      <w:rPr>
        <w:rFonts w:ascii="Helvetica" w:hAnsi="Helvetica"/>
        <w:color w:val="FFFFFF" w:themeColor="background1"/>
        <w:sz w:val="22"/>
      </w:rPr>
      <w:tab/>
    </w:r>
    <w:r w:rsidRPr="00F03EE8">
      <w:rPr>
        <w:rFonts w:ascii="Helvetica" w:hAnsi="Helvetica"/>
        <w:color w:val="FFFFFF" w:themeColor="background1"/>
        <w:sz w:val="36"/>
      </w:rPr>
      <w:fldChar w:fldCharType="begin"/>
    </w:r>
    <w:r w:rsidRPr="00F03EE8">
      <w:rPr>
        <w:rFonts w:ascii="Helvetica" w:hAnsi="Helvetica"/>
        <w:color w:val="FFFFFF" w:themeColor="background1"/>
        <w:sz w:val="36"/>
      </w:rPr>
      <w:instrText xml:space="preserve"> PAGE   \* MERGEFORMAT </w:instrText>
    </w:r>
    <w:r w:rsidRPr="00F03EE8">
      <w:rPr>
        <w:rFonts w:ascii="Helvetica" w:hAnsi="Helvetica"/>
        <w:color w:val="FFFFFF" w:themeColor="background1"/>
        <w:sz w:val="36"/>
      </w:rPr>
      <w:fldChar w:fldCharType="separate"/>
    </w:r>
    <w:r w:rsidR="003E5960">
      <w:rPr>
        <w:rFonts w:ascii="Helvetica" w:hAnsi="Helvetica"/>
        <w:noProof/>
        <w:color w:val="FFFFFF" w:themeColor="background1"/>
        <w:sz w:val="36"/>
      </w:rPr>
      <w:t>10</w:t>
    </w:r>
    <w:r w:rsidRPr="00F03EE8">
      <w:rPr>
        <w:rFonts w:ascii="Helvetica" w:hAnsi="Helvetica"/>
        <w:color w:val="FFFFFF" w:themeColor="background1"/>
        <w:sz w:val="36"/>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C6C5D4" w14:textId="77777777" w:rsidR="00170A67" w:rsidRPr="008333C3" w:rsidRDefault="00170A67" w:rsidP="008333C3">
    <w:pPr>
      <w:pBdr>
        <w:bottom w:val="single" w:sz="4" w:space="1" w:color="auto"/>
      </w:pBdr>
    </w:pPr>
    <w:r w:rsidRPr="00B73AA7">
      <w:t>Kapitel</w:t>
    </w:r>
    <w:r>
      <w:t xml:space="preserve"> </w:t>
    </w:r>
    <w:r w:rsidR="00CA0EFB">
      <w:fldChar w:fldCharType="begin"/>
    </w:r>
    <w:r w:rsidR="00CA0EFB">
      <w:instrText xml:space="preserve"> STYLEREF  "Überschrift 1" \n  \* MERGEFORMAT </w:instrText>
    </w:r>
    <w:r w:rsidR="00CA0EFB">
      <w:fldChar w:fldCharType="separate"/>
    </w:r>
    <w:r>
      <w:rPr>
        <w:noProof/>
      </w:rPr>
      <w:t>1</w:t>
    </w:r>
    <w:r w:rsidR="00CA0EFB">
      <w:rPr>
        <w:noProof/>
      </w:rPr>
      <w:fldChar w:fldCharType="end"/>
    </w:r>
    <w:r w:rsidRPr="00B73AA7">
      <w:tab/>
    </w:r>
    <w:r w:rsidRPr="00B73AA7">
      <w:tab/>
    </w:r>
    <w:r w:rsidR="00CA0EFB">
      <w:fldChar w:fldCharType="begin"/>
    </w:r>
    <w:r w:rsidR="00CA0EFB">
      <w:instrText xml:space="preserve"> STYLEREF  "Überschrift 1"  \* MERGEFORMAT </w:instrText>
    </w:r>
    <w:r w:rsidR="00CA0EFB">
      <w:fldChar w:fldCharType="separate"/>
    </w:r>
    <w:r>
      <w:rPr>
        <w:noProof/>
      </w:rPr>
      <w:t>Einleitung</w:t>
    </w:r>
    <w:r w:rsidR="00CA0EFB">
      <w:rPr>
        <w:noProof/>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20279" w14:textId="57834F14" w:rsidR="00170A67" w:rsidRPr="005073E9" w:rsidRDefault="00170A67" w:rsidP="00572448">
    <w:pPr>
      <w:pStyle w:val="Fuzeile"/>
      <w:tabs>
        <w:tab w:val="clear" w:pos="9072"/>
        <w:tab w:val="right" w:pos="8789"/>
        <w:tab w:val="right" w:pos="9639"/>
      </w:tabs>
      <w:spacing w:after="240"/>
      <w:ind w:right="-852"/>
      <w:jc w:val="left"/>
      <w:rPr>
        <w:rFonts w:ascii="Helvetica" w:hAnsi="Helvetica"/>
        <w:color w:val="FFFFFF" w:themeColor="background1"/>
      </w:rPr>
    </w:pP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\n  \* MERGEFORMAT </w:instrText>
    </w:r>
    <w:r w:rsidRPr="005073E9">
      <w:rPr>
        <w:rFonts w:ascii="Helvetica" w:hAnsi="Helvetica"/>
        <w:color w:val="FFFFFF" w:themeColor="background1"/>
        <w:sz w:val="22"/>
      </w:rPr>
      <w:fldChar w:fldCharType="separate"/>
    </w:r>
    <w:r w:rsidR="003E5960" w:rsidRPr="003E5960">
      <w:rPr>
        <w:rFonts w:ascii="Helvetica" w:hAnsi="Helvetica"/>
        <w:b/>
        <w:bCs/>
        <w:noProof/>
        <w:color w:val="FFFFFF" w:themeColor="background1"/>
        <w:sz w:val="22"/>
      </w:rPr>
      <w:t>A</w:t>
    </w:r>
    <w:r w:rsidRPr="005073E9">
      <w:rPr>
        <w:rFonts w:ascii="Helvetica" w:hAnsi="Helvetica"/>
        <w:noProof/>
        <w:color w:val="FFFFFF" w:themeColor="background1"/>
        <w:sz w:val="22"/>
      </w:rPr>
      <w:fldChar w:fldCharType="end"/>
    </w:r>
    <w:r w:rsidRPr="005073E9">
      <w:rPr>
        <w:rFonts w:ascii="Helvetica" w:hAnsi="Helvetica" w:cs="Helvetica"/>
        <w:noProof/>
        <w:color w:val="FFFFFF" w:themeColor="background1"/>
        <w:sz w:val="22"/>
      </w:rPr>
      <mc:AlternateContent>
        <mc:Choice Requires="wps">
          <w:drawing>
            <wp:anchor distT="0" distB="0" distL="114300" distR="114300" simplePos="0" relativeHeight="251667456" behindDoc="1" locked="0" layoutInCell="1" allowOverlap="1" wp14:anchorId="1555B786" wp14:editId="146E41CF">
              <wp:simplePos x="0" y="0"/>
              <wp:positionH relativeFrom="page">
                <wp:align>left</wp:align>
              </wp:positionH>
              <wp:positionV relativeFrom="paragraph">
                <wp:posOffset>-323215</wp:posOffset>
              </wp:positionV>
              <wp:extent cx="7556740" cy="577970"/>
              <wp:effectExtent l="0" t="0" r="6350" b="0"/>
              <wp:wrapNone/>
              <wp:docPr id="4" name="Rechteck 4"/>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7CDAB" id="Rechteck 4" o:spid="_x0000_s1026" style="position:absolute;margin-left:0;margin-top:-25.45pt;width:595pt;height:45.5pt;z-index:-2516490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" fillcolor="#303338" stroked="f" strokeweight="2pt">
              <w10:wrap anchorx="page"/>
            </v:rect>
          </w:pict>
        </mc:Fallback>
      </mc:AlternateContent>
    </w:r>
    <w:r>
      <w:rPr>
        <w:rFonts w:ascii="Helvetica" w:hAnsi="Helvetica"/>
        <w:color w:val="FFFFFF" w:themeColor="background1"/>
        <w:sz w:val="22"/>
      </w:rPr>
      <w:t xml:space="preserve"> </w: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 MERGEFORMAT </w:instrText>
    </w:r>
    <w:r w:rsidRPr="005073E9">
      <w:rPr>
        <w:rFonts w:ascii="Helvetica" w:hAnsi="Helvetica"/>
        <w:color w:val="FFFFFF" w:themeColor="background1"/>
        <w:sz w:val="22"/>
      </w:rPr>
      <w:fldChar w:fldCharType="separate"/>
    </w:r>
    <w:r w:rsidR="003E5960">
      <w:rPr>
        <w:rFonts w:ascii="Helvetica" w:hAnsi="Helvetica"/>
        <w:noProof/>
        <w:color w:val="FFFFFF" w:themeColor="background1"/>
        <w:sz w:val="22"/>
      </w:rPr>
      <w:t>Referenzen</w:t>
    </w:r>
    <w:r w:rsidRPr="005073E9">
      <w:rPr>
        <w:rFonts w:ascii="Helvetica" w:hAnsi="Helvetica"/>
        <w:noProof/>
        <w:color w:val="FFFFFF" w:themeColor="background1"/>
        <w:sz w:val="22"/>
      </w:rPr>
      <w:fldChar w:fldCharType="end"/>
    </w:r>
    <w:r w:rsidRPr="005073E9">
      <w:rPr>
        <w:rFonts w:ascii="Helvetica" w:hAnsi="Helvetica"/>
        <w:color w:val="FFFFFF" w:themeColor="background1"/>
      </w:rPr>
      <w:tab/>
    </w:r>
    <w:r>
      <w:rPr>
        <w:rFonts w:ascii="Helvetica" w:hAnsi="Helvetica"/>
        <w:color w:val="FFFFFF" w:themeColor="background1"/>
      </w:rPr>
      <w:tab/>
    </w:r>
    <w:r>
      <w:rPr>
        <w:rFonts w:ascii="Helvetica" w:hAnsi="Helvetica"/>
        <w:color w:val="FFFFFF" w:themeColor="background1"/>
        <w:sz w:val="22"/>
      </w:rPr>
      <w:tab/>
    </w:r>
    <w:r w:rsidRPr="00F03EE8">
      <w:rPr>
        <w:rFonts w:ascii="Helvetica" w:hAnsi="Helvetica"/>
        <w:color w:val="FFFFFF" w:themeColor="background1"/>
        <w:sz w:val="36"/>
      </w:rPr>
      <w:fldChar w:fldCharType="begin"/>
    </w:r>
    <w:r w:rsidRPr="00F03EE8">
      <w:rPr>
        <w:rFonts w:ascii="Helvetica" w:hAnsi="Helvetica"/>
        <w:color w:val="FFFFFF" w:themeColor="background1"/>
        <w:sz w:val="36"/>
      </w:rPr>
      <w:instrText xml:space="preserve"> PAGE   \* MERGEFORMAT </w:instrText>
    </w:r>
    <w:r w:rsidRPr="00F03EE8">
      <w:rPr>
        <w:rFonts w:ascii="Helvetica" w:hAnsi="Helvetica"/>
        <w:color w:val="FFFFFF" w:themeColor="background1"/>
        <w:sz w:val="36"/>
      </w:rPr>
      <w:fldChar w:fldCharType="separate"/>
    </w:r>
    <w:r w:rsidR="003E5960">
      <w:rPr>
        <w:rFonts w:ascii="Helvetica" w:hAnsi="Helvetica"/>
        <w:noProof/>
        <w:color w:val="FFFFFF" w:themeColor="background1"/>
        <w:sz w:val="36"/>
      </w:rPr>
      <w:t>65</w:t>
    </w:r>
    <w:r w:rsidRPr="00F03EE8">
      <w:rPr>
        <w:rFonts w:ascii="Helvetica" w:hAnsi="Helvetica"/>
        <w:color w:val="FFFFFF" w:themeColor="background1"/>
        <w:sz w:val="36"/>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26FE9" w14:textId="0CBECBDA" w:rsidR="00170A67" w:rsidRPr="002C4BB0" w:rsidRDefault="00170A67" w:rsidP="002C4BB0">
    <w:pPr>
      <w:tabs>
        <w:tab w:val="right" w:pos="9639"/>
      </w:tabs>
      <w:spacing w:before="0" w:after="0" w:line="240" w:lineRule="auto"/>
      <w:ind w:right="-852"/>
      <w:jc w:val="left"/>
      <w:rPr>
        <w:rFonts w:ascii="Helvetica" w:hAnsi="Helvetica" w:cs="Helvetica"/>
        <w:color w:val="FFFFFF" w:themeColor="background1"/>
        <w:sz w:val="22"/>
      </w:rPr>
    </w:pPr>
    <w:r>
      <w:rPr>
        <w:rFonts w:ascii="Helvetica" w:hAnsi="Helvetica" w:cs="Helvetica"/>
        <w:b/>
        <w:color w:val="FFFFFF" w:themeColor="background1"/>
        <w:sz w:val="22"/>
      </w:rPr>
      <w:fldChar w:fldCharType="begin"/>
    </w:r>
    <w:r>
      <w:rPr>
        <w:rFonts w:ascii="Helvetica" w:hAnsi="Helvetica" w:cs="Helvetica"/>
        <w:b/>
        <w:color w:val="FFFFFF" w:themeColor="background1"/>
        <w:sz w:val="22"/>
      </w:rPr>
      <w:instrText xml:space="preserve"> STYLEREF  "Überschrift 1" \n  \* MERGEFORMAT </w:instrText>
    </w:r>
    <w:r>
      <w:rPr>
        <w:rFonts w:ascii="Helvetica" w:hAnsi="Helvetica" w:cs="Helvetica"/>
        <w:b/>
        <w:color w:val="FFFFFF" w:themeColor="background1"/>
        <w:sz w:val="22"/>
      </w:rPr>
      <w:fldChar w:fldCharType="separate"/>
    </w:r>
    <w:r w:rsidR="003E5960">
      <w:rPr>
        <w:rFonts w:ascii="Helvetica" w:hAnsi="Helvetica" w:cs="Helvetica"/>
        <w:b/>
        <w:noProof/>
        <w:color w:val="FFFFFF" w:themeColor="background1"/>
        <w:sz w:val="22"/>
      </w:rPr>
      <w:t>B</w:t>
    </w:r>
    <w:r>
      <w:rPr>
        <w:rFonts w:ascii="Helvetica" w:hAnsi="Helvetica" w:cs="Helvetica"/>
        <w:b/>
        <w:color w:val="FFFFFF" w:themeColor="background1"/>
        <w:sz w:val="22"/>
      </w:rPr>
      <w:fldChar w:fldCharType="end"/>
    </w:r>
    <w:r>
      <w:rPr>
        <w:rFonts w:ascii="Helvetica" w:hAnsi="Helvetica" w:cs="Helvetica"/>
        <w:b/>
        <w:color w:val="FFFFFF" w:themeColor="background1"/>
        <w:sz w:val="22"/>
      </w:rPr>
      <w:t xml:space="preserve"> </w:t>
    </w:r>
    <w:r w:rsidRPr="00336407">
      <w:rPr>
        <w:rFonts w:ascii="Helvetica" w:hAnsi="Helvetica" w:cs="Helvetica"/>
        <w:b/>
        <w:color w:val="FFFFFF" w:themeColor="background1"/>
        <w:sz w:val="22"/>
      </w:rPr>
      <w:fldChar w:fldCharType="begin"/>
    </w:r>
    <w:r w:rsidRPr="00336407">
      <w:rPr>
        <w:rFonts w:ascii="Helvetica" w:hAnsi="Helvetica" w:cs="Helvetica"/>
        <w:b/>
        <w:color w:val="FFFFFF" w:themeColor="background1"/>
        <w:sz w:val="22"/>
      </w:rPr>
      <w:instrText xml:space="preserve"> STYLEREF "Überschrift 1" \* MERGEFORMAT </w:instrText>
    </w:r>
    <w:r w:rsidRPr="00336407">
      <w:rPr>
        <w:rFonts w:ascii="Helvetica" w:hAnsi="Helvetica" w:cs="Helvetica"/>
        <w:b/>
        <w:color w:val="FFFFFF" w:themeColor="background1"/>
        <w:sz w:val="22"/>
      </w:rPr>
      <w:fldChar w:fldCharType="separate"/>
    </w:r>
    <w:r w:rsidR="003E5960">
      <w:rPr>
        <w:rFonts w:ascii="Helvetica" w:hAnsi="Helvetica" w:cs="Helvetica"/>
        <w:b/>
        <w:noProof/>
        <w:color w:val="FFFFFF" w:themeColor="background1"/>
        <w:sz w:val="22"/>
      </w:rPr>
      <w:t>Inhalt der CD</w:t>
    </w:r>
    <w:r w:rsidRPr="00336407">
      <w:rPr>
        <w:rFonts w:ascii="Helvetica" w:hAnsi="Helvetica" w:cs="Helvetica"/>
        <w:b/>
        <w:color w:val="FFFFFF" w:themeColor="background1"/>
        <w:sz w:val="22"/>
      </w:rPr>
      <w:fldChar w:fldCharType="end"/>
    </w:r>
    <w:r w:rsidRPr="002C4BB0">
      <w:rPr>
        <w:rFonts w:ascii="Helvetica" w:hAnsi="Helvetica" w:cs="Helvetica"/>
        <w:noProof/>
        <w:color w:val="FFFFFF" w:themeColor="background1"/>
        <w:sz w:val="20"/>
      </w:rPr>
      <mc:AlternateContent>
        <mc:Choice Requires="wps">
          <w:drawing>
            <wp:anchor distT="0" distB="0" distL="114300" distR="114300" simplePos="0" relativeHeight="251665408" behindDoc="1" locked="0" layoutInCell="1" allowOverlap="1" wp14:anchorId="3E72DC85" wp14:editId="424412E9">
              <wp:simplePos x="0" y="0"/>
              <wp:positionH relativeFrom="page">
                <wp:align>right</wp:align>
              </wp:positionH>
              <wp:positionV relativeFrom="paragraph">
                <wp:posOffset>-324485</wp:posOffset>
              </wp:positionV>
              <wp:extent cx="7556740" cy="577970"/>
              <wp:effectExtent l="0" t="0" r="6350" b="0"/>
              <wp:wrapNone/>
              <wp:docPr id="3" name="Rechteck 3"/>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9864F" id="Rechteck 3" o:spid="_x0000_s1026" style="position:absolute;margin-left:543.8pt;margin-top:-25.55pt;width:595pt;height:45.5pt;z-index:-2516510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" fillcolor="#303338" stroked="f" strokeweight="2pt">
              <w10:wrap anchorx="page"/>
            </v:rect>
          </w:pict>
        </mc:Fallback>
      </mc:AlternateContent>
    </w:r>
    <w:r>
      <w:rPr>
        <w:rFonts w:ascii="Helvetica" w:hAnsi="Helvetica" w:cs="Helvetica"/>
        <w:color w:val="FFFFFF" w:themeColor="background1"/>
        <w:sz w:val="22"/>
      </w:rPr>
      <w:tab/>
    </w:r>
    <w:r w:rsidRPr="002C4BB0">
      <w:rPr>
        <w:rFonts w:ascii="Helvetica" w:hAnsi="Helvetica" w:cs="Helvetica"/>
        <w:color w:val="FFFFFF" w:themeColor="background1"/>
        <w:sz w:val="36"/>
        <w:szCs w:val="36"/>
      </w:rPr>
      <w:fldChar w:fldCharType="begin"/>
    </w:r>
    <w:r w:rsidRPr="002C4BB0">
      <w:rPr>
        <w:rFonts w:ascii="Helvetica" w:hAnsi="Helvetica" w:cs="Helvetica"/>
        <w:color w:val="FFFFFF" w:themeColor="background1"/>
        <w:sz w:val="36"/>
        <w:szCs w:val="36"/>
      </w:rPr>
      <w:instrText xml:space="preserve"> PAGE  \* Arabic  \* MERGEFORMAT </w:instrText>
    </w:r>
    <w:r w:rsidRPr="002C4BB0">
      <w:rPr>
        <w:rFonts w:ascii="Helvetica" w:hAnsi="Helvetica" w:cs="Helvetica"/>
        <w:color w:val="FFFFFF" w:themeColor="background1"/>
        <w:sz w:val="36"/>
        <w:szCs w:val="36"/>
      </w:rPr>
      <w:fldChar w:fldCharType="separate"/>
    </w:r>
    <w:r w:rsidR="003E5960">
      <w:rPr>
        <w:rFonts w:ascii="Helvetica" w:hAnsi="Helvetica" w:cs="Helvetica"/>
        <w:noProof/>
        <w:color w:val="FFFFFF" w:themeColor="background1"/>
        <w:sz w:val="36"/>
        <w:szCs w:val="36"/>
      </w:rPr>
      <w:t>66</w:t>
    </w:r>
    <w:r w:rsidRPr="002C4BB0">
      <w:rPr>
        <w:rFonts w:ascii="Helvetica" w:hAnsi="Helvetica" w:cs="Helvetica"/>
        <w:color w:val="FFFFFF" w:themeColor="background1"/>
        <w:sz w:val="36"/>
        <w:szCs w:val="36"/>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3606E" w14:textId="77777777" w:rsidR="00170A67" w:rsidRPr="00966934" w:rsidRDefault="00170A67" w:rsidP="00966934">
    <w:pPr>
      <w:pBdr>
        <w:bottom w:val="single" w:sz="4" w:space="1" w:color="auto"/>
      </w:pBdr>
    </w:pPr>
    <w:r w:rsidRPr="00B73AA7">
      <w:tab/>
    </w:r>
    <w:r w:rsidRPr="00B73AA7">
      <w:tab/>
    </w:r>
    <w:r>
      <w:fldChar w:fldCharType="begin"/>
    </w:r>
    <w:r>
      <w:instrText xml:space="preserve"> STYLEREF  A \r  \* MERGEFORMAT </w:instrText>
    </w:r>
    <w:r>
      <w:fldChar w:fldCharType="separate"/>
    </w:r>
    <w:r>
      <w:rPr>
        <w:b/>
        <w:bCs/>
        <w:noProof/>
      </w:rPr>
      <w:t>Fehler! Verwenden Sie die Registerkarte 'Start', um A dem Text zuzuweisen, der hier angezeigt werden soll.</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5CF3A" w14:textId="77777777" w:rsidR="00170A67" w:rsidRDefault="00170A67"/>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50809" w14:textId="77777777" w:rsidR="00170A67" w:rsidRPr="00035735" w:rsidRDefault="00170A67" w:rsidP="0003573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87402FF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EA9C2782"/>
    <w:lvl w:ilvl="0">
      <w:start w:val="1"/>
      <w:numFmt w:val="decimal"/>
      <w:pStyle w:val="Listennummer4"/>
      <w:lvlText w:val="%1."/>
      <w:lvlJc w:val="left"/>
      <w:pPr>
        <w:tabs>
          <w:tab w:val="num" w:pos="1209"/>
        </w:tabs>
        <w:ind w:left="1209" w:hanging="360"/>
      </w:pPr>
    </w:lvl>
  </w:abstractNum>
  <w:abstractNum w:abstractNumId="2">
    <w:nsid w:val="01A94EF1"/>
    <w:multiLevelType w:val="multilevel"/>
    <w:tmpl w:val="8C1459DE"/>
    <w:lvl w:ilvl="0">
      <w:start w:val="1"/>
      <w:numFmt w:val="decimal"/>
      <w:lvlText w:val="T%1"/>
      <w:lvlJc w:val="left"/>
      <w:pPr>
        <w:ind w:left="720" w:hanging="720"/>
      </w:pPr>
      <w:rPr>
        <w:rFonts w:hint="default"/>
      </w:rPr>
    </w:lvl>
    <w:lvl w:ilvl="1">
      <w:start w:val="1"/>
      <w:numFmt w:val="decimal"/>
      <w:lvlText w:val="T%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9540E91"/>
    <w:multiLevelType w:val="hybridMultilevel"/>
    <w:tmpl w:val="A76674EC"/>
    <w:lvl w:ilvl="0" w:tplc="150E3C2E">
      <w:start w:val="1"/>
      <w:numFmt w:val="upperLetter"/>
      <w:lvlText w:val="%1"/>
      <w:lvlJc w:val="left"/>
      <w:pPr>
        <w:ind w:left="491" w:hanging="491"/>
      </w:pPr>
      <w:rPr>
        <w:rFonts w:hint="default"/>
        <w:color w:val="FFFFFF" w:themeColor="background1"/>
        <w:sz w:val="72"/>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nsid w:val="0F2A6609"/>
    <w:multiLevelType w:val="multilevel"/>
    <w:tmpl w:val="3A1E1D66"/>
    <w:lvl w:ilvl="0">
      <w:start w:val="1"/>
      <w:numFmt w:val="upperLetter"/>
      <w:lvlText w:val="Anhang %1"/>
      <w:lvlJc w:val="left"/>
      <w:pPr>
        <w:tabs>
          <w:tab w:val="num" w:pos="431"/>
        </w:tabs>
        <w:ind w:left="0" w:firstLine="0"/>
      </w:pPr>
      <w:rPr>
        <w:rFonts w:hint="default"/>
      </w:rPr>
    </w:lvl>
    <w:lvl w:ilvl="1">
      <w:start w:val="1"/>
      <w:numFmt w:val="decimal"/>
      <w:lvlText w:val="%1.%2"/>
      <w:lvlJc w:val="left"/>
      <w:pPr>
        <w:tabs>
          <w:tab w:val="num" w:pos="578"/>
        </w:tabs>
        <w:ind w:left="0" w:firstLine="0"/>
      </w:pPr>
      <w:rPr>
        <w:rFonts w:hint="default"/>
      </w:rPr>
    </w:lvl>
    <w:lvl w:ilvl="2">
      <w:start w:val="1"/>
      <w:numFmt w:val="decimal"/>
      <w:pStyle w:val="Anhang-3"/>
      <w:lvlText w:val="%1.%2.%3"/>
      <w:lvlJc w:val="left"/>
      <w:pPr>
        <w:tabs>
          <w:tab w:val="num" w:pos="1871"/>
        </w:tabs>
        <w:ind w:left="0" w:firstLine="0"/>
      </w:pPr>
      <w:rPr>
        <w:rFonts w:hint="default"/>
      </w:rPr>
    </w:lvl>
    <w:lvl w:ilvl="3">
      <w:start w:val="1"/>
      <w:numFmt w:val="decimal"/>
      <w:pStyle w:val="Anhang-4"/>
      <w:lvlText w:val="%1.%2.%3.%4"/>
      <w:lvlJc w:val="left"/>
      <w:pPr>
        <w:tabs>
          <w:tab w:val="num" w:pos="2520"/>
        </w:tabs>
        <w:ind w:left="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13CB77D4"/>
    <w:multiLevelType w:val="hybridMultilevel"/>
    <w:tmpl w:val="872E64A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nsid w:val="14426102"/>
    <w:multiLevelType w:val="multilevel"/>
    <w:tmpl w:val="C802B1E2"/>
    <w:lvl w:ilvl="0">
      <w:start w:val="1"/>
      <w:numFmt w:val="upperRoman"/>
      <w:pStyle w:val="Oberberschrift"/>
      <w:lvlText w:val="%1"/>
      <w:lvlJc w:val="left"/>
      <w:pPr>
        <w:tabs>
          <w:tab w:val="num" w:pos="432"/>
        </w:tabs>
        <w:ind w:left="432" w:hanging="432"/>
      </w:pPr>
      <w:rPr>
        <w:rFonts w:hint="default"/>
        <w:b/>
        <w:i w:val="0"/>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217133BC"/>
    <w:multiLevelType w:val="multilevel"/>
    <w:tmpl w:val="BB02E4E2"/>
    <w:lvl w:ilvl="0">
      <w:start w:val="1"/>
      <w:numFmt w:val="bullet"/>
      <w:pStyle w:val="Liste-Punkt-1"/>
      <w:lvlText w:val=""/>
      <w:lvlJc w:val="left"/>
      <w:pPr>
        <w:tabs>
          <w:tab w:val="num" w:pos="431"/>
        </w:tabs>
        <w:ind w:left="431" w:hanging="431"/>
      </w:pPr>
      <w:rPr>
        <w:rFonts w:ascii="Symbol" w:hAnsi="Symbol" w:hint="default"/>
      </w:rPr>
    </w:lvl>
    <w:lvl w:ilvl="1">
      <w:start w:val="1"/>
      <w:numFmt w:val="bullet"/>
      <w:pStyle w:val="Liste-Punkt-2"/>
      <w:lvlText w:val=""/>
      <w:lvlJc w:val="left"/>
      <w:pPr>
        <w:tabs>
          <w:tab w:val="num" w:pos="431"/>
        </w:tabs>
        <w:ind w:left="862" w:hanging="431"/>
      </w:pPr>
      <w:rPr>
        <w:rFonts w:ascii="Wingdings" w:hAnsi="Wingdings" w:hint="default"/>
      </w:rPr>
    </w:lvl>
    <w:lvl w:ilvl="2">
      <w:start w:val="1"/>
      <w:numFmt w:val="bullet"/>
      <w:pStyle w:val="Liste-Punkt-3"/>
      <w:lvlText w:val=""/>
      <w:lvlJc w:val="left"/>
      <w:pPr>
        <w:tabs>
          <w:tab w:val="num" w:pos="431"/>
        </w:tabs>
        <w:ind w:left="1293" w:hanging="431"/>
      </w:pPr>
      <w:rPr>
        <w:rFonts w:ascii="Symbol" w:hAnsi="Symbol"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
      <w:lvlJc w:val="left"/>
      <w:pPr>
        <w:tabs>
          <w:tab w:val="num" w:pos="2520"/>
        </w:tabs>
        <w:ind w:left="2520" w:hanging="360"/>
      </w:pPr>
      <w:rPr>
        <w:rFonts w:ascii="Symbol" w:hAnsi="Symbol" w:hint="default"/>
      </w:rPr>
    </w:lvl>
    <w:lvl w:ilvl="5">
      <w:start w:val="1"/>
      <w:numFmt w:val="bullet"/>
      <w:lvlText w:val=""/>
      <w:lvlJc w:val="left"/>
      <w:pPr>
        <w:tabs>
          <w:tab w:val="num" w:pos="2880"/>
        </w:tabs>
        <w:ind w:left="2880" w:hanging="360"/>
      </w:pPr>
      <w:rPr>
        <w:rFonts w:ascii="Wingdings" w:hAnsi="Wingdings" w:hint="default"/>
      </w:rPr>
    </w:lvl>
    <w:lvl w:ilvl="6">
      <w:start w:val="1"/>
      <w:numFmt w:val="bullet"/>
      <w:lvlText w:val=""/>
      <w:lvlJc w:val="left"/>
      <w:pPr>
        <w:tabs>
          <w:tab w:val="num" w:pos="3240"/>
        </w:tabs>
        <w:ind w:left="3240" w:hanging="360"/>
      </w:pPr>
      <w:rPr>
        <w:rFonts w:ascii="Wingdings" w:hAnsi="Wingdings" w:hint="default"/>
      </w:rPr>
    </w:lvl>
    <w:lvl w:ilvl="7">
      <w:start w:val="1"/>
      <w:numFmt w:val="bullet"/>
      <w:lvlText w:val=""/>
      <w:lvlJc w:val="left"/>
      <w:pPr>
        <w:tabs>
          <w:tab w:val="num" w:pos="3600"/>
        </w:tabs>
        <w:ind w:left="3600" w:hanging="360"/>
      </w:pPr>
      <w:rPr>
        <w:rFonts w:ascii="Symbol" w:hAnsi="Symbol" w:hint="default"/>
      </w:rPr>
    </w:lvl>
    <w:lvl w:ilvl="8">
      <w:start w:val="1"/>
      <w:numFmt w:val="bullet"/>
      <w:lvlText w:val=""/>
      <w:lvlJc w:val="left"/>
      <w:pPr>
        <w:tabs>
          <w:tab w:val="num" w:pos="3960"/>
        </w:tabs>
        <w:ind w:left="3960" w:hanging="360"/>
      </w:pPr>
      <w:rPr>
        <w:rFonts w:ascii="Symbol" w:hAnsi="Symbol" w:hint="default"/>
      </w:rPr>
    </w:lvl>
  </w:abstractNum>
  <w:abstractNum w:abstractNumId="8">
    <w:nsid w:val="232210EF"/>
    <w:multiLevelType w:val="multilevel"/>
    <w:tmpl w:val="4B3A63F0"/>
    <w:lvl w:ilvl="0">
      <w:start w:val="1"/>
      <w:numFmt w:val="decimal"/>
      <w:lvlText w:val="W%1"/>
      <w:lvlJc w:val="left"/>
      <w:pPr>
        <w:ind w:left="720" w:hanging="720"/>
      </w:pPr>
      <w:rPr>
        <w:rFonts w:hint="default"/>
      </w:rPr>
    </w:lvl>
    <w:lvl w:ilvl="1">
      <w:start w:val="1"/>
      <w:numFmt w:val="decimal"/>
      <w:lvlText w:val="W%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24AC177A"/>
    <w:multiLevelType w:val="multilevel"/>
    <w:tmpl w:val="04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0">
    <w:nsid w:val="28296CCC"/>
    <w:multiLevelType w:val="hybridMultilevel"/>
    <w:tmpl w:val="4BC8C16C"/>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nsid w:val="2EB93589"/>
    <w:multiLevelType w:val="hybridMultilevel"/>
    <w:tmpl w:val="02FA9504"/>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nsid w:val="31F96AB5"/>
    <w:multiLevelType w:val="multilevel"/>
    <w:tmpl w:val="0060CF7E"/>
    <w:lvl w:ilvl="0">
      <w:start w:val="1"/>
      <w:numFmt w:val="upperLetter"/>
      <w:pStyle w:val="Anhang-1"/>
      <w:lvlText w:val="Anhang %1"/>
      <w:lvlJc w:val="left"/>
      <w:pPr>
        <w:tabs>
          <w:tab w:val="num" w:pos="431"/>
        </w:tabs>
        <w:ind w:left="0" w:firstLine="0"/>
      </w:pPr>
      <w:rPr>
        <w:rFonts w:hint="default"/>
      </w:rPr>
    </w:lvl>
    <w:lvl w:ilvl="1">
      <w:start w:val="1"/>
      <w:numFmt w:val="decimal"/>
      <w:pStyle w:val="Anhang-2"/>
      <w:lvlText w:val="%1.%2"/>
      <w:lvlJc w:val="left"/>
      <w:pPr>
        <w:tabs>
          <w:tab w:val="num" w:pos="578"/>
        </w:tabs>
        <w:ind w:left="0" w:firstLine="0"/>
      </w:pPr>
      <w:rPr>
        <w:rFonts w:hint="default"/>
      </w:rPr>
    </w:lvl>
    <w:lvl w:ilvl="2">
      <w:start w:val="1"/>
      <w:numFmt w:val="decimal"/>
      <w:lvlText w:val="%1.%2.%3"/>
      <w:lvlJc w:val="left"/>
      <w:pPr>
        <w:tabs>
          <w:tab w:val="num" w:pos="1800"/>
        </w:tabs>
        <w:ind w:left="1440" w:firstLine="0"/>
      </w:pPr>
      <w:rPr>
        <w:rFonts w:hint="default"/>
      </w:rPr>
    </w:lvl>
    <w:lvl w:ilvl="3">
      <w:start w:val="1"/>
      <w:numFmt w:val="decimal"/>
      <w:lvlText w:val="%1.%2.%3.%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3">
    <w:nsid w:val="33493360"/>
    <w:multiLevelType w:val="multilevel"/>
    <w:tmpl w:val="400C9276"/>
    <w:lvl w:ilvl="0">
      <w:start w:val="1"/>
      <w:numFmt w:val="decimal"/>
      <w:pStyle w:val="Liste-nummer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4">
    <w:nsid w:val="352C0BBD"/>
    <w:multiLevelType w:val="hybridMultilevel"/>
    <w:tmpl w:val="3F6428B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nsid w:val="37A20A3C"/>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3B9E5392"/>
    <w:multiLevelType w:val="hybridMultilevel"/>
    <w:tmpl w:val="2D14CBD4"/>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nsid w:val="3CB23459"/>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3D78769F"/>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3EA512AD"/>
    <w:multiLevelType w:val="hybridMultilevel"/>
    <w:tmpl w:val="3CE80446"/>
    <w:lvl w:ilvl="0" w:tplc="47BECAEC">
      <w:start w:val="1"/>
      <w:numFmt w:val="decimal"/>
      <w:pStyle w:val="Referenzen"/>
      <w:lvlText w:val="[%1]"/>
      <w:lvlJc w:val="left"/>
      <w:pPr>
        <w:tabs>
          <w:tab w:val="num" w:pos="720"/>
        </w:tabs>
        <w:ind w:left="720" w:hanging="72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nsid w:val="3F3A581C"/>
    <w:multiLevelType w:val="hybridMultilevel"/>
    <w:tmpl w:val="D4A4168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nsid w:val="42FD19B9"/>
    <w:multiLevelType w:val="multilevel"/>
    <w:tmpl w:val="FFB8F408"/>
    <w:lvl w:ilvl="0">
      <w:start w:val="1"/>
      <w:numFmt w:val="decimal"/>
      <w:lvlText w:val="A%1"/>
      <w:lvlJc w:val="left"/>
      <w:pPr>
        <w:ind w:left="720" w:hanging="720"/>
      </w:pPr>
      <w:rPr>
        <w:rFonts w:hint="default"/>
      </w:rPr>
    </w:lvl>
    <w:lvl w:ilvl="1">
      <w:start w:val="1"/>
      <w:numFmt w:val="decimal"/>
      <w:lvlText w:val="A%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63228FE"/>
    <w:multiLevelType w:val="multilevel"/>
    <w:tmpl w:val="435C73C4"/>
    <w:lvl w:ilvl="0">
      <w:start w:val="1"/>
      <w:numFmt w:val="upperRoman"/>
      <w:pStyle w:val="Teilabschnitt"/>
      <w:lvlText w:val="Teil %1"/>
      <w:lvlJc w:val="left"/>
      <w:pPr>
        <w:tabs>
          <w:tab w:val="num" w:pos="432"/>
        </w:tabs>
        <w:ind w:left="432" w:hanging="432"/>
      </w:pPr>
      <w:rPr>
        <w:rFonts w:hint="default"/>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54D47E4D"/>
    <w:multiLevelType w:val="multilevel"/>
    <w:tmpl w:val="71A40226"/>
    <w:lvl w:ilvl="0">
      <w:start w:val="1"/>
      <w:numFmt w:val="decimal"/>
      <w:lvlText w:val="M%1"/>
      <w:lvlJc w:val="left"/>
      <w:pPr>
        <w:ind w:left="720" w:hanging="720"/>
      </w:pPr>
      <w:rPr>
        <w:rFonts w:hint="default"/>
      </w:rPr>
    </w:lvl>
    <w:lvl w:ilvl="1">
      <w:start w:val="1"/>
      <w:numFmt w:val="decimal"/>
      <w:lvlText w:val="M%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55A01CF7"/>
    <w:multiLevelType w:val="hybridMultilevel"/>
    <w:tmpl w:val="BEEC1842"/>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nsid w:val="569D0E3D"/>
    <w:multiLevelType w:val="hybridMultilevel"/>
    <w:tmpl w:val="C610F2E8"/>
    <w:lvl w:ilvl="0" w:tplc="5BAC54C2">
      <w:start w:val="1"/>
      <w:numFmt w:val="bullet"/>
      <w:lvlText w:val="&gt;"/>
      <w:lvlJc w:val="left"/>
      <w:pPr>
        <w:ind w:left="360" w:hanging="360"/>
      </w:pPr>
      <w:rPr>
        <w:rFonts w:ascii="TheMixOffice" w:hAnsi="TheMixOffice"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nsid w:val="5B8E2203"/>
    <w:multiLevelType w:val="multilevel"/>
    <w:tmpl w:val="E35E52BE"/>
    <w:lvl w:ilvl="0">
      <w:start w:val="1"/>
      <w:numFmt w:val="decimal"/>
      <w:pStyle w:val="berschrift1"/>
      <w:lvlText w:val="%1"/>
      <w:lvlJc w:val="left"/>
      <w:pPr>
        <w:tabs>
          <w:tab w:val="num" w:pos="851"/>
        </w:tabs>
        <w:ind w:left="851" w:hanging="851"/>
      </w:pPr>
      <w:rPr>
        <w:rFonts w:ascii="Helvetica" w:hAnsi="Helvetica" w:hint="default"/>
        <w:b/>
        <w:i w:val="0"/>
        <w:caps w:val="0"/>
        <w:strike w:val="0"/>
        <w:dstrike w:val="0"/>
        <w:vanish w:val="0"/>
        <w:color w:val="FFFFFF" w:themeColor="background1"/>
        <w:sz w:val="72"/>
        <w:u w:val="none" w:color="FFFFFF" w:themeColor="background1"/>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ascii="Helvetica" w:hAnsi="Helvetica" w:hint="default"/>
        <w:b/>
        <w:i w:val="0"/>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nsid w:val="60F437CC"/>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8">
    <w:nsid w:val="6B5431CC"/>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6C5248A6"/>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706A5FBF"/>
    <w:multiLevelType w:val="multilevel"/>
    <w:tmpl w:val="3B3CE714"/>
    <w:lvl w:ilvl="0">
      <w:start w:val="1"/>
      <w:numFmt w:val="lowerLetter"/>
      <w:pStyle w:val="Liste-alphabet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1">
    <w:nsid w:val="725D30C5"/>
    <w:multiLevelType w:val="hybridMultilevel"/>
    <w:tmpl w:val="8B026E36"/>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2">
    <w:nsid w:val="73D91110"/>
    <w:multiLevelType w:val="multilevel"/>
    <w:tmpl w:val="8C1459DE"/>
    <w:lvl w:ilvl="0">
      <w:start w:val="1"/>
      <w:numFmt w:val="decimal"/>
      <w:lvlText w:val="T%1"/>
      <w:lvlJc w:val="left"/>
      <w:pPr>
        <w:ind w:left="720" w:hanging="720"/>
      </w:pPr>
      <w:rPr>
        <w:rFonts w:hint="default"/>
      </w:rPr>
    </w:lvl>
    <w:lvl w:ilvl="1">
      <w:start w:val="1"/>
      <w:numFmt w:val="decimal"/>
      <w:lvlText w:val="T%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7"/>
  </w:num>
  <w:num w:numId="2">
    <w:abstractNumId w:val="17"/>
  </w:num>
  <w:num w:numId="3">
    <w:abstractNumId w:val="1"/>
  </w:num>
  <w:num w:numId="4">
    <w:abstractNumId w:val="0"/>
  </w:num>
  <w:num w:numId="5">
    <w:abstractNumId w:val="6"/>
  </w:num>
  <w:num w:numId="6">
    <w:abstractNumId w:val="26"/>
  </w:num>
  <w:num w:numId="7">
    <w:abstractNumId w:val="9"/>
  </w:num>
  <w:num w:numId="8">
    <w:abstractNumId w:val="12"/>
  </w:num>
  <w:num w:numId="9">
    <w:abstractNumId w:val="4"/>
  </w:num>
  <w:num w:numId="10">
    <w:abstractNumId w:val="19"/>
  </w:num>
  <w:num w:numId="11">
    <w:abstractNumId w:val="30"/>
  </w:num>
  <w:num w:numId="12">
    <w:abstractNumId w:val="13"/>
  </w:num>
  <w:num w:numId="13">
    <w:abstractNumId w:val="7"/>
  </w:num>
  <w:num w:numId="14">
    <w:abstractNumId w:val="22"/>
  </w:num>
  <w:num w:numId="15">
    <w:abstractNumId w:val="3"/>
  </w:num>
  <w:num w:numId="16">
    <w:abstractNumId w:val="5"/>
  </w:num>
  <w:num w:numId="17">
    <w:abstractNumId w:val="31"/>
  </w:num>
  <w:num w:numId="18">
    <w:abstractNumId w:val="20"/>
  </w:num>
  <w:num w:numId="19">
    <w:abstractNumId w:val="24"/>
  </w:num>
  <w:num w:numId="20">
    <w:abstractNumId w:val="16"/>
  </w:num>
  <w:num w:numId="21">
    <w:abstractNumId w:val="23"/>
  </w:num>
  <w:num w:numId="22">
    <w:abstractNumId w:val="14"/>
  </w:num>
  <w:num w:numId="23">
    <w:abstractNumId w:val="8"/>
  </w:num>
  <w:num w:numId="24">
    <w:abstractNumId w:val="2"/>
  </w:num>
  <w:num w:numId="25">
    <w:abstractNumId w:val="21"/>
  </w:num>
  <w:num w:numId="26">
    <w:abstractNumId w:val="29"/>
  </w:num>
  <w:num w:numId="27">
    <w:abstractNumId w:val="32"/>
  </w:num>
  <w:num w:numId="28">
    <w:abstractNumId w:val="15"/>
  </w:num>
  <w:num w:numId="29">
    <w:abstractNumId w:val="18"/>
  </w:num>
  <w:num w:numId="30">
    <w:abstractNumId w:val="28"/>
  </w:num>
  <w:num w:numId="31">
    <w:abstractNumId w:val="11"/>
  </w:num>
  <w:num w:numId="32">
    <w:abstractNumId w:val="10"/>
  </w:num>
  <w:num w:numId="33">
    <w:abstractNumId w:val="2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removePersonalInformation/>
  <w:removeDateAndTime/>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431"/>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CCA"/>
    <w:rsid w:val="0000141A"/>
    <w:rsid w:val="00001793"/>
    <w:rsid w:val="00002720"/>
    <w:rsid w:val="00002AC9"/>
    <w:rsid w:val="00003051"/>
    <w:rsid w:val="000031D1"/>
    <w:rsid w:val="00004AA5"/>
    <w:rsid w:val="0000548D"/>
    <w:rsid w:val="00005FA7"/>
    <w:rsid w:val="00006637"/>
    <w:rsid w:val="00007364"/>
    <w:rsid w:val="00007455"/>
    <w:rsid w:val="000134C9"/>
    <w:rsid w:val="00013D77"/>
    <w:rsid w:val="0001474D"/>
    <w:rsid w:val="00014774"/>
    <w:rsid w:val="0001620D"/>
    <w:rsid w:val="00016EDF"/>
    <w:rsid w:val="00017912"/>
    <w:rsid w:val="00020DF4"/>
    <w:rsid w:val="000214CB"/>
    <w:rsid w:val="00022397"/>
    <w:rsid w:val="00022532"/>
    <w:rsid w:val="00022DB4"/>
    <w:rsid w:val="00025387"/>
    <w:rsid w:val="00027777"/>
    <w:rsid w:val="0002797E"/>
    <w:rsid w:val="00027FAC"/>
    <w:rsid w:val="000302AB"/>
    <w:rsid w:val="00030F06"/>
    <w:rsid w:val="00032775"/>
    <w:rsid w:val="00033860"/>
    <w:rsid w:val="00034B1E"/>
    <w:rsid w:val="0003500F"/>
    <w:rsid w:val="0003518C"/>
    <w:rsid w:val="00035326"/>
    <w:rsid w:val="00035735"/>
    <w:rsid w:val="000375FC"/>
    <w:rsid w:val="000402B0"/>
    <w:rsid w:val="000402F9"/>
    <w:rsid w:val="000416BE"/>
    <w:rsid w:val="0004463E"/>
    <w:rsid w:val="000454A6"/>
    <w:rsid w:val="00045ED3"/>
    <w:rsid w:val="00046DA8"/>
    <w:rsid w:val="00047D53"/>
    <w:rsid w:val="000512BB"/>
    <w:rsid w:val="0005237A"/>
    <w:rsid w:val="00052409"/>
    <w:rsid w:val="00053CB4"/>
    <w:rsid w:val="00053ECD"/>
    <w:rsid w:val="00053F29"/>
    <w:rsid w:val="00056605"/>
    <w:rsid w:val="00056CD7"/>
    <w:rsid w:val="00056FA2"/>
    <w:rsid w:val="000571B3"/>
    <w:rsid w:val="00057224"/>
    <w:rsid w:val="00057868"/>
    <w:rsid w:val="00057F4F"/>
    <w:rsid w:val="000601AF"/>
    <w:rsid w:val="0006069A"/>
    <w:rsid w:val="00060D26"/>
    <w:rsid w:val="00061A2F"/>
    <w:rsid w:val="00061FA4"/>
    <w:rsid w:val="00062D1B"/>
    <w:rsid w:val="000641F2"/>
    <w:rsid w:val="00064B10"/>
    <w:rsid w:val="000662E6"/>
    <w:rsid w:val="0006642F"/>
    <w:rsid w:val="00067295"/>
    <w:rsid w:val="000705D5"/>
    <w:rsid w:val="00070602"/>
    <w:rsid w:val="000711F1"/>
    <w:rsid w:val="00072DE4"/>
    <w:rsid w:val="00073107"/>
    <w:rsid w:val="00073120"/>
    <w:rsid w:val="00073244"/>
    <w:rsid w:val="0007651D"/>
    <w:rsid w:val="00076C02"/>
    <w:rsid w:val="000776B6"/>
    <w:rsid w:val="00080E2D"/>
    <w:rsid w:val="00082604"/>
    <w:rsid w:val="00083880"/>
    <w:rsid w:val="00084FBC"/>
    <w:rsid w:val="000853F6"/>
    <w:rsid w:val="000855D1"/>
    <w:rsid w:val="00085604"/>
    <w:rsid w:val="00086F84"/>
    <w:rsid w:val="00087285"/>
    <w:rsid w:val="0008782B"/>
    <w:rsid w:val="0008782E"/>
    <w:rsid w:val="00087A52"/>
    <w:rsid w:val="00090FC0"/>
    <w:rsid w:val="0009139A"/>
    <w:rsid w:val="00091F54"/>
    <w:rsid w:val="00091FD8"/>
    <w:rsid w:val="00092E64"/>
    <w:rsid w:val="00093AF3"/>
    <w:rsid w:val="00094BB0"/>
    <w:rsid w:val="00094BC7"/>
    <w:rsid w:val="00096113"/>
    <w:rsid w:val="000A05E6"/>
    <w:rsid w:val="000A2A1F"/>
    <w:rsid w:val="000A2B89"/>
    <w:rsid w:val="000A495B"/>
    <w:rsid w:val="000A53E7"/>
    <w:rsid w:val="000A6B83"/>
    <w:rsid w:val="000A7EB5"/>
    <w:rsid w:val="000B05C9"/>
    <w:rsid w:val="000B0627"/>
    <w:rsid w:val="000B0FDA"/>
    <w:rsid w:val="000B1237"/>
    <w:rsid w:val="000B1AE1"/>
    <w:rsid w:val="000B2A12"/>
    <w:rsid w:val="000B2B38"/>
    <w:rsid w:val="000B2C05"/>
    <w:rsid w:val="000B2F57"/>
    <w:rsid w:val="000B2F97"/>
    <w:rsid w:val="000B4543"/>
    <w:rsid w:val="000B5C62"/>
    <w:rsid w:val="000C0136"/>
    <w:rsid w:val="000C05CA"/>
    <w:rsid w:val="000C0AB5"/>
    <w:rsid w:val="000C1358"/>
    <w:rsid w:val="000C15DC"/>
    <w:rsid w:val="000C2483"/>
    <w:rsid w:val="000C27C4"/>
    <w:rsid w:val="000C5397"/>
    <w:rsid w:val="000D086D"/>
    <w:rsid w:val="000D0BC8"/>
    <w:rsid w:val="000D2607"/>
    <w:rsid w:val="000D268E"/>
    <w:rsid w:val="000D30DF"/>
    <w:rsid w:val="000D3776"/>
    <w:rsid w:val="000D3D5A"/>
    <w:rsid w:val="000D3FCD"/>
    <w:rsid w:val="000D4E84"/>
    <w:rsid w:val="000E000E"/>
    <w:rsid w:val="000E072E"/>
    <w:rsid w:val="000E0734"/>
    <w:rsid w:val="000E0AF6"/>
    <w:rsid w:val="000E11B1"/>
    <w:rsid w:val="000E4B79"/>
    <w:rsid w:val="000E50A4"/>
    <w:rsid w:val="000E55E2"/>
    <w:rsid w:val="000E61A5"/>
    <w:rsid w:val="000E69F6"/>
    <w:rsid w:val="000F035E"/>
    <w:rsid w:val="000F3D56"/>
    <w:rsid w:val="000F4167"/>
    <w:rsid w:val="000F4BDB"/>
    <w:rsid w:val="000F5AB3"/>
    <w:rsid w:val="000F601E"/>
    <w:rsid w:val="000F60CB"/>
    <w:rsid w:val="000F63A2"/>
    <w:rsid w:val="000F63ED"/>
    <w:rsid w:val="000F675C"/>
    <w:rsid w:val="000F7AC5"/>
    <w:rsid w:val="00101CD4"/>
    <w:rsid w:val="0010214E"/>
    <w:rsid w:val="001021C5"/>
    <w:rsid w:val="00104D9D"/>
    <w:rsid w:val="00104F62"/>
    <w:rsid w:val="00105C9B"/>
    <w:rsid w:val="00105FFB"/>
    <w:rsid w:val="0010603E"/>
    <w:rsid w:val="00106862"/>
    <w:rsid w:val="001102DD"/>
    <w:rsid w:val="0011210A"/>
    <w:rsid w:val="001127FE"/>
    <w:rsid w:val="00113516"/>
    <w:rsid w:val="00113907"/>
    <w:rsid w:val="001141EC"/>
    <w:rsid w:val="00114491"/>
    <w:rsid w:val="00115BA5"/>
    <w:rsid w:val="00116DD9"/>
    <w:rsid w:val="00117738"/>
    <w:rsid w:val="00120ADC"/>
    <w:rsid w:val="00121E5C"/>
    <w:rsid w:val="0012273B"/>
    <w:rsid w:val="00122D2D"/>
    <w:rsid w:val="001231DF"/>
    <w:rsid w:val="0012355F"/>
    <w:rsid w:val="001240E6"/>
    <w:rsid w:val="00124E4E"/>
    <w:rsid w:val="00125191"/>
    <w:rsid w:val="00126263"/>
    <w:rsid w:val="00126F56"/>
    <w:rsid w:val="00127752"/>
    <w:rsid w:val="0013021C"/>
    <w:rsid w:val="00130E34"/>
    <w:rsid w:val="001325CE"/>
    <w:rsid w:val="0013264F"/>
    <w:rsid w:val="0013340E"/>
    <w:rsid w:val="00134C1E"/>
    <w:rsid w:val="00135C32"/>
    <w:rsid w:val="00136635"/>
    <w:rsid w:val="0013707C"/>
    <w:rsid w:val="00137B5A"/>
    <w:rsid w:val="00137EA4"/>
    <w:rsid w:val="0014138E"/>
    <w:rsid w:val="00141786"/>
    <w:rsid w:val="00141B6C"/>
    <w:rsid w:val="00142016"/>
    <w:rsid w:val="00142FDE"/>
    <w:rsid w:val="00144994"/>
    <w:rsid w:val="00146FB3"/>
    <w:rsid w:val="00147309"/>
    <w:rsid w:val="00147439"/>
    <w:rsid w:val="00147EEF"/>
    <w:rsid w:val="00150F12"/>
    <w:rsid w:val="00150F5F"/>
    <w:rsid w:val="00151EBD"/>
    <w:rsid w:val="00152269"/>
    <w:rsid w:val="00152C28"/>
    <w:rsid w:val="0015486C"/>
    <w:rsid w:val="00155218"/>
    <w:rsid w:val="001552F3"/>
    <w:rsid w:val="0015557C"/>
    <w:rsid w:val="00156821"/>
    <w:rsid w:val="0015703F"/>
    <w:rsid w:val="00160CB8"/>
    <w:rsid w:val="001628D8"/>
    <w:rsid w:val="001635DC"/>
    <w:rsid w:val="00163BBF"/>
    <w:rsid w:val="00163BF0"/>
    <w:rsid w:val="00166D8E"/>
    <w:rsid w:val="00166FAB"/>
    <w:rsid w:val="001671F6"/>
    <w:rsid w:val="00170A67"/>
    <w:rsid w:val="00172C30"/>
    <w:rsid w:val="00173139"/>
    <w:rsid w:val="00173C6A"/>
    <w:rsid w:val="00173E70"/>
    <w:rsid w:val="00174094"/>
    <w:rsid w:val="0017547C"/>
    <w:rsid w:val="001801CE"/>
    <w:rsid w:val="0018035D"/>
    <w:rsid w:val="00182014"/>
    <w:rsid w:val="00182CE9"/>
    <w:rsid w:val="00184727"/>
    <w:rsid w:val="00184883"/>
    <w:rsid w:val="0018512A"/>
    <w:rsid w:val="00187051"/>
    <w:rsid w:val="001914B6"/>
    <w:rsid w:val="00191758"/>
    <w:rsid w:val="00191E10"/>
    <w:rsid w:val="001923F3"/>
    <w:rsid w:val="00192430"/>
    <w:rsid w:val="00192F62"/>
    <w:rsid w:val="00193391"/>
    <w:rsid w:val="0019381A"/>
    <w:rsid w:val="00194053"/>
    <w:rsid w:val="001948C5"/>
    <w:rsid w:val="00194A31"/>
    <w:rsid w:val="00196DB5"/>
    <w:rsid w:val="001971F8"/>
    <w:rsid w:val="001972FA"/>
    <w:rsid w:val="00197E58"/>
    <w:rsid w:val="001A117B"/>
    <w:rsid w:val="001A2323"/>
    <w:rsid w:val="001A23A3"/>
    <w:rsid w:val="001A36CD"/>
    <w:rsid w:val="001A4B85"/>
    <w:rsid w:val="001A53FA"/>
    <w:rsid w:val="001A5AE1"/>
    <w:rsid w:val="001A695D"/>
    <w:rsid w:val="001B0E7D"/>
    <w:rsid w:val="001B111C"/>
    <w:rsid w:val="001B1677"/>
    <w:rsid w:val="001B2533"/>
    <w:rsid w:val="001B3A00"/>
    <w:rsid w:val="001B625B"/>
    <w:rsid w:val="001B642E"/>
    <w:rsid w:val="001B718A"/>
    <w:rsid w:val="001B7BE3"/>
    <w:rsid w:val="001C12B7"/>
    <w:rsid w:val="001C18B5"/>
    <w:rsid w:val="001C3942"/>
    <w:rsid w:val="001C3DE8"/>
    <w:rsid w:val="001C417C"/>
    <w:rsid w:val="001C417E"/>
    <w:rsid w:val="001C43B6"/>
    <w:rsid w:val="001C46D3"/>
    <w:rsid w:val="001C7E8E"/>
    <w:rsid w:val="001D0C8B"/>
    <w:rsid w:val="001D0EE3"/>
    <w:rsid w:val="001D1B01"/>
    <w:rsid w:val="001D22F1"/>
    <w:rsid w:val="001D25AC"/>
    <w:rsid w:val="001D2BD9"/>
    <w:rsid w:val="001D4F97"/>
    <w:rsid w:val="001D50AC"/>
    <w:rsid w:val="001D50CE"/>
    <w:rsid w:val="001D522A"/>
    <w:rsid w:val="001D649F"/>
    <w:rsid w:val="001D68E7"/>
    <w:rsid w:val="001D789E"/>
    <w:rsid w:val="001E06FE"/>
    <w:rsid w:val="001E07F6"/>
    <w:rsid w:val="001E0D7E"/>
    <w:rsid w:val="001E110B"/>
    <w:rsid w:val="001E1CBD"/>
    <w:rsid w:val="001E1CDD"/>
    <w:rsid w:val="001E23EF"/>
    <w:rsid w:val="001E3B02"/>
    <w:rsid w:val="001E4067"/>
    <w:rsid w:val="001E4713"/>
    <w:rsid w:val="001E4AB9"/>
    <w:rsid w:val="001E6CEE"/>
    <w:rsid w:val="001E720A"/>
    <w:rsid w:val="001E7748"/>
    <w:rsid w:val="001F00A5"/>
    <w:rsid w:val="001F197D"/>
    <w:rsid w:val="001F19F0"/>
    <w:rsid w:val="001F1E83"/>
    <w:rsid w:val="001F31D3"/>
    <w:rsid w:val="001F363C"/>
    <w:rsid w:val="001F6597"/>
    <w:rsid w:val="001F6C05"/>
    <w:rsid w:val="001F6EEF"/>
    <w:rsid w:val="001F6F7B"/>
    <w:rsid w:val="00201831"/>
    <w:rsid w:val="00201918"/>
    <w:rsid w:val="00201E9E"/>
    <w:rsid w:val="0020248C"/>
    <w:rsid w:val="002024CD"/>
    <w:rsid w:val="00202AE9"/>
    <w:rsid w:val="00203B1D"/>
    <w:rsid w:val="002040E2"/>
    <w:rsid w:val="002052E1"/>
    <w:rsid w:val="00205329"/>
    <w:rsid w:val="002058AB"/>
    <w:rsid w:val="00205F49"/>
    <w:rsid w:val="002072A6"/>
    <w:rsid w:val="002102CF"/>
    <w:rsid w:val="00210C03"/>
    <w:rsid w:val="00211A66"/>
    <w:rsid w:val="002156FF"/>
    <w:rsid w:val="002160BE"/>
    <w:rsid w:val="002171A9"/>
    <w:rsid w:val="0021768C"/>
    <w:rsid w:val="00220480"/>
    <w:rsid w:val="0022065B"/>
    <w:rsid w:val="0022302F"/>
    <w:rsid w:val="00223591"/>
    <w:rsid w:val="0022458B"/>
    <w:rsid w:val="002273F4"/>
    <w:rsid w:val="0022775F"/>
    <w:rsid w:val="00227F75"/>
    <w:rsid w:val="00230BBF"/>
    <w:rsid w:val="002313A5"/>
    <w:rsid w:val="00232751"/>
    <w:rsid w:val="002339B5"/>
    <w:rsid w:val="00234A57"/>
    <w:rsid w:val="0023505A"/>
    <w:rsid w:val="00235E27"/>
    <w:rsid w:val="002360E8"/>
    <w:rsid w:val="00242CD8"/>
    <w:rsid w:val="002430C3"/>
    <w:rsid w:val="00243BC5"/>
    <w:rsid w:val="00243F7A"/>
    <w:rsid w:val="00244058"/>
    <w:rsid w:val="00245011"/>
    <w:rsid w:val="00247597"/>
    <w:rsid w:val="00251D38"/>
    <w:rsid w:val="0025265A"/>
    <w:rsid w:val="00253027"/>
    <w:rsid w:val="00253BA0"/>
    <w:rsid w:val="00253C25"/>
    <w:rsid w:val="00253C80"/>
    <w:rsid w:val="00253FFD"/>
    <w:rsid w:val="002543FD"/>
    <w:rsid w:val="002545C6"/>
    <w:rsid w:val="00255137"/>
    <w:rsid w:val="0025586E"/>
    <w:rsid w:val="00256C1B"/>
    <w:rsid w:val="00257D2E"/>
    <w:rsid w:val="0026044D"/>
    <w:rsid w:val="00262125"/>
    <w:rsid w:val="002621B6"/>
    <w:rsid w:val="002633DF"/>
    <w:rsid w:val="002636B1"/>
    <w:rsid w:val="002636EE"/>
    <w:rsid w:val="00266B18"/>
    <w:rsid w:val="0027001B"/>
    <w:rsid w:val="0027044B"/>
    <w:rsid w:val="00270ADD"/>
    <w:rsid w:val="00270AED"/>
    <w:rsid w:val="00271B4B"/>
    <w:rsid w:val="002728BF"/>
    <w:rsid w:val="00273A28"/>
    <w:rsid w:val="00274A41"/>
    <w:rsid w:val="00275166"/>
    <w:rsid w:val="00275344"/>
    <w:rsid w:val="0027797A"/>
    <w:rsid w:val="002809B2"/>
    <w:rsid w:val="002815A8"/>
    <w:rsid w:val="002819AC"/>
    <w:rsid w:val="00281C67"/>
    <w:rsid w:val="00284B51"/>
    <w:rsid w:val="00284FB0"/>
    <w:rsid w:val="002850C3"/>
    <w:rsid w:val="00285F80"/>
    <w:rsid w:val="00286562"/>
    <w:rsid w:val="0028677B"/>
    <w:rsid w:val="00287475"/>
    <w:rsid w:val="0029138B"/>
    <w:rsid w:val="002928ED"/>
    <w:rsid w:val="00293228"/>
    <w:rsid w:val="00293AD6"/>
    <w:rsid w:val="002944D8"/>
    <w:rsid w:val="00296925"/>
    <w:rsid w:val="002A0A57"/>
    <w:rsid w:val="002A18AF"/>
    <w:rsid w:val="002A23FE"/>
    <w:rsid w:val="002A2972"/>
    <w:rsid w:val="002A5220"/>
    <w:rsid w:val="002A5C7C"/>
    <w:rsid w:val="002A66AA"/>
    <w:rsid w:val="002A6890"/>
    <w:rsid w:val="002A7435"/>
    <w:rsid w:val="002B0E3D"/>
    <w:rsid w:val="002B2FA6"/>
    <w:rsid w:val="002B37C2"/>
    <w:rsid w:val="002B4C58"/>
    <w:rsid w:val="002B79F3"/>
    <w:rsid w:val="002B7B29"/>
    <w:rsid w:val="002C0806"/>
    <w:rsid w:val="002C0CB9"/>
    <w:rsid w:val="002C0CC7"/>
    <w:rsid w:val="002C1142"/>
    <w:rsid w:val="002C3149"/>
    <w:rsid w:val="002C35F8"/>
    <w:rsid w:val="002C3A81"/>
    <w:rsid w:val="002C4259"/>
    <w:rsid w:val="002C4BB0"/>
    <w:rsid w:val="002C50EB"/>
    <w:rsid w:val="002C6CB3"/>
    <w:rsid w:val="002D0408"/>
    <w:rsid w:val="002D067C"/>
    <w:rsid w:val="002D0DC7"/>
    <w:rsid w:val="002D1854"/>
    <w:rsid w:val="002D2F5D"/>
    <w:rsid w:val="002D38C3"/>
    <w:rsid w:val="002D5445"/>
    <w:rsid w:val="002D55BF"/>
    <w:rsid w:val="002D7231"/>
    <w:rsid w:val="002D7BFF"/>
    <w:rsid w:val="002E0718"/>
    <w:rsid w:val="002E0D16"/>
    <w:rsid w:val="002E1644"/>
    <w:rsid w:val="002E2470"/>
    <w:rsid w:val="002E38A0"/>
    <w:rsid w:val="002E38CE"/>
    <w:rsid w:val="002E4FBF"/>
    <w:rsid w:val="002E5F1C"/>
    <w:rsid w:val="002E5F91"/>
    <w:rsid w:val="002E67F7"/>
    <w:rsid w:val="002E68D8"/>
    <w:rsid w:val="002E6FAB"/>
    <w:rsid w:val="002F0096"/>
    <w:rsid w:val="002F147F"/>
    <w:rsid w:val="002F1597"/>
    <w:rsid w:val="002F1758"/>
    <w:rsid w:val="002F21EC"/>
    <w:rsid w:val="002F30ED"/>
    <w:rsid w:val="002F3A1D"/>
    <w:rsid w:val="002F3D3A"/>
    <w:rsid w:val="002F4632"/>
    <w:rsid w:val="002F4A19"/>
    <w:rsid w:val="002F4DF1"/>
    <w:rsid w:val="002F6001"/>
    <w:rsid w:val="002F6B01"/>
    <w:rsid w:val="003002BD"/>
    <w:rsid w:val="0030072A"/>
    <w:rsid w:val="0030177F"/>
    <w:rsid w:val="00302204"/>
    <w:rsid w:val="003038B5"/>
    <w:rsid w:val="00305366"/>
    <w:rsid w:val="00305AA5"/>
    <w:rsid w:val="003070C5"/>
    <w:rsid w:val="003100A9"/>
    <w:rsid w:val="003101C4"/>
    <w:rsid w:val="0031078E"/>
    <w:rsid w:val="00310E7D"/>
    <w:rsid w:val="00312A4A"/>
    <w:rsid w:val="00312D26"/>
    <w:rsid w:val="00313280"/>
    <w:rsid w:val="003137E8"/>
    <w:rsid w:val="00314B81"/>
    <w:rsid w:val="00315777"/>
    <w:rsid w:val="003162D8"/>
    <w:rsid w:val="00317FE7"/>
    <w:rsid w:val="00320249"/>
    <w:rsid w:val="003204F8"/>
    <w:rsid w:val="00320782"/>
    <w:rsid w:val="00321D31"/>
    <w:rsid w:val="00323202"/>
    <w:rsid w:val="003234FC"/>
    <w:rsid w:val="00323925"/>
    <w:rsid w:val="00324495"/>
    <w:rsid w:val="0032582E"/>
    <w:rsid w:val="00325DD5"/>
    <w:rsid w:val="003265D0"/>
    <w:rsid w:val="00330654"/>
    <w:rsid w:val="003307F2"/>
    <w:rsid w:val="00331C74"/>
    <w:rsid w:val="00332B2E"/>
    <w:rsid w:val="0033333D"/>
    <w:rsid w:val="003335F3"/>
    <w:rsid w:val="00333670"/>
    <w:rsid w:val="00334F04"/>
    <w:rsid w:val="00336407"/>
    <w:rsid w:val="00337FED"/>
    <w:rsid w:val="003403E8"/>
    <w:rsid w:val="00341637"/>
    <w:rsid w:val="00342B6A"/>
    <w:rsid w:val="00342C6C"/>
    <w:rsid w:val="003449FE"/>
    <w:rsid w:val="00346529"/>
    <w:rsid w:val="00346F9C"/>
    <w:rsid w:val="003512EA"/>
    <w:rsid w:val="0035290C"/>
    <w:rsid w:val="0035501C"/>
    <w:rsid w:val="0035518A"/>
    <w:rsid w:val="00355D09"/>
    <w:rsid w:val="00356886"/>
    <w:rsid w:val="0035695E"/>
    <w:rsid w:val="00356B31"/>
    <w:rsid w:val="00356DE5"/>
    <w:rsid w:val="003579DB"/>
    <w:rsid w:val="003607F0"/>
    <w:rsid w:val="00361921"/>
    <w:rsid w:val="00362CE0"/>
    <w:rsid w:val="003630AE"/>
    <w:rsid w:val="00363EBC"/>
    <w:rsid w:val="0036461E"/>
    <w:rsid w:val="00364823"/>
    <w:rsid w:val="0036561A"/>
    <w:rsid w:val="00367402"/>
    <w:rsid w:val="00371521"/>
    <w:rsid w:val="00371F59"/>
    <w:rsid w:val="003734D4"/>
    <w:rsid w:val="00373F06"/>
    <w:rsid w:val="00375D20"/>
    <w:rsid w:val="00377298"/>
    <w:rsid w:val="00377779"/>
    <w:rsid w:val="003778B7"/>
    <w:rsid w:val="003800EF"/>
    <w:rsid w:val="0038180B"/>
    <w:rsid w:val="00381BD2"/>
    <w:rsid w:val="00381EEF"/>
    <w:rsid w:val="00382694"/>
    <w:rsid w:val="00382A13"/>
    <w:rsid w:val="00383251"/>
    <w:rsid w:val="00383A0C"/>
    <w:rsid w:val="00383B85"/>
    <w:rsid w:val="003842E2"/>
    <w:rsid w:val="0038456F"/>
    <w:rsid w:val="00385C8E"/>
    <w:rsid w:val="00390170"/>
    <w:rsid w:val="0039045B"/>
    <w:rsid w:val="00390CD8"/>
    <w:rsid w:val="00390E80"/>
    <w:rsid w:val="00391229"/>
    <w:rsid w:val="00391A60"/>
    <w:rsid w:val="00392413"/>
    <w:rsid w:val="00392B53"/>
    <w:rsid w:val="00392E11"/>
    <w:rsid w:val="0039521F"/>
    <w:rsid w:val="003A1762"/>
    <w:rsid w:val="003A1877"/>
    <w:rsid w:val="003A2117"/>
    <w:rsid w:val="003A4578"/>
    <w:rsid w:val="003A469D"/>
    <w:rsid w:val="003A643C"/>
    <w:rsid w:val="003A77FD"/>
    <w:rsid w:val="003B12AD"/>
    <w:rsid w:val="003B37CD"/>
    <w:rsid w:val="003B4179"/>
    <w:rsid w:val="003B472B"/>
    <w:rsid w:val="003B50D3"/>
    <w:rsid w:val="003B5532"/>
    <w:rsid w:val="003B5823"/>
    <w:rsid w:val="003B7211"/>
    <w:rsid w:val="003B74EF"/>
    <w:rsid w:val="003C0218"/>
    <w:rsid w:val="003C06C8"/>
    <w:rsid w:val="003C0805"/>
    <w:rsid w:val="003C192B"/>
    <w:rsid w:val="003C19D8"/>
    <w:rsid w:val="003C1A1C"/>
    <w:rsid w:val="003C279C"/>
    <w:rsid w:val="003C31C1"/>
    <w:rsid w:val="003C3B9E"/>
    <w:rsid w:val="003C477A"/>
    <w:rsid w:val="003C5D78"/>
    <w:rsid w:val="003C64DF"/>
    <w:rsid w:val="003C7662"/>
    <w:rsid w:val="003D062D"/>
    <w:rsid w:val="003D1F17"/>
    <w:rsid w:val="003D22F3"/>
    <w:rsid w:val="003D2EF7"/>
    <w:rsid w:val="003D3BBD"/>
    <w:rsid w:val="003D3D46"/>
    <w:rsid w:val="003D3FBB"/>
    <w:rsid w:val="003D448E"/>
    <w:rsid w:val="003D56D7"/>
    <w:rsid w:val="003E025A"/>
    <w:rsid w:val="003E0D58"/>
    <w:rsid w:val="003E10BE"/>
    <w:rsid w:val="003E1227"/>
    <w:rsid w:val="003E130B"/>
    <w:rsid w:val="003E15B9"/>
    <w:rsid w:val="003E3286"/>
    <w:rsid w:val="003E3967"/>
    <w:rsid w:val="003E4563"/>
    <w:rsid w:val="003E472F"/>
    <w:rsid w:val="003E4A1C"/>
    <w:rsid w:val="003E5960"/>
    <w:rsid w:val="003F0E2F"/>
    <w:rsid w:val="003F2837"/>
    <w:rsid w:val="003F31F9"/>
    <w:rsid w:val="003F43D6"/>
    <w:rsid w:val="003F461B"/>
    <w:rsid w:val="003F5058"/>
    <w:rsid w:val="003F7E7B"/>
    <w:rsid w:val="0040242E"/>
    <w:rsid w:val="0040365F"/>
    <w:rsid w:val="00404D37"/>
    <w:rsid w:val="004058AF"/>
    <w:rsid w:val="00405C1C"/>
    <w:rsid w:val="00407441"/>
    <w:rsid w:val="004076A3"/>
    <w:rsid w:val="00407AB9"/>
    <w:rsid w:val="00407F43"/>
    <w:rsid w:val="00411564"/>
    <w:rsid w:val="00412887"/>
    <w:rsid w:val="004160D2"/>
    <w:rsid w:val="004161FE"/>
    <w:rsid w:val="00417024"/>
    <w:rsid w:val="0041725D"/>
    <w:rsid w:val="004178A6"/>
    <w:rsid w:val="00420299"/>
    <w:rsid w:val="004218AB"/>
    <w:rsid w:val="00422AFA"/>
    <w:rsid w:val="00422F0A"/>
    <w:rsid w:val="004233AB"/>
    <w:rsid w:val="004235A0"/>
    <w:rsid w:val="00423FDF"/>
    <w:rsid w:val="00424058"/>
    <w:rsid w:val="004259C6"/>
    <w:rsid w:val="00425FF0"/>
    <w:rsid w:val="00427268"/>
    <w:rsid w:val="00427429"/>
    <w:rsid w:val="004276E6"/>
    <w:rsid w:val="00430954"/>
    <w:rsid w:val="00432690"/>
    <w:rsid w:val="0043314D"/>
    <w:rsid w:val="00434CFD"/>
    <w:rsid w:val="00436B0C"/>
    <w:rsid w:val="00437F9F"/>
    <w:rsid w:val="00440C4E"/>
    <w:rsid w:val="00440CA5"/>
    <w:rsid w:val="004410B9"/>
    <w:rsid w:val="00441CE4"/>
    <w:rsid w:val="0044232C"/>
    <w:rsid w:val="004440C3"/>
    <w:rsid w:val="00445695"/>
    <w:rsid w:val="004457DF"/>
    <w:rsid w:val="004477D7"/>
    <w:rsid w:val="00447802"/>
    <w:rsid w:val="00450217"/>
    <w:rsid w:val="0045089D"/>
    <w:rsid w:val="00450B00"/>
    <w:rsid w:val="00451BC5"/>
    <w:rsid w:val="00451F5F"/>
    <w:rsid w:val="00452483"/>
    <w:rsid w:val="004526E1"/>
    <w:rsid w:val="00452992"/>
    <w:rsid w:val="00452ACF"/>
    <w:rsid w:val="00452D49"/>
    <w:rsid w:val="00453A52"/>
    <w:rsid w:val="00454D53"/>
    <w:rsid w:val="00455008"/>
    <w:rsid w:val="0045510F"/>
    <w:rsid w:val="0045561C"/>
    <w:rsid w:val="004565C1"/>
    <w:rsid w:val="00457857"/>
    <w:rsid w:val="00460298"/>
    <w:rsid w:val="00460440"/>
    <w:rsid w:val="004606E3"/>
    <w:rsid w:val="00461AAB"/>
    <w:rsid w:val="00462B9E"/>
    <w:rsid w:val="004637D0"/>
    <w:rsid w:val="00463AB5"/>
    <w:rsid w:val="00464275"/>
    <w:rsid w:val="004642B9"/>
    <w:rsid w:val="004658C5"/>
    <w:rsid w:val="00465A78"/>
    <w:rsid w:val="00465ADA"/>
    <w:rsid w:val="00466A71"/>
    <w:rsid w:val="00467CBA"/>
    <w:rsid w:val="00470F5C"/>
    <w:rsid w:val="004724F1"/>
    <w:rsid w:val="00474EA4"/>
    <w:rsid w:val="00477A71"/>
    <w:rsid w:val="00480A30"/>
    <w:rsid w:val="004813A8"/>
    <w:rsid w:val="00482545"/>
    <w:rsid w:val="00483312"/>
    <w:rsid w:val="00484E7C"/>
    <w:rsid w:val="004858D9"/>
    <w:rsid w:val="0048633A"/>
    <w:rsid w:val="00486560"/>
    <w:rsid w:val="00486CC4"/>
    <w:rsid w:val="00486D1F"/>
    <w:rsid w:val="0048701E"/>
    <w:rsid w:val="0048774E"/>
    <w:rsid w:val="00487C76"/>
    <w:rsid w:val="00490E81"/>
    <w:rsid w:val="00491569"/>
    <w:rsid w:val="00491796"/>
    <w:rsid w:val="00491ADD"/>
    <w:rsid w:val="00492BBD"/>
    <w:rsid w:val="00496AA0"/>
    <w:rsid w:val="004A14CD"/>
    <w:rsid w:val="004A1CDC"/>
    <w:rsid w:val="004A1E6B"/>
    <w:rsid w:val="004A22FE"/>
    <w:rsid w:val="004A271B"/>
    <w:rsid w:val="004A36F0"/>
    <w:rsid w:val="004A3DF9"/>
    <w:rsid w:val="004A4543"/>
    <w:rsid w:val="004A4C75"/>
    <w:rsid w:val="004A5369"/>
    <w:rsid w:val="004A67B3"/>
    <w:rsid w:val="004A6B8C"/>
    <w:rsid w:val="004A73B9"/>
    <w:rsid w:val="004A7738"/>
    <w:rsid w:val="004B0248"/>
    <w:rsid w:val="004B0EDA"/>
    <w:rsid w:val="004B0F78"/>
    <w:rsid w:val="004B2442"/>
    <w:rsid w:val="004B3D6A"/>
    <w:rsid w:val="004B3EDD"/>
    <w:rsid w:val="004B448C"/>
    <w:rsid w:val="004B5C49"/>
    <w:rsid w:val="004B61D2"/>
    <w:rsid w:val="004B6612"/>
    <w:rsid w:val="004C28BC"/>
    <w:rsid w:val="004C2C8F"/>
    <w:rsid w:val="004C40A3"/>
    <w:rsid w:val="004C50A2"/>
    <w:rsid w:val="004C6C4F"/>
    <w:rsid w:val="004C7C20"/>
    <w:rsid w:val="004C7FC8"/>
    <w:rsid w:val="004D022C"/>
    <w:rsid w:val="004D1789"/>
    <w:rsid w:val="004D2724"/>
    <w:rsid w:val="004D2772"/>
    <w:rsid w:val="004D3E32"/>
    <w:rsid w:val="004D5834"/>
    <w:rsid w:val="004D5A70"/>
    <w:rsid w:val="004D70BF"/>
    <w:rsid w:val="004D7B4B"/>
    <w:rsid w:val="004D7B67"/>
    <w:rsid w:val="004E03F1"/>
    <w:rsid w:val="004E1C12"/>
    <w:rsid w:val="004E2415"/>
    <w:rsid w:val="004E33B1"/>
    <w:rsid w:val="004E392A"/>
    <w:rsid w:val="004E4907"/>
    <w:rsid w:val="004E5070"/>
    <w:rsid w:val="004E5875"/>
    <w:rsid w:val="004E6615"/>
    <w:rsid w:val="004E6C23"/>
    <w:rsid w:val="004E79B5"/>
    <w:rsid w:val="004F0EA5"/>
    <w:rsid w:val="004F0EDA"/>
    <w:rsid w:val="004F1D0C"/>
    <w:rsid w:val="004F3743"/>
    <w:rsid w:val="004F49C5"/>
    <w:rsid w:val="004F62ED"/>
    <w:rsid w:val="0050054E"/>
    <w:rsid w:val="00501797"/>
    <w:rsid w:val="00501877"/>
    <w:rsid w:val="00502D7F"/>
    <w:rsid w:val="00502EF6"/>
    <w:rsid w:val="00503320"/>
    <w:rsid w:val="0050498F"/>
    <w:rsid w:val="005073E9"/>
    <w:rsid w:val="00510D52"/>
    <w:rsid w:val="00510EE9"/>
    <w:rsid w:val="00512667"/>
    <w:rsid w:val="00513947"/>
    <w:rsid w:val="00514201"/>
    <w:rsid w:val="00514F78"/>
    <w:rsid w:val="00516E88"/>
    <w:rsid w:val="00517425"/>
    <w:rsid w:val="005207ED"/>
    <w:rsid w:val="0052115E"/>
    <w:rsid w:val="00521442"/>
    <w:rsid w:val="00521984"/>
    <w:rsid w:val="005222E8"/>
    <w:rsid w:val="0052239D"/>
    <w:rsid w:val="005229BE"/>
    <w:rsid w:val="005229E1"/>
    <w:rsid w:val="00523FCA"/>
    <w:rsid w:val="005264CD"/>
    <w:rsid w:val="005278E6"/>
    <w:rsid w:val="00527D06"/>
    <w:rsid w:val="00527FF3"/>
    <w:rsid w:val="005303E5"/>
    <w:rsid w:val="0053071D"/>
    <w:rsid w:val="005319EB"/>
    <w:rsid w:val="0053250B"/>
    <w:rsid w:val="00532BE8"/>
    <w:rsid w:val="00533990"/>
    <w:rsid w:val="00533A4E"/>
    <w:rsid w:val="0053491C"/>
    <w:rsid w:val="00534B4D"/>
    <w:rsid w:val="0053555F"/>
    <w:rsid w:val="00535974"/>
    <w:rsid w:val="00535DFF"/>
    <w:rsid w:val="0053785D"/>
    <w:rsid w:val="00537F8F"/>
    <w:rsid w:val="00540391"/>
    <w:rsid w:val="00540D63"/>
    <w:rsid w:val="00540E35"/>
    <w:rsid w:val="005411F3"/>
    <w:rsid w:val="0054123B"/>
    <w:rsid w:val="0054243E"/>
    <w:rsid w:val="0055050B"/>
    <w:rsid w:val="00551850"/>
    <w:rsid w:val="005529B1"/>
    <w:rsid w:val="0055373E"/>
    <w:rsid w:val="00553EA7"/>
    <w:rsid w:val="00555497"/>
    <w:rsid w:val="00557609"/>
    <w:rsid w:val="0056114C"/>
    <w:rsid w:val="00561610"/>
    <w:rsid w:val="00561D5A"/>
    <w:rsid w:val="005637F0"/>
    <w:rsid w:val="00564649"/>
    <w:rsid w:val="0056469F"/>
    <w:rsid w:val="00564B86"/>
    <w:rsid w:val="00565359"/>
    <w:rsid w:val="00565417"/>
    <w:rsid w:val="00565AC2"/>
    <w:rsid w:val="005661C0"/>
    <w:rsid w:val="00566D61"/>
    <w:rsid w:val="00566F22"/>
    <w:rsid w:val="00570057"/>
    <w:rsid w:val="005704C4"/>
    <w:rsid w:val="00570ABB"/>
    <w:rsid w:val="0057144A"/>
    <w:rsid w:val="00571490"/>
    <w:rsid w:val="0057220D"/>
    <w:rsid w:val="00572448"/>
    <w:rsid w:val="00572CBC"/>
    <w:rsid w:val="0057328D"/>
    <w:rsid w:val="00573B76"/>
    <w:rsid w:val="00573D0B"/>
    <w:rsid w:val="00574087"/>
    <w:rsid w:val="0057607C"/>
    <w:rsid w:val="005765B5"/>
    <w:rsid w:val="00576EC7"/>
    <w:rsid w:val="00576FA2"/>
    <w:rsid w:val="0057778B"/>
    <w:rsid w:val="00577D1B"/>
    <w:rsid w:val="00577ED8"/>
    <w:rsid w:val="0058072A"/>
    <w:rsid w:val="005821ED"/>
    <w:rsid w:val="00583AE9"/>
    <w:rsid w:val="005845A9"/>
    <w:rsid w:val="00584699"/>
    <w:rsid w:val="00585263"/>
    <w:rsid w:val="005862C0"/>
    <w:rsid w:val="005870AA"/>
    <w:rsid w:val="005871C7"/>
    <w:rsid w:val="005904A8"/>
    <w:rsid w:val="00590E60"/>
    <w:rsid w:val="00590FDE"/>
    <w:rsid w:val="00592296"/>
    <w:rsid w:val="00592796"/>
    <w:rsid w:val="00592E9A"/>
    <w:rsid w:val="00592F41"/>
    <w:rsid w:val="005939B4"/>
    <w:rsid w:val="005944BA"/>
    <w:rsid w:val="00594FA1"/>
    <w:rsid w:val="005958CB"/>
    <w:rsid w:val="005963B3"/>
    <w:rsid w:val="00596737"/>
    <w:rsid w:val="00596B88"/>
    <w:rsid w:val="005973DF"/>
    <w:rsid w:val="00597607"/>
    <w:rsid w:val="005A16C8"/>
    <w:rsid w:val="005A25F1"/>
    <w:rsid w:val="005A2603"/>
    <w:rsid w:val="005A29EB"/>
    <w:rsid w:val="005A2D3C"/>
    <w:rsid w:val="005A3557"/>
    <w:rsid w:val="005A55B8"/>
    <w:rsid w:val="005A59AD"/>
    <w:rsid w:val="005A6410"/>
    <w:rsid w:val="005A65DD"/>
    <w:rsid w:val="005A65F7"/>
    <w:rsid w:val="005A78E7"/>
    <w:rsid w:val="005B3920"/>
    <w:rsid w:val="005B3BC7"/>
    <w:rsid w:val="005B79C4"/>
    <w:rsid w:val="005C1850"/>
    <w:rsid w:val="005C3EE1"/>
    <w:rsid w:val="005C46F6"/>
    <w:rsid w:val="005C68D4"/>
    <w:rsid w:val="005C7496"/>
    <w:rsid w:val="005C793A"/>
    <w:rsid w:val="005C7DB5"/>
    <w:rsid w:val="005C7E87"/>
    <w:rsid w:val="005C7EA9"/>
    <w:rsid w:val="005D4197"/>
    <w:rsid w:val="005D4771"/>
    <w:rsid w:val="005D5BC7"/>
    <w:rsid w:val="005D6710"/>
    <w:rsid w:val="005D6CAC"/>
    <w:rsid w:val="005E0654"/>
    <w:rsid w:val="005E08C1"/>
    <w:rsid w:val="005E24EB"/>
    <w:rsid w:val="005E2798"/>
    <w:rsid w:val="005E2867"/>
    <w:rsid w:val="005E2C7B"/>
    <w:rsid w:val="005E2E49"/>
    <w:rsid w:val="005E4A8A"/>
    <w:rsid w:val="005E4E73"/>
    <w:rsid w:val="005E537B"/>
    <w:rsid w:val="005E5F8B"/>
    <w:rsid w:val="005E673F"/>
    <w:rsid w:val="005E7159"/>
    <w:rsid w:val="005E734E"/>
    <w:rsid w:val="005E7474"/>
    <w:rsid w:val="005F1272"/>
    <w:rsid w:val="005F3DE6"/>
    <w:rsid w:val="005F4029"/>
    <w:rsid w:val="005F4467"/>
    <w:rsid w:val="005F6444"/>
    <w:rsid w:val="005F7805"/>
    <w:rsid w:val="005F7AE8"/>
    <w:rsid w:val="005F7EA1"/>
    <w:rsid w:val="006000B1"/>
    <w:rsid w:val="00600CB8"/>
    <w:rsid w:val="006022B6"/>
    <w:rsid w:val="00604546"/>
    <w:rsid w:val="006047EB"/>
    <w:rsid w:val="006048DF"/>
    <w:rsid w:val="00606EE4"/>
    <w:rsid w:val="00610AA7"/>
    <w:rsid w:val="00610C34"/>
    <w:rsid w:val="006111D6"/>
    <w:rsid w:val="006112EC"/>
    <w:rsid w:val="00611BF9"/>
    <w:rsid w:val="00612345"/>
    <w:rsid w:val="00613D06"/>
    <w:rsid w:val="0061403E"/>
    <w:rsid w:val="006145E0"/>
    <w:rsid w:val="006148A1"/>
    <w:rsid w:val="00614E7C"/>
    <w:rsid w:val="0061503A"/>
    <w:rsid w:val="006150FC"/>
    <w:rsid w:val="00616B53"/>
    <w:rsid w:val="0061702F"/>
    <w:rsid w:val="0061785D"/>
    <w:rsid w:val="006204FB"/>
    <w:rsid w:val="00622972"/>
    <w:rsid w:val="00622A43"/>
    <w:rsid w:val="00623942"/>
    <w:rsid w:val="006244C5"/>
    <w:rsid w:val="00625403"/>
    <w:rsid w:val="006254DB"/>
    <w:rsid w:val="006258F1"/>
    <w:rsid w:val="0062602F"/>
    <w:rsid w:val="0062638C"/>
    <w:rsid w:val="00626BAE"/>
    <w:rsid w:val="00626C1F"/>
    <w:rsid w:val="00627804"/>
    <w:rsid w:val="0063000C"/>
    <w:rsid w:val="00631387"/>
    <w:rsid w:val="00631B9B"/>
    <w:rsid w:val="0063216E"/>
    <w:rsid w:val="0063249C"/>
    <w:rsid w:val="00632B46"/>
    <w:rsid w:val="006348E7"/>
    <w:rsid w:val="00634CA6"/>
    <w:rsid w:val="00635A2A"/>
    <w:rsid w:val="00636D8D"/>
    <w:rsid w:val="00636EEE"/>
    <w:rsid w:val="006373C6"/>
    <w:rsid w:val="00637F6E"/>
    <w:rsid w:val="00640D01"/>
    <w:rsid w:val="006425CE"/>
    <w:rsid w:val="00643083"/>
    <w:rsid w:val="00643B3C"/>
    <w:rsid w:val="0064499F"/>
    <w:rsid w:val="00645790"/>
    <w:rsid w:val="00646024"/>
    <w:rsid w:val="00646365"/>
    <w:rsid w:val="006468A0"/>
    <w:rsid w:val="00647A14"/>
    <w:rsid w:val="00650B93"/>
    <w:rsid w:val="006514E9"/>
    <w:rsid w:val="006542BE"/>
    <w:rsid w:val="00654824"/>
    <w:rsid w:val="00654B4D"/>
    <w:rsid w:val="0065571C"/>
    <w:rsid w:val="00656159"/>
    <w:rsid w:val="0066107D"/>
    <w:rsid w:val="006631F0"/>
    <w:rsid w:val="00663AA4"/>
    <w:rsid w:val="00663C88"/>
    <w:rsid w:val="006647C6"/>
    <w:rsid w:val="00664AAF"/>
    <w:rsid w:val="00664E47"/>
    <w:rsid w:val="006666BF"/>
    <w:rsid w:val="00666D27"/>
    <w:rsid w:val="00666E20"/>
    <w:rsid w:val="00666F0B"/>
    <w:rsid w:val="006677DF"/>
    <w:rsid w:val="00667B42"/>
    <w:rsid w:val="00670190"/>
    <w:rsid w:val="00672001"/>
    <w:rsid w:val="00672152"/>
    <w:rsid w:val="00674200"/>
    <w:rsid w:val="00674539"/>
    <w:rsid w:val="0067496C"/>
    <w:rsid w:val="00674DD6"/>
    <w:rsid w:val="00674EB5"/>
    <w:rsid w:val="006750E2"/>
    <w:rsid w:val="006755E3"/>
    <w:rsid w:val="0067575C"/>
    <w:rsid w:val="00676A72"/>
    <w:rsid w:val="006770AF"/>
    <w:rsid w:val="0068152B"/>
    <w:rsid w:val="00681CA7"/>
    <w:rsid w:val="00681E7B"/>
    <w:rsid w:val="00681E9E"/>
    <w:rsid w:val="00683DAD"/>
    <w:rsid w:val="00683F5E"/>
    <w:rsid w:val="00684079"/>
    <w:rsid w:val="00684168"/>
    <w:rsid w:val="006848C4"/>
    <w:rsid w:val="00685DED"/>
    <w:rsid w:val="00690630"/>
    <w:rsid w:val="006919DB"/>
    <w:rsid w:val="00691CCC"/>
    <w:rsid w:val="006922E9"/>
    <w:rsid w:val="00694ABE"/>
    <w:rsid w:val="00695AE5"/>
    <w:rsid w:val="0069784E"/>
    <w:rsid w:val="006A0BAD"/>
    <w:rsid w:val="006A11DE"/>
    <w:rsid w:val="006A12CF"/>
    <w:rsid w:val="006A140A"/>
    <w:rsid w:val="006A3E8E"/>
    <w:rsid w:val="006A45FE"/>
    <w:rsid w:val="006A58BD"/>
    <w:rsid w:val="006A688D"/>
    <w:rsid w:val="006A7088"/>
    <w:rsid w:val="006B099E"/>
    <w:rsid w:val="006B0DD9"/>
    <w:rsid w:val="006B14BC"/>
    <w:rsid w:val="006B1837"/>
    <w:rsid w:val="006B1F49"/>
    <w:rsid w:val="006B211E"/>
    <w:rsid w:val="006B340F"/>
    <w:rsid w:val="006B4634"/>
    <w:rsid w:val="006B46A1"/>
    <w:rsid w:val="006B49F1"/>
    <w:rsid w:val="006B5B21"/>
    <w:rsid w:val="006B657E"/>
    <w:rsid w:val="006B7455"/>
    <w:rsid w:val="006B7CEC"/>
    <w:rsid w:val="006C0416"/>
    <w:rsid w:val="006C0C82"/>
    <w:rsid w:val="006C3662"/>
    <w:rsid w:val="006C479A"/>
    <w:rsid w:val="006C5400"/>
    <w:rsid w:val="006C6363"/>
    <w:rsid w:val="006C6408"/>
    <w:rsid w:val="006C69A8"/>
    <w:rsid w:val="006C6C20"/>
    <w:rsid w:val="006C7597"/>
    <w:rsid w:val="006C7F4F"/>
    <w:rsid w:val="006D2521"/>
    <w:rsid w:val="006D2D0C"/>
    <w:rsid w:val="006D2D7B"/>
    <w:rsid w:val="006D308D"/>
    <w:rsid w:val="006D315F"/>
    <w:rsid w:val="006D31B6"/>
    <w:rsid w:val="006D346A"/>
    <w:rsid w:val="006D60EE"/>
    <w:rsid w:val="006D671C"/>
    <w:rsid w:val="006D698A"/>
    <w:rsid w:val="006D7161"/>
    <w:rsid w:val="006E1D67"/>
    <w:rsid w:val="006E3109"/>
    <w:rsid w:val="006E35BE"/>
    <w:rsid w:val="006E35DB"/>
    <w:rsid w:val="006E3909"/>
    <w:rsid w:val="006E6A80"/>
    <w:rsid w:val="006E7245"/>
    <w:rsid w:val="006E77B6"/>
    <w:rsid w:val="006F11BD"/>
    <w:rsid w:val="006F1BFE"/>
    <w:rsid w:val="006F1D07"/>
    <w:rsid w:val="006F29D3"/>
    <w:rsid w:val="006F3E9E"/>
    <w:rsid w:val="006F7BA0"/>
    <w:rsid w:val="00700885"/>
    <w:rsid w:val="00701251"/>
    <w:rsid w:val="00702AFA"/>
    <w:rsid w:val="00702E30"/>
    <w:rsid w:val="00702EB6"/>
    <w:rsid w:val="00703DF2"/>
    <w:rsid w:val="00703F6E"/>
    <w:rsid w:val="0070461E"/>
    <w:rsid w:val="007061D8"/>
    <w:rsid w:val="00710847"/>
    <w:rsid w:val="00711318"/>
    <w:rsid w:val="00711DBD"/>
    <w:rsid w:val="0071401C"/>
    <w:rsid w:val="00714B7E"/>
    <w:rsid w:val="00716194"/>
    <w:rsid w:val="00721563"/>
    <w:rsid w:val="00721982"/>
    <w:rsid w:val="00721E3C"/>
    <w:rsid w:val="0072265E"/>
    <w:rsid w:val="0072364E"/>
    <w:rsid w:val="00723E92"/>
    <w:rsid w:val="007253E1"/>
    <w:rsid w:val="00727B60"/>
    <w:rsid w:val="00730A7B"/>
    <w:rsid w:val="00731E76"/>
    <w:rsid w:val="007323AA"/>
    <w:rsid w:val="0073353F"/>
    <w:rsid w:val="00733CBD"/>
    <w:rsid w:val="00734453"/>
    <w:rsid w:val="00734860"/>
    <w:rsid w:val="0073618E"/>
    <w:rsid w:val="0073627D"/>
    <w:rsid w:val="00736916"/>
    <w:rsid w:val="00736C7D"/>
    <w:rsid w:val="00736D19"/>
    <w:rsid w:val="00736D9A"/>
    <w:rsid w:val="00737E94"/>
    <w:rsid w:val="00740106"/>
    <w:rsid w:val="00741FE5"/>
    <w:rsid w:val="00742309"/>
    <w:rsid w:val="0074299C"/>
    <w:rsid w:val="00742AEB"/>
    <w:rsid w:val="00743568"/>
    <w:rsid w:val="00744A90"/>
    <w:rsid w:val="00744BD2"/>
    <w:rsid w:val="00745A23"/>
    <w:rsid w:val="007468BE"/>
    <w:rsid w:val="007469B1"/>
    <w:rsid w:val="0074733A"/>
    <w:rsid w:val="00747916"/>
    <w:rsid w:val="00751321"/>
    <w:rsid w:val="00752BED"/>
    <w:rsid w:val="00753845"/>
    <w:rsid w:val="0075653D"/>
    <w:rsid w:val="007577CA"/>
    <w:rsid w:val="0076097B"/>
    <w:rsid w:val="007613F4"/>
    <w:rsid w:val="00762BE3"/>
    <w:rsid w:val="00763162"/>
    <w:rsid w:val="007639AF"/>
    <w:rsid w:val="007639EB"/>
    <w:rsid w:val="00765DE7"/>
    <w:rsid w:val="007668AB"/>
    <w:rsid w:val="00767435"/>
    <w:rsid w:val="007674C8"/>
    <w:rsid w:val="00767C52"/>
    <w:rsid w:val="0077031E"/>
    <w:rsid w:val="007705F7"/>
    <w:rsid w:val="0077094B"/>
    <w:rsid w:val="00770A9D"/>
    <w:rsid w:val="00770CCC"/>
    <w:rsid w:val="00770F10"/>
    <w:rsid w:val="0077127C"/>
    <w:rsid w:val="007746FF"/>
    <w:rsid w:val="00774872"/>
    <w:rsid w:val="007765AE"/>
    <w:rsid w:val="00776BE8"/>
    <w:rsid w:val="00777CE5"/>
    <w:rsid w:val="0078003F"/>
    <w:rsid w:val="007801DF"/>
    <w:rsid w:val="007806A7"/>
    <w:rsid w:val="007817C2"/>
    <w:rsid w:val="00781D73"/>
    <w:rsid w:val="007828B7"/>
    <w:rsid w:val="0078291E"/>
    <w:rsid w:val="0078351B"/>
    <w:rsid w:val="007848F5"/>
    <w:rsid w:val="00786621"/>
    <w:rsid w:val="00786B3A"/>
    <w:rsid w:val="00787CCA"/>
    <w:rsid w:val="00790D65"/>
    <w:rsid w:val="007920FE"/>
    <w:rsid w:val="00792AF0"/>
    <w:rsid w:val="00793A3A"/>
    <w:rsid w:val="00793B03"/>
    <w:rsid w:val="00794E2A"/>
    <w:rsid w:val="00796A85"/>
    <w:rsid w:val="007977CA"/>
    <w:rsid w:val="007A10DA"/>
    <w:rsid w:val="007A1D20"/>
    <w:rsid w:val="007A3DA9"/>
    <w:rsid w:val="007A6276"/>
    <w:rsid w:val="007A6612"/>
    <w:rsid w:val="007B055C"/>
    <w:rsid w:val="007B07C9"/>
    <w:rsid w:val="007B0C9B"/>
    <w:rsid w:val="007B17C6"/>
    <w:rsid w:val="007B18B0"/>
    <w:rsid w:val="007B3407"/>
    <w:rsid w:val="007B3485"/>
    <w:rsid w:val="007B35F8"/>
    <w:rsid w:val="007B4EF6"/>
    <w:rsid w:val="007C0373"/>
    <w:rsid w:val="007C05BC"/>
    <w:rsid w:val="007C0DFD"/>
    <w:rsid w:val="007C165A"/>
    <w:rsid w:val="007C22AD"/>
    <w:rsid w:val="007C27DB"/>
    <w:rsid w:val="007C3A85"/>
    <w:rsid w:val="007C4492"/>
    <w:rsid w:val="007C5189"/>
    <w:rsid w:val="007C573C"/>
    <w:rsid w:val="007C64A4"/>
    <w:rsid w:val="007C6DFB"/>
    <w:rsid w:val="007C7403"/>
    <w:rsid w:val="007D034E"/>
    <w:rsid w:val="007D07CB"/>
    <w:rsid w:val="007D2AAD"/>
    <w:rsid w:val="007D2C31"/>
    <w:rsid w:val="007D31C0"/>
    <w:rsid w:val="007D397F"/>
    <w:rsid w:val="007D4D42"/>
    <w:rsid w:val="007D5ABA"/>
    <w:rsid w:val="007E01FB"/>
    <w:rsid w:val="007E265F"/>
    <w:rsid w:val="007E2D8D"/>
    <w:rsid w:val="007E3301"/>
    <w:rsid w:val="007E356A"/>
    <w:rsid w:val="007E457F"/>
    <w:rsid w:val="007E5368"/>
    <w:rsid w:val="007E568B"/>
    <w:rsid w:val="007E5730"/>
    <w:rsid w:val="007E5DAC"/>
    <w:rsid w:val="007E6BD9"/>
    <w:rsid w:val="007E6C9E"/>
    <w:rsid w:val="007F02B8"/>
    <w:rsid w:val="007F1FBB"/>
    <w:rsid w:val="007F3042"/>
    <w:rsid w:val="007F3409"/>
    <w:rsid w:val="007F5EAD"/>
    <w:rsid w:val="007F6290"/>
    <w:rsid w:val="007F6A01"/>
    <w:rsid w:val="007F7122"/>
    <w:rsid w:val="0080232F"/>
    <w:rsid w:val="00803216"/>
    <w:rsid w:val="008039D2"/>
    <w:rsid w:val="00803ED2"/>
    <w:rsid w:val="00804FAC"/>
    <w:rsid w:val="0080560E"/>
    <w:rsid w:val="00810407"/>
    <w:rsid w:val="0081073F"/>
    <w:rsid w:val="00811285"/>
    <w:rsid w:val="008115BE"/>
    <w:rsid w:val="0081167D"/>
    <w:rsid w:val="00811C7B"/>
    <w:rsid w:val="008133A7"/>
    <w:rsid w:val="00813FBC"/>
    <w:rsid w:val="00814652"/>
    <w:rsid w:val="0081552B"/>
    <w:rsid w:val="008167AC"/>
    <w:rsid w:val="00817DC9"/>
    <w:rsid w:val="008203DB"/>
    <w:rsid w:val="00821A84"/>
    <w:rsid w:val="00821AD5"/>
    <w:rsid w:val="00823691"/>
    <w:rsid w:val="00823721"/>
    <w:rsid w:val="00824BCA"/>
    <w:rsid w:val="00830A35"/>
    <w:rsid w:val="00830E64"/>
    <w:rsid w:val="0083114C"/>
    <w:rsid w:val="0083196E"/>
    <w:rsid w:val="0083246B"/>
    <w:rsid w:val="008333C3"/>
    <w:rsid w:val="0083365E"/>
    <w:rsid w:val="008348F2"/>
    <w:rsid w:val="00834BAB"/>
    <w:rsid w:val="0083550C"/>
    <w:rsid w:val="0083599B"/>
    <w:rsid w:val="00835D92"/>
    <w:rsid w:val="00840E1A"/>
    <w:rsid w:val="00841919"/>
    <w:rsid w:val="008431E0"/>
    <w:rsid w:val="00844C3B"/>
    <w:rsid w:val="00846A23"/>
    <w:rsid w:val="00846FDE"/>
    <w:rsid w:val="00847F46"/>
    <w:rsid w:val="008530F9"/>
    <w:rsid w:val="00853B88"/>
    <w:rsid w:val="00853C16"/>
    <w:rsid w:val="00854318"/>
    <w:rsid w:val="00854483"/>
    <w:rsid w:val="008545DC"/>
    <w:rsid w:val="00854799"/>
    <w:rsid w:val="00855724"/>
    <w:rsid w:val="0085594B"/>
    <w:rsid w:val="00856750"/>
    <w:rsid w:val="0085696B"/>
    <w:rsid w:val="008575CD"/>
    <w:rsid w:val="00860A4B"/>
    <w:rsid w:val="0086282C"/>
    <w:rsid w:val="00862A5A"/>
    <w:rsid w:val="00864B4F"/>
    <w:rsid w:val="00865EF3"/>
    <w:rsid w:val="0086601A"/>
    <w:rsid w:val="008662D6"/>
    <w:rsid w:val="008668FC"/>
    <w:rsid w:val="00866F11"/>
    <w:rsid w:val="008704CA"/>
    <w:rsid w:val="0087118A"/>
    <w:rsid w:val="008715A1"/>
    <w:rsid w:val="0087253D"/>
    <w:rsid w:val="008726CB"/>
    <w:rsid w:val="008730CC"/>
    <w:rsid w:val="00873463"/>
    <w:rsid w:val="008738FB"/>
    <w:rsid w:val="00873B5B"/>
    <w:rsid w:val="00874F92"/>
    <w:rsid w:val="0087530E"/>
    <w:rsid w:val="008758A1"/>
    <w:rsid w:val="00875D25"/>
    <w:rsid w:val="00876FE5"/>
    <w:rsid w:val="008806CC"/>
    <w:rsid w:val="00880BC4"/>
    <w:rsid w:val="00880D10"/>
    <w:rsid w:val="00881A7B"/>
    <w:rsid w:val="00882FB4"/>
    <w:rsid w:val="00883477"/>
    <w:rsid w:val="00883983"/>
    <w:rsid w:val="008847AE"/>
    <w:rsid w:val="00885972"/>
    <w:rsid w:val="00890650"/>
    <w:rsid w:val="008908C4"/>
    <w:rsid w:val="00890BEF"/>
    <w:rsid w:val="008928B2"/>
    <w:rsid w:val="00892B82"/>
    <w:rsid w:val="00893632"/>
    <w:rsid w:val="00894834"/>
    <w:rsid w:val="00894E74"/>
    <w:rsid w:val="00894F56"/>
    <w:rsid w:val="00895887"/>
    <w:rsid w:val="008970EA"/>
    <w:rsid w:val="00897764"/>
    <w:rsid w:val="00897A9B"/>
    <w:rsid w:val="008A061C"/>
    <w:rsid w:val="008A0CC9"/>
    <w:rsid w:val="008A15F4"/>
    <w:rsid w:val="008A2B78"/>
    <w:rsid w:val="008A3DFA"/>
    <w:rsid w:val="008A41D3"/>
    <w:rsid w:val="008A4BD7"/>
    <w:rsid w:val="008A5A79"/>
    <w:rsid w:val="008A6B2A"/>
    <w:rsid w:val="008A6C24"/>
    <w:rsid w:val="008A718C"/>
    <w:rsid w:val="008A7CF9"/>
    <w:rsid w:val="008B0462"/>
    <w:rsid w:val="008B06B5"/>
    <w:rsid w:val="008B1882"/>
    <w:rsid w:val="008B1F75"/>
    <w:rsid w:val="008B23BC"/>
    <w:rsid w:val="008B428D"/>
    <w:rsid w:val="008B5850"/>
    <w:rsid w:val="008B5E08"/>
    <w:rsid w:val="008B5F4D"/>
    <w:rsid w:val="008B6CF7"/>
    <w:rsid w:val="008B6D7D"/>
    <w:rsid w:val="008B71C7"/>
    <w:rsid w:val="008B7201"/>
    <w:rsid w:val="008C003E"/>
    <w:rsid w:val="008C0455"/>
    <w:rsid w:val="008C0AC8"/>
    <w:rsid w:val="008C14A1"/>
    <w:rsid w:val="008C1927"/>
    <w:rsid w:val="008C1FF0"/>
    <w:rsid w:val="008C2740"/>
    <w:rsid w:val="008C3635"/>
    <w:rsid w:val="008C6B82"/>
    <w:rsid w:val="008C71ED"/>
    <w:rsid w:val="008D0DF6"/>
    <w:rsid w:val="008D169C"/>
    <w:rsid w:val="008D18C7"/>
    <w:rsid w:val="008D2D9F"/>
    <w:rsid w:val="008D33BE"/>
    <w:rsid w:val="008D3867"/>
    <w:rsid w:val="008D40FE"/>
    <w:rsid w:val="008D47ED"/>
    <w:rsid w:val="008D499A"/>
    <w:rsid w:val="008D4CD5"/>
    <w:rsid w:val="008D5CD2"/>
    <w:rsid w:val="008E1A8B"/>
    <w:rsid w:val="008E20E9"/>
    <w:rsid w:val="008E3041"/>
    <w:rsid w:val="008E35A0"/>
    <w:rsid w:val="008E3A7A"/>
    <w:rsid w:val="008E41FD"/>
    <w:rsid w:val="008E681C"/>
    <w:rsid w:val="008F06E2"/>
    <w:rsid w:val="008F174D"/>
    <w:rsid w:val="008F3482"/>
    <w:rsid w:val="008F3981"/>
    <w:rsid w:val="008F3E67"/>
    <w:rsid w:val="008F546D"/>
    <w:rsid w:val="008F5A82"/>
    <w:rsid w:val="008F61A4"/>
    <w:rsid w:val="008F6ED4"/>
    <w:rsid w:val="008F7C5D"/>
    <w:rsid w:val="00900B79"/>
    <w:rsid w:val="00904388"/>
    <w:rsid w:val="00904839"/>
    <w:rsid w:val="00904A03"/>
    <w:rsid w:val="00904E7C"/>
    <w:rsid w:val="009055C3"/>
    <w:rsid w:val="00906719"/>
    <w:rsid w:val="00907229"/>
    <w:rsid w:val="009113B1"/>
    <w:rsid w:val="00913995"/>
    <w:rsid w:val="009141AA"/>
    <w:rsid w:val="00914777"/>
    <w:rsid w:val="0091555E"/>
    <w:rsid w:val="0091736D"/>
    <w:rsid w:val="009177FA"/>
    <w:rsid w:val="0092098D"/>
    <w:rsid w:val="00922093"/>
    <w:rsid w:val="009221F7"/>
    <w:rsid w:val="009228FC"/>
    <w:rsid w:val="00923623"/>
    <w:rsid w:val="0092529D"/>
    <w:rsid w:val="0092576C"/>
    <w:rsid w:val="009257FB"/>
    <w:rsid w:val="0092589D"/>
    <w:rsid w:val="00926084"/>
    <w:rsid w:val="009268FB"/>
    <w:rsid w:val="009269EF"/>
    <w:rsid w:val="00926FF3"/>
    <w:rsid w:val="009276FF"/>
    <w:rsid w:val="00932461"/>
    <w:rsid w:val="00933697"/>
    <w:rsid w:val="0093531A"/>
    <w:rsid w:val="009358D7"/>
    <w:rsid w:val="0094092B"/>
    <w:rsid w:val="009433C1"/>
    <w:rsid w:val="00943EB4"/>
    <w:rsid w:val="00945165"/>
    <w:rsid w:val="009455F4"/>
    <w:rsid w:val="009465C3"/>
    <w:rsid w:val="00947303"/>
    <w:rsid w:val="0094748D"/>
    <w:rsid w:val="009475C7"/>
    <w:rsid w:val="00947B0B"/>
    <w:rsid w:val="00947D83"/>
    <w:rsid w:val="00950A59"/>
    <w:rsid w:val="00951798"/>
    <w:rsid w:val="00955985"/>
    <w:rsid w:val="00956459"/>
    <w:rsid w:val="00956A07"/>
    <w:rsid w:val="00960968"/>
    <w:rsid w:val="00960C6C"/>
    <w:rsid w:val="009610D0"/>
    <w:rsid w:val="00961542"/>
    <w:rsid w:val="00961EC9"/>
    <w:rsid w:val="009642CC"/>
    <w:rsid w:val="00965E02"/>
    <w:rsid w:val="0096621F"/>
    <w:rsid w:val="00966934"/>
    <w:rsid w:val="00966EE8"/>
    <w:rsid w:val="00970430"/>
    <w:rsid w:val="00971F28"/>
    <w:rsid w:val="0097241E"/>
    <w:rsid w:val="009736EC"/>
    <w:rsid w:val="00976F41"/>
    <w:rsid w:val="00977824"/>
    <w:rsid w:val="0097795A"/>
    <w:rsid w:val="00980DF4"/>
    <w:rsid w:val="009840E2"/>
    <w:rsid w:val="00984E12"/>
    <w:rsid w:val="00985E03"/>
    <w:rsid w:val="009869C4"/>
    <w:rsid w:val="0099074A"/>
    <w:rsid w:val="009907A2"/>
    <w:rsid w:val="00991B79"/>
    <w:rsid w:val="00991E8F"/>
    <w:rsid w:val="00992259"/>
    <w:rsid w:val="00993366"/>
    <w:rsid w:val="00995160"/>
    <w:rsid w:val="009960AA"/>
    <w:rsid w:val="00996AC0"/>
    <w:rsid w:val="00996FA7"/>
    <w:rsid w:val="009A0752"/>
    <w:rsid w:val="009A1EB3"/>
    <w:rsid w:val="009A339C"/>
    <w:rsid w:val="009A5609"/>
    <w:rsid w:val="009A7E37"/>
    <w:rsid w:val="009B00A3"/>
    <w:rsid w:val="009B0562"/>
    <w:rsid w:val="009B1FBE"/>
    <w:rsid w:val="009B42D6"/>
    <w:rsid w:val="009B49E1"/>
    <w:rsid w:val="009B5BCF"/>
    <w:rsid w:val="009B6147"/>
    <w:rsid w:val="009B7C35"/>
    <w:rsid w:val="009B7DC9"/>
    <w:rsid w:val="009C02CF"/>
    <w:rsid w:val="009C0B48"/>
    <w:rsid w:val="009C2466"/>
    <w:rsid w:val="009C2A8E"/>
    <w:rsid w:val="009C3054"/>
    <w:rsid w:val="009C4318"/>
    <w:rsid w:val="009C5FC9"/>
    <w:rsid w:val="009C654F"/>
    <w:rsid w:val="009C69B6"/>
    <w:rsid w:val="009D0B0B"/>
    <w:rsid w:val="009D19AE"/>
    <w:rsid w:val="009D19DA"/>
    <w:rsid w:val="009D5666"/>
    <w:rsid w:val="009D5FCF"/>
    <w:rsid w:val="009D6C9D"/>
    <w:rsid w:val="009D6CF7"/>
    <w:rsid w:val="009D7668"/>
    <w:rsid w:val="009E033E"/>
    <w:rsid w:val="009E1825"/>
    <w:rsid w:val="009E1B5D"/>
    <w:rsid w:val="009E461E"/>
    <w:rsid w:val="009E468F"/>
    <w:rsid w:val="009E57C9"/>
    <w:rsid w:val="009E729D"/>
    <w:rsid w:val="009E7AF4"/>
    <w:rsid w:val="009F0D9B"/>
    <w:rsid w:val="009F17DE"/>
    <w:rsid w:val="009F1AAD"/>
    <w:rsid w:val="009F1AB6"/>
    <w:rsid w:val="009F1DEE"/>
    <w:rsid w:val="009F25E4"/>
    <w:rsid w:val="009F28A6"/>
    <w:rsid w:val="009F2A53"/>
    <w:rsid w:val="009F2BA0"/>
    <w:rsid w:val="009F2FC9"/>
    <w:rsid w:val="009F363E"/>
    <w:rsid w:val="009F3AF8"/>
    <w:rsid w:val="009F60AC"/>
    <w:rsid w:val="00A00BCB"/>
    <w:rsid w:val="00A01365"/>
    <w:rsid w:val="00A05CBC"/>
    <w:rsid w:val="00A06DE0"/>
    <w:rsid w:val="00A07824"/>
    <w:rsid w:val="00A07904"/>
    <w:rsid w:val="00A07C40"/>
    <w:rsid w:val="00A07D11"/>
    <w:rsid w:val="00A12884"/>
    <w:rsid w:val="00A12ED1"/>
    <w:rsid w:val="00A132C3"/>
    <w:rsid w:val="00A149D7"/>
    <w:rsid w:val="00A15C0F"/>
    <w:rsid w:val="00A17C07"/>
    <w:rsid w:val="00A20CA7"/>
    <w:rsid w:val="00A2105E"/>
    <w:rsid w:val="00A23067"/>
    <w:rsid w:val="00A23762"/>
    <w:rsid w:val="00A23ED5"/>
    <w:rsid w:val="00A27E3F"/>
    <w:rsid w:val="00A32514"/>
    <w:rsid w:val="00A3331C"/>
    <w:rsid w:val="00A34B69"/>
    <w:rsid w:val="00A368AA"/>
    <w:rsid w:val="00A36A06"/>
    <w:rsid w:val="00A37930"/>
    <w:rsid w:val="00A400B4"/>
    <w:rsid w:val="00A41ED6"/>
    <w:rsid w:val="00A43BBE"/>
    <w:rsid w:val="00A43EF5"/>
    <w:rsid w:val="00A450C5"/>
    <w:rsid w:val="00A45715"/>
    <w:rsid w:val="00A457DF"/>
    <w:rsid w:val="00A469B3"/>
    <w:rsid w:val="00A46CDE"/>
    <w:rsid w:val="00A46FA5"/>
    <w:rsid w:val="00A51ED3"/>
    <w:rsid w:val="00A52390"/>
    <w:rsid w:val="00A52BD3"/>
    <w:rsid w:val="00A53B36"/>
    <w:rsid w:val="00A5499E"/>
    <w:rsid w:val="00A56196"/>
    <w:rsid w:val="00A6097E"/>
    <w:rsid w:val="00A60A2C"/>
    <w:rsid w:val="00A61A14"/>
    <w:rsid w:val="00A6220E"/>
    <w:rsid w:val="00A6286E"/>
    <w:rsid w:val="00A66B50"/>
    <w:rsid w:val="00A674C0"/>
    <w:rsid w:val="00A70C61"/>
    <w:rsid w:val="00A72E37"/>
    <w:rsid w:val="00A73DA2"/>
    <w:rsid w:val="00A73EF6"/>
    <w:rsid w:val="00A74DD7"/>
    <w:rsid w:val="00A75186"/>
    <w:rsid w:val="00A803EE"/>
    <w:rsid w:val="00A81687"/>
    <w:rsid w:val="00A81A0F"/>
    <w:rsid w:val="00A829FF"/>
    <w:rsid w:val="00A85AA7"/>
    <w:rsid w:val="00A86FEA"/>
    <w:rsid w:val="00A87022"/>
    <w:rsid w:val="00A903A8"/>
    <w:rsid w:val="00A90C62"/>
    <w:rsid w:val="00A911E5"/>
    <w:rsid w:val="00A95025"/>
    <w:rsid w:val="00A95AB7"/>
    <w:rsid w:val="00A96782"/>
    <w:rsid w:val="00AA0AB4"/>
    <w:rsid w:val="00AA0EA4"/>
    <w:rsid w:val="00AA11AF"/>
    <w:rsid w:val="00AA13A5"/>
    <w:rsid w:val="00AA20E2"/>
    <w:rsid w:val="00AA3844"/>
    <w:rsid w:val="00AA6114"/>
    <w:rsid w:val="00AB027D"/>
    <w:rsid w:val="00AB0544"/>
    <w:rsid w:val="00AB05A4"/>
    <w:rsid w:val="00AB18D6"/>
    <w:rsid w:val="00AB19BF"/>
    <w:rsid w:val="00AB1B12"/>
    <w:rsid w:val="00AB269A"/>
    <w:rsid w:val="00AB2C99"/>
    <w:rsid w:val="00AB34A8"/>
    <w:rsid w:val="00AB4166"/>
    <w:rsid w:val="00AB4342"/>
    <w:rsid w:val="00AB4C14"/>
    <w:rsid w:val="00AB5240"/>
    <w:rsid w:val="00AB555B"/>
    <w:rsid w:val="00AB693C"/>
    <w:rsid w:val="00AB7258"/>
    <w:rsid w:val="00AC0062"/>
    <w:rsid w:val="00AC01E0"/>
    <w:rsid w:val="00AC0204"/>
    <w:rsid w:val="00AC2137"/>
    <w:rsid w:val="00AC337D"/>
    <w:rsid w:val="00AC3994"/>
    <w:rsid w:val="00AC403D"/>
    <w:rsid w:val="00AC476A"/>
    <w:rsid w:val="00AC4DD4"/>
    <w:rsid w:val="00AC55CD"/>
    <w:rsid w:val="00AC632F"/>
    <w:rsid w:val="00AC7289"/>
    <w:rsid w:val="00AD1244"/>
    <w:rsid w:val="00AD2C0D"/>
    <w:rsid w:val="00AD3146"/>
    <w:rsid w:val="00AD3516"/>
    <w:rsid w:val="00AD452F"/>
    <w:rsid w:val="00AD481B"/>
    <w:rsid w:val="00AD4F0B"/>
    <w:rsid w:val="00AD66F7"/>
    <w:rsid w:val="00AD6D64"/>
    <w:rsid w:val="00AD7AAE"/>
    <w:rsid w:val="00AD7BA8"/>
    <w:rsid w:val="00AE0929"/>
    <w:rsid w:val="00AE1BCB"/>
    <w:rsid w:val="00AE2185"/>
    <w:rsid w:val="00AE268E"/>
    <w:rsid w:val="00AE2FE2"/>
    <w:rsid w:val="00AE38A1"/>
    <w:rsid w:val="00AE43BC"/>
    <w:rsid w:val="00AE44C7"/>
    <w:rsid w:val="00AE51F4"/>
    <w:rsid w:val="00AE66C2"/>
    <w:rsid w:val="00AE7203"/>
    <w:rsid w:val="00AE752A"/>
    <w:rsid w:val="00AE76BB"/>
    <w:rsid w:val="00AE7B44"/>
    <w:rsid w:val="00AE7C88"/>
    <w:rsid w:val="00AE7F6D"/>
    <w:rsid w:val="00AE7FD7"/>
    <w:rsid w:val="00AF0789"/>
    <w:rsid w:val="00AF09BA"/>
    <w:rsid w:val="00AF0A81"/>
    <w:rsid w:val="00AF16C1"/>
    <w:rsid w:val="00AF1828"/>
    <w:rsid w:val="00AF2AF3"/>
    <w:rsid w:val="00AF2B84"/>
    <w:rsid w:val="00AF2FB1"/>
    <w:rsid w:val="00AF3309"/>
    <w:rsid w:val="00AF3CF5"/>
    <w:rsid w:val="00AF4494"/>
    <w:rsid w:val="00AF4A63"/>
    <w:rsid w:val="00AF74FA"/>
    <w:rsid w:val="00B00AA3"/>
    <w:rsid w:val="00B00AEF"/>
    <w:rsid w:val="00B01083"/>
    <w:rsid w:val="00B01411"/>
    <w:rsid w:val="00B01BD4"/>
    <w:rsid w:val="00B023F3"/>
    <w:rsid w:val="00B026B8"/>
    <w:rsid w:val="00B028DB"/>
    <w:rsid w:val="00B029B9"/>
    <w:rsid w:val="00B029D3"/>
    <w:rsid w:val="00B03346"/>
    <w:rsid w:val="00B03FFA"/>
    <w:rsid w:val="00B04E87"/>
    <w:rsid w:val="00B0563C"/>
    <w:rsid w:val="00B05D59"/>
    <w:rsid w:val="00B05E4D"/>
    <w:rsid w:val="00B070EC"/>
    <w:rsid w:val="00B10624"/>
    <w:rsid w:val="00B116F9"/>
    <w:rsid w:val="00B11AFA"/>
    <w:rsid w:val="00B11E74"/>
    <w:rsid w:val="00B1385D"/>
    <w:rsid w:val="00B13BA7"/>
    <w:rsid w:val="00B13C4D"/>
    <w:rsid w:val="00B1412D"/>
    <w:rsid w:val="00B14341"/>
    <w:rsid w:val="00B146D4"/>
    <w:rsid w:val="00B16D43"/>
    <w:rsid w:val="00B172DE"/>
    <w:rsid w:val="00B17D8A"/>
    <w:rsid w:val="00B22208"/>
    <w:rsid w:val="00B22226"/>
    <w:rsid w:val="00B2325A"/>
    <w:rsid w:val="00B233BE"/>
    <w:rsid w:val="00B234C9"/>
    <w:rsid w:val="00B23655"/>
    <w:rsid w:val="00B23904"/>
    <w:rsid w:val="00B23D10"/>
    <w:rsid w:val="00B25A8E"/>
    <w:rsid w:val="00B26E27"/>
    <w:rsid w:val="00B309B8"/>
    <w:rsid w:val="00B30BA5"/>
    <w:rsid w:val="00B30C83"/>
    <w:rsid w:val="00B30E9E"/>
    <w:rsid w:val="00B318F7"/>
    <w:rsid w:val="00B33A92"/>
    <w:rsid w:val="00B344C6"/>
    <w:rsid w:val="00B34FF5"/>
    <w:rsid w:val="00B3500B"/>
    <w:rsid w:val="00B37EF6"/>
    <w:rsid w:val="00B37FC6"/>
    <w:rsid w:val="00B405FC"/>
    <w:rsid w:val="00B406B7"/>
    <w:rsid w:val="00B417AB"/>
    <w:rsid w:val="00B42292"/>
    <w:rsid w:val="00B4310C"/>
    <w:rsid w:val="00B439C0"/>
    <w:rsid w:val="00B453BD"/>
    <w:rsid w:val="00B455C5"/>
    <w:rsid w:val="00B46008"/>
    <w:rsid w:val="00B478C9"/>
    <w:rsid w:val="00B52A7A"/>
    <w:rsid w:val="00B52B9F"/>
    <w:rsid w:val="00B53C84"/>
    <w:rsid w:val="00B53E5B"/>
    <w:rsid w:val="00B53F65"/>
    <w:rsid w:val="00B54761"/>
    <w:rsid w:val="00B5623F"/>
    <w:rsid w:val="00B565AC"/>
    <w:rsid w:val="00B57415"/>
    <w:rsid w:val="00B57E72"/>
    <w:rsid w:val="00B57EC4"/>
    <w:rsid w:val="00B6001F"/>
    <w:rsid w:val="00B60932"/>
    <w:rsid w:val="00B615AB"/>
    <w:rsid w:val="00B640C5"/>
    <w:rsid w:val="00B64C47"/>
    <w:rsid w:val="00B6532D"/>
    <w:rsid w:val="00B65398"/>
    <w:rsid w:val="00B65ADB"/>
    <w:rsid w:val="00B679B7"/>
    <w:rsid w:val="00B67B8D"/>
    <w:rsid w:val="00B729AB"/>
    <w:rsid w:val="00B7369C"/>
    <w:rsid w:val="00B74152"/>
    <w:rsid w:val="00B74570"/>
    <w:rsid w:val="00B74807"/>
    <w:rsid w:val="00B748DF"/>
    <w:rsid w:val="00B7677B"/>
    <w:rsid w:val="00B769E5"/>
    <w:rsid w:val="00B775EA"/>
    <w:rsid w:val="00B77D7D"/>
    <w:rsid w:val="00B81877"/>
    <w:rsid w:val="00B81CE1"/>
    <w:rsid w:val="00B824A9"/>
    <w:rsid w:val="00B82B2A"/>
    <w:rsid w:val="00B82F08"/>
    <w:rsid w:val="00B83673"/>
    <w:rsid w:val="00B866D2"/>
    <w:rsid w:val="00B9060F"/>
    <w:rsid w:val="00B9084A"/>
    <w:rsid w:val="00B90D20"/>
    <w:rsid w:val="00B917CC"/>
    <w:rsid w:val="00B92472"/>
    <w:rsid w:val="00B92E97"/>
    <w:rsid w:val="00B933C0"/>
    <w:rsid w:val="00B937CD"/>
    <w:rsid w:val="00B9476F"/>
    <w:rsid w:val="00B94AF7"/>
    <w:rsid w:val="00B94BE4"/>
    <w:rsid w:val="00B95960"/>
    <w:rsid w:val="00B95B04"/>
    <w:rsid w:val="00B95C94"/>
    <w:rsid w:val="00B96A4C"/>
    <w:rsid w:val="00BA09C2"/>
    <w:rsid w:val="00BA1556"/>
    <w:rsid w:val="00BA248B"/>
    <w:rsid w:val="00BA24AA"/>
    <w:rsid w:val="00BA4375"/>
    <w:rsid w:val="00BA52A7"/>
    <w:rsid w:val="00BA53CF"/>
    <w:rsid w:val="00BA61AC"/>
    <w:rsid w:val="00BA63F5"/>
    <w:rsid w:val="00BA67BF"/>
    <w:rsid w:val="00BA6CDE"/>
    <w:rsid w:val="00BB0CE1"/>
    <w:rsid w:val="00BB1ABF"/>
    <w:rsid w:val="00BB2793"/>
    <w:rsid w:val="00BB4D16"/>
    <w:rsid w:val="00BB4D46"/>
    <w:rsid w:val="00BB4D56"/>
    <w:rsid w:val="00BB5406"/>
    <w:rsid w:val="00BB7BDE"/>
    <w:rsid w:val="00BC01A2"/>
    <w:rsid w:val="00BC02F2"/>
    <w:rsid w:val="00BC0323"/>
    <w:rsid w:val="00BC2153"/>
    <w:rsid w:val="00BC23A8"/>
    <w:rsid w:val="00BC2FFB"/>
    <w:rsid w:val="00BC32AA"/>
    <w:rsid w:val="00BC36AE"/>
    <w:rsid w:val="00BC53BD"/>
    <w:rsid w:val="00BC6F24"/>
    <w:rsid w:val="00BD05E9"/>
    <w:rsid w:val="00BD0859"/>
    <w:rsid w:val="00BD0E5B"/>
    <w:rsid w:val="00BD13AA"/>
    <w:rsid w:val="00BD1C63"/>
    <w:rsid w:val="00BD1E97"/>
    <w:rsid w:val="00BD1F06"/>
    <w:rsid w:val="00BD44B1"/>
    <w:rsid w:val="00BD4F8B"/>
    <w:rsid w:val="00BD672C"/>
    <w:rsid w:val="00BD6CA5"/>
    <w:rsid w:val="00BD7578"/>
    <w:rsid w:val="00BE02C1"/>
    <w:rsid w:val="00BE0481"/>
    <w:rsid w:val="00BE256C"/>
    <w:rsid w:val="00BE2BC4"/>
    <w:rsid w:val="00BE2EE6"/>
    <w:rsid w:val="00BE35AE"/>
    <w:rsid w:val="00BE39D8"/>
    <w:rsid w:val="00BE4283"/>
    <w:rsid w:val="00BE552E"/>
    <w:rsid w:val="00BE5C89"/>
    <w:rsid w:val="00BE66D5"/>
    <w:rsid w:val="00BE7006"/>
    <w:rsid w:val="00BF0C8A"/>
    <w:rsid w:val="00BF1067"/>
    <w:rsid w:val="00BF1B70"/>
    <w:rsid w:val="00BF2B0E"/>
    <w:rsid w:val="00BF35DB"/>
    <w:rsid w:val="00BF44A5"/>
    <w:rsid w:val="00BF44D0"/>
    <w:rsid w:val="00BF4B81"/>
    <w:rsid w:val="00BF65D0"/>
    <w:rsid w:val="00BF671E"/>
    <w:rsid w:val="00BF79D8"/>
    <w:rsid w:val="00C00D0E"/>
    <w:rsid w:val="00C012AA"/>
    <w:rsid w:val="00C01EB1"/>
    <w:rsid w:val="00C01EB2"/>
    <w:rsid w:val="00C02481"/>
    <w:rsid w:val="00C02B93"/>
    <w:rsid w:val="00C033DC"/>
    <w:rsid w:val="00C0403B"/>
    <w:rsid w:val="00C04D19"/>
    <w:rsid w:val="00C0515F"/>
    <w:rsid w:val="00C053D5"/>
    <w:rsid w:val="00C0576D"/>
    <w:rsid w:val="00C06F02"/>
    <w:rsid w:val="00C071A8"/>
    <w:rsid w:val="00C07B21"/>
    <w:rsid w:val="00C10B6B"/>
    <w:rsid w:val="00C122AF"/>
    <w:rsid w:val="00C13775"/>
    <w:rsid w:val="00C1386B"/>
    <w:rsid w:val="00C140DD"/>
    <w:rsid w:val="00C148E9"/>
    <w:rsid w:val="00C163D5"/>
    <w:rsid w:val="00C17459"/>
    <w:rsid w:val="00C17787"/>
    <w:rsid w:val="00C22560"/>
    <w:rsid w:val="00C23E4D"/>
    <w:rsid w:val="00C26CA4"/>
    <w:rsid w:val="00C271DD"/>
    <w:rsid w:val="00C2793A"/>
    <w:rsid w:val="00C27FDB"/>
    <w:rsid w:val="00C3038F"/>
    <w:rsid w:val="00C315C4"/>
    <w:rsid w:val="00C31FF8"/>
    <w:rsid w:val="00C32198"/>
    <w:rsid w:val="00C32A6C"/>
    <w:rsid w:val="00C33964"/>
    <w:rsid w:val="00C3402F"/>
    <w:rsid w:val="00C346E9"/>
    <w:rsid w:val="00C34D21"/>
    <w:rsid w:val="00C365B4"/>
    <w:rsid w:val="00C36929"/>
    <w:rsid w:val="00C377B9"/>
    <w:rsid w:val="00C378EE"/>
    <w:rsid w:val="00C40403"/>
    <w:rsid w:val="00C4082F"/>
    <w:rsid w:val="00C41420"/>
    <w:rsid w:val="00C42457"/>
    <w:rsid w:val="00C42C34"/>
    <w:rsid w:val="00C43953"/>
    <w:rsid w:val="00C447F1"/>
    <w:rsid w:val="00C44D2C"/>
    <w:rsid w:val="00C45D98"/>
    <w:rsid w:val="00C46328"/>
    <w:rsid w:val="00C46D19"/>
    <w:rsid w:val="00C50B3B"/>
    <w:rsid w:val="00C50E03"/>
    <w:rsid w:val="00C53C0E"/>
    <w:rsid w:val="00C55B52"/>
    <w:rsid w:val="00C56032"/>
    <w:rsid w:val="00C56ABB"/>
    <w:rsid w:val="00C56BB6"/>
    <w:rsid w:val="00C60C48"/>
    <w:rsid w:val="00C624AC"/>
    <w:rsid w:val="00C63B2F"/>
    <w:rsid w:val="00C64493"/>
    <w:rsid w:val="00C644AA"/>
    <w:rsid w:val="00C644E8"/>
    <w:rsid w:val="00C6494D"/>
    <w:rsid w:val="00C65492"/>
    <w:rsid w:val="00C66C87"/>
    <w:rsid w:val="00C67237"/>
    <w:rsid w:val="00C67635"/>
    <w:rsid w:val="00C67AC3"/>
    <w:rsid w:val="00C67E96"/>
    <w:rsid w:val="00C70CC5"/>
    <w:rsid w:val="00C71573"/>
    <w:rsid w:val="00C715DA"/>
    <w:rsid w:val="00C71DB3"/>
    <w:rsid w:val="00C72255"/>
    <w:rsid w:val="00C73C00"/>
    <w:rsid w:val="00C74090"/>
    <w:rsid w:val="00C76A07"/>
    <w:rsid w:val="00C77661"/>
    <w:rsid w:val="00C80296"/>
    <w:rsid w:val="00C80E24"/>
    <w:rsid w:val="00C80EE3"/>
    <w:rsid w:val="00C82C6F"/>
    <w:rsid w:val="00C82DCC"/>
    <w:rsid w:val="00C83179"/>
    <w:rsid w:val="00C84EB7"/>
    <w:rsid w:val="00C856D2"/>
    <w:rsid w:val="00C857B1"/>
    <w:rsid w:val="00C85848"/>
    <w:rsid w:val="00C863D8"/>
    <w:rsid w:val="00C8700A"/>
    <w:rsid w:val="00C90299"/>
    <w:rsid w:val="00C90305"/>
    <w:rsid w:val="00C90369"/>
    <w:rsid w:val="00C903B9"/>
    <w:rsid w:val="00C90790"/>
    <w:rsid w:val="00C91321"/>
    <w:rsid w:val="00C913E3"/>
    <w:rsid w:val="00C91A2C"/>
    <w:rsid w:val="00C925D2"/>
    <w:rsid w:val="00C92F83"/>
    <w:rsid w:val="00C940BD"/>
    <w:rsid w:val="00C945C9"/>
    <w:rsid w:val="00C94F06"/>
    <w:rsid w:val="00C9798E"/>
    <w:rsid w:val="00CA0EFB"/>
    <w:rsid w:val="00CA3D6E"/>
    <w:rsid w:val="00CA4390"/>
    <w:rsid w:val="00CA4B74"/>
    <w:rsid w:val="00CA58B3"/>
    <w:rsid w:val="00CA6732"/>
    <w:rsid w:val="00CA6E0C"/>
    <w:rsid w:val="00CA6EC8"/>
    <w:rsid w:val="00CA7A08"/>
    <w:rsid w:val="00CB0226"/>
    <w:rsid w:val="00CB0536"/>
    <w:rsid w:val="00CB0724"/>
    <w:rsid w:val="00CB0F88"/>
    <w:rsid w:val="00CB1937"/>
    <w:rsid w:val="00CB1986"/>
    <w:rsid w:val="00CB1E44"/>
    <w:rsid w:val="00CB1FD9"/>
    <w:rsid w:val="00CB457F"/>
    <w:rsid w:val="00CB5C19"/>
    <w:rsid w:val="00CB6E56"/>
    <w:rsid w:val="00CB7ECF"/>
    <w:rsid w:val="00CC14FB"/>
    <w:rsid w:val="00CC1F11"/>
    <w:rsid w:val="00CC3025"/>
    <w:rsid w:val="00CC3100"/>
    <w:rsid w:val="00CC347C"/>
    <w:rsid w:val="00CC46AF"/>
    <w:rsid w:val="00CC494E"/>
    <w:rsid w:val="00CC4E54"/>
    <w:rsid w:val="00CC5105"/>
    <w:rsid w:val="00CC52E6"/>
    <w:rsid w:val="00CC5C73"/>
    <w:rsid w:val="00CC6EB7"/>
    <w:rsid w:val="00CC729A"/>
    <w:rsid w:val="00CD0958"/>
    <w:rsid w:val="00CD0AE6"/>
    <w:rsid w:val="00CD1495"/>
    <w:rsid w:val="00CD1B5C"/>
    <w:rsid w:val="00CD2AA9"/>
    <w:rsid w:val="00CD3EDE"/>
    <w:rsid w:val="00CD420F"/>
    <w:rsid w:val="00CD4829"/>
    <w:rsid w:val="00CD56DB"/>
    <w:rsid w:val="00CD587F"/>
    <w:rsid w:val="00CD5A9A"/>
    <w:rsid w:val="00CD6754"/>
    <w:rsid w:val="00CD6A46"/>
    <w:rsid w:val="00CD6BD8"/>
    <w:rsid w:val="00CD6FDC"/>
    <w:rsid w:val="00CD7B59"/>
    <w:rsid w:val="00CE04C9"/>
    <w:rsid w:val="00CE084F"/>
    <w:rsid w:val="00CE133D"/>
    <w:rsid w:val="00CE183A"/>
    <w:rsid w:val="00CE2EDA"/>
    <w:rsid w:val="00CE3C23"/>
    <w:rsid w:val="00CE4362"/>
    <w:rsid w:val="00CE6BA0"/>
    <w:rsid w:val="00CE6CD1"/>
    <w:rsid w:val="00CE7427"/>
    <w:rsid w:val="00CE7B76"/>
    <w:rsid w:val="00CF01AD"/>
    <w:rsid w:val="00CF1DEF"/>
    <w:rsid w:val="00CF1FA9"/>
    <w:rsid w:val="00CF29BB"/>
    <w:rsid w:val="00CF380C"/>
    <w:rsid w:val="00CF4064"/>
    <w:rsid w:val="00CF4E50"/>
    <w:rsid w:val="00D00F7A"/>
    <w:rsid w:val="00D01282"/>
    <w:rsid w:val="00D03FA5"/>
    <w:rsid w:val="00D0493E"/>
    <w:rsid w:val="00D050A5"/>
    <w:rsid w:val="00D05836"/>
    <w:rsid w:val="00D06253"/>
    <w:rsid w:val="00D067C1"/>
    <w:rsid w:val="00D06CE3"/>
    <w:rsid w:val="00D07697"/>
    <w:rsid w:val="00D10A02"/>
    <w:rsid w:val="00D1235C"/>
    <w:rsid w:val="00D12D89"/>
    <w:rsid w:val="00D12F62"/>
    <w:rsid w:val="00D1461F"/>
    <w:rsid w:val="00D15183"/>
    <w:rsid w:val="00D160ED"/>
    <w:rsid w:val="00D17B4B"/>
    <w:rsid w:val="00D17C24"/>
    <w:rsid w:val="00D20260"/>
    <w:rsid w:val="00D2180D"/>
    <w:rsid w:val="00D21D3C"/>
    <w:rsid w:val="00D221EA"/>
    <w:rsid w:val="00D253FF"/>
    <w:rsid w:val="00D260D7"/>
    <w:rsid w:val="00D2646F"/>
    <w:rsid w:val="00D2759A"/>
    <w:rsid w:val="00D27870"/>
    <w:rsid w:val="00D27D98"/>
    <w:rsid w:val="00D30838"/>
    <w:rsid w:val="00D3188B"/>
    <w:rsid w:val="00D32800"/>
    <w:rsid w:val="00D353D0"/>
    <w:rsid w:val="00D35661"/>
    <w:rsid w:val="00D35C14"/>
    <w:rsid w:val="00D36716"/>
    <w:rsid w:val="00D368F7"/>
    <w:rsid w:val="00D375D9"/>
    <w:rsid w:val="00D409B1"/>
    <w:rsid w:val="00D42E82"/>
    <w:rsid w:val="00D43C40"/>
    <w:rsid w:val="00D43C8B"/>
    <w:rsid w:val="00D441B8"/>
    <w:rsid w:val="00D45253"/>
    <w:rsid w:val="00D457CC"/>
    <w:rsid w:val="00D47C09"/>
    <w:rsid w:val="00D51742"/>
    <w:rsid w:val="00D520F2"/>
    <w:rsid w:val="00D52B1D"/>
    <w:rsid w:val="00D53906"/>
    <w:rsid w:val="00D5441A"/>
    <w:rsid w:val="00D55B7E"/>
    <w:rsid w:val="00D55C23"/>
    <w:rsid w:val="00D562EA"/>
    <w:rsid w:val="00D56785"/>
    <w:rsid w:val="00D579ED"/>
    <w:rsid w:val="00D57BE4"/>
    <w:rsid w:val="00D61140"/>
    <w:rsid w:val="00D6138B"/>
    <w:rsid w:val="00D614D3"/>
    <w:rsid w:val="00D61C1E"/>
    <w:rsid w:val="00D61D92"/>
    <w:rsid w:val="00D61FF9"/>
    <w:rsid w:val="00D623DE"/>
    <w:rsid w:val="00D6290A"/>
    <w:rsid w:val="00D635FA"/>
    <w:rsid w:val="00D64020"/>
    <w:rsid w:val="00D65325"/>
    <w:rsid w:val="00D66211"/>
    <w:rsid w:val="00D66501"/>
    <w:rsid w:val="00D67113"/>
    <w:rsid w:val="00D7154E"/>
    <w:rsid w:val="00D73B9A"/>
    <w:rsid w:val="00D7492E"/>
    <w:rsid w:val="00D75505"/>
    <w:rsid w:val="00D76ED6"/>
    <w:rsid w:val="00D770B4"/>
    <w:rsid w:val="00D8008E"/>
    <w:rsid w:val="00D82359"/>
    <w:rsid w:val="00D82E12"/>
    <w:rsid w:val="00D83F14"/>
    <w:rsid w:val="00D84033"/>
    <w:rsid w:val="00D84558"/>
    <w:rsid w:val="00D85D6B"/>
    <w:rsid w:val="00D85E2C"/>
    <w:rsid w:val="00D86533"/>
    <w:rsid w:val="00D86A39"/>
    <w:rsid w:val="00D86A67"/>
    <w:rsid w:val="00D902B4"/>
    <w:rsid w:val="00D907E7"/>
    <w:rsid w:val="00D90AC6"/>
    <w:rsid w:val="00D9188A"/>
    <w:rsid w:val="00D91D65"/>
    <w:rsid w:val="00D93BE1"/>
    <w:rsid w:val="00D94E83"/>
    <w:rsid w:val="00D953FA"/>
    <w:rsid w:val="00D957EC"/>
    <w:rsid w:val="00D95BBD"/>
    <w:rsid w:val="00D95D22"/>
    <w:rsid w:val="00D95D80"/>
    <w:rsid w:val="00D95EE1"/>
    <w:rsid w:val="00D963F4"/>
    <w:rsid w:val="00D96B3D"/>
    <w:rsid w:val="00D96CF8"/>
    <w:rsid w:val="00D97421"/>
    <w:rsid w:val="00D976F9"/>
    <w:rsid w:val="00D9797C"/>
    <w:rsid w:val="00DA0673"/>
    <w:rsid w:val="00DA13C5"/>
    <w:rsid w:val="00DA1F20"/>
    <w:rsid w:val="00DA2366"/>
    <w:rsid w:val="00DA2A87"/>
    <w:rsid w:val="00DA3B23"/>
    <w:rsid w:val="00DA46D4"/>
    <w:rsid w:val="00DA71B1"/>
    <w:rsid w:val="00DA7A16"/>
    <w:rsid w:val="00DB1A60"/>
    <w:rsid w:val="00DB3192"/>
    <w:rsid w:val="00DB49BA"/>
    <w:rsid w:val="00DB5CBC"/>
    <w:rsid w:val="00DB6DA1"/>
    <w:rsid w:val="00DB738F"/>
    <w:rsid w:val="00DB79F8"/>
    <w:rsid w:val="00DB7A5E"/>
    <w:rsid w:val="00DB7E53"/>
    <w:rsid w:val="00DC076E"/>
    <w:rsid w:val="00DC0C8F"/>
    <w:rsid w:val="00DC16AA"/>
    <w:rsid w:val="00DC2709"/>
    <w:rsid w:val="00DC2A91"/>
    <w:rsid w:val="00DC2BD7"/>
    <w:rsid w:val="00DC386A"/>
    <w:rsid w:val="00DC4648"/>
    <w:rsid w:val="00DC4FF7"/>
    <w:rsid w:val="00DC508C"/>
    <w:rsid w:val="00DC6323"/>
    <w:rsid w:val="00DC6386"/>
    <w:rsid w:val="00DC63CE"/>
    <w:rsid w:val="00DC6803"/>
    <w:rsid w:val="00DC71E8"/>
    <w:rsid w:val="00DC735A"/>
    <w:rsid w:val="00DD0245"/>
    <w:rsid w:val="00DD2B49"/>
    <w:rsid w:val="00DD306D"/>
    <w:rsid w:val="00DD3127"/>
    <w:rsid w:val="00DD3538"/>
    <w:rsid w:val="00DD3689"/>
    <w:rsid w:val="00DD4163"/>
    <w:rsid w:val="00DD439C"/>
    <w:rsid w:val="00DD45C8"/>
    <w:rsid w:val="00DD5003"/>
    <w:rsid w:val="00DD6CF2"/>
    <w:rsid w:val="00DE0354"/>
    <w:rsid w:val="00DE06A8"/>
    <w:rsid w:val="00DE0DE2"/>
    <w:rsid w:val="00DE2451"/>
    <w:rsid w:val="00DE2F10"/>
    <w:rsid w:val="00DE349D"/>
    <w:rsid w:val="00DE4501"/>
    <w:rsid w:val="00DE50F4"/>
    <w:rsid w:val="00DE7F64"/>
    <w:rsid w:val="00DF0EA7"/>
    <w:rsid w:val="00DF10A7"/>
    <w:rsid w:val="00DF3863"/>
    <w:rsid w:val="00DF41A5"/>
    <w:rsid w:val="00DF41E5"/>
    <w:rsid w:val="00DF420A"/>
    <w:rsid w:val="00DF4B12"/>
    <w:rsid w:val="00DF4B4C"/>
    <w:rsid w:val="00DF6641"/>
    <w:rsid w:val="00DF6918"/>
    <w:rsid w:val="00DF7053"/>
    <w:rsid w:val="00E00982"/>
    <w:rsid w:val="00E011A0"/>
    <w:rsid w:val="00E01932"/>
    <w:rsid w:val="00E02ACC"/>
    <w:rsid w:val="00E02C3A"/>
    <w:rsid w:val="00E02EBF"/>
    <w:rsid w:val="00E040E9"/>
    <w:rsid w:val="00E045F0"/>
    <w:rsid w:val="00E04640"/>
    <w:rsid w:val="00E073F4"/>
    <w:rsid w:val="00E10A24"/>
    <w:rsid w:val="00E117AB"/>
    <w:rsid w:val="00E11BA0"/>
    <w:rsid w:val="00E11BEE"/>
    <w:rsid w:val="00E11F60"/>
    <w:rsid w:val="00E12123"/>
    <w:rsid w:val="00E13492"/>
    <w:rsid w:val="00E1534C"/>
    <w:rsid w:val="00E15A3A"/>
    <w:rsid w:val="00E15CB4"/>
    <w:rsid w:val="00E15E1B"/>
    <w:rsid w:val="00E174FE"/>
    <w:rsid w:val="00E17EA6"/>
    <w:rsid w:val="00E20D0E"/>
    <w:rsid w:val="00E216D9"/>
    <w:rsid w:val="00E21F26"/>
    <w:rsid w:val="00E22CB6"/>
    <w:rsid w:val="00E23401"/>
    <w:rsid w:val="00E24453"/>
    <w:rsid w:val="00E2558A"/>
    <w:rsid w:val="00E2566B"/>
    <w:rsid w:val="00E25FBD"/>
    <w:rsid w:val="00E26221"/>
    <w:rsid w:val="00E26604"/>
    <w:rsid w:val="00E2694B"/>
    <w:rsid w:val="00E2749C"/>
    <w:rsid w:val="00E2790F"/>
    <w:rsid w:val="00E30E19"/>
    <w:rsid w:val="00E30FA0"/>
    <w:rsid w:val="00E31C7E"/>
    <w:rsid w:val="00E31CB6"/>
    <w:rsid w:val="00E31D76"/>
    <w:rsid w:val="00E342DE"/>
    <w:rsid w:val="00E348E4"/>
    <w:rsid w:val="00E34B84"/>
    <w:rsid w:val="00E350A5"/>
    <w:rsid w:val="00E3528D"/>
    <w:rsid w:val="00E359C7"/>
    <w:rsid w:val="00E36C07"/>
    <w:rsid w:val="00E36D3C"/>
    <w:rsid w:val="00E378D8"/>
    <w:rsid w:val="00E416B8"/>
    <w:rsid w:val="00E44516"/>
    <w:rsid w:val="00E44CBA"/>
    <w:rsid w:val="00E45208"/>
    <w:rsid w:val="00E452C1"/>
    <w:rsid w:val="00E45F5C"/>
    <w:rsid w:val="00E4615E"/>
    <w:rsid w:val="00E46384"/>
    <w:rsid w:val="00E466F2"/>
    <w:rsid w:val="00E47C76"/>
    <w:rsid w:val="00E47CFF"/>
    <w:rsid w:val="00E502EB"/>
    <w:rsid w:val="00E5084F"/>
    <w:rsid w:val="00E51FE2"/>
    <w:rsid w:val="00E53133"/>
    <w:rsid w:val="00E53BDD"/>
    <w:rsid w:val="00E53D5F"/>
    <w:rsid w:val="00E540F5"/>
    <w:rsid w:val="00E56DBB"/>
    <w:rsid w:val="00E5775C"/>
    <w:rsid w:val="00E601FE"/>
    <w:rsid w:val="00E607AC"/>
    <w:rsid w:val="00E610BA"/>
    <w:rsid w:val="00E611CC"/>
    <w:rsid w:val="00E62611"/>
    <w:rsid w:val="00E631E3"/>
    <w:rsid w:val="00E638C1"/>
    <w:rsid w:val="00E64463"/>
    <w:rsid w:val="00E660A4"/>
    <w:rsid w:val="00E66718"/>
    <w:rsid w:val="00E667EE"/>
    <w:rsid w:val="00E667F9"/>
    <w:rsid w:val="00E66D12"/>
    <w:rsid w:val="00E672D2"/>
    <w:rsid w:val="00E67953"/>
    <w:rsid w:val="00E67AF6"/>
    <w:rsid w:val="00E702EC"/>
    <w:rsid w:val="00E704B3"/>
    <w:rsid w:val="00E716B6"/>
    <w:rsid w:val="00E72371"/>
    <w:rsid w:val="00E723CC"/>
    <w:rsid w:val="00E733CC"/>
    <w:rsid w:val="00E73CFD"/>
    <w:rsid w:val="00E74790"/>
    <w:rsid w:val="00E75394"/>
    <w:rsid w:val="00E7782F"/>
    <w:rsid w:val="00E77B7D"/>
    <w:rsid w:val="00E80E6E"/>
    <w:rsid w:val="00E813B1"/>
    <w:rsid w:val="00E820E4"/>
    <w:rsid w:val="00E82320"/>
    <w:rsid w:val="00E824B0"/>
    <w:rsid w:val="00E82606"/>
    <w:rsid w:val="00E82C27"/>
    <w:rsid w:val="00E834E4"/>
    <w:rsid w:val="00E83715"/>
    <w:rsid w:val="00E83840"/>
    <w:rsid w:val="00E83D25"/>
    <w:rsid w:val="00E84638"/>
    <w:rsid w:val="00E85212"/>
    <w:rsid w:val="00E8549F"/>
    <w:rsid w:val="00E8591C"/>
    <w:rsid w:val="00E87D4F"/>
    <w:rsid w:val="00E909E6"/>
    <w:rsid w:val="00E911A0"/>
    <w:rsid w:val="00E92226"/>
    <w:rsid w:val="00E93383"/>
    <w:rsid w:val="00E93AE0"/>
    <w:rsid w:val="00E95447"/>
    <w:rsid w:val="00E95D83"/>
    <w:rsid w:val="00E95DFB"/>
    <w:rsid w:val="00EA0510"/>
    <w:rsid w:val="00EA27C1"/>
    <w:rsid w:val="00EA3547"/>
    <w:rsid w:val="00EA3BF7"/>
    <w:rsid w:val="00EA3D59"/>
    <w:rsid w:val="00EA40AC"/>
    <w:rsid w:val="00EA54D0"/>
    <w:rsid w:val="00EA6969"/>
    <w:rsid w:val="00EA787D"/>
    <w:rsid w:val="00EB156C"/>
    <w:rsid w:val="00EB47D3"/>
    <w:rsid w:val="00EB4BD1"/>
    <w:rsid w:val="00EB4FF4"/>
    <w:rsid w:val="00EB5395"/>
    <w:rsid w:val="00EC1D34"/>
    <w:rsid w:val="00EC2D2F"/>
    <w:rsid w:val="00EC30E7"/>
    <w:rsid w:val="00EC38DE"/>
    <w:rsid w:val="00EC3EF2"/>
    <w:rsid w:val="00EC458C"/>
    <w:rsid w:val="00EC56D3"/>
    <w:rsid w:val="00EC6F81"/>
    <w:rsid w:val="00EC78B3"/>
    <w:rsid w:val="00ED23B1"/>
    <w:rsid w:val="00ED35DA"/>
    <w:rsid w:val="00ED3C62"/>
    <w:rsid w:val="00ED52E7"/>
    <w:rsid w:val="00ED5816"/>
    <w:rsid w:val="00ED583A"/>
    <w:rsid w:val="00ED5A5D"/>
    <w:rsid w:val="00EE013B"/>
    <w:rsid w:val="00EE0E09"/>
    <w:rsid w:val="00EE13EA"/>
    <w:rsid w:val="00EE1435"/>
    <w:rsid w:val="00EE1890"/>
    <w:rsid w:val="00EE2569"/>
    <w:rsid w:val="00EE42A9"/>
    <w:rsid w:val="00EE57D0"/>
    <w:rsid w:val="00EE585C"/>
    <w:rsid w:val="00EE5C98"/>
    <w:rsid w:val="00EE5E4D"/>
    <w:rsid w:val="00EF1D1C"/>
    <w:rsid w:val="00EF220B"/>
    <w:rsid w:val="00EF432A"/>
    <w:rsid w:val="00EF49A9"/>
    <w:rsid w:val="00EF585D"/>
    <w:rsid w:val="00EF681B"/>
    <w:rsid w:val="00EF684B"/>
    <w:rsid w:val="00EF780A"/>
    <w:rsid w:val="00EF7CA1"/>
    <w:rsid w:val="00EF7F4C"/>
    <w:rsid w:val="00F0120D"/>
    <w:rsid w:val="00F01481"/>
    <w:rsid w:val="00F01A2E"/>
    <w:rsid w:val="00F032F6"/>
    <w:rsid w:val="00F03A5E"/>
    <w:rsid w:val="00F03EE8"/>
    <w:rsid w:val="00F0473B"/>
    <w:rsid w:val="00F04C4F"/>
    <w:rsid w:val="00F05105"/>
    <w:rsid w:val="00F05E5A"/>
    <w:rsid w:val="00F0631C"/>
    <w:rsid w:val="00F06637"/>
    <w:rsid w:val="00F06C9D"/>
    <w:rsid w:val="00F079AD"/>
    <w:rsid w:val="00F108A3"/>
    <w:rsid w:val="00F11345"/>
    <w:rsid w:val="00F12916"/>
    <w:rsid w:val="00F1327F"/>
    <w:rsid w:val="00F14E47"/>
    <w:rsid w:val="00F15F3C"/>
    <w:rsid w:val="00F16B6D"/>
    <w:rsid w:val="00F16C8F"/>
    <w:rsid w:val="00F174D7"/>
    <w:rsid w:val="00F178B8"/>
    <w:rsid w:val="00F20207"/>
    <w:rsid w:val="00F203DA"/>
    <w:rsid w:val="00F2093E"/>
    <w:rsid w:val="00F214FB"/>
    <w:rsid w:val="00F23CDD"/>
    <w:rsid w:val="00F23E27"/>
    <w:rsid w:val="00F2400B"/>
    <w:rsid w:val="00F2404E"/>
    <w:rsid w:val="00F250DD"/>
    <w:rsid w:val="00F259FE"/>
    <w:rsid w:val="00F2726F"/>
    <w:rsid w:val="00F3027D"/>
    <w:rsid w:val="00F31072"/>
    <w:rsid w:val="00F31335"/>
    <w:rsid w:val="00F3242D"/>
    <w:rsid w:val="00F33391"/>
    <w:rsid w:val="00F34B3A"/>
    <w:rsid w:val="00F36463"/>
    <w:rsid w:val="00F3705C"/>
    <w:rsid w:val="00F4015B"/>
    <w:rsid w:val="00F40408"/>
    <w:rsid w:val="00F40F17"/>
    <w:rsid w:val="00F41394"/>
    <w:rsid w:val="00F41463"/>
    <w:rsid w:val="00F41AB2"/>
    <w:rsid w:val="00F423F8"/>
    <w:rsid w:val="00F427F8"/>
    <w:rsid w:val="00F440A2"/>
    <w:rsid w:val="00F44104"/>
    <w:rsid w:val="00F44426"/>
    <w:rsid w:val="00F45800"/>
    <w:rsid w:val="00F466A5"/>
    <w:rsid w:val="00F46C7F"/>
    <w:rsid w:val="00F46ED1"/>
    <w:rsid w:val="00F47405"/>
    <w:rsid w:val="00F47579"/>
    <w:rsid w:val="00F4765C"/>
    <w:rsid w:val="00F47D81"/>
    <w:rsid w:val="00F50138"/>
    <w:rsid w:val="00F50F03"/>
    <w:rsid w:val="00F513C9"/>
    <w:rsid w:val="00F51506"/>
    <w:rsid w:val="00F51E22"/>
    <w:rsid w:val="00F5438D"/>
    <w:rsid w:val="00F55627"/>
    <w:rsid w:val="00F55D21"/>
    <w:rsid w:val="00F55D2E"/>
    <w:rsid w:val="00F56C73"/>
    <w:rsid w:val="00F57F81"/>
    <w:rsid w:val="00F6036C"/>
    <w:rsid w:val="00F6130A"/>
    <w:rsid w:val="00F62CAF"/>
    <w:rsid w:val="00F62E2B"/>
    <w:rsid w:val="00F632B3"/>
    <w:rsid w:val="00F64284"/>
    <w:rsid w:val="00F6534A"/>
    <w:rsid w:val="00F660BB"/>
    <w:rsid w:val="00F66639"/>
    <w:rsid w:val="00F702FC"/>
    <w:rsid w:val="00F7293F"/>
    <w:rsid w:val="00F72BF5"/>
    <w:rsid w:val="00F8074B"/>
    <w:rsid w:val="00F818A4"/>
    <w:rsid w:val="00F81EC1"/>
    <w:rsid w:val="00F83CB9"/>
    <w:rsid w:val="00F83D98"/>
    <w:rsid w:val="00F840AD"/>
    <w:rsid w:val="00F84731"/>
    <w:rsid w:val="00F84FDD"/>
    <w:rsid w:val="00F8588C"/>
    <w:rsid w:val="00F86321"/>
    <w:rsid w:val="00F869E3"/>
    <w:rsid w:val="00F87858"/>
    <w:rsid w:val="00F87C7C"/>
    <w:rsid w:val="00F92AAE"/>
    <w:rsid w:val="00F9383C"/>
    <w:rsid w:val="00F93FFD"/>
    <w:rsid w:val="00F94292"/>
    <w:rsid w:val="00F942CE"/>
    <w:rsid w:val="00F94DE4"/>
    <w:rsid w:val="00F9509E"/>
    <w:rsid w:val="00F95A19"/>
    <w:rsid w:val="00F95E37"/>
    <w:rsid w:val="00F9670B"/>
    <w:rsid w:val="00F973A1"/>
    <w:rsid w:val="00F97755"/>
    <w:rsid w:val="00F979A5"/>
    <w:rsid w:val="00F97CA9"/>
    <w:rsid w:val="00FA1F53"/>
    <w:rsid w:val="00FA21AA"/>
    <w:rsid w:val="00FA30BF"/>
    <w:rsid w:val="00FA3529"/>
    <w:rsid w:val="00FA4166"/>
    <w:rsid w:val="00FA4B41"/>
    <w:rsid w:val="00FA4BB7"/>
    <w:rsid w:val="00FA7E5E"/>
    <w:rsid w:val="00FB08BF"/>
    <w:rsid w:val="00FB23D7"/>
    <w:rsid w:val="00FB2FA8"/>
    <w:rsid w:val="00FB36E4"/>
    <w:rsid w:val="00FB6972"/>
    <w:rsid w:val="00FC0B30"/>
    <w:rsid w:val="00FC1C35"/>
    <w:rsid w:val="00FC2889"/>
    <w:rsid w:val="00FC3AF8"/>
    <w:rsid w:val="00FC54E1"/>
    <w:rsid w:val="00FC5BC3"/>
    <w:rsid w:val="00FC6E94"/>
    <w:rsid w:val="00FC7607"/>
    <w:rsid w:val="00FD020D"/>
    <w:rsid w:val="00FD0F96"/>
    <w:rsid w:val="00FD1C6F"/>
    <w:rsid w:val="00FD22E3"/>
    <w:rsid w:val="00FD29AE"/>
    <w:rsid w:val="00FD2A51"/>
    <w:rsid w:val="00FD2F48"/>
    <w:rsid w:val="00FD4654"/>
    <w:rsid w:val="00FD47B2"/>
    <w:rsid w:val="00FD5595"/>
    <w:rsid w:val="00FD5668"/>
    <w:rsid w:val="00FE062A"/>
    <w:rsid w:val="00FE06B6"/>
    <w:rsid w:val="00FE2979"/>
    <w:rsid w:val="00FE3876"/>
    <w:rsid w:val="00FE3DB7"/>
    <w:rsid w:val="00FE4B5A"/>
    <w:rsid w:val="00FE5652"/>
    <w:rsid w:val="00FE68F6"/>
    <w:rsid w:val="00FF07A0"/>
    <w:rsid w:val="00FF0E40"/>
    <w:rsid w:val="00FF201C"/>
    <w:rsid w:val="00FF35E0"/>
    <w:rsid w:val="00FF487F"/>
    <w:rsid w:val="00FF4CF7"/>
    <w:rsid w:val="00FF58E9"/>
    <w:rsid w:val="00FF70D6"/>
    <w:rsid w:val="00FF75A7"/>
    <w:rsid w:val="00FF776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25F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44BD2"/>
    <w:pPr>
      <w:spacing w:before="120" w:after="120" w:line="312" w:lineRule="auto"/>
      <w:jc w:val="both"/>
    </w:pPr>
    <w:rPr>
      <w:rFonts w:ascii="Adobe Garamond Pro" w:hAnsi="Adobe Garamond Pro"/>
      <w:sz w:val="24"/>
      <w:szCs w:val="24"/>
    </w:rPr>
  </w:style>
  <w:style w:type="paragraph" w:styleId="berschrift1">
    <w:name w:val="heading 1"/>
    <w:basedOn w:val="Standard"/>
    <w:next w:val="Standard"/>
    <w:link w:val="berschrift1Zchn"/>
    <w:qFormat/>
    <w:rsid w:val="00DB3192"/>
    <w:pPr>
      <w:keepNext/>
      <w:numPr>
        <w:numId w:val="6"/>
      </w:numPr>
      <w:spacing w:before="240"/>
      <w:jc w:val="left"/>
      <w:outlineLvl w:val="0"/>
    </w:pPr>
    <w:rPr>
      <w:rFonts w:ascii="Helvetica" w:hAnsi="Helvetica" w:cs="Arial"/>
      <w:b/>
      <w:bCs/>
      <w:kern w:val="32"/>
      <w:sz w:val="40"/>
      <w:szCs w:val="32"/>
    </w:rPr>
  </w:style>
  <w:style w:type="paragraph" w:styleId="berschrift2">
    <w:name w:val="heading 2"/>
    <w:basedOn w:val="Standard"/>
    <w:next w:val="Standard"/>
    <w:qFormat/>
    <w:rsid w:val="00E01932"/>
    <w:pPr>
      <w:keepNext/>
      <w:numPr>
        <w:ilvl w:val="1"/>
        <w:numId w:val="6"/>
      </w:numPr>
      <w:spacing w:before="280"/>
      <w:ind w:left="578" w:hanging="578"/>
      <w:jc w:val="left"/>
      <w:outlineLvl w:val="1"/>
    </w:pPr>
    <w:rPr>
      <w:rFonts w:ascii="Helvetica" w:hAnsi="Helvetica" w:cs="Arial"/>
      <w:b/>
      <w:bCs/>
      <w:iCs/>
      <w:sz w:val="32"/>
      <w:szCs w:val="28"/>
    </w:rPr>
  </w:style>
  <w:style w:type="paragraph" w:styleId="berschrift3">
    <w:name w:val="heading 3"/>
    <w:basedOn w:val="Standard"/>
    <w:next w:val="Standard"/>
    <w:qFormat/>
    <w:rsid w:val="00E01932"/>
    <w:pPr>
      <w:keepNext/>
      <w:numPr>
        <w:ilvl w:val="2"/>
        <w:numId w:val="6"/>
      </w:numPr>
      <w:spacing w:before="240"/>
      <w:jc w:val="left"/>
      <w:outlineLvl w:val="2"/>
    </w:pPr>
    <w:rPr>
      <w:rFonts w:ascii="Helvetica" w:hAnsi="Helvetica" w:cs="Arial"/>
      <w:b/>
      <w:bCs/>
      <w:sz w:val="28"/>
      <w:szCs w:val="26"/>
    </w:rPr>
  </w:style>
  <w:style w:type="paragraph" w:styleId="berschrift4">
    <w:name w:val="heading 4"/>
    <w:basedOn w:val="Standard"/>
    <w:next w:val="Standard"/>
    <w:qFormat/>
    <w:rsid w:val="00D00F7A"/>
    <w:pPr>
      <w:keepNext/>
      <w:numPr>
        <w:ilvl w:val="3"/>
        <w:numId w:val="6"/>
      </w:numPr>
      <w:spacing w:before="240"/>
      <w:jc w:val="left"/>
      <w:outlineLvl w:val="3"/>
    </w:pPr>
    <w:rPr>
      <w:rFonts w:ascii="Helvetica" w:hAnsi="Helvetica"/>
      <w:b/>
      <w:bCs/>
      <w:sz w:val="26"/>
      <w:szCs w:val="28"/>
    </w:rPr>
  </w:style>
  <w:style w:type="paragraph" w:styleId="berschrift5">
    <w:name w:val="heading 5"/>
    <w:basedOn w:val="Standard"/>
    <w:next w:val="Standard"/>
    <w:qFormat/>
    <w:rsid w:val="00E53133"/>
    <w:pPr>
      <w:numPr>
        <w:ilvl w:val="4"/>
        <w:numId w:val="6"/>
      </w:numPr>
      <w:spacing w:before="240"/>
      <w:jc w:val="left"/>
      <w:outlineLvl w:val="4"/>
    </w:pPr>
    <w:rPr>
      <w:rFonts w:ascii="Helvetica" w:hAnsi="Helvetica"/>
      <w:b/>
      <w:bCs/>
      <w:iCs/>
      <w:szCs w:val="26"/>
    </w:rPr>
  </w:style>
  <w:style w:type="paragraph" w:styleId="berschrift6">
    <w:name w:val="heading 6"/>
    <w:basedOn w:val="Standard"/>
    <w:next w:val="Standard"/>
    <w:qFormat/>
    <w:rsid w:val="00E53133"/>
    <w:pPr>
      <w:spacing w:before="240"/>
      <w:jc w:val="left"/>
      <w:outlineLvl w:val="5"/>
    </w:pPr>
    <w:rPr>
      <w:rFonts w:ascii="Helvetica" w:hAnsi="Helvetica"/>
      <w:b/>
      <w:bCs/>
      <w:sz w:val="22"/>
      <w:szCs w:val="22"/>
    </w:rPr>
  </w:style>
  <w:style w:type="paragraph" w:styleId="berschrift7">
    <w:name w:val="heading 7"/>
    <w:basedOn w:val="Standard"/>
    <w:next w:val="Standard"/>
    <w:qFormat/>
    <w:rsid w:val="002F3A1D"/>
    <w:pPr>
      <w:spacing w:before="240" w:after="60"/>
      <w:outlineLvl w:val="6"/>
    </w:pPr>
  </w:style>
  <w:style w:type="paragraph" w:styleId="berschrift8">
    <w:name w:val="heading 8"/>
    <w:basedOn w:val="Standard"/>
    <w:next w:val="Standard"/>
    <w:qFormat/>
    <w:rsid w:val="002F3A1D"/>
    <w:pPr>
      <w:spacing w:before="240" w:after="60"/>
      <w:outlineLvl w:val="7"/>
    </w:pPr>
    <w:rPr>
      <w:i/>
      <w:iCs/>
    </w:rPr>
  </w:style>
  <w:style w:type="paragraph" w:styleId="berschrift9">
    <w:name w:val="heading 9"/>
    <w:basedOn w:val="Standard"/>
    <w:next w:val="Standard"/>
    <w:qFormat/>
    <w:rsid w:val="002F3A1D"/>
    <w:p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styleId="111111">
    <w:name w:val="Outline List 2"/>
    <w:basedOn w:val="KeineListe"/>
    <w:semiHidden/>
    <w:rsid w:val="002F3A1D"/>
    <w:pPr>
      <w:numPr>
        <w:numId w:val="1"/>
      </w:numPr>
    </w:pPr>
  </w:style>
  <w:style w:type="numbering" w:styleId="1ai">
    <w:name w:val="Outline List 1"/>
    <w:basedOn w:val="KeineListe"/>
    <w:semiHidden/>
    <w:rsid w:val="002F3A1D"/>
    <w:pPr>
      <w:numPr>
        <w:numId w:val="2"/>
      </w:numPr>
    </w:pPr>
  </w:style>
  <w:style w:type="paragraph" w:styleId="Anrede">
    <w:name w:val="Salutation"/>
    <w:basedOn w:val="Standard"/>
    <w:next w:val="Standard"/>
    <w:semiHidden/>
    <w:rsid w:val="002F3A1D"/>
  </w:style>
  <w:style w:type="numbering" w:styleId="ArtikelAbschnitt">
    <w:name w:val="Outline List 3"/>
    <w:basedOn w:val="KeineListe"/>
    <w:semiHidden/>
    <w:rsid w:val="00883983"/>
    <w:pPr>
      <w:numPr>
        <w:numId w:val="7"/>
      </w:numPr>
    </w:pPr>
  </w:style>
  <w:style w:type="paragraph" w:styleId="Verzeichnis2">
    <w:name w:val="toc 2"/>
    <w:basedOn w:val="Standard"/>
    <w:next w:val="Standard"/>
    <w:autoRedefine/>
    <w:uiPriority w:val="39"/>
    <w:rsid w:val="00AB2C99"/>
    <w:pPr>
      <w:spacing w:before="0" w:after="0"/>
      <w:ind w:left="240"/>
      <w:jc w:val="left"/>
    </w:pPr>
    <w:rPr>
      <w:smallCaps/>
      <w:sz w:val="20"/>
      <w:szCs w:val="20"/>
    </w:rPr>
  </w:style>
  <w:style w:type="paragraph" w:customStyle="1" w:styleId="Anhang-2">
    <w:name w:val="Anhang-2"/>
    <w:basedOn w:val="Standard"/>
    <w:next w:val="Standard"/>
    <w:rsid w:val="00EE57D0"/>
    <w:pPr>
      <w:keepNext/>
      <w:numPr>
        <w:ilvl w:val="1"/>
        <w:numId w:val="8"/>
      </w:numPr>
      <w:spacing w:before="240"/>
      <w:ind w:left="578" w:hanging="578"/>
      <w:jc w:val="left"/>
      <w:outlineLvl w:val="1"/>
    </w:pPr>
    <w:rPr>
      <w:rFonts w:ascii="Arial" w:hAnsi="Arial"/>
      <w:b/>
      <w:sz w:val="28"/>
      <w:szCs w:val="28"/>
    </w:rPr>
  </w:style>
  <w:style w:type="paragraph" w:customStyle="1" w:styleId="Anhang-3">
    <w:name w:val="Anhang-3"/>
    <w:basedOn w:val="Standard"/>
    <w:next w:val="Standard"/>
    <w:rsid w:val="00EE57D0"/>
    <w:pPr>
      <w:keepNext/>
      <w:numPr>
        <w:ilvl w:val="2"/>
        <w:numId w:val="9"/>
      </w:numPr>
      <w:tabs>
        <w:tab w:val="left" w:pos="720"/>
      </w:tabs>
      <w:spacing w:before="240"/>
      <w:ind w:left="720" w:hanging="720"/>
      <w:jc w:val="left"/>
      <w:outlineLvl w:val="2"/>
    </w:pPr>
    <w:rPr>
      <w:rFonts w:ascii="Arial" w:hAnsi="Arial"/>
      <w:b/>
      <w:sz w:val="26"/>
      <w:szCs w:val="26"/>
    </w:rPr>
  </w:style>
  <w:style w:type="paragraph" w:customStyle="1" w:styleId="Anhang-4">
    <w:name w:val="Anhang-4"/>
    <w:basedOn w:val="Standard"/>
    <w:next w:val="Standard"/>
    <w:rsid w:val="00EE57D0"/>
    <w:pPr>
      <w:keepNext/>
      <w:numPr>
        <w:ilvl w:val="3"/>
        <w:numId w:val="9"/>
      </w:numPr>
      <w:tabs>
        <w:tab w:val="left" w:pos="862"/>
      </w:tabs>
      <w:spacing w:before="240"/>
      <w:ind w:left="862" w:hanging="862"/>
      <w:jc w:val="left"/>
      <w:outlineLvl w:val="3"/>
    </w:pPr>
    <w:rPr>
      <w:rFonts w:ascii="Arial" w:hAnsi="Arial"/>
      <w:b/>
    </w:rPr>
  </w:style>
  <w:style w:type="paragraph" w:styleId="Kopfzeile">
    <w:name w:val="header"/>
    <w:basedOn w:val="Standard"/>
    <w:link w:val="KopfzeileZchn"/>
    <w:uiPriority w:val="99"/>
    <w:rsid w:val="006542BE"/>
    <w:pPr>
      <w:tabs>
        <w:tab w:val="center" w:pos="4536"/>
        <w:tab w:val="right" w:pos="9072"/>
      </w:tabs>
    </w:pPr>
  </w:style>
  <w:style w:type="character" w:styleId="BesuchterHyperlink">
    <w:name w:val="FollowedHyperlink"/>
    <w:basedOn w:val="Absatz-Standardschriftart"/>
    <w:semiHidden/>
    <w:rsid w:val="002F3A1D"/>
    <w:rPr>
      <w:color w:val="800080"/>
      <w:u w:val="single"/>
    </w:rPr>
  </w:style>
  <w:style w:type="paragraph" w:styleId="Blocktext">
    <w:name w:val="Block Text"/>
    <w:basedOn w:val="Standard"/>
    <w:semiHidden/>
    <w:rsid w:val="002F3A1D"/>
    <w:pPr>
      <w:ind w:left="1440" w:right="1440"/>
    </w:pPr>
  </w:style>
  <w:style w:type="paragraph" w:styleId="Datum">
    <w:name w:val="Date"/>
    <w:basedOn w:val="Standard"/>
    <w:next w:val="Standard"/>
    <w:semiHidden/>
    <w:rsid w:val="002F3A1D"/>
  </w:style>
  <w:style w:type="paragraph" w:styleId="E-Mail-Signatur">
    <w:name w:val="E-mail Signature"/>
    <w:basedOn w:val="Standard"/>
    <w:semiHidden/>
    <w:rsid w:val="002F3A1D"/>
  </w:style>
  <w:style w:type="paragraph" w:customStyle="1" w:styleId="Referenzen">
    <w:name w:val="Referenzen"/>
    <w:basedOn w:val="Standard"/>
    <w:next w:val="Standard"/>
    <w:autoRedefine/>
    <w:rsid w:val="00067295"/>
    <w:pPr>
      <w:keepNext/>
      <w:numPr>
        <w:numId w:val="10"/>
      </w:numPr>
      <w:spacing w:before="0" w:after="60"/>
      <w:jc w:val="left"/>
      <w:outlineLvl w:val="0"/>
    </w:pPr>
  </w:style>
  <w:style w:type="paragraph" w:styleId="Fu-Endnotenberschrift">
    <w:name w:val="Note Heading"/>
    <w:basedOn w:val="Standard"/>
    <w:next w:val="Standard"/>
    <w:semiHidden/>
    <w:rsid w:val="002F3A1D"/>
  </w:style>
  <w:style w:type="paragraph" w:styleId="Fuzeile">
    <w:name w:val="footer"/>
    <w:basedOn w:val="Standard"/>
    <w:link w:val="FuzeileZchn"/>
    <w:uiPriority w:val="99"/>
    <w:rsid w:val="00F15F3C"/>
    <w:pPr>
      <w:tabs>
        <w:tab w:val="center" w:pos="4536"/>
        <w:tab w:val="right" w:pos="9072"/>
      </w:tabs>
      <w:spacing w:before="0" w:after="0" w:line="240" w:lineRule="auto"/>
    </w:pPr>
    <w:rPr>
      <w:sz w:val="20"/>
    </w:rPr>
  </w:style>
  <w:style w:type="paragraph" w:styleId="Gruformel">
    <w:name w:val="Closing"/>
    <w:basedOn w:val="Standard"/>
    <w:semiHidden/>
    <w:rsid w:val="002F3A1D"/>
    <w:pPr>
      <w:ind w:left="4252"/>
    </w:pPr>
  </w:style>
  <w:style w:type="character" w:styleId="Hervorhebung">
    <w:name w:val="Emphasis"/>
    <w:basedOn w:val="Absatz-Standardschriftart"/>
    <w:qFormat/>
    <w:rsid w:val="00744BD2"/>
    <w:rPr>
      <w:rFonts w:ascii="Adobe Garamond Pro" w:hAnsi="Adobe Garamond Pro"/>
      <w:i/>
      <w:iCs/>
    </w:rPr>
  </w:style>
  <w:style w:type="paragraph" w:styleId="HTMLAdresse">
    <w:name w:val="HTML Address"/>
    <w:basedOn w:val="Standard"/>
    <w:semiHidden/>
    <w:rsid w:val="002F3A1D"/>
    <w:rPr>
      <w:i/>
      <w:iCs/>
    </w:rPr>
  </w:style>
  <w:style w:type="character" w:styleId="HTMLAkronym">
    <w:name w:val="HTML Acronym"/>
    <w:basedOn w:val="Absatz-Standardschriftart"/>
    <w:semiHidden/>
    <w:rsid w:val="002F3A1D"/>
  </w:style>
  <w:style w:type="character" w:styleId="HTMLBeispiel">
    <w:name w:val="HTML Sample"/>
    <w:basedOn w:val="Absatz-Standardschriftart"/>
    <w:semiHidden/>
    <w:rsid w:val="002F3A1D"/>
    <w:rPr>
      <w:rFonts w:ascii="Courier New" w:hAnsi="Courier New" w:cs="Courier New"/>
    </w:rPr>
  </w:style>
  <w:style w:type="character" w:styleId="HTMLCode">
    <w:name w:val="HTML Code"/>
    <w:basedOn w:val="Absatz-Standardschriftart"/>
    <w:uiPriority w:val="99"/>
    <w:semiHidden/>
    <w:rsid w:val="002F3A1D"/>
    <w:rPr>
      <w:rFonts w:ascii="Courier New" w:hAnsi="Courier New" w:cs="Courier New"/>
      <w:sz w:val="20"/>
      <w:szCs w:val="20"/>
    </w:rPr>
  </w:style>
  <w:style w:type="character" w:styleId="HTMLDefinition">
    <w:name w:val="HTML Definition"/>
    <w:basedOn w:val="Absatz-Standardschriftart"/>
    <w:semiHidden/>
    <w:rsid w:val="002F3A1D"/>
    <w:rPr>
      <w:i/>
      <w:iCs/>
    </w:rPr>
  </w:style>
  <w:style w:type="character" w:styleId="HTMLSchreibmaschine">
    <w:name w:val="HTML Typewriter"/>
    <w:basedOn w:val="Absatz-Standardschriftart"/>
    <w:semiHidden/>
    <w:rsid w:val="002F3A1D"/>
    <w:rPr>
      <w:rFonts w:ascii="Courier New" w:hAnsi="Courier New" w:cs="Courier New"/>
      <w:sz w:val="20"/>
      <w:szCs w:val="20"/>
    </w:rPr>
  </w:style>
  <w:style w:type="character" w:styleId="HTMLTastatur">
    <w:name w:val="HTML Keyboard"/>
    <w:basedOn w:val="Absatz-Standardschriftart"/>
    <w:semiHidden/>
    <w:rsid w:val="002F3A1D"/>
    <w:rPr>
      <w:rFonts w:ascii="Courier New" w:hAnsi="Courier New" w:cs="Courier New"/>
      <w:sz w:val="20"/>
      <w:szCs w:val="20"/>
    </w:rPr>
  </w:style>
  <w:style w:type="character" w:styleId="HTMLVariable">
    <w:name w:val="HTML Variable"/>
    <w:basedOn w:val="Absatz-Standardschriftart"/>
    <w:semiHidden/>
    <w:rsid w:val="002F3A1D"/>
    <w:rPr>
      <w:i/>
      <w:iCs/>
    </w:rPr>
  </w:style>
  <w:style w:type="paragraph" w:styleId="HTMLVorformatiert">
    <w:name w:val="HTML Preformatted"/>
    <w:basedOn w:val="Standard"/>
    <w:link w:val="HTMLVorformatiertZchn"/>
    <w:uiPriority w:val="99"/>
    <w:semiHidden/>
    <w:rsid w:val="002F3A1D"/>
    <w:rPr>
      <w:rFonts w:ascii="Courier New" w:hAnsi="Courier New" w:cs="Courier New"/>
      <w:sz w:val="20"/>
      <w:szCs w:val="20"/>
    </w:rPr>
  </w:style>
  <w:style w:type="character" w:styleId="HTMLZitat">
    <w:name w:val="HTML Cite"/>
    <w:basedOn w:val="Absatz-Standardschriftart"/>
    <w:semiHidden/>
    <w:rsid w:val="002F3A1D"/>
    <w:rPr>
      <w:i/>
      <w:iCs/>
    </w:rPr>
  </w:style>
  <w:style w:type="character" w:styleId="Hyperlink">
    <w:name w:val="Hyperlink"/>
    <w:basedOn w:val="Absatz-Standardschriftart"/>
    <w:uiPriority w:val="99"/>
    <w:rsid w:val="002F3A1D"/>
    <w:rPr>
      <w:color w:val="0000FF"/>
      <w:u w:val="single"/>
    </w:rPr>
  </w:style>
  <w:style w:type="paragraph" w:customStyle="1" w:styleId="Liste-alphabetisch">
    <w:name w:val="Liste-alphabetisch"/>
    <w:basedOn w:val="Standard"/>
    <w:rsid w:val="00163BBF"/>
    <w:pPr>
      <w:keepNext/>
      <w:numPr>
        <w:numId w:val="11"/>
      </w:numPr>
      <w:spacing w:before="0" w:after="0"/>
      <w:jc w:val="left"/>
      <w:outlineLvl w:val="0"/>
    </w:pPr>
  </w:style>
  <w:style w:type="paragraph" w:customStyle="1" w:styleId="Liste-nummerisch">
    <w:name w:val="Liste-nummerisch"/>
    <w:basedOn w:val="Standard"/>
    <w:rsid w:val="00163BBF"/>
    <w:pPr>
      <w:keepNext/>
      <w:numPr>
        <w:numId w:val="12"/>
      </w:numPr>
      <w:spacing w:before="0" w:after="0"/>
      <w:jc w:val="left"/>
      <w:outlineLvl w:val="0"/>
    </w:pPr>
  </w:style>
  <w:style w:type="paragraph" w:customStyle="1" w:styleId="Liste-Punkt-1">
    <w:name w:val="Liste-Punkt-1"/>
    <w:basedOn w:val="Standard"/>
    <w:rsid w:val="00163BBF"/>
    <w:pPr>
      <w:numPr>
        <w:numId w:val="13"/>
      </w:numPr>
      <w:spacing w:before="0" w:after="0"/>
      <w:jc w:val="left"/>
      <w:outlineLvl w:val="0"/>
    </w:pPr>
  </w:style>
  <w:style w:type="paragraph" w:styleId="Liste3">
    <w:name w:val="List 3"/>
    <w:basedOn w:val="Standard"/>
    <w:semiHidden/>
    <w:rsid w:val="002F3A1D"/>
    <w:pPr>
      <w:ind w:left="849" w:hanging="283"/>
    </w:pPr>
  </w:style>
  <w:style w:type="paragraph" w:styleId="Liste4">
    <w:name w:val="List 4"/>
    <w:basedOn w:val="Standard"/>
    <w:semiHidden/>
    <w:rsid w:val="002F3A1D"/>
    <w:pPr>
      <w:ind w:left="1132" w:hanging="283"/>
    </w:pPr>
  </w:style>
  <w:style w:type="paragraph" w:styleId="Liste5">
    <w:name w:val="List 5"/>
    <w:basedOn w:val="Standard"/>
    <w:semiHidden/>
    <w:rsid w:val="002F3A1D"/>
    <w:pPr>
      <w:ind w:left="1415" w:hanging="283"/>
    </w:pPr>
  </w:style>
  <w:style w:type="paragraph" w:customStyle="1" w:styleId="Liste-Punkt-2">
    <w:name w:val="Liste-Punkt-2"/>
    <w:basedOn w:val="Standard"/>
    <w:rsid w:val="00163BBF"/>
    <w:pPr>
      <w:numPr>
        <w:ilvl w:val="1"/>
        <w:numId w:val="13"/>
      </w:numPr>
      <w:spacing w:before="0" w:after="0"/>
      <w:jc w:val="left"/>
      <w:outlineLvl w:val="1"/>
    </w:pPr>
  </w:style>
  <w:style w:type="paragraph" w:customStyle="1" w:styleId="Liste-Punkt-3">
    <w:name w:val="Liste-Punkt-3"/>
    <w:basedOn w:val="Standard"/>
    <w:rsid w:val="00163BBF"/>
    <w:pPr>
      <w:numPr>
        <w:ilvl w:val="2"/>
        <w:numId w:val="13"/>
      </w:numPr>
      <w:spacing w:before="0" w:after="0"/>
      <w:jc w:val="left"/>
      <w:outlineLvl w:val="2"/>
    </w:pPr>
  </w:style>
  <w:style w:type="paragraph" w:styleId="Listenfortsetzung3">
    <w:name w:val="List Continue 3"/>
    <w:basedOn w:val="Standard"/>
    <w:semiHidden/>
    <w:rsid w:val="002F3A1D"/>
    <w:pPr>
      <w:ind w:left="849"/>
    </w:pPr>
  </w:style>
  <w:style w:type="paragraph" w:styleId="Listenfortsetzung4">
    <w:name w:val="List Continue 4"/>
    <w:basedOn w:val="Standard"/>
    <w:semiHidden/>
    <w:rsid w:val="002F3A1D"/>
    <w:pPr>
      <w:ind w:left="1132"/>
    </w:pPr>
  </w:style>
  <w:style w:type="paragraph" w:styleId="Listenfortsetzung5">
    <w:name w:val="List Continue 5"/>
    <w:basedOn w:val="Standard"/>
    <w:semiHidden/>
    <w:rsid w:val="002F3A1D"/>
    <w:pPr>
      <w:ind w:left="1415"/>
    </w:pPr>
  </w:style>
  <w:style w:type="paragraph" w:styleId="Abbildungsverzeichnis">
    <w:name w:val="table of figures"/>
    <w:basedOn w:val="Standard"/>
    <w:next w:val="Standard"/>
    <w:uiPriority w:val="99"/>
    <w:rsid w:val="00730A7B"/>
    <w:pPr>
      <w:widowControl w:val="0"/>
      <w:spacing w:before="0" w:after="0"/>
      <w:ind w:left="482" w:hanging="482"/>
      <w:jc w:val="left"/>
    </w:pPr>
    <w:rPr>
      <w:smallCaps/>
      <w:sz w:val="20"/>
      <w:szCs w:val="20"/>
    </w:rPr>
  </w:style>
  <w:style w:type="paragraph" w:styleId="Verzeichnis3">
    <w:name w:val="toc 3"/>
    <w:basedOn w:val="Standard"/>
    <w:next w:val="Standard"/>
    <w:autoRedefine/>
    <w:uiPriority w:val="39"/>
    <w:rsid w:val="00AB2C99"/>
    <w:pPr>
      <w:spacing w:before="0" w:after="0"/>
      <w:ind w:left="480"/>
      <w:jc w:val="left"/>
    </w:pPr>
    <w:rPr>
      <w:i/>
      <w:iCs/>
      <w:sz w:val="20"/>
      <w:szCs w:val="20"/>
    </w:rPr>
  </w:style>
  <w:style w:type="paragraph" w:styleId="Verzeichnis6">
    <w:name w:val="toc 6"/>
    <w:basedOn w:val="Standard"/>
    <w:next w:val="Standard"/>
    <w:autoRedefine/>
    <w:uiPriority w:val="39"/>
    <w:rsid w:val="00422AFA"/>
    <w:pPr>
      <w:spacing w:before="0" w:after="0"/>
      <w:ind w:left="1200"/>
      <w:jc w:val="left"/>
    </w:pPr>
    <w:rPr>
      <w:rFonts w:asciiTheme="minorHAnsi" w:hAnsiTheme="minorHAnsi"/>
      <w:sz w:val="18"/>
      <w:szCs w:val="18"/>
    </w:rPr>
  </w:style>
  <w:style w:type="paragraph" w:styleId="Listennummer4">
    <w:name w:val="List Number 4"/>
    <w:basedOn w:val="Standard"/>
    <w:semiHidden/>
    <w:rsid w:val="002F3A1D"/>
    <w:pPr>
      <w:numPr>
        <w:numId w:val="3"/>
      </w:numPr>
    </w:pPr>
  </w:style>
  <w:style w:type="paragraph" w:styleId="Listennummer5">
    <w:name w:val="List Number 5"/>
    <w:basedOn w:val="Standard"/>
    <w:semiHidden/>
    <w:rsid w:val="002F3A1D"/>
    <w:pPr>
      <w:numPr>
        <w:numId w:val="4"/>
      </w:numPr>
    </w:pPr>
  </w:style>
  <w:style w:type="paragraph" w:styleId="Verzeichnis7">
    <w:name w:val="toc 7"/>
    <w:basedOn w:val="Standard"/>
    <w:next w:val="Standard"/>
    <w:autoRedefine/>
    <w:uiPriority w:val="39"/>
    <w:rsid w:val="00422AFA"/>
    <w:pPr>
      <w:spacing w:before="0" w:after="0"/>
      <w:ind w:left="1440"/>
      <w:jc w:val="left"/>
    </w:pPr>
    <w:rPr>
      <w:rFonts w:asciiTheme="minorHAnsi" w:hAnsiTheme="minorHAnsi"/>
      <w:sz w:val="18"/>
      <w:szCs w:val="18"/>
    </w:rPr>
  </w:style>
  <w:style w:type="paragraph" w:styleId="NurText">
    <w:name w:val="Plain Text"/>
    <w:basedOn w:val="Standard"/>
    <w:semiHidden/>
    <w:rsid w:val="002F3A1D"/>
    <w:rPr>
      <w:rFonts w:ascii="Courier New" w:hAnsi="Courier New" w:cs="Courier New"/>
      <w:sz w:val="20"/>
      <w:szCs w:val="20"/>
    </w:rPr>
  </w:style>
  <w:style w:type="character" w:styleId="Seitenzahl">
    <w:name w:val="page number"/>
    <w:basedOn w:val="Absatz-Standardschriftart"/>
    <w:semiHidden/>
    <w:rsid w:val="002F3A1D"/>
  </w:style>
  <w:style w:type="paragraph" w:styleId="StandardWeb">
    <w:name w:val="Normal (Web)"/>
    <w:basedOn w:val="Standard"/>
    <w:semiHidden/>
    <w:rsid w:val="002F3A1D"/>
  </w:style>
  <w:style w:type="paragraph" w:styleId="Standardeinzug">
    <w:name w:val="Normal Indent"/>
    <w:basedOn w:val="Standard"/>
    <w:semiHidden/>
    <w:rsid w:val="002F3A1D"/>
    <w:pPr>
      <w:ind w:left="708"/>
    </w:pPr>
  </w:style>
  <w:style w:type="table" w:styleId="Tabelle3D-Effekt1">
    <w:name w:val="Table 3D effects 1"/>
    <w:basedOn w:val="NormaleTabelle"/>
    <w:semiHidden/>
    <w:rsid w:val="002F3A1D"/>
    <w:pPr>
      <w:spacing w:line="36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2F3A1D"/>
    <w:pPr>
      <w:spacing w:line="36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2F3A1D"/>
    <w:pPr>
      <w:spacing w:line="36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2F3A1D"/>
    <w:pPr>
      <w:spacing w:line="36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2F3A1D"/>
    <w:pPr>
      <w:spacing w:line="36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2F3A1D"/>
    <w:pPr>
      <w:spacing w:line="36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2F3A1D"/>
    <w:pPr>
      <w:spacing w:line="36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2F3A1D"/>
    <w:pPr>
      <w:spacing w:line="36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2F3A1D"/>
    <w:pPr>
      <w:spacing w:line="36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2F3A1D"/>
    <w:pPr>
      <w:spacing w:line="36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2F3A1D"/>
    <w:pPr>
      <w:spacing w:line="36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2F3A1D"/>
    <w:pPr>
      <w:spacing w:line="36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2F3A1D"/>
    <w:pPr>
      <w:spacing w:line="36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2F3A1D"/>
    <w:pPr>
      <w:spacing w:line="36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2F3A1D"/>
    <w:pPr>
      <w:spacing w:line="36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2F3A1D"/>
    <w:pPr>
      <w:spacing w:line="36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rsid w:val="006A688D"/>
    <w:pPr>
      <w:jc w:val="center"/>
    </w:pPr>
    <w:rPr>
      <w:sz w:val="24"/>
      <w:szCs w:val="24"/>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pPr>
        <w:wordWrap/>
        <w:spacing w:beforeLines="0" w:before="0" w:beforeAutospacing="0" w:afterLines="0" w:after="0" w:afterAutospacing="0" w:line="240" w:lineRule="auto"/>
        <w:contextualSpacing w:val="0"/>
        <w:jc w:val="left"/>
      </w:pPr>
      <w:rPr>
        <w:rFonts w:ascii="Arial" w:hAnsi="Arial"/>
        <w:b/>
        <w:bCs/>
        <w:color w:val="auto"/>
        <w:sz w:val="24"/>
        <w:szCs w:val="24"/>
      </w:rPr>
      <w:tblPr/>
      <w:tcPr>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l2br w:val="nil"/>
          <w:tr2bl w:val="nil"/>
        </w:tcBorders>
        <w:shd w:val="clear" w:color="auto" w:fill="E6E6E6"/>
      </w:tcPr>
    </w:tblStylePr>
  </w:style>
  <w:style w:type="table" w:styleId="TabelleRaster1">
    <w:name w:val="Table Grid 1"/>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2F3A1D"/>
    <w:pPr>
      <w:spacing w:line="36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2F3A1D"/>
    <w:pPr>
      <w:spacing w:line="36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2F3A1D"/>
    <w:pPr>
      <w:spacing w:line="36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2F3A1D"/>
    <w:pPr>
      <w:spacing w:line="36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2F3A1D"/>
    <w:pPr>
      <w:spacing w:line="36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2F3A1D"/>
    <w:pPr>
      <w:spacing w:line="36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2F3A1D"/>
    <w:pPr>
      <w:spacing w:line="36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2F3A1D"/>
    <w:pPr>
      <w:spacing w:line="36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2F3A1D"/>
    <w:pPr>
      <w:spacing w:line="36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2F3A1D"/>
    <w:pPr>
      <w:spacing w:line="36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2F3A1D"/>
    <w:pPr>
      <w:spacing w:line="36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2F3A1D"/>
    <w:pPr>
      <w:spacing w:line="36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2F3A1D"/>
    <w:pPr>
      <w:spacing w:line="36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2F3A1D"/>
    <w:pPr>
      <w:spacing w:line="36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2F3A1D"/>
    <w:pPr>
      <w:spacing w:line="36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rsid w:val="002F3A1D"/>
  </w:style>
  <w:style w:type="paragraph" w:styleId="Textkrper2">
    <w:name w:val="Body Text 2"/>
    <w:basedOn w:val="Standard"/>
    <w:semiHidden/>
    <w:rsid w:val="002F3A1D"/>
    <w:pPr>
      <w:spacing w:line="480" w:lineRule="auto"/>
    </w:pPr>
  </w:style>
  <w:style w:type="paragraph" w:styleId="Textkrper3">
    <w:name w:val="Body Text 3"/>
    <w:basedOn w:val="Standard"/>
    <w:semiHidden/>
    <w:rsid w:val="002F3A1D"/>
    <w:rPr>
      <w:sz w:val="16"/>
      <w:szCs w:val="16"/>
    </w:rPr>
  </w:style>
  <w:style w:type="paragraph" w:styleId="Textkrper-Einzug2">
    <w:name w:val="Body Text Indent 2"/>
    <w:basedOn w:val="Standard"/>
    <w:semiHidden/>
    <w:rsid w:val="002F3A1D"/>
    <w:pPr>
      <w:spacing w:line="480" w:lineRule="auto"/>
      <w:ind w:left="283"/>
    </w:pPr>
  </w:style>
  <w:style w:type="paragraph" w:styleId="Textkrper-Einzug3">
    <w:name w:val="Body Text Indent 3"/>
    <w:basedOn w:val="Standard"/>
    <w:semiHidden/>
    <w:rsid w:val="002F3A1D"/>
    <w:pPr>
      <w:ind w:left="283"/>
    </w:pPr>
    <w:rPr>
      <w:sz w:val="16"/>
      <w:szCs w:val="16"/>
    </w:rPr>
  </w:style>
  <w:style w:type="paragraph" w:styleId="Textkrper-Erstzeileneinzug">
    <w:name w:val="Body Text First Indent"/>
    <w:basedOn w:val="Textkrper"/>
    <w:semiHidden/>
    <w:rsid w:val="002F3A1D"/>
    <w:pPr>
      <w:ind w:firstLine="210"/>
    </w:pPr>
  </w:style>
  <w:style w:type="paragraph" w:styleId="Textkrper-Zeileneinzug">
    <w:name w:val="Body Text Indent"/>
    <w:basedOn w:val="Standard"/>
    <w:semiHidden/>
    <w:rsid w:val="002F3A1D"/>
    <w:pPr>
      <w:ind w:left="283"/>
    </w:pPr>
  </w:style>
  <w:style w:type="paragraph" w:styleId="Textkrper-Erstzeileneinzug2">
    <w:name w:val="Body Text First Indent 2"/>
    <w:basedOn w:val="Textkrper-Zeileneinzug"/>
    <w:semiHidden/>
    <w:rsid w:val="002F3A1D"/>
    <w:pPr>
      <w:ind w:firstLine="210"/>
    </w:pPr>
  </w:style>
  <w:style w:type="paragraph" w:styleId="Verzeichnis8">
    <w:name w:val="toc 8"/>
    <w:basedOn w:val="Standard"/>
    <w:next w:val="Standard"/>
    <w:autoRedefine/>
    <w:uiPriority w:val="39"/>
    <w:rsid w:val="00422AFA"/>
    <w:pPr>
      <w:spacing w:before="0" w:after="0"/>
      <w:ind w:left="1680"/>
      <w:jc w:val="left"/>
    </w:pPr>
    <w:rPr>
      <w:rFonts w:asciiTheme="minorHAnsi" w:hAnsiTheme="minorHAnsi"/>
      <w:sz w:val="18"/>
      <w:szCs w:val="18"/>
    </w:rPr>
  </w:style>
  <w:style w:type="paragraph" w:styleId="Umschlagabsenderadresse">
    <w:name w:val="envelope return"/>
    <w:basedOn w:val="Standard"/>
    <w:semiHidden/>
    <w:rsid w:val="002F3A1D"/>
    <w:rPr>
      <w:rFonts w:cs="Arial"/>
      <w:sz w:val="20"/>
      <w:szCs w:val="20"/>
    </w:rPr>
  </w:style>
  <w:style w:type="paragraph" w:styleId="Umschlagadresse">
    <w:name w:val="envelope address"/>
    <w:basedOn w:val="Standard"/>
    <w:semiHidden/>
    <w:rsid w:val="002F3A1D"/>
    <w:pPr>
      <w:framePr w:w="4320" w:h="2160" w:hRule="exact" w:hSpace="141" w:wrap="auto" w:hAnchor="page" w:xAlign="center" w:yAlign="bottom"/>
      <w:ind w:left="1"/>
    </w:pPr>
    <w:rPr>
      <w:rFonts w:cs="Arial"/>
    </w:rPr>
  </w:style>
  <w:style w:type="paragraph" w:customStyle="1" w:styleId="AbkrzungFormelzeichen">
    <w:name w:val="Abkürzung Formelzeichen"/>
    <w:basedOn w:val="Standard"/>
    <w:next w:val="Standard"/>
    <w:rsid w:val="008D47ED"/>
    <w:pPr>
      <w:spacing w:before="60" w:after="60" w:line="264" w:lineRule="auto"/>
      <w:jc w:val="left"/>
    </w:pPr>
    <w:rPr>
      <w:noProof/>
    </w:rPr>
  </w:style>
  <w:style w:type="paragraph" w:styleId="Untertitel">
    <w:name w:val="Subtitle"/>
    <w:basedOn w:val="Standard"/>
    <w:qFormat/>
    <w:rsid w:val="002F3A1D"/>
    <w:pPr>
      <w:spacing w:after="60"/>
      <w:jc w:val="center"/>
      <w:outlineLvl w:val="1"/>
    </w:pPr>
    <w:rPr>
      <w:rFonts w:cs="Arial"/>
    </w:rPr>
  </w:style>
  <w:style w:type="character" w:styleId="Zeilennummer">
    <w:name w:val="line number"/>
    <w:basedOn w:val="Absatz-Standardschriftart"/>
    <w:semiHidden/>
    <w:rsid w:val="002F3A1D"/>
  </w:style>
  <w:style w:type="paragraph" w:customStyle="1" w:styleId="Teilabschnitt">
    <w:name w:val="Teilabschnitt"/>
    <w:basedOn w:val="Standard"/>
    <w:next w:val="Standard"/>
    <w:rsid w:val="00EE57D0"/>
    <w:pPr>
      <w:numPr>
        <w:numId w:val="14"/>
      </w:numPr>
      <w:spacing w:before="240"/>
      <w:ind w:left="431" w:hanging="431"/>
      <w:jc w:val="left"/>
      <w:outlineLvl w:val="0"/>
    </w:pPr>
    <w:rPr>
      <w:rFonts w:ascii="Arial" w:hAnsi="Arial"/>
      <w:b/>
      <w:sz w:val="32"/>
      <w:szCs w:val="32"/>
    </w:rPr>
  </w:style>
  <w:style w:type="paragraph" w:styleId="Beschriftung">
    <w:name w:val="caption"/>
    <w:basedOn w:val="Standard"/>
    <w:next w:val="Standard"/>
    <w:qFormat/>
    <w:rsid w:val="00DF41E5"/>
    <w:pPr>
      <w:spacing w:after="360" w:line="240" w:lineRule="auto"/>
      <w:jc w:val="center"/>
    </w:pPr>
    <w:rPr>
      <w:b/>
      <w:bCs/>
      <w:sz w:val="20"/>
      <w:szCs w:val="20"/>
    </w:rPr>
  </w:style>
  <w:style w:type="paragraph" w:styleId="Dokumentstruktur">
    <w:name w:val="Document Map"/>
    <w:basedOn w:val="Standard"/>
    <w:semiHidden/>
    <w:rsid w:val="00245011"/>
    <w:pPr>
      <w:shd w:val="clear" w:color="auto" w:fill="000080"/>
    </w:pPr>
    <w:rPr>
      <w:rFonts w:ascii="Tahoma" w:hAnsi="Tahoma" w:cs="Tahoma"/>
    </w:rPr>
  </w:style>
  <w:style w:type="paragraph" w:styleId="Funotentext">
    <w:name w:val="footnote text"/>
    <w:basedOn w:val="Standard"/>
    <w:semiHidden/>
    <w:rsid w:val="00245011"/>
    <w:rPr>
      <w:sz w:val="20"/>
      <w:szCs w:val="20"/>
    </w:rPr>
  </w:style>
  <w:style w:type="paragraph" w:styleId="Sprechblasentext">
    <w:name w:val="Balloon Text"/>
    <w:basedOn w:val="Standard"/>
    <w:link w:val="SprechblasentextZchn"/>
    <w:uiPriority w:val="99"/>
    <w:semiHidden/>
    <w:unhideWhenUsed/>
    <w:rsid w:val="003B74EF"/>
    <w:pPr>
      <w:spacing w:before="0" w:after="0" w:line="240" w:lineRule="auto"/>
    </w:pPr>
    <w:rPr>
      <w:rFonts w:ascii="Tahoma" w:hAnsi="Tahoma" w:cs="Tahoma"/>
      <w:sz w:val="16"/>
      <w:szCs w:val="16"/>
    </w:rPr>
  </w:style>
  <w:style w:type="paragraph" w:styleId="Index2">
    <w:name w:val="index 2"/>
    <w:basedOn w:val="Standard"/>
    <w:next w:val="Standard"/>
    <w:autoRedefine/>
    <w:semiHidden/>
    <w:rsid w:val="00245011"/>
    <w:pPr>
      <w:ind w:left="480" w:hanging="240"/>
    </w:pPr>
  </w:style>
  <w:style w:type="character" w:customStyle="1" w:styleId="SprechblasentextZchn">
    <w:name w:val="Sprechblasentext Zchn"/>
    <w:basedOn w:val="Absatz-Standardschriftart"/>
    <w:link w:val="Sprechblasentext"/>
    <w:uiPriority w:val="99"/>
    <w:semiHidden/>
    <w:rsid w:val="003B74EF"/>
    <w:rPr>
      <w:rFonts w:ascii="Tahoma" w:hAnsi="Tahoma" w:cs="Tahoma"/>
      <w:sz w:val="16"/>
      <w:szCs w:val="16"/>
    </w:rPr>
  </w:style>
  <w:style w:type="paragraph" w:styleId="Verzeichnis1">
    <w:name w:val="toc 1"/>
    <w:basedOn w:val="Standard"/>
    <w:uiPriority w:val="39"/>
    <w:rsid w:val="00AB2C99"/>
    <w:pPr>
      <w:jc w:val="left"/>
    </w:pPr>
    <w:rPr>
      <w:b/>
      <w:bCs/>
      <w:caps/>
      <w:sz w:val="20"/>
      <w:szCs w:val="20"/>
    </w:rPr>
  </w:style>
  <w:style w:type="paragraph" w:customStyle="1" w:styleId="Hervorhebenfett">
    <w:name w:val="Hervorheben fett"/>
    <w:basedOn w:val="Textkrper"/>
    <w:next w:val="Textkrper"/>
    <w:qFormat/>
    <w:rsid w:val="00E75394"/>
    <w:rPr>
      <w:rFonts w:ascii="Helvetica" w:hAnsi="Helvetica"/>
      <w:b/>
      <w:sz w:val="26"/>
    </w:rPr>
  </w:style>
  <w:style w:type="paragraph" w:styleId="Verzeichnis4">
    <w:name w:val="toc 4"/>
    <w:basedOn w:val="Standard"/>
    <w:next w:val="Standard"/>
    <w:autoRedefine/>
    <w:uiPriority w:val="39"/>
    <w:rsid w:val="004B5C49"/>
    <w:pPr>
      <w:spacing w:before="0" w:after="0"/>
      <w:ind w:left="720"/>
      <w:jc w:val="left"/>
    </w:pPr>
    <w:rPr>
      <w:sz w:val="18"/>
      <w:szCs w:val="18"/>
    </w:rPr>
  </w:style>
  <w:style w:type="paragraph" w:customStyle="1" w:styleId="Oberberschrift">
    <w:name w:val="Oberüberschrift"/>
    <w:basedOn w:val="Standard"/>
    <w:next w:val="Standard"/>
    <w:rsid w:val="00EE57D0"/>
    <w:pPr>
      <w:numPr>
        <w:numId w:val="5"/>
      </w:numPr>
      <w:spacing w:before="240"/>
      <w:ind w:left="431" w:hanging="431"/>
      <w:jc w:val="left"/>
    </w:pPr>
    <w:rPr>
      <w:rFonts w:ascii="Arial" w:hAnsi="Arial"/>
      <w:b/>
      <w:sz w:val="32"/>
    </w:rPr>
  </w:style>
  <w:style w:type="paragraph" w:styleId="Verzeichnis5">
    <w:name w:val="toc 5"/>
    <w:basedOn w:val="Standard"/>
    <w:next w:val="Standard"/>
    <w:autoRedefine/>
    <w:uiPriority w:val="39"/>
    <w:rsid w:val="00CB0F88"/>
    <w:pPr>
      <w:spacing w:before="0" w:after="0"/>
      <w:ind w:left="960"/>
      <w:jc w:val="left"/>
    </w:pPr>
    <w:rPr>
      <w:rFonts w:asciiTheme="minorHAnsi" w:hAnsiTheme="minorHAnsi"/>
      <w:sz w:val="18"/>
      <w:szCs w:val="18"/>
    </w:rPr>
  </w:style>
  <w:style w:type="character" w:styleId="Endnotenzeichen">
    <w:name w:val="endnote reference"/>
    <w:basedOn w:val="Absatz-Standardschriftart"/>
    <w:semiHidden/>
    <w:rsid w:val="0003500F"/>
    <w:rPr>
      <w:vertAlign w:val="superscript"/>
    </w:rPr>
  </w:style>
  <w:style w:type="table" w:customStyle="1" w:styleId="TabelleNormal">
    <w:name w:val="Tabelle Normal"/>
    <w:basedOn w:val="NormaleTabelle"/>
    <w:rsid w:val="00D953FA"/>
    <w:pPr>
      <w:spacing w:before="240" w:after="120"/>
      <w:jc w:val="center"/>
    </w:pPr>
    <w:rPr>
      <w:sz w:val="24"/>
      <w:szCs w:val="24"/>
    </w:rPr>
    <w:tblPr>
      <w:jc w:val="center"/>
    </w:tblPr>
    <w:trPr>
      <w:jc w:val="center"/>
    </w:trPr>
    <w:tblStylePr w:type="firstRow">
      <w:pPr>
        <w:wordWrap/>
        <w:spacing w:beforeLines="0" w:before="240" w:beforeAutospacing="0" w:afterLines="0" w:after="120" w:afterAutospacing="0" w:line="240" w:lineRule="auto"/>
        <w:contextualSpacing w:val="0"/>
      </w:pPr>
    </w:tblStylePr>
  </w:style>
  <w:style w:type="paragraph" w:customStyle="1" w:styleId="Code">
    <w:name w:val="Code"/>
    <w:basedOn w:val="Standard"/>
    <w:qFormat/>
    <w:rsid w:val="00CB0536"/>
    <w:pPr>
      <w:shd w:val="clear" w:color="auto" w:fill="AAAFB6"/>
      <w:tabs>
        <w:tab w:val="left" w:pos="431"/>
      </w:tabs>
      <w:spacing w:before="0" w:after="0"/>
      <w:ind w:left="431" w:right="431"/>
      <w:jc w:val="left"/>
    </w:pPr>
    <w:rPr>
      <w:rFonts w:ascii="Courier New" w:hAnsi="Courier New"/>
      <w:sz w:val="20"/>
    </w:rPr>
  </w:style>
  <w:style w:type="table" w:customStyle="1" w:styleId="TabelleRahmen">
    <w:name w:val="Tabelle Rahmen"/>
    <w:basedOn w:val="NormaleTabelle"/>
    <w:rsid w:val="00D953FA"/>
    <w:pPr>
      <w:spacing w:before="240" w:after="120"/>
      <w:jc w:val="center"/>
    </w:pPr>
    <w:rPr>
      <w:sz w:val="24"/>
      <w:szCs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customStyle="1" w:styleId="Anhang-1">
    <w:name w:val="Anhang-1"/>
    <w:basedOn w:val="Standard"/>
    <w:next w:val="Standard"/>
    <w:rsid w:val="00EE57D0"/>
    <w:pPr>
      <w:keepNext/>
      <w:numPr>
        <w:numId w:val="8"/>
      </w:numPr>
      <w:spacing w:before="240"/>
      <w:ind w:left="431" w:hanging="431"/>
      <w:jc w:val="left"/>
      <w:outlineLvl w:val="0"/>
    </w:pPr>
    <w:rPr>
      <w:rFonts w:ascii="Arial" w:hAnsi="Arial"/>
      <w:b/>
      <w:sz w:val="32"/>
      <w:szCs w:val="32"/>
    </w:rPr>
  </w:style>
  <w:style w:type="character" w:styleId="Kommentarzeichen">
    <w:name w:val="annotation reference"/>
    <w:basedOn w:val="Absatz-Standardschriftart"/>
    <w:uiPriority w:val="99"/>
    <w:semiHidden/>
    <w:unhideWhenUsed/>
    <w:rsid w:val="00F0473B"/>
    <w:rPr>
      <w:sz w:val="16"/>
      <w:szCs w:val="16"/>
    </w:rPr>
  </w:style>
  <w:style w:type="paragraph" w:styleId="Kommentartext">
    <w:name w:val="annotation text"/>
    <w:basedOn w:val="Standard"/>
    <w:link w:val="KommentartextZchn"/>
    <w:uiPriority w:val="99"/>
    <w:semiHidden/>
    <w:unhideWhenUsed/>
    <w:rsid w:val="00F0473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0473B"/>
  </w:style>
  <w:style w:type="paragraph" w:styleId="Kommentarthema">
    <w:name w:val="annotation subject"/>
    <w:basedOn w:val="Kommentartext"/>
    <w:next w:val="Kommentartext"/>
    <w:link w:val="KommentarthemaZchn"/>
    <w:uiPriority w:val="99"/>
    <w:semiHidden/>
    <w:unhideWhenUsed/>
    <w:rsid w:val="00F0473B"/>
    <w:rPr>
      <w:b/>
      <w:bCs/>
    </w:rPr>
  </w:style>
  <w:style w:type="character" w:customStyle="1" w:styleId="KommentarthemaZchn">
    <w:name w:val="Kommentarthema Zchn"/>
    <w:basedOn w:val="KommentartextZchn"/>
    <w:link w:val="Kommentarthema"/>
    <w:uiPriority w:val="99"/>
    <w:semiHidden/>
    <w:rsid w:val="00F0473B"/>
    <w:rPr>
      <w:b/>
      <w:bCs/>
    </w:rPr>
  </w:style>
  <w:style w:type="paragraph" w:styleId="Literaturverzeichnis">
    <w:name w:val="Bibliography"/>
    <w:basedOn w:val="Standard"/>
    <w:next w:val="Standard"/>
    <w:uiPriority w:val="37"/>
    <w:unhideWhenUsed/>
    <w:rsid w:val="00956459"/>
  </w:style>
  <w:style w:type="character" w:customStyle="1" w:styleId="berschrift1Zchn">
    <w:name w:val="Überschrift 1 Zchn"/>
    <w:basedOn w:val="Absatz-Standardschriftart"/>
    <w:link w:val="berschrift1"/>
    <w:rsid w:val="00DB3192"/>
    <w:rPr>
      <w:rFonts w:ascii="Helvetica" w:hAnsi="Helvetica" w:cs="Arial"/>
      <w:b/>
      <w:bCs/>
      <w:kern w:val="32"/>
      <w:sz w:val="40"/>
      <w:szCs w:val="32"/>
    </w:rPr>
  </w:style>
  <w:style w:type="paragraph" w:styleId="Listenabsatz">
    <w:name w:val="List Paragraph"/>
    <w:basedOn w:val="Standard"/>
    <w:uiPriority w:val="34"/>
    <w:qFormat/>
    <w:rsid w:val="00703DF2"/>
    <w:pPr>
      <w:ind w:left="720"/>
      <w:contextualSpacing/>
    </w:pPr>
  </w:style>
  <w:style w:type="character" w:styleId="Funotenzeichen">
    <w:name w:val="footnote reference"/>
    <w:basedOn w:val="Absatz-Standardschriftart"/>
    <w:uiPriority w:val="99"/>
    <w:semiHidden/>
    <w:unhideWhenUsed/>
    <w:rsid w:val="00D45253"/>
    <w:rPr>
      <w:vertAlign w:val="superscript"/>
    </w:rPr>
  </w:style>
  <w:style w:type="paragraph" w:styleId="berarbeitung">
    <w:name w:val="Revision"/>
    <w:hidden/>
    <w:uiPriority w:val="99"/>
    <w:semiHidden/>
    <w:rsid w:val="008F3E67"/>
    <w:rPr>
      <w:sz w:val="24"/>
      <w:szCs w:val="24"/>
    </w:rPr>
  </w:style>
  <w:style w:type="table" w:styleId="Tabellenraster">
    <w:name w:val="Table Grid"/>
    <w:basedOn w:val="NormaleTabelle"/>
    <w:uiPriority w:val="59"/>
    <w:rsid w:val="00CE2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F4442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KopfzeileZchn">
    <w:name w:val="Kopfzeile Zchn"/>
    <w:basedOn w:val="Absatz-Standardschriftart"/>
    <w:link w:val="Kopfzeile"/>
    <w:uiPriority w:val="99"/>
    <w:rsid w:val="009228FC"/>
    <w:rPr>
      <w:rFonts w:ascii="Adobe Garamond Pro" w:hAnsi="Adobe Garamond Pro"/>
      <w:sz w:val="24"/>
      <w:szCs w:val="24"/>
    </w:rPr>
  </w:style>
  <w:style w:type="character" w:customStyle="1" w:styleId="FuzeileZchn">
    <w:name w:val="Fußzeile Zchn"/>
    <w:basedOn w:val="Absatz-Standardschriftart"/>
    <w:link w:val="Fuzeile"/>
    <w:uiPriority w:val="99"/>
    <w:rsid w:val="009D6C9D"/>
    <w:rPr>
      <w:rFonts w:ascii="Adobe Garamond Pro" w:hAnsi="Adobe Garamond Pro"/>
      <w:szCs w:val="24"/>
    </w:rPr>
  </w:style>
  <w:style w:type="table" w:styleId="EinfacheTabelle4">
    <w:name w:val="Plain Table 4"/>
    <w:basedOn w:val="NormaleTabelle"/>
    <w:uiPriority w:val="44"/>
    <w:rsid w:val="00235E2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Standard"/>
    <w:next w:val="Standard"/>
    <w:autoRedefine/>
    <w:uiPriority w:val="99"/>
    <w:semiHidden/>
    <w:unhideWhenUsed/>
    <w:rsid w:val="00B234C9"/>
    <w:pPr>
      <w:spacing w:before="0" w:after="0" w:line="240" w:lineRule="auto"/>
      <w:ind w:left="240" w:hanging="240"/>
    </w:pPr>
  </w:style>
  <w:style w:type="paragraph" w:styleId="Verzeichnis9">
    <w:name w:val="toc 9"/>
    <w:basedOn w:val="Standard"/>
    <w:next w:val="Standard"/>
    <w:autoRedefine/>
    <w:uiPriority w:val="39"/>
    <w:unhideWhenUsed/>
    <w:rsid w:val="009276FF"/>
    <w:pPr>
      <w:spacing w:before="0" w:after="0"/>
      <w:ind w:left="1920"/>
      <w:jc w:val="left"/>
    </w:pPr>
    <w:rPr>
      <w:rFonts w:asciiTheme="minorHAnsi" w:hAnsiTheme="minorHAnsi"/>
      <w:sz w:val="18"/>
      <w:szCs w:val="18"/>
    </w:rPr>
  </w:style>
  <w:style w:type="character" w:customStyle="1" w:styleId="HTMLVorformatiertZchn">
    <w:name w:val="HTML Vorformatiert Zchn"/>
    <w:basedOn w:val="Absatz-Standardschriftart"/>
    <w:link w:val="HTMLVorformatiert"/>
    <w:uiPriority w:val="99"/>
    <w:semiHidden/>
    <w:rsid w:val="00D73B9A"/>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399572">
      <w:bodyDiv w:val="1"/>
      <w:marLeft w:val="0"/>
      <w:marRight w:val="0"/>
      <w:marTop w:val="0"/>
      <w:marBottom w:val="0"/>
      <w:divBdr>
        <w:top w:val="none" w:sz="0" w:space="0" w:color="auto"/>
        <w:left w:val="none" w:sz="0" w:space="0" w:color="auto"/>
        <w:bottom w:val="none" w:sz="0" w:space="0" w:color="auto"/>
        <w:right w:val="none" w:sz="0" w:space="0" w:color="auto"/>
      </w:divBdr>
    </w:div>
    <w:div w:id="210923745">
      <w:bodyDiv w:val="1"/>
      <w:marLeft w:val="0"/>
      <w:marRight w:val="0"/>
      <w:marTop w:val="0"/>
      <w:marBottom w:val="0"/>
      <w:divBdr>
        <w:top w:val="none" w:sz="0" w:space="0" w:color="auto"/>
        <w:left w:val="none" w:sz="0" w:space="0" w:color="auto"/>
        <w:bottom w:val="none" w:sz="0" w:space="0" w:color="auto"/>
        <w:right w:val="none" w:sz="0" w:space="0" w:color="auto"/>
      </w:divBdr>
    </w:div>
    <w:div w:id="279072248">
      <w:bodyDiv w:val="1"/>
      <w:marLeft w:val="0"/>
      <w:marRight w:val="0"/>
      <w:marTop w:val="0"/>
      <w:marBottom w:val="0"/>
      <w:divBdr>
        <w:top w:val="none" w:sz="0" w:space="0" w:color="auto"/>
        <w:left w:val="none" w:sz="0" w:space="0" w:color="auto"/>
        <w:bottom w:val="none" w:sz="0" w:space="0" w:color="auto"/>
        <w:right w:val="none" w:sz="0" w:space="0" w:color="auto"/>
      </w:divBdr>
    </w:div>
    <w:div w:id="308823700">
      <w:bodyDiv w:val="1"/>
      <w:marLeft w:val="0"/>
      <w:marRight w:val="0"/>
      <w:marTop w:val="0"/>
      <w:marBottom w:val="0"/>
      <w:divBdr>
        <w:top w:val="none" w:sz="0" w:space="0" w:color="auto"/>
        <w:left w:val="none" w:sz="0" w:space="0" w:color="auto"/>
        <w:bottom w:val="none" w:sz="0" w:space="0" w:color="auto"/>
        <w:right w:val="none" w:sz="0" w:space="0" w:color="auto"/>
      </w:divBdr>
    </w:div>
    <w:div w:id="357588050">
      <w:bodyDiv w:val="1"/>
      <w:marLeft w:val="0"/>
      <w:marRight w:val="0"/>
      <w:marTop w:val="0"/>
      <w:marBottom w:val="0"/>
      <w:divBdr>
        <w:top w:val="none" w:sz="0" w:space="0" w:color="auto"/>
        <w:left w:val="none" w:sz="0" w:space="0" w:color="auto"/>
        <w:bottom w:val="none" w:sz="0" w:space="0" w:color="auto"/>
        <w:right w:val="none" w:sz="0" w:space="0" w:color="auto"/>
      </w:divBdr>
    </w:div>
    <w:div w:id="390731922">
      <w:bodyDiv w:val="1"/>
      <w:marLeft w:val="0"/>
      <w:marRight w:val="0"/>
      <w:marTop w:val="0"/>
      <w:marBottom w:val="0"/>
      <w:divBdr>
        <w:top w:val="none" w:sz="0" w:space="0" w:color="auto"/>
        <w:left w:val="none" w:sz="0" w:space="0" w:color="auto"/>
        <w:bottom w:val="none" w:sz="0" w:space="0" w:color="auto"/>
        <w:right w:val="none" w:sz="0" w:space="0" w:color="auto"/>
      </w:divBdr>
    </w:div>
    <w:div w:id="436678534">
      <w:bodyDiv w:val="1"/>
      <w:marLeft w:val="0"/>
      <w:marRight w:val="0"/>
      <w:marTop w:val="0"/>
      <w:marBottom w:val="0"/>
      <w:divBdr>
        <w:top w:val="none" w:sz="0" w:space="0" w:color="auto"/>
        <w:left w:val="none" w:sz="0" w:space="0" w:color="auto"/>
        <w:bottom w:val="none" w:sz="0" w:space="0" w:color="auto"/>
        <w:right w:val="none" w:sz="0" w:space="0" w:color="auto"/>
      </w:divBdr>
    </w:div>
    <w:div w:id="510460681">
      <w:bodyDiv w:val="1"/>
      <w:marLeft w:val="0"/>
      <w:marRight w:val="0"/>
      <w:marTop w:val="0"/>
      <w:marBottom w:val="0"/>
      <w:divBdr>
        <w:top w:val="none" w:sz="0" w:space="0" w:color="auto"/>
        <w:left w:val="none" w:sz="0" w:space="0" w:color="auto"/>
        <w:bottom w:val="none" w:sz="0" w:space="0" w:color="auto"/>
        <w:right w:val="none" w:sz="0" w:space="0" w:color="auto"/>
      </w:divBdr>
    </w:div>
    <w:div w:id="569001360">
      <w:bodyDiv w:val="1"/>
      <w:marLeft w:val="0"/>
      <w:marRight w:val="0"/>
      <w:marTop w:val="0"/>
      <w:marBottom w:val="0"/>
      <w:divBdr>
        <w:top w:val="none" w:sz="0" w:space="0" w:color="auto"/>
        <w:left w:val="none" w:sz="0" w:space="0" w:color="auto"/>
        <w:bottom w:val="none" w:sz="0" w:space="0" w:color="auto"/>
        <w:right w:val="none" w:sz="0" w:space="0" w:color="auto"/>
      </w:divBdr>
    </w:div>
    <w:div w:id="582300993">
      <w:bodyDiv w:val="1"/>
      <w:marLeft w:val="0"/>
      <w:marRight w:val="0"/>
      <w:marTop w:val="0"/>
      <w:marBottom w:val="0"/>
      <w:divBdr>
        <w:top w:val="none" w:sz="0" w:space="0" w:color="auto"/>
        <w:left w:val="none" w:sz="0" w:space="0" w:color="auto"/>
        <w:bottom w:val="none" w:sz="0" w:space="0" w:color="auto"/>
        <w:right w:val="none" w:sz="0" w:space="0" w:color="auto"/>
      </w:divBdr>
    </w:div>
    <w:div w:id="585725728">
      <w:bodyDiv w:val="1"/>
      <w:marLeft w:val="0"/>
      <w:marRight w:val="0"/>
      <w:marTop w:val="0"/>
      <w:marBottom w:val="0"/>
      <w:divBdr>
        <w:top w:val="none" w:sz="0" w:space="0" w:color="auto"/>
        <w:left w:val="none" w:sz="0" w:space="0" w:color="auto"/>
        <w:bottom w:val="none" w:sz="0" w:space="0" w:color="auto"/>
        <w:right w:val="none" w:sz="0" w:space="0" w:color="auto"/>
      </w:divBdr>
    </w:div>
    <w:div w:id="654340636">
      <w:bodyDiv w:val="1"/>
      <w:marLeft w:val="0"/>
      <w:marRight w:val="0"/>
      <w:marTop w:val="0"/>
      <w:marBottom w:val="0"/>
      <w:divBdr>
        <w:top w:val="none" w:sz="0" w:space="0" w:color="auto"/>
        <w:left w:val="none" w:sz="0" w:space="0" w:color="auto"/>
        <w:bottom w:val="none" w:sz="0" w:space="0" w:color="auto"/>
        <w:right w:val="none" w:sz="0" w:space="0" w:color="auto"/>
      </w:divBdr>
    </w:div>
    <w:div w:id="687634691">
      <w:bodyDiv w:val="1"/>
      <w:marLeft w:val="0"/>
      <w:marRight w:val="0"/>
      <w:marTop w:val="0"/>
      <w:marBottom w:val="0"/>
      <w:divBdr>
        <w:top w:val="none" w:sz="0" w:space="0" w:color="auto"/>
        <w:left w:val="none" w:sz="0" w:space="0" w:color="auto"/>
        <w:bottom w:val="none" w:sz="0" w:space="0" w:color="auto"/>
        <w:right w:val="none" w:sz="0" w:space="0" w:color="auto"/>
      </w:divBdr>
    </w:div>
    <w:div w:id="693114090">
      <w:bodyDiv w:val="1"/>
      <w:marLeft w:val="0"/>
      <w:marRight w:val="0"/>
      <w:marTop w:val="0"/>
      <w:marBottom w:val="0"/>
      <w:divBdr>
        <w:top w:val="none" w:sz="0" w:space="0" w:color="auto"/>
        <w:left w:val="none" w:sz="0" w:space="0" w:color="auto"/>
        <w:bottom w:val="none" w:sz="0" w:space="0" w:color="auto"/>
        <w:right w:val="none" w:sz="0" w:space="0" w:color="auto"/>
      </w:divBdr>
    </w:div>
    <w:div w:id="708147396">
      <w:bodyDiv w:val="1"/>
      <w:marLeft w:val="0"/>
      <w:marRight w:val="0"/>
      <w:marTop w:val="0"/>
      <w:marBottom w:val="0"/>
      <w:divBdr>
        <w:top w:val="none" w:sz="0" w:space="0" w:color="auto"/>
        <w:left w:val="none" w:sz="0" w:space="0" w:color="auto"/>
        <w:bottom w:val="none" w:sz="0" w:space="0" w:color="auto"/>
        <w:right w:val="none" w:sz="0" w:space="0" w:color="auto"/>
      </w:divBdr>
    </w:div>
    <w:div w:id="823088190">
      <w:bodyDiv w:val="1"/>
      <w:marLeft w:val="0"/>
      <w:marRight w:val="0"/>
      <w:marTop w:val="0"/>
      <w:marBottom w:val="0"/>
      <w:divBdr>
        <w:top w:val="none" w:sz="0" w:space="0" w:color="auto"/>
        <w:left w:val="none" w:sz="0" w:space="0" w:color="auto"/>
        <w:bottom w:val="none" w:sz="0" w:space="0" w:color="auto"/>
        <w:right w:val="none" w:sz="0" w:space="0" w:color="auto"/>
      </w:divBdr>
    </w:div>
    <w:div w:id="823938184">
      <w:bodyDiv w:val="1"/>
      <w:marLeft w:val="0"/>
      <w:marRight w:val="0"/>
      <w:marTop w:val="0"/>
      <w:marBottom w:val="0"/>
      <w:divBdr>
        <w:top w:val="none" w:sz="0" w:space="0" w:color="auto"/>
        <w:left w:val="none" w:sz="0" w:space="0" w:color="auto"/>
        <w:bottom w:val="none" w:sz="0" w:space="0" w:color="auto"/>
        <w:right w:val="none" w:sz="0" w:space="0" w:color="auto"/>
      </w:divBdr>
    </w:div>
    <w:div w:id="871914513">
      <w:bodyDiv w:val="1"/>
      <w:marLeft w:val="0"/>
      <w:marRight w:val="0"/>
      <w:marTop w:val="0"/>
      <w:marBottom w:val="0"/>
      <w:divBdr>
        <w:top w:val="none" w:sz="0" w:space="0" w:color="auto"/>
        <w:left w:val="none" w:sz="0" w:space="0" w:color="auto"/>
        <w:bottom w:val="none" w:sz="0" w:space="0" w:color="auto"/>
        <w:right w:val="none" w:sz="0" w:space="0" w:color="auto"/>
      </w:divBdr>
    </w:div>
    <w:div w:id="887760444">
      <w:bodyDiv w:val="1"/>
      <w:marLeft w:val="0"/>
      <w:marRight w:val="0"/>
      <w:marTop w:val="0"/>
      <w:marBottom w:val="0"/>
      <w:divBdr>
        <w:top w:val="none" w:sz="0" w:space="0" w:color="auto"/>
        <w:left w:val="none" w:sz="0" w:space="0" w:color="auto"/>
        <w:bottom w:val="none" w:sz="0" w:space="0" w:color="auto"/>
        <w:right w:val="none" w:sz="0" w:space="0" w:color="auto"/>
      </w:divBdr>
    </w:div>
    <w:div w:id="893931573">
      <w:bodyDiv w:val="1"/>
      <w:marLeft w:val="0"/>
      <w:marRight w:val="0"/>
      <w:marTop w:val="0"/>
      <w:marBottom w:val="0"/>
      <w:divBdr>
        <w:top w:val="none" w:sz="0" w:space="0" w:color="auto"/>
        <w:left w:val="none" w:sz="0" w:space="0" w:color="auto"/>
        <w:bottom w:val="none" w:sz="0" w:space="0" w:color="auto"/>
        <w:right w:val="none" w:sz="0" w:space="0" w:color="auto"/>
      </w:divBdr>
    </w:div>
    <w:div w:id="897016644">
      <w:bodyDiv w:val="1"/>
      <w:marLeft w:val="0"/>
      <w:marRight w:val="0"/>
      <w:marTop w:val="0"/>
      <w:marBottom w:val="0"/>
      <w:divBdr>
        <w:top w:val="none" w:sz="0" w:space="0" w:color="auto"/>
        <w:left w:val="none" w:sz="0" w:space="0" w:color="auto"/>
        <w:bottom w:val="none" w:sz="0" w:space="0" w:color="auto"/>
        <w:right w:val="none" w:sz="0" w:space="0" w:color="auto"/>
      </w:divBdr>
    </w:div>
    <w:div w:id="901260369">
      <w:bodyDiv w:val="1"/>
      <w:marLeft w:val="0"/>
      <w:marRight w:val="0"/>
      <w:marTop w:val="0"/>
      <w:marBottom w:val="0"/>
      <w:divBdr>
        <w:top w:val="none" w:sz="0" w:space="0" w:color="auto"/>
        <w:left w:val="none" w:sz="0" w:space="0" w:color="auto"/>
        <w:bottom w:val="none" w:sz="0" w:space="0" w:color="auto"/>
        <w:right w:val="none" w:sz="0" w:space="0" w:color="auto"/>
      </w:divBdr>
    </w:div>
    <w:div w:id="962660173">
      <w:bodyDiv w:val="1"/>
      <w:marLeft w:val="0"/>
      <w:marRight w:val="0"/>
      <w:marTop w:val="0"/>
      <w:marBottom w:val="0"/>
      <w:divBdr>
        <w:top w:val="none" w:sz="0" w:space="0" w:color="auto"/>
        <w:left w:val="none" w:sz="0" w:space="0" w:color="auto"/>
        <w:bottom w:val="none" w:sz="0" w:space="0" w:color="auto"/>
        <w:right w:val="none" w:sz="0" w:space="0" w:color="auto"/>
      </w:divBdr>
    </w:div>
    <w:div w:id="981889762">
      <w:bodyDiv w:val="1"/>
      <w:marLeft w:val="0"/>
      <w:marRight w:val="0"/>
      <w:marTop w:val="0"/>
      <w:marBottom w:val="0"/>
      <w:divBdr>
        <w:top w:val="none" w:sz="0" w:space="0" w:color="auto"/>
        <w:left w:val="none" w:sz="0" w:space="0" w:color="auto"/>
        <w:bottom w:val="none" w:sz="0" w:space="0" w:color="auto"/>
        <w:right w:val="none" w:sz="0" w:space="0" w:color="auto"/>
      </w:divBdr>
    </w:div>
    <w:div w:id="1041594112">
      <w:bodyDiv w:val="1"/>
      <w:marLeft w:val="0"/>
      <w:marRight w:val="0"/>
      <w:marTop w:val="0"/>
      <w:marBottom w:val="0"/>
      <w:divBdr>
        <w:top w:val="none" w:sz="0" w:space="0" w:color="auto"/>
        <w:left w:val="none" w:sz="0" w:space="0" w:color="auto"/>
        <w:bottom w:val="none" w:sz="0" w:space="0" w:color="auto"/>
        <w:right w:val="none" w:sz="0" w:space="0" w:color="auto"/>
      </w:divBdr>
    </w:div>
    <w:div w:id="1216355243">
      <w:bodyDiv w:val="1"/>
      <w:marLeft w:val="0"/>
      <w:marRight w:val="0"/>
      <w:marTop w:val="0"/>
      <w:marBottom w:val="0"/>
      <w:divBdr>
        <w:top w:val="none" w:sz="0" w:space="0" w:color="auto"/>
        <w:left w:val="none" w:sz="0" w:space="0" w:color="auto"/>
        <w:bottom w:val="none" w:sz="0" w:space="0" w:color="auto"/>
        <w:right w:val="none" w:sz="0" w:space="0" w:color="auto"/>
      </w:divBdr>
    </w:div>
    <w:div w:id="1780295339">
      <w:bodyDiv w:val="1"/>
      <w:marLeft w:val="0"/>
      <w:marRight w:val="0"/>
      <w:marTop w:val="0"/>
      <w:marBottom w:val="0"/>
      <w:divBdr>
        <w:top w:val="none" w:sz="0" w:space="0" w:color="auto"/>
        <w:left w:val="none" w:sz="0" w:space="0" w:color="auto"/>
        <w:bottom w:val="none" w:sz="0" w:space="0" w:color="auto"/>
        <w:right w:val="none" w:sz="0" w:space="0" w:color="auto"/>
      </w:divBdr>
    </w:div>
    <w:div w:id="1864323997">
      <w:bodyDiv w:val="1"/>
      <w:marLeft w:val="0"/>
      <w:marRight w:val="0"/>
      <w:marTop w:val="0"/>
      <w:marBottom w:val="0"/>
      <w:divBdr>
        <w:top w:val="none" w:sz="0" w:space="0" w:color="auto"/>
        <w:left w:val="none" w:sz="0" w:space="0" w:color="auto"/>
        <w:bottom w:val="none" w:sz="0" w:space="0" w:color="auto"/>
        <w:right w:val="none" w:sz="0" w:space="0" w:color="auto"/>
      </w:divBdr>
    </w:div>
    <w:div w:id="1929194280">
      <w:bodyDiv w:val="1"/>
      <w:marLeft w:val="0"/>
      <w:marRight w:val="0"/>
      <w:marTop w:val="0"/>
      <w:marBottom w:val="0"/>
      <w:divBdr>
        <w:top w:val="none" w:sz="0" w:space="0" w:color="auto"/>
        <w:left w:val="none" w:sz="0" w:space="0" w:color="auto"/>
        <w:bottom w:val="none" w:sz="0" w:space="0" w:color="auto"/>
        <w:right w:val="none" w:sz="0" w:space="0" w:color="auto"/>
      </w:divBdr>
    </w:div>
    <w:div w:id="1936397263">
      <w:bodyDiv w:val="1"/>
      <w:marLeft w:val="0"/>
      <w:marRight w:val="0"/>
      <w:marTop w:val="0"/>
      <w:marBottom w:val="0"/>
      <w:divBdr>
        <w:top w:val="none" w:sz="0" w:space="0" w:color="auto"/>
        <w:left w:val="none" w:sz="0" w:space="0" w:color="auto"/>
        <w:bottom w:val="none" w:sz="0" w:space="0" w:color="auto"/>
        <w:right w:val="none" w:sz="0" w:space="0" w:color="auto"/>
      </w:divBdr>
    </w:div>
    <w:div w:id="1948928456">
      <w:bodyDiv w:val="1"/>
      <w:marLeft w:val="0"/>
      <w:marRight w:val="0"/>
      <w:marTop w:val="0"/>
      <w:marBottom w:val="0"/>
      <w:divBdr>
        <w:top w:val="none" w:sz="0" w:space="0" w:color="auto"/>
        <w:left w:val="none" w:sz="0" w:space="0" w:color="auto"/>
        <w:bottom w:val="none" w:sz="0" w:space="0" w:color="auto"/>
        <w:right w:val="none" w:sz="0" w:space="0" w:color="auto"/>
      </w:divBdr>
    </w:div>
    <w:div w:id="2032565908">
      <w:bodyDiv w:val="1"/>
      <w:marLeft w:val="0"/>
      <w:marRight w:val="0"/>
      <w:marTop w:val="0"/>
      <w:marBottom w:val="0"/>
      <w:divBdr>
        <w:top w:val="none" w:sz="0" w:space="0" w:color="auto"/>
        <w:left w:val="none" w:sz="0" w:space="0" w:color="auto"/>
        <w:bottom w:val="none" w:sz="0" w:space="0" w:color="auto"/>
        <w:right w:val="none" w:sz="0" w:space="0" w:color="auto"/>
      </w:divBdr>
    </w:div>
    <w:div w:id="2102412378">
      <w:bodyDiv w:val="1"/>
      <w:marLeft w:val="0"/>
      <w:marRight w:val="0"/>
      <w:marTop w:val="0"/>
      <w:marBottom w:val="0"/>
      <w:divBdr>
        <w:top w:val="none" w:sz="0" w:space="0" w:color="auto"/>
        <w:left w:val="none" w:sz="0" w:space="0" w:color="auto"/>
        <w:bottom w:val="none" w:sz="0" w:space="0" w:color="auto"/>
        <w:right w:val="none" w:sz="0" w:space="0" w:color="auto"/>
      </w:divBdr>
    </w:div>
    <w:div w:id="211891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projects\_ba\doc\documentation\ba_0.18.docx" TargetMode="External"/><Relationship Id="rId21" Type="http://schemas.openxmlformats.org/officeDocument/2006/relationships/hyperlink" Target="file:///C:\projects\_ba\doc\documentation\ba_0.18.docx" TargetMode="External"/><Relationship Id="rId42" Type="http://schemas.openxmlformats.org/officeDocument/2006/relationships/image" Target="media/image6.jpeg"/><Relationship Id="rId47" Type="http://schemas.openxmlformats.org/officeDocument/2006/relationships/image" Target="media/image11.jpeg"/><Relationship Id="rId63" Type="http://schemas.openxmlformats.org/officeDocument/2006/relationships/hyperlink" Target="https://www.durovis.com/sdk.html" TargetMode="External"/><Relationship Id="rId68" Type="http://schemas.openxmlformats.org/officeDocument/2006/relationships/hyperlink" Target="http://www.electronicsnews.com.au/features/kinect-arduino-hack-for-indoor-navigation-video-" TargetMode="External"/><Relationship Id="rId84" Type="http://schemas.openxmlformats.org/officeDocument/2006/relationships/hyperlink" Target="http://www.commons.wikimedia.org" TargetMode="External"/><Relationship Id="rId89" Type="http://schemas.openxmlformats.org/officeDocument/2006/relationships/header" Target="header8.xml"/><Relationship Id="rId16" Type="http://schemas.openxmlformats.org/officeDocument/2006/relationships/header" Target="header2.xml"/><Relationship Id="rId11" Type="http://schemas.openxmlformats.org/officeDocument/2006/relationships/image" Target="media/image1.emf"/><Relationship Id="rId32" Type="http://schemas.openxmlformats.org/officeDocument/2006/relationships/hyperlink" Target="file:///C:\projects\_ba\doc\documentation\ba_0.18.docx" TargetMode="External"/><Relationship Id="rId37" Type="http://schemas.openxmlformats.org/officeDocument/2006/relationships/footer" Target="footer3.xml"/><Relationship Id="rId53" Type="http://schemas.openxmlformats.org/officeDocument/2006/relationships/image" Target="media/image17.jpeg"/><Relationship Id="rId58" Type="http://schemas.openxmlformats.org/officeDocument/2006/relationships/image" Target="media/image22.jpeg"/><Relationship Id="rId74" Type="http://schemas.openxmlformats.org/officeDocument/2006/relationships/hyperlink" Target="http://www.virtuix.com/" TargetMode="External"/><Relationship Id="rId79" Type="http://schemas.openxmlformats.org/officeDocument/2006/relationships/hyperlink" Target="http://www.gosphero.com/de/" TargetMode="External"/><Relationship Id="rId5" Type="http://schemas.openxmlformats.org/officeDocument/2006/relationships/numbering" Target="numbering.xml"/><Relationship Id="rId90" Type="http://schemas.openxmlformats.org/officeDocument/2006/relationships/header" Target="header9.xml"/><Relationship Id="rId95" Type="http://schemas.openxmlformats.org/officeDocument/2006/relationships/theme" Target="theme/theme1.xml"/><Relationship Id="rId22" Type="http://schemas.openxmlformats.org/officeDocument/2006/relationships/hyperlink" Target="file:///C:\projects\_ba\doc\documentation\ba_0.18.docx" TargetMode="External"/><Relationship Id="rId27" Type="http://schemas.openxmlformats.org/officeDocument/2006/relationships/hyperlink" Target="file:///C:\projects\_ba\doc\documentation\ba_0.18.docx" TargetMode="External"/><Relationship Id="rId43" Type="http://schemas.openxmlformats.org/officeDocument/2006/relationships/image" Target="media/image7.jpeg"/><Relationship Id="rId48" Type="http://schemas.openxmlformats.org/officeDocument/2006/relationships/image" Target="media/image12.jpeg"/><Relationship Id="rId64" Type="http://schemas.openxmlformats.org/officeDocument/2006/relationships/hyperlink" Target="https://git-extensions-documentation.readthedocs.org/en/latest/https://git-extensions-documentation.readthedocs.org/en/latest/" TargetMode="External"/><Relationship Id="rId69" Type="http://schemas.openxmlformats.org/officeDocument/2006/relationships/hyperlink" Target="http://techcrunch.com/2014/05/14/clever-kinect-hack-brings-this-guys-full-body-into-virtual-reality/" TargetMode="External"/><Relationship Id="rId8" Type="http://schemas.openxmlformats.org/officeDocument/2006/relationships/webSettings" Target="webSettings.xml"/><Relationship Id="rId51" Type="http://schemas.openxmlformats.org/officeDocument/2006/relationships/image" Target="media/image15.jpeg"/><Relationship Id="rId72" Type="http://schemas.openxmlformats.org/officeDocument/2006/relationships/hyperlink" Target="https://www.quora.com/How-does-the-magnet-select-button-for-Android-Cardboard-work" TargetMode="External"/><Relationship Id="rId80" Type="http://schemas.openxmlformats.org/officeDocument/2006/relationships/hyperlink" Target="https://github.com/orbotix/UNITY-PLUGIN/tree/master/ExampleProject/SensorStreaming" TargetMode="External"/><Relationship Id="rId85" Type="http://schemas.openxmlformats.org/officeDocument/2006/relationships/hyperlink" Target="https://brandfolder.com/sphero2" TargetMode="External"/><Relationship Id="rId93" Type="http://schemas.openxmlformats.org/officeDocument/2006/relationships/footer" Target="footer5.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footer" Target="footer2.xml"/><Relationship Id="rId25" Type="http://schemas.openxmlformats.org/officeDocument/2006/relationships/hyperlink" Target="file:///C:\projects\_ba\doc\documentation\ba_0.18.docx" TargetMode="External"/><Relationship Id="rId33" Type="http://schemas.openxmlformats.org/officeDocument/2006/relationships/hyperlink" Target="file:///C:\projects\_ba\doc\documentation\ba_0.18.docx" TargetMode="External"/><Relationship Id="rId38" Type="http://schemas.openxmlformats.org/officeDocument/2006/relationships/image" Target="media/image2.PNG"/><Relationship Id="rId46" Type="http://schemas.openxmlformats.org/officeDocument/2006/relationships/image" Target="media/image10.jpeg"/><Relationship Id="rId59" Type="http://schemas.openxmlformats.org/officeDocument/2006/relationships/header" Target="header5.xml"/><Relationship Id="rId67" Type="http://schemas.openxmlformats.org/officeDocument/2006/relationships/hyperlink" Target="https://github.com/" TargetMode="External"/><Relationship Id="rId20" Type="http://schemas.openxmlformats.org/officeDocument/2006/relationships/hyperlink" Target="file:///C:\projects\_ba\doc\documentation\ba_0.18.docx" TargetMode="External"/><Relationship Id="rId41" Type="http://schemas.openxmlformats.org/officeDocument/2006/relationships/image" Target="media/image5.png"/><Relationship Id="rId54" Type="http://schemas.openxmlformats.org/officeDocument/2006/relationships/image" Target="media/image18.jpeg"/><Relationship Id="rId62" Type="http://schemas.openxmlformats.org/officeDocument/2006/relationships/hyperlink" Target="http://developer.android.com/tools/help/logcat.html" TargetMode="External"/><Relationship Id="rId70" Type="http://schemas.openxmlformats.org/officeDocument/2006/relationships/hyperlink" Target="http://www.electronicsnews.com.au/features/kinect-arduino-hack-for-indoor-navigation-video-" TargetMode="External"/><Relationship Id="rId75" Type="http://schemas.openxmlformats.org/officeDocument/2006/relationships/hyperlink" Target="http://www.virtuix.com/bluetooth-and-samsung-gear-vr/" TargetMode="External"/><Relationship Id="rId83" Type="http://schemas.openxmlformats.org/officeDocument/2006/relationships/hyperlink" Target="http://unity3d.com/learn/documentation" TargetMode="External"/><Relationship Id="rId88" Type="http://schemas.openxmlformats.org/officeDocument/2006/relationships/header" Target="header7.xml"/><Relationship Id="rId9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hyperlink" Target="file:///C:\projects\_ba\doc\documentation\ba_0.18.docx" TargetMode="External"/><Relationship Id="rId28" Type="http://schemas.openxmlformats.org/officeDocument/2006/relationships/hyperlink" Target="file:///C:\projects\_ba\doc\documentation\ba_0.18.docx" TargetMode="External"/><Relationship Id="rId36" Type="http://schemas.openxmlformats.org/officeDocument/2006/relationships/header" Target="header4.xml"/><Relationship Id="rId49" Type="http://schemas.openxmlformats.org/officeDocument/2006/relationships/image" Target="media/image13.jpeg"/><Relationship Id="rId57" Type="http://schemas.openxmlformats.org/officeDocument/2006/relationships/image" Target="media/image21.png"/><Relationship Id="rId10" Type="http://schemas.openxmlformats.org/officeDocument/2006/relationships/endnotes" Target="endnotes.xml"/><Relationship Id="rId31" Type="http://schemas.openxmlformats.org/officeDocument/2006/relationships/hyperlink" Target="file:///C:\projects\_ba\doc\documentation\ba_0.18.docx" TargetMode="External"/><Relationship Id="rId44" Type="http://schemas.openxmlformats.org/officeDocument/2006/relationships/image" Target="media/image8.jpeg"/><Relationship Id="rId52" Type="http://schemas.openxmlformats.org/officeDocument/2006/relationships/image" Target="media/image16.jpeg"/><Relationship Id="rId60" Type="http://schemas.openxmlformats.org/officeDocument/2006/relationships/hyperlink" Target="http://developer.android.com/tools/help/adb.html" TargetMode="External"/><Relationship Id="rId65" Type="http://schemas.openxmlformats.org/officeDocument/2006/relationships/hyperlink" Target="http://www.samsung.com/global/microsite/gearvr/index.html" TargetMode="External"/><Relationship Id="rId73" Type="http://schemas.openxmlformats.org/officeDocument/2006/relationships/hyperlink" Target="https://support.oculus.com" TargetMode="External"/><Relationship Id="rId78" Type="http://schemas.openxmlformats.org/officeDocument/2006/relationships/hyperlink" Target="http://sixense.com/wireless" TargetMode="External"/><Relationship Id="rId81" Type="http://schemas.openxmlformats.org/officeDocument/2006/relationships/hyperlink" Target="https://www.google.com/atap/projecttango/" TargetMode="External"/><Relationship Id="rId86" Type="http://schemas.openxmlformats.org/officeDocument/2006/relationships/hyperlink" Target="http://www.3drudder.com/" TargetMode="External"/><Relationship Id="rId9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hyperlink" Target="file:///C:\projects\_ba\doc\documentation\ba_0.18.docx" TargetMode="External"/><Relationship Id="rId39" Type="http://schemas.openxmlformats.org/officeDocument/2006/relationships/image" Target="media/image3.png"/><Relationship Id="rId34" Type="http://schemas.openxmlformats.org/officeDocument/2006/relationships/hyperlink" Target="file:///C:\projects\_ba\doc\documentation\ba_0.18.docx" TargetMode="External"/><Relationship Id="rId50" Type="http://schemas.openxmlformats.org/officeDocument/2006/relationships/image" Target="media/image14.png"/><Relationship Id="rId55" Type="http://schemas.openxmlformats.org/officeDocument/2006/relationships/image" Target="media/image19.png"/><Relationship Id="rId76" Type="http://schemas.openxmlformats.org/officeDocument/2006/relationships/hyperlink" Target="http://pointclouds.org/documentation/tutorials/mobile_streaming.php" TargetMode="External"/><Relationship Id="rId7" Type="http://schemas.openxmlformats.org/officeDocument/2006/relationships/settings" Target="settings.xml"/><Relationship Id="rId71" Type="http://schemas.openxmlformats.org/officeDocument/2006/relationships/hyperlink" Target="https://forums.leapmotion.com/" TargetMode="External"/><Relationship Id="rId92" Type="http://schemas.openxmlformats.org/officeDocument/2006/relationships/header" Target="header10.xml"/><Relationship Id="rId2" Type="http://schemas.openxmlformats.org/officeDocument/2006/relationships/customXml" Target="../customXml/item2.xml"/><Relationship Id="rId29" Type="http://schemas.openxmlformats.org/officeDocument/2006/relationships/hyperlink" Target="file:///C:\projects\_ba\doc\documentation\ba_0.18.docx" TargetMode="External"/><Relationship Id="rId24" Type="http://schemas.openxmlformats.org/officeDocument/2006/relationships/hyperlink" Target="file:///C:\projects\_ba\doc\documentation\ba_0.18.docx" TargetMode="External"/><Relationship Id="rId40" Type="http://schemas.openxmlformats.org/officeDocument/2006/relationships/image" Target="media/image4.jpeg"/><Relationship Id="rId45" Type="http://schemas.openxmlformats.org/officeDocument/2006/relationships/image" Target="media/image9.jpeg"/><Relationship Id="rId66" Type="http://schemas.openxmlformats.org/officeDocument/2006/relationships/hyperlink" Target="http://git-scm.com/doc" TargetMode="External"/><Relationship Id="rId87" Type="http://schemas.openxmlformats.org/officeDocument/2006/relationships/header" Target="header6.xml"/><Relationship Id="rId61" Type="http://schemas.openxmlformats.org/officeDocument/2006/relationships/hyperlink" Target="https://developers.google.com/cardboard/overview" TargetMode="External"/><Relationship Id="rId82" Type="http://schemas.openxmlformats.org/officeDocument/2006/relationships/hyperlink" Target="https://www.youtube.com/watch?v=Qe10ExwzCqk" TargetMode="External"/><Relationship Id="rId19" Type="http://schemas.openxmlformats.org/officeDocument/2006/relationships/hyperlink" Target="file:///C:\projects\_ba\doc\documentation\ba_0.18.docx" TargetMode="External"/><Relationship Id="rId14" Type="http://schemas.openxmlformats.org/officeDocument/2006/relationships/header" Target="header1.xml"/><Relationship Id="rId30" Type="http://schemas.openxmlformats.org/officeDocument/2006/relationships/hyperlink" Target="file:///C:\projects\_ba\doc\documentation\ba_0.18.docx" TargetMode="External"/><Relationship Id="rId35" Type="http://schemas.openxmlformats.org/officeDocument/2006/relationships/header" Target="header3.xml"/><Relationship Id="rId56" Type="http://schemas.openxmlformats.org/officeDocument/2006/relationships/image" Target="media/image20.png"/><Relationship Id="rId77" Type="http://schemas.openxmlformats.org/officeDocument/2006/relationships/hyperlink" Target="http://www.3drudder.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Lehre\PM\Dauerordner_Projektmanagement_EuI-Dokumente\%5b84%5d_Projektbericht_Template_v07_ohne_&#9472;nderungsverfolgung.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Beschreibung xmlns="0440de24-dbb9-435d-a540-4bf3a1aeb55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0FA8C48C96046B4CA72C287B8916FBF1" ma:contentTypeVersion="1" ma:contentTypeDescription="Ein neues Dokument erstellen." ma:contentTypeScope="" ma:versionID="9f0d33510345f69925c90302e07d6975">
  <xsd:schema xmlns:xsd="http://www.w3.org/2001/XMLSchema" xmlns:xs="http://www.w3.org/2001/XMLSchema" xmlns:p="http://schemas.microsoft.com/office/2006/metadata/properties" xmlns:ns2="0440de24-dbb9-435d-a540-4bf3a1aeb555" targetNamespace="http://schemas.microsoft.com/office/2006/metadata/properties" ma:root="true" ma:fieldsID="152f8281bb1cd8e915b6680e0eaf0423" ns2:_="">
    <xsd:import namespace="0440de24-dbb9-435d-a540-4bf3a1aeb555"/>
    <xsd:element name="properties">
      <xsd:complexType>
        <xsd:sequence>
          <xsd:element name="documentManagement">
            <xsd:complexType>
              <xsd:all>
                <xsd:element ref="ns2:Beschreibung"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0de24-dbb9-435d-a540-4bf3a1aeb555" elementFormDefault="qualified">
    <xsd:import namespace="http://schemas.microsoft.com/office/2006/documentManagement/types"/>
    <xsd:import namespace="http://schemas.microsoft.com/office/infopath/2007/PartnerControls"/>
    <xsd:element name="Beschreibung" ma:index="8" nillable="true" ma:displayName="Beschreibung" ma:internalName="Beschreibung">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TURABIAN.XSL" StyleName="Turabian" Version="6">
  <b:Source>
    <b:Tag>Sei14</b:Tag>
    <b:SourceType>Book</b:SourceType>
    <b:Guid>{F42E32ED-6E94-4DCC-8271-4F30715D6E8E}</b:Guid>
    <b:Author>
      <b:Author>
        <b:NameList>
          <b:Person>
            <b:Last>Seifert</b:Last>
            <b:First>Carsten</b:First>
          </b:Person>
        </b:NameList>
      </b:Author>
    </b:Author>
    <b:Title>Spiele entwickeln mit Unity: 3D-Games mit Unity und C# für Desktop, Web &amp; Mobile</b:Title>
    <b:Year>2014</b:Year>
    <b:City>München</b:City>
    <b:Publisher>Hanser</b:Publisher>
    <b:RefOrder>1</b:RefOrder>
  </b:Source>
</b:Sources>
</file>

<file path=customXml/itemProps1.xml><?xml version="1.0" encoding="utf-8"?>
<ds:datastoreItem xmlns:ds="http://schemas.openxmlformats.org/officeDocument/2006/customXml" ds:itemID="{94B08A86-36A6-4993-96A2-3C72BF281AD2}">
  <ds:schemaRefs>
    <ds:schemaRef ds:uri="http://schemas.microsoft.com/office/2006/metadata/properties"/>
    <ds:schemaRef ds:uri="http://schemas.microsoft.com/office/infopath/2007/PartnerControls"/>
    <ds:schemaRef ds:uri="0440de24-dbb9-435d-a540-4bf3a1aeb555"/>
  </ds:schemaRefs>
</ds:datastoreItem>
</file>

<file path=customXml/itemProps2.xml><?xml version="1.0" encoding="utf-8"?>
<ds:datastoreItem xmlns:ds="http://schemas.openxmlformats.org/officeDocument/2006/customXml" ds:itemID="{FAE3CBC5-4393-4D80-B169-438F13CA27B4}">
  <ds:schemaRefs>
    <ds:schemaRef ds:uri="http://schemas.microsoft.com/sharepoint/v3/contenttype/forms"/>
  </ds:schemaRefs>
</ds:datastoreItem>
</file>

<file path=customXml/itemProps3.xml><?xml version="1.0" encoding="utf-8"?>
<ds:datastoreItem xmlns:ds="http://schemas.openxmlformats.org/officeDocument/2006/customXml" ds:itemID="{A37A8F3A-142A-41AE-88C7-0D142256C8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0de24-dbb9-435d-a540-4bf3a1aeb5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2D7192D-C872-4DE6-BBCA-C74AB9102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[84]_Projektbericht_Template_v07_ohne_─nderungsverfolgung.dot</Template>
  <TotalTime>0</TotalTime>
  <Pages>78</Pages>
  <Words>13848</Words>
  <Characters>87248</Characters>
  <Application>Microsoft Office Word</Application>
  <DocSecurity>0</DocSecurity>
  <Lines>727</Lines>
  <Paragraphs>201</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100895</CharactersWithSpaces>
  <SharedDoc>false</SharedDoc>
  <HLinks>
    <vt:vector size="300" baseType="variant">
      <vt:variant>
        <vt:i4>1114165</vt:i4>
      </vt:variant>
      <vt:variant>
        <vt:i4>302</vt:i4>
      </vt:variant>
      <vt:variant>
        <vt:i4>0</vt:i4>
      </vt:variant>
      <vt:variant>
        <vt:i4>5</vt:i4>
      </vt:variant>
      <vt:variant>
        <vt:lpwstr/>
      </vt:variant>
      <vt:variant>
        <vt:lpwstr>_Toc225077536</vt:lpwstr>
      </vt:variant>
      <vt:variant>
        <vt:i4>1114165</vt:i4>
      </vt:variant>
      <vt:variant>
        <vt:i4>296</vt:i4>
      </vt:variant>
      <vt:variant>
        <vt:i4>0</vt:i4>
      </vt:variant>
      <vt:variant>
        <vt:i4>5</vt:i4>
      </vt:variant>
      <vt:variant>
        <vt:lpwstr/>
      </vt:variant>
      <vt:variant>
        <vt:lpwstr>_Toc225077535</vt:lpwstr>
      </vt:variant>
      <vt:variant>
        <vt:i4>1114165</vt:i4>
      </vt:variant>
      <vt:variant>
        <vt:i4>287</vt:i4>
      </vt:variant>
      <vt:variant>
        <vt:i4>0</vt:i4>
      </vt:variant>
      <vt:variant>
        <vt:i4>5</vt:i4>
      </vt:variant>
      <vt:variant>
        <vt:lpwstr/>
      </vt:variant>
      <vt:variant>
        <vt:lpwstr>_Toc225077534</vt:lpwstr>
      </vt:variant>
      <vt:variant>
        <vt:i4>1114165</vt:i4>
      </vt:variant>
      <vt:variant>
        <vt:i4>281</vt:i4>
      </vt:variant>
      <vt:variant>
        <vt:i4>0</vt:i4>
      </vt:variant>
      <vt:variant>
        <vt:i4>5</vt:i4>
      </vt:variant>
      <vt:variant>
        <vt:lpwstr/>
      </vt:variant>
      <vt:variant>
        <vt:lpwstr>_Toc225077533</vt:lpwstr>
      </vt:variant>
      <vt:variant>
        <vt:i4>1114164</vt:i4>
      </vt:variant>
      <vt:variant>
        <vt:i4>272</vt:i4>
      </vt:variant>
      <vt:variant>
        <vt:i4>0</vt:i4>
      </vt:variant>
      <vt:variant>
        <vt:i4>5</vt:i4>
      </vt:variant>
      <vt:variant>
        <vt:lpwstr/>
      </vt:variant>
      <vt:variant>
        <vt:lpwstr>_Toc272959113</vt:lpwstr>
      </vt:variant>
      <vt:variant>
        <vt:i4>1114164</vt:i4>
      </vt:variant>
      <vt:variant>
        <vt:i4>266</vt:i4>
      </vt:variant>
      <vt:variant>
        <vt:i4>0</vt:i4>
      </vt:variant>
      <vt:variant>
        <vt:i4>5</vt:i4>
      </vt:variant>
      <vt:variant>
        <vt:lpwstr/>
      </vt:variant>
      <vt:variant>
        <vt:lpwstr>_Toc272959112</vt:lpwstr>
      </vt:variant>
      <vt:variant>
        <vt:i4>1114164</vt:i4>
      </vt:variant>
      <vt:variant>
        <vt:i4>260</vt:i4>
      </vt:variant>
      <vt:variant>
        <vt:i4>0</vt:i4>
      </vt:variant>
      <vt:variant>
        <vt:i4>5</vt:i4>
      </vt:variant>
      <vt:variant>
        <vt:lpwstr/>
      </vt:variant>
      <vt:variant>
        <vt:lpwstr>_Toc272959111</vt:lpwstr>
      </vt:variant>
      <vt:variant>
        <vt:i4>1114164</vt:i4>
      </vt:variant>
      <vt:variant>
        <vt:i4>254</vt:i4>
      </vt:variant>
      <vt:variant>
        <vt:i4>0</vt:i4>
      </vt:variant>
      <vt:variant>
        <vt:i4>5</vt:i4>
      </vt:variant>
      <vt:variant>
        <vt:lpwstr/>
      </vt:variant>
      <vt:variant>
        <vt:lpwstr>_Toc272959110</vt:lpwstr>
      </vt:variant>
      <vt:variant>
        <vt:i4>1048628</vt:i4>
      </vt:variant>
      <vt:variant>
        <vt:i4>248</vt:i4>
      </vt:variant>
      <vt:variant>
        <vt:i4>0</vt:i4>
      </vt:variant>
      <vt:variant>
        <vt:i4>5</vt:i4>
      </vt:variant>
      <vt:variant>
        <vt:lpwstr/>
      </vt:variant>
      <vt:variant>
        <vt:lpwstr>_Toc272959109</vt:lpwstr>
      </vt:variant>
      <vt:variant>
        <vt:i4>1048628</vt:i4>
      </vt:variant>
      <vt:variant>
        <vt:i4>242</vt:i4>
      </vt:variant>
      <vt:variant>
        <vt:i4>0</vt:i4>
      </vt:variant>
      <vt:variant>
        <vt:i4>5</vt:i4>
      </vt:variant>
      <vt:variant>
        <vt:lpwstr/>
      </vt:variant>
      <vt:variant>
        <vt:lpwstr>_Toc272959108</vt:lpwstr>
      </vt:variant>
      <vt:variant>
        <vt:i4>1048628</vt:i4>
      </vt:variant>
      <vt:variant>
        <vt:i4>236</vt:i4>
      </vt:variant>
      <vt:variant>
        <vt:i4>0</vt:i4>
      </vt:variant>
      <vt:variant>
        <vt:i4>5</vt:i4>
      </vt:variant>
      <vt:variant>
        <vt:lpwstr/>
      </vt:variant>
      <vt:variant>
        <vt:lpwstr>_Toc272959107</vt:lpwstr>
      </vt:variant>
      <vt:variant>
        <vt:i4>1048628</vt:i4>
      </vt:variant>
      <vt:variant>
        <vt:i4>230</vt:i4>
      </vt:variant>
      <vt:variant>
        <vt:i4>0</vt:i4>
      </vt:variant>
      <vt:variant>
        <vt:i4>5</vt:i4>
      </vt:variant>
      <vt:variant>
        <vt:lpwstr/>
      </vt:variant>
      <vt:variant>
        <vt:lpwstr>_Toc272959106</vt:lpwstr>
      </vt:variant>
      <vt:variant>
        <vt:i4>1048628</vt:i4>
      </vt:variant>
      <vt:variant>
        <vt:i4>224</vt:i4>
      </vt:variant>
      <vt:variant>
        <vt:i4>0</vt:i4>
      </vt:variant>
      <vt:variant>
        <vt:i4>5</vt:i4>
      </vt:variant>
      <vt:variant>
        <vt:lpwstr/>
      </vt:variant>
      <vt:variant>
        <vt:lpwstr>_Toc272959105</vt:lpwstr>
      </vt:variant>
      <vt:variant>
        <vt:i4>1048628</vt:i4>
      </vt:variant>
      <vt:variant>
        <vt:i4>218</vt:i4>
      </vt:variant>
      <vt:variant>
        <vt:i4>0</vt:i4>
      </vt:variant>
      <vt:variant>
        <vt:i4>5</vt:i4>
      </vt:variant>
      <vt:variant>
        <vt:lpwstr/>
      </vt:variant>
      <vt:variant>
        <vt:lpwstr>_Toc272959104</vt:lpwstr>
      </vt:variant>
      <vt:variant>
        <vt:i4>1048628</vt:i4>
      </vt:variant>
      <vt:variant>
        <vt:i4>212</vt:i4>
      </vt:variant>
      <vt:variant>
        <vt:i4>0</vt:i4>
      </vt:variant>
      <vt:variant>
        <vt:i4>5</vt:i4>
      </vt:variant>
      <vt:variant>
        <vt:lpwstr/>
      </vt:variant>
      <vt:variant>
        <vt:lpwstr>_Toc272959103</vt:lpwstr>
      </vt:variant>
      <vt:variant>
        <vt:i4>1048628</vt:i4>
      </vt:variant>
      <vt:variant>
        <vt:i4>206</vt:i4>
      </vt:variant>
      <vt:variant>
        <vt:i4>0</vt:i4>
      </vt:variant>
      <vt:variant>
        <vt:i4>5</vt:i4>
      </vt:variant>
      <vt:variant>
        <vt:lpwstr/>
      </vt:variant>
      <vt:variant>
        <vt:lpwstr>_Toc272959102</vt:lpwstr>
      </vt:variant>
      <vt:variant>
        <vt:i4>1048628</vt:i4>
      </vt:variant>
      <vt:variant>
        <vt:i4>200</vt:i4>
      </vt:variant>
      <vt:variant>
        <vt:i4>0</vt:i4>
      </vt:variant>
      <vt:variant>
        <vt:i4>5</vt:i4>
      </vt:variant>
      <vt:variant>
        <vt:lpwstr/>
      </vt:variant>
      <vt:variant>
        <vt:lpwstr>_Toc272959101</vt:lpwstr>
      </vt:variant>
      <vt:variant>
        <vt:i4>1048628</vt:i4>
      </vt:variant>
      <vt:variant>
        <vt:i4>194</vt:i4>
      </vt:variant>
      <vt:variant>
        <vt:i4>0</vt:i4>
      </vt:variant>
      <vt:variant>
        <vt:i4>5</vt:i4>
      </vt:variant>
      <vt:variant>
        <vt:lpwstr/>
      </vt:variant>
      <vt:variant>
        <vt:lpwstr>_Toc272959100</vt:lpwstr>
      </vt:variant>
      <vt:variant>
        <vt:i4>1638453</vt:i4>
      </vt:variant>
      <vt:variant>
        <vt:i4>188</vt:i4>
      </vt:variant>
      <vt:variant>
        <vt:i4>0</vt:i4>
      </vt:variant>
      <vt:variant>
        <vt:i4>5</vt:i4>
      </vt:variant>
      <vt:variant>
        <vt:lpwstr/>
      </vt:variant>
      <vt:variant>
        <vt:lpwstr>_Toc272959099</vt:lpwstr>
      </vt:variant>
      <vt:variant>
        <vt:i4>1638453</vt:i4>
      </vt:variant>
      <vt:variant>
        <vt:i4>182</vt:i4>
      </vt:variant>
      <vt:variant>
        <vt:i4>0</vt:i4>
      </vt:variant>
      <vt:variant>
        <vt:i4>5</vt:i4>
      </vt:variant>
      <vt:variant>
        <vt:lpwstr/>
      </vt:variant>
      <vt:variant>
        <vt:lpwstr>_Toc272959098</vt:lpwstr>
      </vt:variant>
      <vt:variant>
        <vt:i4>1638453</vt:i4>
      </vt:variant>
      <vt:variant>
        <vt:i4>176</vt:i4>
      </vt:variant>
      <vt:variant>
        <vt:i4>0</vt:i4>
      </vt:variant>
      <vt:variant>
        <vt:i4>5</vt:i4>
      </vt:variant>
      <vt:variant>
        <vt:lpwstr/>
      </vt:variant>
      <vt:variant>
        <vt:lpwstr>_Toc272959097</vt:lpwstr>
      </vt:variant>
      <vt:variant>
        <vt:i4>1638453</vt:i4>
      </vt:variant>
      <vt:variant>
        <vt:i4>170</vt:i4>
      </vt:variant>
      <vt:variant>
        <vt:i4>0</vt:i4>
      </vt:variant>
      <vt:variant>
        <vt:i4>5</vt:i4>
      </vt:variant>
      <vt:variant>
        <vt:lpwstr/>
      </vt:variant>
      <vt:variant>
        <vt:lpwstr>_Toc272959096</vt:lpwstr>
      </vt:variant>
      <vt:variant>
        <vt:i4>1638453</vt:i4>
      </vt:variant>
      <vt:variant>
        <vt:i4>164</vt:i4>
      </vt:variant>
      <vt:variant>
        <vt:i4>0</vt:i4>
      </vt:variant>
      <vt:variant>
        <vt:i4>5</vt:i4>
      </vt:variant>
      <vt:variant>
        <vt:lpwstr/>
      </vt:variant>
      <vt:variant>
        <vt:lpwstr>_Toc272959095</vt:lpwstr>
      </vt:variant>
      <vt:variant>
        <vt:i4>1638453</vt:i4>
      </vt:variant>
      <vt:variant>
        <vt:i4>158</vt:i4>
      </vt:variant>
      <vt:variant>
        <vt:i4>0</vt:i4>
      </vt:variant>
      <vt:variant>
        <vt:i4>5</vt:i4>
      </vt:variant>
      <vt:variant>
        <vt:lpwstr/>
      </vt:variant>
      <vt:variant>
        <vt:lpwstr>_Toc272959094</vt:lpwstr>
      </vt:variant>
      <vt:variant>
        <vt:i4>1638453</vt:i4>
      </vt:variant>
      <vt:variant>
        <vt:i4>152</vt:i4>
      </vt:variant>
      <vt:variant>
        <vt:i4>0</vt:i4>
      </vt:variant>
      <vt:variant>
        <vt:i4>5</vt:i4>
      </vt:variant>
      <vt:variant>
        <vt:lpwstr/>
      </vt:variant>
      <vt:variant>
        <vt:lpwstr>_Toc272959093</vt:lpwstr>
      </vt:variant>
      <vt:variant>
        <vt:i4>1638453</vt:i4>
      </vt:variant>
      <vt:variant>
        <vt:i4>146</vt:i4>
      </vt:variant>
      <vt:variant>
        <vt:i4>0</vt:i4>
      </vt:variant>
      <vt:variant>
        <vt:i4>5</vt:i4>
      </vt:variant>
      <vt:variant>
        <vt:lpwstr/>
      </vt:variant>
      <vt:variant>
        <vt:lpwstr>_Toc272959092</vt:lpwstr>
      </vt:variant>
      <vt:variant>
        <vt:i4>1638453</vt:i4>
      </vt:variant>
      <vt:variant>
        <vt:i4>140</vt:i4>
      </vt:variant>
      <vt:variant>
        <vt:i4>0</vt:i4>
      </vt:variant>
      <vt:variant>
        <vt:i4>5</vt:i4>
      </vt:variant>
      <vt:variant>
        <vt:lpwstr/>
      </vt:variant>
      <vt:variant>
        <vt:lpwstr>_Toc272959091</vt:lpwstr>
      </vt:variant>
      <vt:variant>
        <vt:i4>1638453</vt:i4>
      </vt:variant>
      <vt:variant>
        <vt:i4>134</vt:i4>
      </vt:variant>
      <vt:variant>
        <vt:i4>0</vt:i4>
      </vt:variant>
      <vt:variant>
        <vt:i4>5</vt:i4>
      </vt:variant>
      <vt:variant>
        <vt:lpwstr/>
      </vt:variant>
      <vt:variant>
        <vt:lpwstr>_Toc272959090</vt:lpwstr>
      </vt:variant>
      <vt:variant>
        <vt:i4>1572917</vt:i4>
      </vt:variant>
      <vt:variant>
        <vt:i4>128</vt:i4>
      </vt:variant>
      <vt:variant>
        <vt:i4>0</vt:i4>
      </vt:variant>
      <vt:variant>
        <vt:i4>5</vt:i4>
      </vt:variant>
      <vt:variant>
        <vt:lpwstr/>
      </vt:variant>
      <vt:variant>
        <vt:lpwstr>_Toc272959089</vt:lpwstr>
      </vt:variant>
      <vt:variant>
        <vt:i4>1572917</vt:i4>
      </vt:variant>
      <vt:variant>
        <vt:i4>122</vt:i4>
      </vt:variant>
      <vt:variant>
        <vt:i4>0</vt:i4>
      </vt:variant>
      <vt:variant>
        <vt:i4>5</vt:i4>
      </vt:variant>
      <vt:variant>
        <vt:lpwstr/>
      </vt:variant>
      <vt:variant>
        <vt:lpwstr>_Toc272959088</vt:lpwstr>
      </vt:variant>
      <vt:variant>
        <vt:i4>1572917</vt:i4>
      </vt:variant>
      <vt:variant>
        <vt:i4>116</vt:i4>
      </vt:variant>
      <vt:variant>
        <vt:i4>0</vt:i4>
      </vt:variant>
      <vt:variant>
        <vt:i4>5</vt:i4>
      </vt:variant>
      <vt:variant>
        <vt:lpwstr/>
      </vt:variant>
      <vt:variant>
        <vt:lpwstr>_Toc272959087</vt:lpwstr>
      </vt:variant>
      <vt:variant>
        <vt:i4>1572917</vt:i4>
      </vt:variant>
      <vt:variant>
        <vt:i4>110</vt:i4>
      </vt:variant>
      <vt:variant>
        <vt:i4>0</vt:i4>
      </vt:variant>
      <vt:variant>
        <vt:i4>5</vt:i4>
      </vt:variant>
      <vt:variant>
        <vt:lpwstr/>
      </vt:variant>
      <vt:variant>
        <vt:lpwstr>_Toc272959086</vt:lpwstr>
      </vt:variant>
      <vt:variant>
        <vt:i4>1572917</vt:i4>
      </vt:variant>
      <vt:variant>
        <vt:i4>104</vt:i4>
      </vt:variant>
      <vt:variant>
        <vt:i4>0</vt:i4>
      </vt:variant>
      <vt:variant>
        <vt:i4>5</vt:i4>
      </vt:variant>
      <vt:variant>
        <vt:lpwstr/>
      </vt:variant>
      <vt:variant>
        <vt:lpwstr>_Toc272959085</vt:lpwstr>
      </vt:variant>
      <vt:variant>
        <vt:i4>1572917</vt:i4>
      </vt:variant>
      <vt:variant>
        <vt:i4>98</vt:i4>
      </vt:variant>
      <vt:variant>
        <vt:i4>0</vt:i4>
      </vt:variant>
      <vt:variant>
        <vt:i4>5</vt:i4>
      </vt:variant>
      <vt:variant>
        <vt:lpwstr/>
      </vt:variant>
      <vt:variant>
        <vt:lpwstr>_Toc272959084</vt:lpwstr>
      </vt:variant>
      <vt:variant>
        <vt:i4>1572917</vt:i4>
      </vt:variant>
      <vt:variant>
        <vt:i4>92</vt:i4>
      </vt:variant>
      <vt:variant>
        <vt:i4>0</vt:i4>
      </vt:variant>
      <vt:variant>
        <vt:i4>5</vt:i4>
      </vt:variant>
      <vt:variant>
        <vt:lpwstr/>
      </vt:variant>
      <vt:variant>
        <vt:lpwstr>_Toc272959083</vt:lpwstr>
      </vt:variant>
      <vt:variant>
        <vt:i4>1572917</vt:i4>
      </vt:variant>
      <vt:variant>
        <vt:i4>86</vt:i4>
      </vt:variant>
      <vt:variant>
        <vt:i4>0</vt:i4>
      </vt:variant>
      <vt:variant>
        <vt:i4>5</vt:i4>
      </vt:variant>
      <vt:variant>
        <vt:lpwstr/>
      </vt:variant>
      <vt:variant>
        <vt:lpwstr>_Toc272959082</vt:lpwstr>
      </vt:variant>
      <vt:variant>
        <vt:i4>1572917</vt:i4>
      </vt:variant>
      <vt:variant>
        <vt:i4>80</vt:i4>
      </vt:variant>
      <vt:variant>
        <vt:i4>0</vt:i4>
      </vt:variant>
      <vt:variant>
        <vt:i4>5</vt:i4>
      </vt:variant>
      <vt:variant>
        <vt:lpwstr/>
      </vt:variant>
      <vt:variant>
        <vt:lpwstr>_Toc272959081</vt:lpwstr>
      </vt:variant>
      <vt:variant>
        <vt:i4>1572917</vt:i4>
      </vt:variant>
      <vt:variant>
        <vt:i4>74</vt:i4>
      </vt:variant>
      <vt:variant>
        <vt:i4>0</vt:i4>
      </vt:variant>
      <vt:variant>
        <vt:i4>5</vt:i4>
      </vt:variant>
      <vt:variant>
        <vt:lpwstr/>
      </vt:variant>
      <vt:variant>
        <vt:lpwstr>_Toc272959080</vt:lpwstr>
      </vt:variant>
      <vt:variant>
        <vt:i4>1507381</vt:i4>
      </vt:variant>
      <vt:variant>
        <vt:i4>68</vt:i4>
      </vt:variant>
      <vt:variant>
        <vt:i4>0</vt:i4>
      </vt:variant>
      <vt:variant>
        <vt:i4>5</vt:i4>
      </vt:variant>
      <vt:variant>
        <vt:lpwstr/>
      </vt:variant>
      <vt:variant>
        <vt:lpwstr>_Toc272959079</vt:lpwstr>
      </vt:variant>
      <vt:variant>
        <vt:i4>1507381</vt:i4>
      </vt:variant>
      <vt:variant>
        <vt:i4>62</vt:i4>
      </vt:variant>
      <vt:variant>
        <vt:i4>0</vt:i4>
      </vt:variant>
      <vt:variant>
        <vt:i4>5</vt:i4>
      </vt:variant>
      <vt:variant>
        <vt:lpwstr/>
      </vt:variant>
      <vt:variant>
        <vt:lpwstr>_Toc272959078</vt:lpwstr>
      </vt:variant>
      <vt:variant>
        <vt:i4>1507381</vt:i4>
      </vt:variant>
      <vt:variant>
        <vt:i4>56</vt:i4>
      </vt:variant>
      <vt:variant>
        <vt:i4>0</vt:i4>
      </vt:variant>
      <vt:variant>
        <vt:i4>5</vt:i4>
      </vt:variant>
      <vt:variant>
        <vt:lpwstr/>
      </vt:variant>
      <vt:variant>
        <vt:lpwstr>_Toc272959077</vt:lpwstr>
      </vt:variant>
      <vt:variant>
        <vt:i4>1507381</vt:i4>
      </vt:variant>
      <vt:variant>
        <vt:i4>50</vt:i4>
      </vt:variant>
      <vt:variant>
        <vt:i4>0</vt:i4>
      </vt:variant>
      <vt:variant>
        <vt:i4>5</vt:i4>
      </vt:variant>
      <vt:variant>
        <vt:lpwstr/>
      </vt:variant>
      <vt:variant>
        <vt:lpwstr>_Toc272959076</vt:lpwstr>
      </vt:variant>
      <vt:variant>
        <vt:i4>1507381</vt:i4>
      </vt:variant>
      <vt:variant>
        <vt:i4>44</vt:i4>
      </vt:variant>
      <vt:variant>
        <vt:i4>0</vt:i4>
      </vt:variant>
      <vt:variant>
        <vt:i4>5</vt:i4>
      </vt:variant>
      <vt:variant>
        <vt:lpwstr/>
      </vt:variant>
      <vt:variant>
        <vt:lpwstr>_Toc272959075</vt:lpwstr>
      </vt:variant>
      <vt:variant>
        <vt:i4>1507381</vt:i4>
      </vt:variant>
      <vt:variant>
        <vt:i4>38</vt:i4>
      </vt:variant>
      <vt:variant>
        <vt:i4>0</vt:i4>
      </vt:variant>
      <vt:variant>
        <vt:i4>5</vt:i4>
      </vt:variant>
      <vt:variant>
        <vt:lpwstr/>
      </vt:variant>
      <vt:variant>
        <vt:lpwstr>_Toc272959074</vt:lpwstr>
      </vt:variant>
      <vt:variant>
        <vt:i4>1507381</vt:i4>
      </vt:variant>
      <vt:variant>
        <vt:i4>32</vt:i4>
      </vt:variant>
      <vt:variant>
        <vt:i4>0</vt:i4>
      </vt:variant>
      <vt:variant>
        <vt:i4>5</vt:i4>
      </vt:variant>
      <vt:variant>
        <vt:lpwstr/>
      </vt:variant>
      <vt:variant>
        <vt:lpwstr>_Toc272959073</vt:lpwstr>
      </vt:variant>
      <vt:variant>
        <vt:i4>1507381</vt:i4>
      </vt:variant>
      <vt:variant>
        <vt:i4>26</vt:i4>
      </vt:variant>
      <vt:variant>
        <vt:i4>0</vt:i4>
      </vt:variant>
      <vt:variant>
        <vt:i4>5</vt:i4>
      </vt:variant>
      <vt:variant>
        <vt:lpwstr/>
      </vt:variant>
      <vt:variant>
        <vt:lpwstr>_Toc272959072</vt:lpwstr>
      </vt:variant>
      <vt:variant>
        <vt:i4>1507381</vt:i4>
      </vt:variant>
      <vt:variant>
        <vt:i4>20</vt:i4>
      </vt:variant>
      <vt:variant>
        <vt:i4>0</vt:i4>
      </vt:variant>
      <vt:variant>
        <vt:i4>5</vt:i4>
      </vt:variant>
      <vt:variant>
        <vt:lpwstr/>
      </vt:variant>
      <vt:variant>
        <vt:lpwstr>_Toc272959071</vt:lpwstr>
      </vt:variant>
      <vt:variant>
        <vt:i4>1507381</vt:i4>
      </vt:variant>
      <vt:variant>
        <vt:i4>14</vt:i4>
      </vt:variant>
      <vt:variant>
        <vt:i4>0</vt:i4>
      </vt:variant>
      <vt:variant>
        <vt:i4>5</vt:i4>
      </vt:variant>
      <vt:variant>
        <vt:lpwstr/>
      </vt:variant>
      <vt:variant>
        <vt:lpwstr>_Toc272959070</vt:lpwstr>
      </vt:variant>
      <vt:variant>
        <vt:i4>1441845</vt:i4>
      </vt:variant>
      <vt:variant>
        <vt:i4>8</vt:i4>
      </vt:variant>
      <vt:variant>
        <vt:i4>0</vt:i4>
      </vt:variant>
      <vt:variant>
        <vt:i4>5</vt:i4>
      </vt:variant>
      <vt:variant>
        <vt:lpwstr/>
      </vt:variant>
      <vt:variant>
        <vt:lpwstr>_Toc272959069</vt:lpwstr>
      </vt:variant>
      <vt:variant>
        <vt:i4>1441845</vt:i4>
      </vt:variant>
      <vt:variant>
        <vt:i4>2</vt:i4>
      </vt:variant>
      <vt:variant>
        <vt:i4>0</vt:i4>
      </vt:variant>
      <vt:variant>
        <vt:i4>5</vt:i4>
      </vt:variant>
      <vt:variant>
        <vt:lpwstr/>
      </vt:variant>
      <vt:variant>
        <vt:lpwstr>_Toc272959068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cp:lastPrinted>2009-03-17T12:57:00Z</cp:lastPrinted>
  <dcterms:created xsi:type="dcterms:W3CDTF">2015-02-03T08:37:00Z</dcterms:created>
  <dcterms:modified xsi:type="dcterms:W3CDTF">2015-02-03T14:45:00Z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0x0101000FA8C48C96046B4CA72C287B8916FBF1</vt:lpwstr>
  </property>
</Properties>
</file>