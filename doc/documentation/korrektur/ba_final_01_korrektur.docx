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oter4.xml" ContentType="application/vnd.openxmlformats-officedocument.wordprocessingml.footer+xml"/>
  <Override PartName="/word/header11.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FAF4703" w14:textId="77777777" w:rsidR="0073618E" w:rsidRPr="00BD7578" w:rsidRDefault="00787CCA" w:rsidP="0073618E">
      <w:pPr>
        <w:jc w:val="center"/>
      </w:pPr>
      <w:bookmarkStart w:id="0" w:name="_GoBack"/>
      <w:bookmarkEnd w:id="0"/>
      <w:r w:rsidRPr="00BD7578">
        <w:rPr>
          <w:noProof/>
        </w:rPr>
        <w:drawing>
          <wp:inline distT="0" distB="0" distL="0" distR="0" wp14:anchorId="68D17D39" wp14:editId="47BDEAC5">
            <wp:extent cx="1212215" cy="765810"/>
            <wp:effectExtent l="0" t="0" r="6985" b="0"/>
            <wp:docPr id="1"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212215" cy="765810"/>
                    </a:xfrm>
                    <a:prstGeom prst="rect">
                      <a:avLst/>
                    </a:prstGeom>
                    <a:noFill/>
                    <a:ln>
                      <a:noFill/>
                    </a:ln>
                  </pic:spPr>
                </pic:pic>
              </a:graphicData>
            </a:graphic>
          </wp:inline>
        </w:drawing>
      </w:r>
    </w:p>
    <w:p w14:paraId="424426C4" w14:textId="77777777" w:rsidR="0073618E" w:rsidRPr="00D6138B" w:rsidRDefault="003B74EF" w:rsidP="0073618E">
      <w:pPr>
        <w:spacing w:line="240" w:lineRule="auto"/>
        <w:jc w:val="center"/>
        <w:rPr>
          <w:rFonts w:ascii="Helvetica" w:hAnsi="Helvetica" w:cs="Arial"/>
          <w:b/>
          <w:sz w:val="32"/>
          <w:szCs w:val="32"/>
          <w:lang w:val="en-US"/>
        </w:rPr>
      </w:pPr>
      <w:r w:rsidRPr="00D6138B">
        <w:rPr>
          <w:rFonts w:ascii="Helvetica" w:hAnsi="Helvetica" w:cs="Arial"/>
          <w:b/>
          <w:sz w:val="32"/>
          <w:szCs w:val="32"/>
          <w:lang w:val="en-US"/>
        </w:rPr>
        <w:t>H</w:t>
      </w:r>
      <w:r w:rsidR="0073618E" w:rsidRPr="00D6138B">
        <w:rPr>
          <w:rFonts w:ascii="Helvetica" w:hAnsi="Helvetica" w:cs="Arial"/>
          <w:b/>
          <w:sz w:val="32"/>
          <w:szCs w:val="32"/>
          <w:lang w:val="en-US"/>
        </w:rPr>
        <w:t>ochschule Osnabrück</w:t>
      </w:r>
    </w:p>
    <w:p w14:paraId="4B8FFD87" w14:textId="77777777" w:rsidR="0073618E" w:rsidRPr="00D6138B" w:rsidRDefault="0073618E" w:rsidP="0073618E">
      <w:pPr>
        <w:spacing w:line="240" w:lineRule="auto"/>
        <w:jc w:val="center"/>
        <w:rPr>
          <w:rFonts w:ascii="Helvetica" w:hAnsi="Helvetica" w:cs="Arial"/>
          <w:lang w:val="en-US"/>
        </w:rPr>
      </w:pPr>
      <w:r w:rsidRPr="00D6138B">
        <w:rPr>
          <w:rFonts w:ascii="Helvetica" w:hAnsi="Helvetica" w:cs="Arial"/>
          <w:lang w:val="en-US"/>
        </w:rPr>
        <w:t>University of Applied Sciences</w:t>
      </w:r>
    </w:p>
    <w:p w14:paraId="6DFDF317" w14:textId="77777777" w:rsidR="0073618E" w:rsidRPr="008D3867" w:rsidRDefault="0073618E" w:rsidP="0073618E">
      <w:pPr>
        <w:rPr>
          <w:b/>
          <w:lang w:val="en-US"/>
        </w:rPr>
      </w:pPr>
    </w:p>
    <w:p w14:paraId="4263AB66" w14:textId="77777777" w:rsidR="0073618E" w:rsidRPr="008D3867" w:rsidRDefault="0073618E" w:rsidP="0073618E">
      <w:pPr>
        <w:rPr>
          <w:lang w:val="en-US"/>
        </w:rPr>
      </w:pPr>
    </w:p>
    <w:p w14:paraId="04B32D38" w14:textId="77777777" w:rsidR="0073618E" w:rsidRPr="00D6138B" w:rsidRDefault="0073618E" w:rsidP="0073618E">
      <w:pPr>
        <w:spacing w:line="240" w:lineRule="auto"/>
        <w:jc w:val="center"/>
        <w:rPr>
          <w:rFonts w:ascii="Helvetica" w:hAnsi="Helvetica" w:cs="Arial"/>
          <w:b/>
          <w:sz w:val="28"/>
          <w:szCs w:val="32"/>
        </w:rPr>
      </w:pPr>
      <w:r w:rsidRPr="00D6138B">
        <w:rPr>
          <w:rFonts w:ascii="Helvetica" w:hAnsi="Helvetica" w:cs="Arial"/>
          <w:b/>
          <w:sz w:val="28"/>
          <w:szCs w:val="32"/>
        </w:rPr>
        <w:t>Fakultät</w:t>
      </w:r>
    </w:p>
    <w:p w14:paraId="68DA638E" w14:textId="77777777" w:rsidR="0073618E" w:rsidRPr="00D6138B" w:rsidRDefault="0073618E" w:rsidP="0073618E">
      <w:pPr>
        <w:spacing w:line="240" w:lineRule="auto"/>
        <w:jc w:val="center"/>
        <w:rPr>
          <w:rFonts w:ascii="Helvetica" w:hAnsi="Helvetica" w:cs="Arial"/>
          <w:b/>
          <w:sz w:val="28"/>
          <w:szCs w:val="32"/>
        </w:rPr>
      </w:pPr>
      <w:r w:rsidRPr="00D6138B">
        <w:rPr>
          <w:rFonts w:ascii="Helvetica" w:hAnsi="Helvetica" w:cs="Arial"/>
          <w:b/>
          <w:sz w:val="28"/>
          <w:szCs w:val="32"/>
        </w:rPr>
        <w:t>Ingenieurwissenschaften und Informatik</w:t>
      </w:r>
    </w:p>
    <w:p w14:paraId="1D2A30DB" w14:textId="77777777" w:rsidR="0073618E" w:rsidRPr="00BD7578" w:rsidRDefault="0073618E" w:rsidP="0073618E"/>
    <w:p w14:paraId="17E80BD1" w14:textId="592EA333" w:rsidR="0073618E" w:rsidRDefault="00751321" w:rsidP="00F4765C">
      <w:pPr>
        <w:jc w:val="center"/>
        <w:rPr>
          <w:b/>
          <w:smallCaps/>
          <w:sz w:val="64"/>
          <w:szCs w:val="64"/>
        </w:rPr>
      </w:pPr>
      <w:r w:rsidRPr="00147BA5">
        <w:rPr>
          <w:b/>
          <w:smallCaps/>
          <w:sz w:val="64"/>
          <w:szCs w:val="64"/>
        </w:rPr>
        <w:t>Bachelorarbeit</w:t>
      </w:r>
    </w:p>
    <w:p w14:paraId="39F8B63F" w14:textId="77777777" w:rsidR="00147BA5" w:rsidRPr="00147BA5" w:rsidRDefault="00147BA5" w:rsidP="00147BA5"/>
    <w:p w14:paraId="56EF6B6A" w14:textId="35F9F6D4" w:rsidR="00147BA5" w:rsidRPr="00147BA5" w:rsidRDefault="00C55B52" w:rsidP="00F4765C">
      <w:pPr>
        <w:spacing w:line="276" w:lineRule="auto"/>
        <w:rPr>
          <w:sz w:val="52"/>
          <w:szCs w:val="56"/>
        </w:rPr>
      </w:pPr>
      <w:r w:rsidRPr="00147BA5">
        <w:rPr>
          <w:sz w:val="52"/>
          <w:szCs w:val="56"/>
        </w:rPr>
        <w:t>Evaluation eines Controllers für die Fortbewegung in einer Virtual Reality anhand einer prototypischen</w:t>
      </w:r>
      <w:r w:rsidR="00F4765C" w:rsidRPr="00147BA5">
        <w:rPr>
          <w:sz w:val="52"/>
          <w:szCs w:val="56"/>
        </w:rPr>
        <w:t xml:space="preserve"> </w:t>
      </w:r>
      <w:r w:rsidR="006C0C82" w:rsidRPr="00147BA5">
        <w:rPr>
          <w:sz w:val="52"/>
          <w:szCs w:val="56"/>
        </w:rPr>
        <w:t>Anwendung für mobile Endgeräte</w:t>
      </w:r>
    </w:p>
    <w:p w14:paraId="07C54523" w14:textId="77777777" w:rsidR="00147BA5" w:rsidRPr="00F4765C" w:rsidRDefault="00147BA5" w:rsidP="00147BA5"/>
    <w:tbl>
      <w:tblPr>
        <w:tblW w:w="0" w:type="auto"/>
        <w:tblInd w:w="1728" w:type="dxa"/>
        <w:tblLook w:val="01E0" w:firstRow="1" w:lastRow="1" w:firstColumn="1" w:lastColumn="1" w:noHBand="0" w:noVBand="0"/>
      </w:tblPr>
      <w:tblGrid>
        <w:gridCol w:w="2790"/>
        <w:gridCol w:w="3008"/>
      </w:tblGrid>
      <w:tr w:rsidR="0073618E" w:rsidRPr="001E7938" w14:paraId="0404DDA7" w14:textId="77777777">
        <w:tc>
          <w:tcPr>
            <w:tcW w:w="2790" w:type="dxa"/>
          </w:tcPr>
          <w:p w14:paraId="4C7B3CD9" w14:textId="77777777" w:rsidR="0073618E" w:rsidRPr="00BD7578" w:rsidRDefault="0073618E" w:rsidP="00124E4E">
            <w:pPr>
              <w:rPr>
                <w:b/>
              </w:rPr>
            </w:pPr>
            <w:r w:rsidRPr="00BD7578">
              <w:rPr>
                <w:b/>
              </w:rPr>
              <w:t>Autor:</w:t>
            </w:r>
          </w:p>
        </w:tc>
        <w:tc>
          <w:tcPr>
            <w:tcW w:w="3008" w:type="dxa"/>
          </w:tcPr>
          <w:p w14:paraId="2EDA3B4E" w14:textId="77777777" w:rsidR="0073618E" w:rsidRPr="008D3867" w:rsidRDefault="005F7EA1" w:rsidP="00124E4E">
            <w:pPr>
              <w:rPr>
                <w:lang w:val="en-US"/>
              </w:rPr>
            </w:pPr>
            <w:r w:rsidRPr="008D3867">
              <w:rPr>
                <w:lang w:val="en-US"/>
              </w:rPr>
              <w:t>Tobias Busch</w:t>
            </w:r>
          </w:p>
          <w:p w14:paraId="0521FD73" w14:textId="77777777" w:rsidR="0073618E" w:rsidRPr="008D3867" w:rsidRDefault="005F7EA1" w:rsidP="00124E4E">
            <w:pPr>
              <w:rPr>
                <w:lang w:val="en-US"/>
              </w:rPr>
            </w:pPr>
            <w:r w:rsidRPr="008D3867">
              <w:rPr>
                <w:lang w:val="en-US"/>
              </w:rPr>
              <w:t>tobiasbusch@live.de</w:t>
            </w:r>
          </w:p>
        </w:tc>
      </w:tr>
      <w:tr w:rsidR="0073618E" w:rsidRPr="001E7938" w14:paraId="6A41CB77" w14:textId="77777777">
        <w:tc>
          <w:tcPr>
            <w:tcW w:w="2790" w:type="dxa"/>
          </w:tcPr>
          <w:p w14:paraId="49B7FDF9" w14:textId="77777777" w:rsidR="0073618E" w:rsidRPr="00BD7578" w:rsidRDefault="0073618E" w:rsidP="00124E4E">
            <w:pPr>
              <w:rPr>
                <w:b/>
              </w:rPr>
            </w:pPr>
            <w:r w:rsidRPr="00BD7578">
              <w:rPr>
                <w:b/>
              </w:rPr>
              <w:t>Fach-Professor:</w:t>
            </w:r>
          </w:p>
        </w:tc>
        <w:tc>
          <w:tcPr>
            <w:tcW w:w="3008" w:type="dxa"/>
          </w:tcPr>
          <w:p w14:paraId="32971D0A" w14:textId="77777777" w:rsidR="0073618E" w:rsidRPr="008D3867" w:rsidRDefault="005F7EA1" w:rsidP="005F7EA1">
            <w:pPr>
              <w:rPr>
                <w:lang w:val="en-US"/>
              </w:rPr>
            </w:pPr>
            <w:r w:rsidRPr="008D3867">
              <w:rPr>
                <w:lang w:val="en-US"/>
              </w:rPr>
              <w:t>Prof. Dr. Frank M. Thiesing</w:t>
            </w:r>
          </w:p>
        </w:tc>
      </w:tr>
      <w:tr w:rsidR="000F3D56" w:rsidRPr="00B05E4D" w14:paraId="3359B165" w14:textId="77777777">
        <w:tc>
          <w:tcPr>
            <w:tcW w:w="2790" w:type="dxa"/>
          </w:tcPr>
          <w:p w14:paraId="6A7ED9D0" w14:textId="4CE4078E" w:rsidR="000F3D56" w:rsidRPr="00BD7578" w:rsidRDefault="000F3D56" w:rsidP="00124E4E">
            <w:pPr>
              <w:rPr>
                <w:b/>
              </w:rPr>
            </w:pPr>
            <w:r>
              <w:rPr>
                <w:b/>
              </w:rPr>
              <w:t>Zweitprüfer</w:t>
            </w:r>
            <w:r w:rsidR="00B5623F">
              <w:rPr>
                <w:b/>
              </w:rPr>
              <w:t>:</w:t>
            </w:r>
          </w:p>
        </w:tc>
        <w:tc>
          <w:tcPr>
            <w:tcW w:w="3008" w:type="dxa"/>
          </w:tcPr>
          <w:p w14:paraId="1F770078" w14:textId="30741E9E" w:rsidR="000F3D56" w:rsidRPr="008D3867" w:rsidRDefault="000F3D56" w:rsidP="005F7EA1">
            <w:pPr>
              <w:rPr>
                <w:lang w:val="en-US"/>
              </w:rPr>
            </w:pPr>
            <w:r>
              <w:rPr>
                <w:lang w:val="en-US"/>
              </w:rPr>
              <w:t>Andree Josef</w:t>
            </w:r>
          </w:p>
        </w:tc>
      </w:tr>
      <w:tr w:rsidR="0073618E" w:rsidRPr="00BD7578" w14:paraId="041E10F2" w14:textId="77777777">
        <w:tc>
          <w:tcPr>
            <w:tcW w:w="2790" w:type="dxa"/>
          </w:tcPr>
          <w:p w14:paraId="53005C04" w14:textId="77777777" w:rsidR="0073618E" w:rsidRPr="00BD7578" w:rsidRDefault="0073618E" w:rsidP="00124E4E">
            <w:pPr>
              <w:rPr>
                <w:b/>
              </w:rPr>
            </w:pPr>
            <w:r w:rsidRPr="00BD7578">
              <w:rPr>
                <w:b/>
              </w:rPr>
              <w:t>Abgabedatum:</w:t>
            </w:r>
          </w:p>
        </w:tc>
        <w:tc>
          <w:tcPr>
            <w:tcW w:w="3008" w:type="dxa"/>
          </w:tcPr>
          <w:p w14:paraId="4FD6F266" w14:textId="359C70C5" w:rsidR="0073618E" w:rsidRPr="00BD7578" w:rsidRDefault="000F3D56" w:rsidP="00124E4E">
            <w:r>
              <w:t>09.02</w:t>
            </w:r>
            <w:r w:rsidR="00A43EF5" w:rsidRPr="00BD7578">
              <w:t>.201</w:t>
            </w:r>
            <w:r>
              <w:t>5</w:t>
            </w:r>
          </w:p>
        </w:tc>
      </w:tr>
    </w:tbl>
    <w:p w14:paraId="107CB7E2" w14:textId="77777777" w:rsidR="0073618E" w:rsidRPr="00BD7578" w:rsidRDefault="0073618E" w:rsidP="0073618E">
      <w:pPr>
        <w:sectPr w:rsidR="0073618E" w:rsidRPr="00BD7578" w:rsidSect="00CF380C">
          <w:pgSz w:w="11906" w:h="16838" w:code="9"/>
          <w:pgMar w:top="1531" w:right="1418" w:bottom="1701" w:left="1701" w:header="510" w:footer="624" w:gutter="0"/>
          <w:cols w:space="708"/>
          <w:docGrid w:linePitch="360"/>
        </w:sectPr>
      </w:pPr>
    </w:p>
    <w:p w14:paraId="1F1537F5" w14:textId="0BB9B701" w:rsidR="00BF65D0" w:rsidRDefault="0073618E" w:rsidP="002360E8">
      <w:pPr>
        <w:pStyle w:val="Oberberschrift"/>
        <w:rPr>
          <w:rFonts w:ascii="Helvetica" w:hAnsi="Helvetica"/>
        </w:rPr>
      </w:pPr>
      <w:bookmarkStart w:id="1" w:name="_Toc224637398"/>
      <w:bookmarkStart w:id="2" w:name="_Toc224707529"/>
      <w:bookmarkStart w:id="3" w:name="_Toc224810286"/>
      <w:bookmarkStart w:id="4" w:name="_Toc225071771"/>
      <w:r w:rsidRPr="00E53133">
        <w:rPr>
          <w:rFonts w:ascii="Helvetica" w:hAnsi="Helvetica"/>
        </w:rPr>
        <w:lastRenderedPageBreak/>
        <w:t>Kurzfassung</w:t>
      </w:r>
      <w:bookmarkEnd w:id="1"/>
      <w:bookmarkEnd w:id="2"/>
      <w:bookmarkEnd w:id="3"/>
      <w:bookmarkEnd w:id="4"/>
    </w:p>
    <w:p w14:paraId="4B0E99C5" w14:textId="77777777" w:rsidR="007E01FB" w:rsidRDefault="007E01FB" w:rsidP="007E01FB"/>
    <w:p w14:paraId="7D916E48" w14:textId="2DBF7442" w:rsidR="00462E63" w:rsidRDefault="007E01FB" w:rsidP="007E01FB">
      <w:r>
        <w:t xml:space="preserve">Durch die Entwicklung von Smartphones und </w:t>
      </w:r>
      <w:ins w:id="5" w:author="Autor">
        <w:r w:rsidR="003F7CAE">
          <w:t xml:space="preserve">des </w:t>
        </w:r>
      </w:ins>
      <w:r>
        <w:t>allgemein technologischen Fortschritte</w:t>
      </w:r>
      <w:ins w:id="6" w:author="Autor">
        <w:r w:rsidR="003F7CAE">
          <w:t>s</w:t>
        </w:r>
      </w:ins>
      <w:del w:id="7" w:author="Autor">
        <w:r w:rsidDel="003F7CAE">
          <w:delText>n</w:delText>
        </w:r>
      </w:del>
      <w:r>
        <w:t xml:space="preserve"> sind die </w:t>
      </w:r>
      <w:r w:rsidR="00462E63">
        <w:t>Möglichkeiten</w:t>
      </w:r>
      <w:r>
        <w:t xml:space="preserve"> die reale Welt hinter sich zu lassen und in eine virtuelle </w:t>
      </w:r>
      <w:r w:rsidR="00462E63">
        <w:t>Realität</w:t>
      </w:r>
      <w:r>
        <w:t xml:space="preserve"> einzutauchen vielfältiger als jemals zuvor. Die Technologien befinden sich im steten Wandel und werden immer weiter entwickelt. Was vor kurzem nur mit speziellen Geräten </w:t>
      </w:r>
      <w:ins w:id="8" w:author="Autor">
        <w:r w:rsidR="00DE116F">
          <w:t xml:space="preserve">erreichbar </w:t>
        </w:r>
      </w:ins>
      <w:del w:id="9" w:author="Autor">
        <w:r w:rsidDel="00DE116F">
          <w:delText>möglich</w:delText>
        </w:r>
      </w:del>
      <w:r>
        <w:t xml:space="preserve"> war</w:t>
      </w:r>
      <w:r w:rsidR="00462E63">
        <w:t>,</w:t>
      </w:r>
      <w:r>
        <w:t xml:space="preserve"> ist nun durch Smartphones möglich. Aufgrund der immer höheren Leistung</w:t>
      </w:r>
      <w:r w:rsidR="00462E63">
        <w:t xml:space="preserve"> und der Fülle an integrierten Sensoren</w:t>
      </w:r>
      <w:r>
        <w:t xml:space="preserve"> können Virtual Reality Applikationen</w:t>
      </w:r>
      <w:r w:rsidR="00C43953">
        <w:t xml:space="preserve"> auf Smartphones umgesetzt werden und mit </w:t>
      </w:r>
      <w:r w:rsidR="00462E63">
        <w:t>entsprechenden</w:t>
      </w:r>
      <w:r w:rsidR="00C43953">
        <w:t xml:space="preserve"> </w:t>
      </w:r>
      <w:r w:rsidR="00462E63">
        <w:t>Halterungen</w:t>
      </w:r>
      <w:r w:rsidR="00C43953">
        <w:t xml:space="preserve"> </w:t>
      </w:r>
      <w:r w:rsidR="00462E63">
        <w:t xml:space="preserve">ist es für den </w:t>
      </w:r>
      <w:r w:rsidR="00C43953">
        <w:t xml:space="preserve">Nutzer </w:t>
      </w:r>
      <w:r w:rsidR="00462E63">
        <w:t xml:space="preserve">möglich </w:t>
      </w:r>
      <w:r w:rsidR="00C43953">
        <w:t xml:space="preserve">ohne großen Kostenaufwand </w:t>
      </w:r>
      <w:r w:rsidR="00462E63">
        <w:t>virtuelle Realität</w:t>
      </w:r>
      <w:r w:rsidR="00C43953">
        <w:t xml:space="preserve"> </w:t>
      </w:r>
      <w:r w:rsidR="00462E63">
        <w:t xml:space="preserve">zu </w:t>
      </w:r>
      <w:r w:rsidR="00C43953">
        <w:t>erleben.</w:t>
      </w:r>
    </w:p>
    <w:p w14:paraId="0A2DFC94" w14:textId="2CE4A240" w:rsidR="007E01FB" w:rsidRDefault="00C43953" w:rsidP="007E01FB">
      <w:r>
        <w:t xml:space="preserve">Die Herausforderungen auf die </w:t>
      </w:r>
      <w:r w:rsidR="00462E63">
        <w:t>Entwickler</w:t>
      </w:r>
      <w:r>
        <w:t xml:space="preserve"> und Umsetzer stoßen</w:t>
      </w:r>
      <w:r w:rsidR="00462E63">
        <w:t>,</w:t>
      </w:r>
      <w:r>
        <w:t xml:space="preserve"> ist die Fortbewegung</w:t>
      </w:r>
      <w:r w:rsidR="00462E63">
        <w:t xml:space="preserve"> in einer virtuellen Realität. Controller für aktuelle Ausgabegeräte wie die Oculus Rift</w:t>
      </w:r>
      <w:r>
        <w:t xml:space="preserve"> sind </w:t>
      </w:r>
      <w:r w:rsidR="00462E63">
        <w:t xml:space="preserve">vorhanden und </w:t>
      </w:r>
      <w:r>
        <w:t xml:space="preserve">ohne Probleme anzuschließen, was bei </w:t>
      </w:r>
      <w:r w:rsidR="00462E63">
        <w:t>mobilen Gerät</w:t>
      </w:r>
      <w:r w:rsidR="00E668EE">
        <w:t>en</w:t>
      </w:r>
      <w:r>
        <w:t xml:space="preserve"> n</w:t>
      </w:r>
      <w:r w:rsidR="00462E63">
        <w:t>icht immer ohne weiteres möglich ist. Außerdem sollen Controller möglichst unsichtbar oder wenig störend für den Nutzer sein, um die Immersion nicht zu verringern.</w:t>
      </w:r>
    </w:p>
    <w:p w14:paraId="3118AD6D" w14:textId="63939653" w:rsidR="00E668EE" w:rsidRDefault="00E668EE" w:rsidP="007E01FB">
      <w:r>
        <w:t xml:space="preserve">In dieser Arbeit werden </w:t>
      </w:r>
      <w:r w:rsidR="00C43953">
        <w:t>Controller</w:t>
      </w:r>
      <w:r w:rsidR="003943EC">
        <w:t xml:space="preserve"> </w:t>
      </w:r>
      <w:r w:rsidR="00D46A8F">
        <w:t>aufgetan</w:t>
      </w:r>
      <w:r w:rsidR="00C43953">
        <w:t xml:space="preserve">, analysiert und anhand bestimmter </w:t>
      </w:r>
      <w:r w:rsidR="00462E63">
        <w:t>Kriterien</w:t>
      </w:r>
      <w:r w:rsidR="00C43953">
        <w:t xml:space="preserve"> bewertet. </w:t>
      </w:r>
      <w:r>
        <w:t>Das Ergebnis ist eine Übersicht von</w:t>
      </w:r>
      <w:r w:rsidR="00C43953">
        <w:t xml:space="preserve"> </w:t>
      </w:r>
      <w:r w:rsidR="00462E63">
        <w:t>Controller</w:t>
      </w:r>
      <w:r>
        <w:t>n</w:t>
      </w:r>
      <w:r w:rsidR="00D46A8F">
        <w:t xml:space="preserve"> für mobile Geräte</w:t>
      </w:r>
      <w:del w:id="10" w:author="Autor">
        <w:r w:rsidR="00D46A8F" w:rsidDel="003F7CAE">
          <w:delText>,</w:delText>
        </w:r>
      </w:del>
      <w:r w:rsidR="00C43953">
        <w:t xml:space="preserve"> sowie eine tiefergehende Analyse </w:t>
      </w:r>
      <w:r w:rsidR="00D46A8F">
        <w:t xml:space="preserve">von </w:t>
      </w:r>
      <w:r w:rsidR="00C43953">
        <w:t xml:space="preserve">in Entwicklung </w:t>
      </w:r>
      <w:r w:rsidR="00D46A8F">
        <w:t>befindlichen</w:t>
      </w:r>
      <w:r w:rsidR="00C43953">
        <w:t xml:space="preserve"> Ansätze</w:t>
      </w:r>
      <w:r w:rsidR="00D46A8F">
        <w:t>n</w:t>
      </w:r>
      <w:r w:rsidR="00C43953">
        <w:t xml:space="preserve">, die sich für die </w:t>
      </w:r>
      <w:r w:rsidR="00C3722B">
        <w:t>Bewegungssteuerung</w:t>
      </w:r>
      <w:r w:rsidR="00C43953">
        <w:t xml:space="preserve"> </w:t>
      </w:r>
      <w:r w:rsidR="00D46A8F">
        <w:t>in</w:t>
      </w:r>
      <w:r w:rsidR="00C43953">
        <w:t xml:space="preserve"> virtuellen Welten </w:t>
      </w:r>
      <w:r w:rsidR="00D46A8F">
        <w:t>eignen.</w:t>
      </w:r>
      <w:r>
        <w:t xml:space="preserve"> Des Weiteren ist eine prototypische Applikation umgesetzt worden, um vorhandene Controller testen zu können.</w:t>
      </w:r>
    </w:p>
    <w:p w14:paraId="34DEA6AD" w14:textId="77777777" w:rsidR="00E668EE" w:rsidRDefault="00E668EE">
      <w:pPr>
        <w:spacing w:before="0" w:after="0" w:line="240" w:lineRule="auto"/>
        <w:jc w:val="left"/>
      </w:pPr>
      <w:r>
        <w:br w:type="page"/>
      </w:r>
    </w:p>
    <w:p w14:paraId="023774CB" w14:textId="0E467752" w:rsidR="00E668EE" w:rsidRDefault="00E668EE" w:rsidP="00E668EE">
      <w:pPr>
        <w:pStyle w:val="Oberberschrift"/>
        <w:rPr>
          <w:rFonts w:ascii="Helvetica" w:hAnsi="Helvetica"/>
        </w:rPr>
      </w:pPr>
      <w:r>
        <w:rPr>
          <w:rFonts w:ascii="Helvetica" w:hAnsi="Helvetica"/>
        </w:rPr>
        <w:lastRenderedPageBreak/>
        <w:t>Abstract</w:t>
      </w:r>
    </w:p>
    <w:p w14:paraId="6AAC1002" w14:textId="77777777" w:rsidR="00E668EE" w:rsidRDefault="00E668EE" w:rsidP="0073618E">
      <w:pPr>
        <w:rPr>
          <w:rFonts w:ascii="Helvetica" w:hAnsi="Helvetica" w:cs="Arial"/>
          <w:b/>
          <w:sz w:val="32"/>
          <w:szCs w:val="32"/>
          <w:lang w:val="en-US"/>
        </w:rPr>
      </w:pPr>
    </w:p>
    <w:p w14:paraId="405C4E72" w14:textId="77DBD1A4" w:rsidR="00E668EE" w:rsidRDefault="003943EC" w:rsidP="003943EC">
      <w:pPr>
        <w:rPr>
          <w:lang w:val="en-US"/>
        </w:rPr>
      </w:pPr>
      <w:r>
        <w:rPr>
          <w:lang w:val="en-US"/>
        </w:rPr>
        <w:t xml:space="preserve">The current </w:t>
      </w:r>
      <w:r w:rsidR="00A0228A">
        <w:rPr>
          <w:lang w:val="en-US"/>
        </w:rPr>
        <w:t>development of mobile devices</w:t>
      </w:r>
      <w:r>
        <w:rPr>
          <w:lang w:val="en-US"/>
        </w:rPr>
        <w:t xml:space="preserve"> and in general technological advances in this field created many diverse possibilities to leave the real world behind and immerse in a virtual reality.</w:t>
      </w:r>
      <w:r w:rsidR="00A0228A">
        <w:rPr>
          <w:lang w:val="en-US"/>
        </w:rPr>
        <w:t xml:space="preserve"> The technologies are constantly changing and evolving. And this advance in technology changed the way how the user can experience virtual reality. There is no need for special equipment anymore. Due to increased performance and accuracy of integrated sensors of mobile devices virtual reality applications can be implemented for these devices. With special cases the user </w:t>
      </w:r>
      <w:r w:rsidR="00C727B5">
        <w:rPr>
          <w:lang w:val="en-US"/>
        </w:rPr>
        <w:t>can experience virtual reality without great expenditure.</w:t>
      </w:r>
    </w:p>
    <w:p w14:paraId="701843CC" w14:textId="08D7275B" w:rsidR="00F51204" w:rsidRDefault="00C727B5" w:rsidP="003943EC">
      <w:pPr>
        <w:rPr>
          <w:lang w:val="en-US"/>
        </w:rPr>
      </w:pPr>
      <w:r>
        <w:rPr>
          <w:lang w:val="en-US"/>
        </w:rPr>
        <w:t>The challenge developers encounter is</w:t>
      </w:r>
      <w:r w:rsidR="00F51204">
        <w:rPr>
          <w:lang w:val="en-US"/>
        </w:rPr>
        <w:t xml:space="preserve"> the implementation of </w:t>
      </w:r>
      <w:r>
        <w:rPr>
          <w:lang w:val="en-US"/>
        </w:rPr>
        <w:t>locomotion in virtual reality.</w:t>
      </w:r>
      <w:r w:rsidR="00F51204">
        <w:rPr>
          <w:lang w:val="en-US"/>
        </w:rPr>
        <w:t xml:space="preserve"> Controllers for current output devices such as the Oculus Rift are available and can connect without problems, which is not always possible on mobile devices. In addition the controller should not interfere with the feeling of immersion or disturb the user.</w:t>
      </w:r>
    </w:p>
    <w:p w14:paraId="65EF039A" w14:textId="431AC7EA" w:rsidR="00E668EE" w:rsidRPr="00E53133" w:rsidRDefault="00E668EE" w:rsidP="00E668EE">
      <w:pPr>
        <w:rPr>
          <w:lang w:val="en-US"/>
        </w:rPr>
      </w:pPr>
      <w:r w:rsidRPr="00E668EE">
        <w:rPr>
          <w:lang w:val="en-US"/>
        </w:rPr>
        <w:t xml:space="preserve">In this work, these controllers </w:t>
      </w:r>
      <w:r w:rsidR="00F51204">
        <w:rPr>
          <w:lang w:val="en-US"/>
        </w:rPr>
        <w:t>are researched</w:t>
      </w:r>
      <w:r w:rsidRPr="00E668EE">
        <w:rPr>
          <w:lang w:val="en-US"/>
        </w:rPr>
        <w:t xml:space="preserve">, analyzed and evaluated based on specific criteria. The result is a list of controllers for mobile devices, as well as a more in-depth analysis of in-development approaches that are useful in virtual worlds for </w:t>
      </w:r>
      <w:r w:rsidR="00F51204">
        <w:rPr>
          <w:lang w:val="en-US"/>
        </w:rPr>
        <w:t>motion control.</w:t>
      </w:r>
      <w:r w:rsidRPr="00E668EE">
        <w:rPr>
          <w:lang w:val="en-US"/>
        </w:rPr>
        <w:t xml:space="preserve"> </w:t>
      </w:r>
      <w:r w:rsidR="00F51204">
        <w:rPr>
          <w:lang w:val="en-US"/>
        </w:rPr>
        <w:t>In addition a prototype application has been implemented to test found controllers.</w:t>
      </w:r>
    </w:p>
    <w:p w14:paraId="6A216210" w14:textId="77777777" w:rsidR="004B61D2" w:rsidRDefault="004B61D2" w:rsidP="004B61D2">
      <w:pPr>
        <w:jc w:val="left"/>
        <w:rPr>
          <w:lang w:val="en-US"/>
        </w:rPr>
      </w:pPr>
    </w:p>
    <w:p w14:paraId="56572229" w14:textId="77777777" w:rsidR="00C3722B" w:rsidRDefault="00C3722B" w:rsidP="004B61D2">
      <w:pPr>
        <w:jc w:val="left"/>
        <w:rPr>
          <w:lang w:val="en-US"/>
        </w:rPr>
      </w:pPr>
    </w:p>
    <w:p w14:paraId="4CB8F4E6" w14:textId="77777777" w:rsidR="004B61D2" w:rsidRDefault="004B61D2" w:rsidP="004B61D2">
      <w:pPr>
        <w:jc w:val="left"/>
        <w:rPr>
          <w:lang w:val="en-US"/>
        </w:rPr>
      </w:pPr>
    </w:p>
    <w:p w14:paraId="4323B0A8" w14:textId="77777777" w:rsidR="004642B9" w:rsidRPr="008D3867" w:rsidRDefault="004642B9" w:rsidP="0073618E">
      <w:pPr>
        <w:rPr>
          <w:lang w:val="en-US"/>
        </w:rPr>
        <w:sectPr w:rsidR="004642B9" w:rsidRPr="008D3867" w:rsidSect="00CF380C">
          <w:headerReference w:type="default" r:id="rId12"/>
          <w:footerReference w:type="default" r:id="rId13"/>
          <w:headerReference w:type="first" r:id="rId14"/>
          <w:footerReference w:type="first" r:id="rId15"/>
          <w:pgSz w:w="11906" w:h="16838" w:code="9"/>
          <w:pgMar w:top="1531" w:right="1418" w:bottom="1701" w:left="1701" w:header="510" w:footer="624" w:gutter="0"/>
          <w:pgNumType w:fmt="upperRoman" w:start="1"/>
          <w:cols w:space="708"/>
          <w:docGrid w:linePitch="360"/>
        </w:sectPr>
      </w:pPr>
    </w:p>
    <w:p w14:paraId="64F471FB" w14:textId="1BC77CAE" w:rsidR="006C6C20" w:rsidRDefault="0073618E" w:rsidP="006C6C20">
      <w:pPr>
        <w:pStyle w:val="Oberberschrift"/>
        <w:rPr>
          <w:rFonts w:ascii="Helvetica" w:hAnsi="Helvetica"/>
        </w:rPr>
      </w:pPr>
      <w:bookmarkStart w:id="11" w:name="_Toc224637399"/>
      <w:bookmarkStart w:id="12" w:name="_Toc224707530"/>
      <w:bookmarkStart w:id="13" w:name="_Toc224810287"/>
      <w:bookmarkStart w:id="14" w:name="_Toc225071772"/>
      <w:r w:rsidRPr="00E53133">
        <w:rPr>
          <w:rFonts w:ascii="Helvetica" w:hAnsi="Helvetica"/>
        </w:rPr>
        <w:lastRenderedPageBreak/>
        <w:t>Inhaltsverzeichnis</w:t>
      </w:r>
      <w:bookmarkEnd w:id="11"/>
      <w:bookmarkEnd w:id="12"/>
      <w:bookmarkEnd w:id="13"/>
      <w:bookmarkEnd w:id="14"/>
    </w:p>
    <w:p w14:paraId="797624AD" w14:textId="77777777" w:rsidR="00152269" w:rsidRPr="00152269" w:rsidRDefault="00152269" w:rsidP="00152269"/>
    <w:p w14:paraId="083C0EDB" w14:textId="77777777" w:rsidR="000D0636" w:rsidRDefault="000E61A5">
      <w:pPr>
        <w:pStyle w:val="Verzeichnis1"/>
        <w:tabs>
          <w:tab w:val="left" w:pos="480"/>
          <w:tab w:val="right" w:leader="dot" w:pos="8777"/>
        </w:tabs>
        <w:rPr>
          <w:rFonts w:asciiTheme="minorHAnsi" w:eastAsiaTheme="minorEastAsia" w:hAnsiTheme="minorHAnsi" w:cstheme="minorBidi"/>
          <w:b w:val="0"/>
          <w:bCs w:val="0"/>
          <w:caps w:val="0"/>
          <w:noProof/>
          <w:sz w:val="22"/>
          <w:szCs w:val="22"/>
        </w:rPr>
      </w:pPr>
      <w:r>
        <w:rPr>
          <w:caps w:val="0"/>
        </w:rPr>
        <w:fldChar w:fldCharType="begin"/>
      </w:r>
      <w:r>
        <w:rPr>
          <w:caps w:val="0"/>
        </w:rPr>
        <w:instrText xml:space="preserve"> TOC \o "1-3" \h \z \u </w:instrText>
      </w:r>
      <w:r>
        <w:rPr>
          <w:caps w:val="0"/>
        </w:rPr>
        <w:fldChar w:fldCharType="separate"/>
      </w:r>
      <w:hyperlink w:anchor="_Toc411006711" w:history="1">
        <w:r w:rsidR="000D0636" w:rsidRPr="00482FD4">
          <w:rPr>
            <w:rStyle w:val="Hyperlink"/>
            <w:noProof/>
            <w:u w:color="FCFCFC" w:themeColor="background1"/>
          </w:rPr>
          <w:t>1</w:t>
        </w:r>
        <w:r w:rsidR="000D0636">
          <w:rPr>
            <w:rFonts w:asciiTheme="minorHAnsi" w:eastAsiaTheme="minorEastAsia" w:hAnsiTheme="minorHAnsi" w:cstheme="minorBidi"/>
            <w:b w:val="0"/>
            <w:bCs w:val="0"/>
            <w:caps w:val="0"/>
            <w:noProof/>
            <w:sz w:val="22"/>
            <w:szCs w:val="22"/>
          </w:rPr>
          <w:tab/>
        </w:r>
        <w:r w:rsidR="000D0636" w:rsidRPr="00482FD4">
          <w:rPr>
            <w:rStyle w:val="Hyperlink"/>
            <w:noProof/>
          </w:rPr>
          <w:t>Einleitung</w:t>
        </w:r>
        <w:r w:rsidR="000D0636">
          <w:rPr>
            <w:noProof/>
            <w:webHidden/>
          </w:rPr>
          <w:tab/>
        </w:r>
        <w:r w:rsidR="000D0636">
          <w:rPr>
            <w:noProof/>
            <w:webHidden/>
          </w:rPr>
          <w:fldChar w:fldCharType="begin"/>
        </w:r>
        <w:r w:rsidR="000D0636">
          <w:rPr>
            <w:noProof/>
            <w:webHidden/>
          </w:rPr>
          <w:instrText xml:space="preserve"> PAGEREF _Toc411006711 \h </w:instrText>
        </w:r>
        <w:r w:rsidR="000D0636">
          <w:rPr>
            <w:noProof/>
            <w:webHidden/>
          </w:rPr>
        </w:r>
        <w:r w:rsidR="000D0636">
          <w:rPr>
            <w:noProof/>
            <w:webHidden/>
          </w:rPr>
          <w:fldChar w:fldCharType="separate"/>
        </w:r>
        <w:r w:rsidR="000D0636">
          <w:rPr>
            <w:noProof/>
            <w:webHidden/>
          </w:rPr>
          <w:t>1</w:t>
        </w:r>
        <w:r w:rsidR="000D0636">
          <w:rPr>
            <w:noProof/>
            <w:webHidden/>
          </w:rPr>
          <w:fldChar w:fldCharType="end"/>
        </w:r>
      </w:hyperlink>
    </w:p>
    <w:p w14:paraId="0312A707" w14:textId="77777777" w:rsidR="000D0636" w:rsidRDefault="00347A8B">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1006712" w:history="1">
        <w:r w:rsidR="000D0636" w:rsidRPr="00482FD4">
          <w:rPr>
            <w:rStyle w:val="Hyperlink"/>
            <w:noProof/>
          </w:rPr>
          <w:t>1.1</w:t>
        </w:r>
        <w:r w:rsidR="000D0636">
          <w:rPr>
            <w:rFonts w:asciiTheme="minorHAnsi" w:eastAsiaTheme="minorEastAsia" w:hAnsiTheme="minorHAnsi" w:cstheme="minorBidi"/>
            <w:smallCaps w:val="0"/>
            <w:noProof/>
            <w:sz w:val="22"/>
            <w:szCs w:val="22"/>
          </w:rPr>
          <w:tab/>
        </w:r>
        <w:r w:rsidR="000D0636" w:rsidRPr="00482FD4">
          <w:rPr>
            <w:rStyle w:val="Hyperlink"/>
            <w:noProof/>
          </w:rPr>
          <w:t>Einführung in die Thematik</w:t>
        </w:r>
        <w:r w:rsidR="000D0636">
          <w:rPr>
            <w:noProof/>
            <w:webHidden/>
          </w:rPr>
          <w:tab/>
        </w:r>
        <w:r w:rsidR="000D0636">
          <w:rPr>
            <w:noProof/>
            <w:webHidden/>
          </w:rPr>
          <w:fldChar w:fldCharType="begin"/>
        </w:r>
        <w:r w:rsidR="000D0636">
          <w:rPr>
            <w:noProof/>
            <w:webHidden/>
          </w:rPr>
          <w:instrText xml:space="preserve"> PAGEREF _Toc411006712 \h </w:instrText>
        </w:r>
        <w:r w:rsidR="000D0636">
          <w:rPr>
            <w:noProof/>
            <w:webHidden/>
          </w:rPr>
        </w:r>
        <w:r w:rsidR="000D0636">
          <w:rPr>
            <w:noProof/>
            <w:webHidden/>
          </w:rPr>
          <w:fldChar w:fldCharType="separate"/>
        </w:r>
        <w:r w:rsidR="000D0636">
          <w:rPr>
            <w:noProof/>
            <w:webHidden/>
          </w:rPr>
          <w:t>1</w:t>
        </w:r>
        <w:r w:rsidR="000D0636">
          <w:rPr>
            <w:noProof/>
            <w:webHidden/>
          </w:rPr>
          <w:fldChar w:fldCharType="end"/>
        </w:r>
      </w:hyperlink>
    </w:p>
    <w:p w14:paraId="7D9E653F" w14:textId="77777777" w:rsidR="000D0636" w:rsidRDefault="00347A8B">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1006713" w:history="1">
        <w:r w:rsidR="000D0636" w:rsidRPr="00482FD4">
          <w:rPr>
            <w:rStyle w:val="Hyperlink"/>
            <w:noProof/>
          </w:rPr>
          <w:t>1.2</w:t>
        </w:r>
        <w:r w:rsidR="000D0636">
          <w:rPr>
            <w:rFonts w:asciiTheme="minorHAnsi" w:eastAsiaTheme="minorEastAsia" w:hAnsiTheme="minorHAnsi" w:cstheme="minorBidi"/>
            <w:smallCaps w:val="0"/>
            <w:noProof/>
            <w:sz w:val="22"/>
            <w:szCs w:val="22"/>
          </w:rPr>
          <w:tab/>
        </w:r>
        <w:r w:rsidR="000D0636" w:rsidRPr="00482FD4">
          <w:rPr>
            <w:rStyle w:val="Hyperlink"/>
            <w:noProof/>
          </w:rPr>
          <w:t>Ziele der Arbeit</w:t>
        </w:r>
        <w:r w:rsidR="000D0636">
          <w:rPr>
            <w:noProof/>
            <w:webHidden/>
          </w:rPr>
          <w:tab/>
        </w:r>
        <w:r w:rsidR="000D0636">
          <w:rPr>
            <w:noProof/>
            <w:webHidden/>
          </w:rPr>
          <w:fldChar w:fldCharType="begin"/>
        </w:r>
        <w:r w:rsidR="000D0636">
          <w:rPr>
            <w:noProof/>
            <w:webHidden/>
          </w:rPr>
          <w:instrText xml:space="preserve"> PAGEREF _Toc411006713 \h </w:instrText>
        </w:r>
        <w:r w:rsidR="000D0636">
          <w:rPr>
            <w:noProof/>
            <w:webHidden/>
          </w:rPr>
        </w:r>
        <w:r w:rsidR="000D0636">
          <w:rPr>
            <w:noProof/>
            <w:webHidden/>
          </w:rPr>
          <w:fldChar w:fldCharType="separate"/>
        </w:r>
        <w:r w:rsidR="000D0636">
          <w:rPr>
            <w:noProof/>
            <w:webHidden/>
          </w:rPr>
          <w:t>2</w:t>
        </w:r>
        <w:r w:rsidR="000D0636">
          <w:rPr>
            <w:noProof/>
            <w:webHidden/>
          </w:rPr>
          <w:fldChar w:fldCharType="end"/>
        </w:r>
      </w:hyperlink>
    </w:p>
    <w:p w14:paraId="409F1A73" w14:textId="77777777" w:rsidR="000D0636" w:rsidRDefault="00347A8B">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1006714" w:history="1">
        <w:r w:rsidR="000D0636" w:rsidRPr="00482FD4">
          <w:rPr>
            <w:rStyle w:val="Hyperlink"/>
            <w:noProof/>
          </w:rPr>
          <w:t>1.3</w:t>
        </w:r>
        <w:r w:rsidR="000D0636">
          <w:rPr>
            <w:rFonts w:asciiTheme="minorHAnsi" w:eastAsiaTheme="minorEastAsia" w:hAnsiTheme="minorHAnsi" w:cstheme="minorBidi"/>
            <w:smallCaps w:val="0"/>
            <w:noProof/>
            <w:sz w:val="22"/>
            <w:szCs w:val="22"/>
          </w:rPr>
          <w:tab/>
        </w:r>
        <w:r w:rsidR="000D0636" w:rsidRPr="00482FD4">
          <w:rPr>
            <w:rStyle w:val="Hyperlink"/>
            <w:noProof/>
          </w:rPr>
          <w:t>Vorstellung des Unternehmens</w:t>
        </w:r>
        <w:r w:rsidR="000D0636">
          <w:rPr>
            <w:noProof/>
            <w:webHidden/>
          </w:rPr>
          <w:tab/>
        </w:r>
        <w:r w:rsidR="000D0636">
          <w:rPr>
            <w:noProof/>
            <w:webHidden/>
          </w:rPr>
          <w:fldChar w:fldCharType="begin"/>
        </w:r>
        <w:r w:rsidR="000D0636">
          <w:rPr>
            <w:noProof/>
            <w:webHidden/>
          </w:rPr>
          <w:instrText xml:space="preserve"> PAGEREF _Toc411006714 \h </w:instrText>
        </w:r>
        <w:r w:rsidR="000D0636">
          <w:rPr>
            <w:noProof/>
            <w:webHidden/>
          </w:rPr>
        </w:r>
        <w:r w:rsidR="000D0636">
          <w:rPr>
            <w:noProof/>
            <w:webHidden/>
          </w:rPr>
          <w:fldChar w:fldCharType="separate"/>
        </w:r>
        <w:r w:rsidR="000D0636">
          <w:rPr>
            <w:noProof/>
            <w:webHidden/>
          </w:rPr>
          <w:t>2</w:t>
        </w:r>
        <w:r w:rsidR="000D0636">
          <w:rPr>
            <w:noProof/>
            <w:webHidden/>
          </w:rPr>
          <w:fldChar w:fldCharType="end"/>
        </w:r>
      </w:hyperlink>
    </w:p>
    <w:p w14:paraId="32C68239" w14:textId="77777777" w:rsidR="000D0636" w:rsidRDefault="00347A8B">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1006715" w:history="1">
        <w:r w:rsidR="000D0636" w:rsidRPr="00482FD4">
          <w:rPr>
            <w:rStyle w:val="Hyperlink"/>
            <w:noProof/>
          </w:rPr>
          <w:t>1.4</w:t>
        </w:r>
        <w:r w:rsidR="000D0636">
          <w:rPr>
            <w:rFonts w:asciiTheme="minorHAnsi" w:eastAsiaTheme="minorEastAsia" w:hAnsiTheme="minorHAnsi" w:cstheme="minorBidi"/>
            <w:smallCaps w:val="0"/>
            <w:noProof/>
            <w:sz w:val="22"/>
            <w:szCs w:val="22"/>
          </w:rPr>
          <w:tab/>
        </w:r>
        <w:r w:rsidR="000D0636" w:rsidRPr="00482FD4">
          <w:rPr>
            <w:rStyle w:val="Hyperlink"/>
            <w:noProof/>
          </w:rPr>
          <w:t>Aufbau des Berichtes</w:t>
        </w:r>
        <w:r w:rsidR="000D0636">
          <w:rPr>
            <w:noProof/>
            <w:webHidden/>
          </w:rPr>
          <w:tab/>
        </w:r>
        <w:r w:rsidR="000D0636">
          <w:rPr>
            <w:noProof/>
            <w:webHidden/>
          </w:rPr>
          <w:fldChar w:fldCharType="begin"/>
        </w:r>
        <w:r w:rsidR="000D0636">
          <w:rPr>
            <w:noProof/>
            <w:webHidden/>
          </w:rPr>
          <w:instrText xml:space="preserve"> PAGEREF _Toc411006715 \h </w:instrText>
        </w:r>
        <w:r w:rsidR="000D0636">
          <w:rPr>
            <w:noProof/>
            <w:webHidden/>
          </w:rPr>
        </w:r>
        <w:r w:rsidR="000D0636">
          <w:rPr>
            <w:noProof/>
            <w:webHidden/>
          </w:rPr>
          <w:fldChar w:fldCharType="separate"/>
        </w:r>
        <w:r w:rsidR="000D0636">
          <w:rPr>
            <w:noProof/>
            <w:webHidden/>
          </w:rPr>
          <w:t>3</w:t>
        </w:r>
        <w:r w:rsidR="000D0636">
          <w:rPr>
            <w:noProof/>
            <w:webHidden/>
          </w:rPr>
          <w:fldChar w:fldCharType="end"/>
        </w:r>
      </w:hyperlink>
    </w:p>
    <w:p w14:paraId="047E9363" w14:textId="77777777" w:rsidR="000D0636" w:rsidRDefault="00347A8B">
      <w:pPr>
        <w:pStyle w:val="Verzeichnis1"/>
        <w:tabs>
          <w:tab w:val="left" w:pos="480"/>
          <w:tab w:val="right" w:leader="dot" w:pos="8777"/>
        </w:tabs>
        <w:rPr>
          <w:rFonts w:asciiTheme="minorHAnsi" w:eastAsiaTheme="minorEastAsia" w:hAnsiTheme="minorHAnsi" w:cstheme="minorBidi"/>
          <w:b w:val="0"/>
          <w:bCs w:val="0"/>
          <w:caps w:val="0"/>
          <w:noProof/>
          <w:sz w:val="22"/>
          <w:szCs w:val="22"/>
        </w:rPr>
      </w:pPr>
      <w:hyperlink w:anchor="_Toc411006716" w:history="1">
        <w:r w:rsidR="000D0636" w:rsidRPr="00482FD4">
          <w:rPr>
            <w:rStyle w:val="Hyperlink"/>
            <w:noProof/>
            <w:u w:color="FCFCFC" w:themeColor="background1"/>
          </w:rPr>
          <w:t>2</w:t>
        </w:r>
        <w:r w:rsidR="000D0636">
          <w:rPr>
            <w:rFonts w:asciiTheme="minorHAnsi" w:eastAsiaTheme="minorEastAsia" w:hAnsiTheme="minorHAnsi" w:cstheme="minorBidi"/>
            <w:b w:val="0"/>
            <w:bCs w:val="0"/>
            <w:caps w:val="0"/>
            <w:noProof/>
            <w:sz w:val="22"/>
            <w:szCs w:val="22"/>
          </w:rPr>
          <w:tab/>
        </w:r>
        <w:r w:rsidR="000D0636" w:rsidRPr="00482FD4">
          <w:rPr>
            <w:rStyle w:val="Hyperlink"/>
            <w:noProof/>
          </w:rPr>
          <w:t>Grundlagen / Stand der Technik</w:t>
        </w:r>
        <w:r w:rsidR="000D0636">
          <w:rPr>
            <w:noProof/>
            <w:webHidden/>
          </w:rPr>
          <w:tab/>
        </w:r>
        <w:r w:rsidR="000D0636">
          <w:rPr>
            <w:noProof/>
            <w:webHidden/>
          </w:rPr>
          <w:fldChar w:fldCharType="begin"/>
        </w:r>
        <w:r w:rsidR="000D0636">
          <w:rPr>
            <w:noProof/>
            <w:webHidden/>
          </w:rPr>
          <w:instrText xml:space="preserve"> PAGEREF _Toc411006716 \h </w:instrText>
        </w:r>
        <w:r w:rsidR="000D0636">
          <w:rPr>
            <w:noProof/>
            <w:webHidden/>
          </w:rPr>
        </w:r>
        <w:r w:rsidR="000D0636">
          <w:rPr>
            <w:noProof/>
            <w:webHidden/>
          </w:rPr>
          <w:fldChar w:fldCharType="separate"/>
        </w:r>
        <w:r w:rsidR="000D0636">
          <w:rPr>
            <w:noProof/>
            <w:webHidden/>
          </w:rPr>
          <w:t>4</w:t>
        </w:r>
        <w:r w:rsidR="000D0636">
          <w:rPr>
            <w:noProof/>
            <w:webHidden/>
          </w:rPr>
          <w:fldChar w:fldCharType="end"/>
        </w:r>
      </w:hyperlink>
    </w:p>
    <w:p w14:paraId="06E8E5CE" w14:textId="77777777" w:rsidR="000D0636" w:rsidRDefault="00347A8B">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1006717" w:history="1">
        <w:r w:rsidR="000D0636" w:rsidRPr="00482FD4">
          <w:rPr>
            <w:rStyle w:val="Hyperlink"/>
            <w:noProof/>
          </w:rPr>
          <w:t>2.1</w:t>
        </w:r>
        <w:r w:rsidR="000D0636">
          <w:rPr>
            <w:rFonts w:asciiTheme="minorHAnsi" w:eastAsiaTheme="minorEastAsia" w:hAnsiTheme="minorHAnsi" w:cstheme="minorBidi"/>
            <w:smallCaps w:val="0"/>
            <w:noProof/>
            <w:sz w:val="22"/>
            <w:szCs w:val="22"/>
          </w:rPr>
          <w:tab/>
        </w:r>
        <w:r w:rsidR="000D0636" w:rsidRPr="00482FD4">
          <w:rPr>
            <w:rStyle w:val="Hyperlink"/>
            <w:noProof/>
          </w:rPr>
          <w:t>Virtual Reality</w:t>
        </w:r>
        <w:r w:rsidR="000D0636">
          <w:rPr>
            <w:noProof/>
            <w:webHidden/>
          </w:rPr>
          <w:tab/>
        </w:r>
        <w:r w:rsidR="000D0636">
          <w:rPr>
            <w:noProof/>
            <w:webHidden/>
          </w:rPr>
          <w:fldChar w:fldCharType="begin"/>
        </w:r>
        <w:r w:rsidR="000D0636">
          <w:rPr>
            <w:noProof/>
            <w:webHidden/>
          </w:rPr>
          <w:instrText xml:space="preserve"> PAGEREF _Toc411006717 \h </w:instrText>
        </w:r>
        <w:r w:rsidR="000D0636">
          <w:rPr>
            <w:noProof/>
            <w:webHidden/>
          </w:rPr>
        </w:r>
        <w:r w:rsidR="000D0636">
          <w:rPr>
            <w:noProof/>
            <w:webHidden/>
          </w:rPr>
          <w:fldChar w:fldCharType="separate"/>
        </w:r>
        <w:r w:rsidR="000D0636">
          <w:rPr>
            <w:noProof/>
            <w:webHidden/>
          </w:rPr>
          <w:t>4</w:t>
        </w:r>
        <w:r w:rsidR="000D0636">
          <w:rPr>
            <w:noProof/>
            <w:webHidden/>
          </w:rPr>
          <w:fldChar w:fldCharType="end"/>
        </w:r>
      </w:hyperlink>
    </w:p>
    <w:p w14:paraId="2FC4C317" w14:textId="77777777" w:rsidR="000D0636" w:rsidRDefault="00347A8B">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1006718" w:history="1">
        <w:r w:rsidR="000D0636" w:rsidRPr="00482FD4">
          <w:rPr>
            <w:rStyle w:val="Hyperlink"/>
            <w:noProof/>
          </w:rPr>
          <w:t>2.1.1</w:t>
        </w:r>
        <w:r w:rsidR="000D0636">
          <w:rPr>
            <w:rFonts w:asciiTheme="minorHAnsi" w:eastAsiaTheme="minorEastAsia" w:hAnsiTheme="minorHAnsi" w:cstheme="minorBidi"/>
            <w:i w:val="0"/>
            <w:iCs w:val="0"/>
            <w:noProof/>
            <w:sz w:val="22"/>
            <w:szCs w:val="22"/>
          </w:rPr>
          <w:tab/>
        </w:r>
        <w:r w:rsidR="000D0636" w:rsidRPr="00482FD4">
          <w:rPr>
            <w:rStyle w:val="Hyperlink"/>
            <w:noProof/>
          </w:rPr>
          <w:t>Wahrnehmung von Bewegung</w:t>
        </w:r>
        <w:r w:rsidR="000D0636">
          <w:rPr>
            <w:noProof/>
            <w:webHidden/>
          </w:rPr>
          <w:tab/>
        </w:r>
        <w:r w:rsidR="000D0636">
          <w:rPr>
            <w:noProof/>
            <w:webHidden/>
          </w:rPr>
          <w:fldChar w:fldCharType="begin"/>
        </w:r>
        <w:r w:rsidR="000D0636">
          <w:rPr>
            <w:noProof/>
            <w:webHidden/>
          </w:rPr>
          <w:instrText xml:space="preserve"> PAGEREF _Toc411006718 \h </w:instrText>
        </w:r>
        <w:r w:rsidR="000D0636">
          <w:rPr>
            <w:noProof/>
            <w:webHidden/>
          </w:rPr>
        </w:r>
        <w:r w:rsidR="000D0636">
          <w:rPr>
            <w:noProof/>
            <w:webHidden/>
          </w:rPr>
          <w:fldChar w:fldCharType="separate"/>
        </w:r>
        <w:r w:rsidR="000D0636">
          <w:rPr>
            <w:noProof/>
            <w:webHidden/>
          </w:rPr>
          <w:t>4</w:t>
        </w:r>
        <w:r w:rsidR="000D0636">
          <w:rPr>
            <w:noProof/>
            <w:webHidden/>
          </w:rPr>
          <w:fldChar w:fldCharType="end"/>
        </w:r>
      </w:hyperlink>
    </w:p>
    <w:p w14:paraId="2A7D0620" w14:textId="77777777" w:rsidR="000D0636" w:rsidRDefault="00347A8B">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1006719" w:history="1">
        <w:r w:rsidR="000D0636" w:rsidRPr="00482FD4">
          <w:rPr>
            <w:rStyle w:val="Hyperlink"/>
            <w:noProof/>
          </w:rPr>
          <w:t>2.1.2</w:t>
        </w:r>
        <w:r w:rsidR="000D0636">
          <w:rPr>
            <w:rFonts w:asciiTheme="minorHAnsi" w:eastAsiaTheme="minorEastAsia" w:hAnsiTheme="minorHAnsi" w:cstheme="minorBidi"/>
            <w:i w:val="0"/>
            <w:iCs w:val="0"/>
            <w:noProof/>
            <w:sz w:val="22"/>
            <w:szCs w:val="22"/>
          </w:rPr>
          <w:tab/>
        </w:r>
        <w:r w:rsidR="000D0636" w:rsidRPr="00482FD4">
          <w:rPr>
            <w:rStyle w:val="Hyperlink"/>
            <w:noProof/>
          </w:rPr>
          <w:t>Ausgabegeräte</w:t>
        </w:r>
        <w:r w:rsidR="000D0636">
          <w:rPr>
            <w:noProof/>
            <w:webHidden/>
          </w:rPr>
          <w:tab/>
        </w:r>
        <w:r w:rsidR="000D0636">
          <w:rPr>
            <w:noProof/>
            <w:webHidden/>
          </w:rPr>
          <w:fldChar w:fldCharType="begin"/>
        </w:r>
        <w:r w:rsidR="000D0636">
          <w:rPr>
            <w:noProof/>
            <w:webHidden/>
          </w:rPr>
          <w:instrText xml:space="preserve"> PAGEREF _Toc411006719 \h </w:instrText>
        </w:r>
        <w:r w:rsidR="000D0636">
          <w:rPr>
            <w:noProof/>
            <w:webHidden/>
          </w:rPr>
        </w:r>
        <w:r w:rsidR="000D0636">
          <w:rPr>
            <w:noProof/>
            <w:webHidden/>
          </w:rPr>
          <w:fldChar w:fldCharType="separate"/>
        </w:r>
        <w:r w:rsidR="000D0636">
          <w:rPr>
            <w:noProof/>
            <w:webHidden/>
          </w:rPr>
          <w:t>5</w:t>
        </w:r>
        <w:r w:rsidR="000D0636">
          <w:rPr>
            <w:noProof/>
            <w:webHidden/>
          </w:rPr>
          <w:fldChar w:fldCharType="end"/>
        </w:r>
      </w:hyperlink>
    </w:p>
    <w:p w14:paraId="1960B904" w14:textId="77777777" w:rsidR="000D0636" w:rsidRDefault="00347A8B">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1006720" w:history="1">
        <w:r w:rsidR="000D0636" w:rsidRPr="00482FD4">
          <w:rPr>
            <w:rStyle w:val="Hyperlink"/>
            <w:noProof/>
          </w:rPr>
          <w:t>2.1.3</w:t>
        </w:r>
        <w:r w:rsidR="000D0636">
          <w:rPr>
            <w:rFonts w:asciiTheme="minorHAnsi" w:eastAsiaTheme="minorEastAsia" w:hAnsiTheme="minorHAnsi" w:cstheme="minorBidi"/>
            <w:i w:val="0"/>
            <w:iCs w:val="0"/>
            <w:noProof/>
            <w:sz w:val="22"/>
            <w:szCs w:val="22"/>
          </w:rPr>
          <w:tab/>
        </w:r>
        <w:r w:rsidR="000D0636" w:rsidRPr="00482FD4">
          <w:rPr>
            <w:rStyle w:val="Hyperlink"/>
            <w:noProof/>
          </w:rPr>
          <w:t>Eingabegeräte</w:t>
        </w:r>
        <w:r w:rsidR="000D0636">
          <w:rPr>
            <w:noProof/>
            <w:webHidden/>
          </w:rPr>
          <w:tab/>
        </w:r>
        <w:r w:rsidR="000D0636">
          <w:rPr>
            <w:noProof/>
            <w:webHidden/>
          </w:rPr>
          <w:fldChar w:fldCharType="begin"/>
        </w:r>
        <w:r w:rsidR="000D0636">
          <w:rPr>
            <w:noProof/>
            <w:webHidden/>
          </w:rPr>
          <w:instrText xml:space="preserve"> PAGEREF _Toc411006720 \h </w:instrText>
        </w:r>
        <w:r w:rsidR="000D0636">
          <w:rPr>
            <w:noProof/>
            <w:webHidden/>
          </w:rPr>
        </w:r>
        <w:r w:rsidR="000D0636">
          <w:rPr>
            <w:noProof/>
            <w:webHidden/>
          </w:rPr>
          <w:fldChar w:fldCharType="separate"/>
        </w:r>
        <w:r w:rsidR="000D0636">
          <w:rPr>
            <w:noProof/>
            <w:webHidden/>
          </w:rPr>
          <w:t>6</w:t>
        </w:r>
        <w:r w:rsidR="000D0636">
          <w:rPr>
            <w:noProof/>
            <w:webHidden/>
          </w:rPr>
          <w:fldChar w:fldCharType="end"/>
        </w:r>
      </w:hyperlink>
    </w:p>
    <w:p w14:paraId="2EA69B8E" w14:textId="77777777" w:rsidR="000D0636" w:rsidRDefault="00347A8B">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1006721" w:history="1">
        <w:r w:rsidR="000D0636" w:rsidRPr="00482FD4">
          <w:rPr>
            <w:rStyle w:val="Hyperlink"/>
            <w:noProof/>
          </w:rPr>
          <w:t>2.1.4</w:t>
        </w:r>
        <w:r w:rsidR="000D0636">
          <w:rPr>
            <w:rFonts w:asciiTheme="minorHAnsi" w:eastAsiaTheme="minorEastAsia" w:hAnsiTheme="minorHAnsi" w:cstheme="minorBidi"/>
            <w:i w:val="0"/>
            <w:iCs w:val="0"/>
            <w:noProof/>
            <w:sz w:val="22"/>
            <w:szCs w:val="22"/>
          </w:rPr>
          <w:tab/>
        </w:r>
        <w:r w:rsidR="000D0636" w:rsidRPr="00482FD4">
          <w:rPr>
            <w:rStyle w:val="Hyperlink"/>
            <w:noProof/>
          </w:rPr>
          <w:t>Bewegungskontrolle mit Eingabegeräten</w:t>
        </w:r>
        <w:r w:rsidR="000D0636">
          <w:rPr>
            <w:noProof/>
            <w:webHidden/>
          </w:rPr>
          <w:tab/>
        </w:r>
        <w:r w:rsidR="000D0636">
          <w:rPr>
            <w:noProof/>
            <w:webHidden/>
          </w:rPr>
          <w:fldChar w:fldCharType="begin"/>
        </w:r>
        <w:r w:rsidR="000D0636">
          <w:rPr>
            <w:noProof/>
            <w:webHidden/>
          </w:rPr>
          <w:instrText xml:space="preserve"> PAGEREF _Toc411006721 \h </w:instrText>
        </w:r>
        <w:r w:rsidR="000D0636">
          <w:rPr>
            <w:noProof/>
            <w:webHidden/>
          </w:rPr>
        </w:r>
        <w:r w:rsidR="000D0636">
          <w:rPr>
            <w:noProof/>
            <w:webHidden/>
          </w:rPr>
          <w:fldChar w:fldCharType="separate"/>
        </w:r>
        <w:r w:rsidR="000D0636">
          <w:rPr>
            <w:noProof/>
            <w:webHidden/>
          </w:rPr>
          <w:t>9</w:t>
        </w:r>
        <w:r w:rsidR="000D0636">
          <w:rPr>
            <w:noProof/>
            <w:webHidden/>
          </w:rPr>
          <w:fldChar w:fldCharType="end"/>
        </w:r>
      </w:hyperlink>
    </w:p>
    <w:p w14:paraId="48AA6CE7" w14:textId="77777777" w:rsidR="000D0636" w:rsidRDefault="00347A8B">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1006722" w:history="1">
        <w:r w:rsidR="000D0636" w:rsidRPr="00482FD4">
          <w:rPr>
            <w:rStyle w:val="Hyperlink"/>
            <w:noProof/>
          </w:rPr>
          <w:t>2.2</w:t>
        </w:r>
        <w:r w:rsidR="000D0636">
          <w:rPr>
            <w:rFonts w:asciiTheme="minorHAnsi" w:eastAsiaTheme="minorEastAsia" w:hAnsiTheme="minorHAnsi" w:cstheme="minorBidi"/>
            <w:smallCaps w:val="0"/>
            <w:noProof/>
            <w:sz w:val="22"/>
            <w:szCs w:val="22"/>
          </w:rPr>
          <w:tab/>
        </w:r>
        <w:r w:rsidR="000D0636" w:rsidRPr="00482FD4">
          <w:rPr>
            <w:rStyle w:val="Hyperlink"/>
            <w:noProof/>
          </w:rPr>
          <w:t>Virtual Reality für mobile Geräte</w:t>
        </w:r>
        <w:r w:rsidR="000D0636">
          <w:rPr>
            <w:noProof/>
            <w:webHidden/>
          </w:rPr>
          <w:tab/>
        </w:r>
        <w:r w:rsidR="000D0636">
          <w:rPr>
            <w:noProof/>
            <w:webHidden/>
          </w:rPr>
          <w:fldChar w:fldCharType="begin"/>
        </w:r>
        <w:r w:rsidR="000D0636">
          <w:rPr>
            <w:noProof/>
            <w:webHidden/>
          </w:rPr>
          <w:instrText xml:space="preserve"> PAGEREF _Toc411006722 \h </w:instrText>
        </w:r>
        <w:r w:rsidR="000D0636">
          <w:rPr>
            <w:noProof/>
            <w:webHidden/>
          </w:rPr>
        </w:r>
        <w:r w:rsidR="000D0636">
          <w:rPr>
            <w:noProof/>
            <w:webHidden/>
          </w:rPr>
          <w:fldChar w:fldCharType="separate"/>
        </w:r>
        <w:r w:rsidR="000D0636">
          <w:rPr>
            <w:noProof/>
            <w:webHidden/>
          </w:rPr>
          <w:t>14</w:t>
        </w:r>
        <w:r w:rsidR="000D0636">
          <w:rPr>
            <w:noProof/>
            <w:webHidden/>
          </w:rPr>
          <w:fldChar w:fldCharType="end"/>
        </w:r>
      </w:hyperlink>
    </w:p>
    <w:p w14:paraId="4D20BD59" w14:textId="77777777" w:rsidR="000D0636" w:rsidRDefault="00347A8B">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1006723" w:history="1">
        <w:r w:rsidR="000D0636" w:rsidRPr="00482FD4">
          <w:rPr>
            <w:rStyle w:val="Hyperlink"/>
            <w:noProof/>
          </w:rPr>
          <w:t>2.2.1</w:t>
        </w:r>
        <w:r w:rsidR="000D0636">
          <w:rPr>
            <w:rFonts w:asciiTheme="minorHAnsi" w:eastAsiaTheme="minorEastAsia" w:hAnsiTheme="minorHAnsi" w:cstheme="minorBidi"/>
            <w:i w:val="0"/>
            <w:iCs w:val="0"/>
            <w:noProof/>
            <w:sz w:val="22"/>
            <w:szCs w:val="22"/>
          </w:rPr>
          <w:tab/>
        </w:r>
        <w:r w:rsidR="000D0636" w:rsidRPr="00482FD4">
          <w:rPr>
            <w:rStyle w:val="Hyperlink"/>
            <w:noProof/>
          </w:rPr>
          <w:t>Boxx3D</w:t>
        </w:r>
        <w:r w:rsidR="000D0636">
          <w:rPr>
            <w:noProof/>
            <w:webHidden/>
          </w:rPr>
          <w:tab/>
        </w:r>
        <w:r w:rsidR="000D0636">
          <w:rPr>
            <w:noProof/>
            <w:webHidden/>
          </w:rPr>
          <w:fldChar w:fldCharType="begin"/>
        </w:r>
        <w:r w:rsidR="000D0636">
          <w:rPr>
            <w:noProof/>
            <w:webHidden/>
          </w:rPr>
          <w:instrText xml:space="preserve"> PAGEREF _Toc411006723 \h </w:instrText>
        </w:r>
        <w:r w:rsidR="000D0636">
          <w:rPr>
            <w:noProof/>
            <w:webHidden/>
          </w:rPr>
        </w:r>
        <w:r w:rsidR="000D0636">
          <w:rPr>
            <w:noProof/>
            <w:webHidden/>
          </w:rPr>
          <w:fldChar w:fldCharType="separate"/>
        </w:r>
        <w:r w:rsidR="000D0636">
          <w:rPr>
            <w:noProof/>
            <w:webHidden/>
          </w:rPr>
          <w:t>15</w:t>
        </w:r>
        <w:r w:rsidR="000D0636">
          <w:rPr>
            <w:noProof/>
            <w:webHidden/>
          </w:rPr>
          <w:fldChar w:fldCharType="end"/>
        </w:r>
      </w:hyperlink>
    </w:p>
    <w:p w14:paraId="7C0CDA97" w14:textId="77777777" w:rsidR="000D0636" w:rsidRDefault="00347A8B">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1006724" w:history="1">
        <w:r w:rsidR="000D0636" w:rsidRPr="00482FD4">
          <w:rPr>
            <w:rStyle w:val="Hyperlink"/>
            <w:noProof/>
          </w:rPr>
          <w:t>2.2.2</w:t>
        </w:r>
        <w:r w:rsidR="000D0636">
          <w:rPr>
            <w:rFonts w:asciiTheme="minorHAnsi" w:eastAsiaTheme="minorEastAsia" w:hAnsiTheme="minorHAnsi" w:cstheme="minorBidi"/>
            <w:i w:val="0"/>
            <w:iCs w:val="0"/>
            <w:noProof/>
            <w:sz w:val="22"/>
            <w:szCs w:val="22"/>
          </w:rPr>
          <w:tab/>
        </w:r>
        <w:r w:rsidR="000D0636" w:rsidRPr="00482FD4">
          <w:rPr>
            <w:rStyle w:val="Hyperlink"/>
            <w:noProof/>
          </w:rPr>
          <w:t>Google Cardboard</w:t>
        </w:r>
        <w:r w:rsidR="000D0636">
          <w:rPr>
            <w:noProof/>
            <w:webHidden/>
          </w:rPr>
          <w:tab/>
        </w:r>
        <w:r w:rsidR="000D0636">
          <w:rPr>
            <w:noProof/>
            <w:webHidden/>
          </w:rPr>
          <w:fldChar w:fldCharType="begin"/>
        </w:r>
        <w:r w:rsidR="000D0636">
          <w:rPr>
            <w:noProof/>
            <w:webHidden/>
          </w:rPr>
          <w:instrText xml:space="preserve"> PAGEREF _Toc411006724 \h </w:instrText>
        </w:r>
        <w:r w:rsidR="000D0636">
          <w:rPr>
            <w:noProof/>
            <w:webHidden/>
          </w:rPr>
        </w:r>
        <w:r w:rsidR="000D0636">
          <w:rPr>
            <w:noProof/>
            <w:webHidden/>
          </w:rPr>
          <w:fldChar w:fldCharType="separate"/>
        </w:r>
        <w:r w:rsidR="000D0636">
          <w:rPr>
            <w:noProof/>
            <w:webHidden/>
          </w:rPr>
          <w:t>15</w:t>
        </w:r>
        <w:r w:rsidR="000D0636">
          <w:rPr>
            <w:noProof/>
            <w:webHidden/>
          </w:rPr>
          <w:fldChar w:fldCharType="end"/>
        </w:r>
      </w:hyperlink>
    </w:p>
    <w:p w14:paraId="142ADC34" w14:textId="77777777" w:rsidR="000D0636" w:rsidRDefault="00347A8B">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1006725" w:history="1">
        <w:r w:rsidR="000D0636" w:rsidRPr="00482FD4">
          <w:rPr>
            <w:rStyle w:val="Hyperlink"/>
            <w:noProof/>
          </w:rPr>
          <w:t>2.2.3</w:t>
        </w:r>
        <w:r w:rsidR="000D0636">
          <w:rPr>
            <w:rFonts w:asciiTheme="minorHAnsi" w:eastAsiaTheme="minorEastAsia" w:hAnsiTheme="minorHAnsi" w:cstheme="minorBidi"/>
            <w:i w:val="0"/>
            <w:iCs w:val="0"/>
            <w:noProof/>
            <w:sz w:val="22"/>
            <w:szCs w:val="22"/>
          </w:rPr>
          <w:tab/>
        </w:r>
        <w:r w:rsidR="000D0636" w:rsidRPr="00482FD4">
          <w:rPr>
            <w:rStyle w:val="Hyperlink"/>
            <w:noProof/>
          </w:rPr>
          <w:t>Gear VR</w:t>
        </w:r>
        <w:r w:rsidR="000D0636">
          <w:rPr>
            <w:noProof/>
            <w:webHidden/>
          </w:rPr>
          <w:tab/>
        </w:r>
        <w:r w:rsidR="000D0636">
          <w:rPr>
            <w:noProof/>
            <w:webHidden/>
          </w:rPr>
          <w:fldChar w:fldCharType="begin"/>
        </w:r>
        <w:r w:rsidR="000D0636">
          <w:rPr>
            <w:noProof/>
            <w:webHidden/>
          </w:rPr>
          <w:instrText xml:space="preserve"> PAGEREF _Toc411006725 \h </w:instrText>
        </w:r>
        <w:r w:rsidR="000D0636">
          <w:rPr>
            <w:noProof/>
            <w:webHidden/>
          </w:rPr>
        </w:r>
        <w:r w:rsidR="000D0636">
          <w:rPr>
            <w:noProof/>
            <w:webHidden/>
          </w:rPr>
          <w:fldChar w:fldCharType="separate"/>
        </w:r>
        <w:r w:rsidR="000D0636">
          <w:rPr>
            <w:noProof/>
            <w:webHidden/>
          </w:rPr>
          <w:t>16</w:t>
        </w:r>
        <w:r w:rsidR="000D0636">
          <w:rPr>
            <w:noProof/>
            <w:webHidden/>
          </w:rPr>
          <w:fldChar w:fldCharType="end"/>
        </w:r>
      </w:hyperlink>
    </w:p>
    <w:p w14:paraId="4B4E686B" w14:textId="77777777" w:rsidR="000D0636" w:rsidRDefault="00347A8B">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1006726" w:history="1">
        <w:r w:rsidR="000D0636" w:rsidRPr="00482FD4">
          <w:rPr>
            <w:rStyle w:val="Hyperlink"/>
            <w:noProof/>
          </w:rPr>
          <w:t>2.3</w:t>
        </w:r>
        <w:r w:rsidR="000D0636">
          <w:rPr>
            <w:rFonts w:asciiTheme="minorHAnsi" w:eastAsiaTheme="minorEastAsia" w:hAnsiTheme="minorHAnsi" w:cstheme="minorBidi"/>
            <w:smallCaps w:val="0"/>
            <w:noProof/>
            <w:sz w:val="22"/>
            <w:szCs w:val="22"/>
          </w:rPr>
          <w:tab/>
        </w:r>
        <w:r w:rsidR="000D0636" w:rsidRPr="00482FD4">
          <w:rPr>
            <w:rStyle w:val="Hyperlink"/>
            <w:noProof/>
          </w:rPr>
          <w:t>Unity</w:t>
        </w:r>
        <w:r w:rsidR="000D0636">
          <w:rPr>
            <w:noProof/>
            <w:webHidden/>
          </w:rPr>
          <w:tab/>
        </w:r>
        <w:r w:rsidR="000D0636">
          <w:rPr>
            <w:noProof/>
            <w:webHidden/>
          </w:rPr>
          <w:fldChar w:fldCharType="begin"/>
        </w:r>
        <w:r w:rsidR="000D0636">
          <w:rPr>
            <w:noProof/>
            <w:webHidden/>
          </w:rPr>
          <w:instrText xml:space="preserve"> PAGEREF _Toc411006726 \h </w:instrText>
        </w:r>
        <w:r w:rsidR="000D0636">
          <w:rPr>
            <w:noProof/>
            <w:webHidden/>
          </w:rPr>
        </w:r>
        <w:r w:rsidR="000D0636">
          <w:rPr>
            <w:noProof/>
            <w:webHidden/>
          </w:rPr>
          <w:fldChar w:fldCharType="separate"/>
        </w:r>
        <w:r w:rsidR="000D0636">
          <w:rPr>
            <w:noProof/>
            <w:webHidden/>
          </w:rPr>
          <w:t>16</w:t>
        </w:r>
        <w:r w:rsidR="000D0636">
          <w:rPr>
            <w:noProof/>
            <w:webHidden/>
          </w:rPr>
          <w:fldChar w:fldCharType="end"/>
        </w:r>
      </w:hyperlink>
    </w:p>
    <w:p w14:paraId="1A08AD2F" w14:textId="77777777" w:rsidR="000D0636" w:rsidRDefault="00347A8B">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1006727" w:history="1">
        <w:r w:rsidR="000D0636" w:rsidRPr="00482FD4">
          <w:rPr>
            <w:rStyle w:val="Hyperlink"/>
            <w:noProof/>
          </w:rPr>
          <w:t>2.3.1</w:t>
        </w:r>
        <w:r w:rsidR="000D0636">
          <w:rPr>
            <w:rFonts w:asciiTheme="minorHAnsi" w:eastAsiaTheme="minorEastAsia" w:hAnsiTheme="minorHAnsi" w:cstheme="minorBidi"/>
            <w:i w:val="0"/>
            <w:iCs w:val="0"/>
            <w:noProof/>
            <w:sz w:val="22"/>
            <w:szCs w:val="22"/>
          </w:rPr>
          <w:tab/>
        </w:r>
        <w:r w:rsidR="000D0636" w:rsidRPr="00482FD4">
          <w:rPr>
            <w:rStyle w:val="Hyperlink"/>
            <w:noProof/>
          </w:rPr>
          <w:t>Programmierung über Skripte</w:t>
        </w:r>
        <w:r w:rsidR="000D0636">
          <w:rPr>
            <w:noProof/>
            <w:webHidden/>
          </w:rPr>
          <w:tab/>
        </w:r>
        <w:r w:rsidR="000D0636">
          <w:rPr>
            <w:noProof/>
            <w:webHidden/>
          </w:rPr>
          <w:fldChar w:fldCharType="begin"/>
        </w:r>
        <w:r w:rsidR="000D0636">
          <w:rPr>
            <w:noProof/>
            <w:webHidden/>
          </w:rPr>
          <w:instrText xml:space="preserve"> PAGEREF _Toc411006727 \h </w:instrText>
        </w:r>
        <w:r w:rsidR="000D0636">
          <w:rPr>
            <w:noProof/>
            <w:webHidden/>
          </w:rPr>
        </w:r>
        <w:r w:rsidR="000D0636">
          <w:rPr>
            <w:noProof/>
            <w:webHidden/>
          </w:rPr>
          <w:fldChar w:fldCharType="separate"/>
        </w:r>
        <w:r w:rsidR="000D0636">
          <w:rPr>
            <w:noProof/>
            <w:webHidden/>
          </w:rPr>
          <w:t>17</w:t>
        </w:r>
        <w:r w:rsidR="000D0636">
          <w:rPr>
            <w:noProof/>
            <w:webHidden/>
          </w:rPr>
          <w:fldChar w:fldCharType="end"/>
        </w:r>
      </w:hyperlink>
    </w:p>
    <w:p w14:paraId="59E8B585" w14:textId="77777777" w:rsidR="000D0636" w:rsidRDefault="00347A8B">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1006728" w:history="1">
        <w:r w:rsidR="000D0636" w:rsidRPr="00482FD4">
          <w:rPr>
            <w:rStyle w:val="Hyperlink"/>
            <w:noProof/>
          </w:rPr>
          <w:t>2.3.2</w:t>
        </w:r>
        <w:r w:rsidR="000D0636">
          <w:rPr>
            <w:rFonts w:asciiTheme="minorHAnsi" w:eastAsiaTheme="minorEastAsia" w:hAnsiTheme="minorHAnsi" w:cstheme="minorBidi"/>
            <w:i w:val="0"/>
            <w:iCs w:val="0"/>
            <w:noProof/>
            <w:sz w:val="22"/>
            <w:szCs w:val="22"/>
          </w:rPr>
          <w:tab/>
        </w:r>
        <w:r w:rsidR="000D0636" w:rsidRPr="00482FD4">
          <w:rPr>
            <w:rStyle w:val="Hyperlink"/>
            <w:noProof/>
          </w:rPr>
          <w:t>Objekte im 3D-Raum</w:t>
        </w:r>
        <w:r w:rsidR="000D0636">
          <w:rPr>
            <w:noProof/>
            <w:webHidden/>
          </w:rPr>
          <w:tab/>
        </w:r>
        <w:r w:rsidR="000D0636">
          <w:rPr>
            <w:noProof/>
            <w:webHidden/>
          </w:rPr>
          <w:fldChar w:fldCharType="begin"/>
        </w:r>
        <w:r w:rsidR="000D0636">
          <w:rPr>
            <w:noProof/>
            <w:webHidden/>
          </w:rPr>
          <w:instrText xml:space="preserve"> PAGEREF _Toc411006728 \h </w:instrText>
        </w:r>
        <w:r w:rsidR="000D0636">
          <w:rPr>
            <w:noProof/>
            <w:webHidden/>
          </w:rPr>
        </w:r>
        <w:r w:rsidR="000D0636">
          <w:rPr>
            <w:noProof/>
            <w:webHidden/>
          </w:rPr>
          <w:fldChar w:fldCharType="separate"/>
        </w:r>
        <w:r w:rsidR="000D0636">
          <w:rPr>
            <w:noProof/>
            <w:webHidden/>
          </w:rPr>
          <w:t>21</w:t>
        </w:r>
        <w:r w:rsidR="000D0636">
          <w:rPr>
            <w:noProof/>
            <w:webHidden/>
          </w:rPr>
          <w:fldChar w:fldCharType="end"/>
        </w:r>
      </w:hyperlink>
    </w:p>
    <w:p w14:paraId="4F889A2A" w14:textId="77777777" w:rsidR="000D0636" w:rsidRDefault="00347A8B">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1006729" w:history="1">
        <w:r w:rsidR="000D0636" w:rsidRPr="00482FD4">
          <w:rPr>
            <w:rStyle w:val="Hyperlink"/>
            <w:noProof/>
          </w:rPr>
          <w:t>2.3.3</w:t>
        </w:r>
        <w:r w:rsidR="000D0636">
          <w:rPr>
            <w:rFonts w:asciiTheme="minorHAnsi" w:eastAsiaTheme="minorEastAsia" w:hAnsiTheme="minorHAnsi" w:cstheme="minorBidi"/>
            <w:i w:val="0"/>
            <w:iCs w:val="0"/>
            <w:noProof/>
            <w:sz w:val="22"/>
            <w:szCs w:val="22"/>
          </w:rPr>
          <w:tab/>
        </w:r>
        <w:r w:rsidR="000D0636" w:rsidRPr="00482FD4">
          <w:rPr>
            <w:rStyle w:val="Hyperlink"/>
            <w:noProof/>
          </w:rPr>
          <w:t>Kamera</w:t>
        </w:r>
        <w:r w:rsidR="000D0636">
          <w:rPr>
            <w:noProof/>
            <w:webHidden/>
          </w:rPr>
          <w:tab/>
        </w:r>
        <w:r w:rsidR="000D0636">
          <w:rPr>
            <w:noProof/>
            <w:webHidden/>
          </w:rPr>
          <w:fldChar w:fldCharType="begin"/>
        </w:r>
        <w:r w:rsidR="000D0636">
          <w:rPr>
            <w:noProof/>
            <w:webHidden/>
          </w:rPr>
          <w:instrText xml:space="preserve"> PAGEREF _Toc411006729 \h </w:instrText>
        </w:r>
        <w:r w:rsidR="000D0636">
          <w:rPr>
            <w:noProof/>
            <w:webHidden/>
          </w:rPr>
        </w:r>
        <w:r w:rsidR="000D0636">
          <w:rPr>
            <w:noProof/>
            <w:webHidden/>
          </w:rPr>
          <w:fldChar w:fldCharType="separate"/>
        </w:r>
        <w:r w:rsidR="000D0636">
          <w:rPr>
            <w:noProof/>
            <w:webHidden/>
          </w:rPr>
          <w:t>23</w:t>
        </w:r>
        <w:r w:rsidR="000D0636">
          <w:rPr>
            <w:noProof/>
            <w:webHidden/>
          </w:rPr>
          <w:fldChar w:fldCharType="end"/>
        </w:r>
      </w:hyperlink>
    </w:p>
    <w:p w14:paraId="468F17D9" w14:textId="77777777" w:rsidR="000D0636" w:rsidRDefault="00347A8B">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1006730" w:history="1">
        <w:r w:rsidR="000D0636" w:rsidRPr="00482FD4">
          <w:rPr>
            <w:rStyle w:val="Hyperlink"/>
            <w:noProof/>
          </w:rPr>
          <w:t>2.3.4</w:t>
        </w:r>
        <w:r w:rsidR="000D0636">
          <w:rPr>
            <w:rFonts w:asciiTheme="minorHAnsi" w:eastAsiaTheme="minorEastAsia" w:hAnsiTheme="minorHAnsi" w:cstheme="minorBidi"/>
            <w:i w:val="0"/>
            <w:iCs w:val="0"/>
            <w:noProof/>
            <w:sz w:val="22"/>
            <w:szCs w:val="22"/>
          </w:rPr>
          <w:tab/>
        </w:r>
        <w:r w:rsidR="000D0636" w:rsidRPr="00482FD4">
          <w:rPr>
            <w:rStyle w:val="Hyperlink"/>
            <w:noProof/>
          </w:rPr>
          <w:t>Physik</w:t>
        </w:r>
        <w:r w:rsidR="000D0636">
          <w:rPr>
            <w:noProof/>
            <w:webHidden/>
          </w:rPr>
          <w:tab/>
        </w:r>
        <w:r w:rsidR="000D0636">
          <w:rPr>
            <w:noProof/>
            <w:webHidden/>
          </w:rPr>
          <w:fldChar w:fldCharType="begin"/>
        </w:r>
        <w:r w:rsidR="000D0636">
          <w:rPr>
            <w:noProof/>
            <w:webHidden/>
          </w:rPr>
          <w:instrText xml:space="preserve"> PAGEREF _Toc411006730 \h </w:instrText>
        </w:r>
        <w:r w:rsidR="000D0636">
          <w:rPr>
            <w:noProof/>
            <w:webHidden/>
          </w:rPr>
        </w:r>
        <w:r w:rsidR="000D0636">
          <w:rPr>
            <w:noProof/>
            <w:webHidden/>
          </w:rPr>
          <w:fldChar w:fldCharType="separate"/>
        </w:r>
        <w:r w:rsidR="000D0636">
          <w:rPr>
            <w:noProof/>
            <w:webHidden/>
          </w:rPr>
          <w:t>24</w:t>
        </w:r>
        <w:r w:rsidR="000D0636">
          <w:rPr>
            <w:noProof/>
            <w:webHidden/>
          </w:rPr>
          <w:fldChar w:fldCharType="end"/>
        </w:r>
      </w:hyperlink>
    </w:p>
    <w:p w14:paraId="7A92AA75" w14:textId="77777777" w:rsidR="000D0636" w:rsidRDefault="00347A8B">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1006731" w:history="1">
        <w:r w:rsidR="000D0636" w:rsidRPr="00482FD4">
          <w:rPr>
            <w:rStyle w:val="Hyperlink"/>
            <w:noProof/>
          </w:rPr>
          <w:t>2.3.5</w:t>
        </w:r>
        <w:r w:rsidR="000D0636">
          <w:rPr>
            <w:rFonts w:asciiTheme="minorHAnsi" w:eastAsiaTheme="minorEastAsia" w:hAnsiTheme="minorHAnsi" w:cstheme="minorBidi"/>
            <w:i w:val="0"/>
            <w:iCs w:val="0"/>
            <w:noProof/>
            <w:sz w:val="22"/>
            <w:szCs w:val="22"/>
          </w:rPr>
          <w:tab/>
        </w:r>
        <w:r w:rsidR="000D0636" w:rsidRPr="00482FD4">
          <w:rPr>
            <w:rStyle w:val="Hyperlink"/>
            <w:noProof/>
          </w:rPr>
          <w:t>Inputmöglichkeiten</w:t>
        </w:r>
        <w:r w:rsidR="000D0636">
          <w:rPr>
            <w:noProof/>
            <w:webHidden/>
          </w:rPr>
          <w:tab/>
        </w:r>
        <w:r w:rsidR="000D0636">
          <w:rPr>
            <w:noProof/>
            <w:webHidden/>
          </w:rPr>
          <w:fldChar w:fldCharType="begin"/>
        </w:r>
        <w:r w:rsidR="000D0636">
          <w:rPr>
            <w:noProof/>
            <w:webHidden/>
          </w:rPr>
          <w:instrText xml:space="preserve"> PAGEREF _Toc411006731 \h </w:instrText>
        </w:r>
        <w:r w:rsidR="000D0636">
          <w:rPr>
            <w:noProof/>
            <w:webHidden/>
          </w:rPr>
        </w:r>
        <w:r w:rsidR="000D0636">
          <w:rPr>
            <w:noProof/>
            <w:webHidden/>
          </w:rPr>
          <w:fldChar w:fldCharType="separate"/>
        </w:r>
        <w:r w:rsidR="000D0636">
          <w:rPr>
            <w:noProof/>
            <w:webHidden/>
          </w:rPr>
          <w:t>25</w:t>
        </w:r>
        <w:r w:rsidR="000D0636">
          <w:rPr>
            <w:noProof/>
            <w:webHidden/>
          </w:rPr>
          <w:fldChar w:fldCharType="end"/>
        </w:r>
      </w:hyperlink>
    </w:p>
    <w:p w14:paraId="67A24768" w14:textId="77777777" w:rsidR="000D0636" w:rsidRDefault="00347A8B">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1006732" w:history="1">
        <w:r w:rsidR="000D0636" w:rsidRPr="00482FD4">
          <w:rPr>
            <w:rStyle w:val="Hyperlink"/>
            <w:noProof/>
          </w:rPr>
          <w:t>2.3.6</w:t>
        </w:r>
        <w:r w:rsidR="000D0636">
          <w:rPr>
            <w:rFonts w:asciiTheme="minorHAnsi" w:eastAsiaTheme="minorEastAsia" w:hAnsiTheme="minorHAnsi" w:cstheme="minorBidi"/>
            <w:i w:val="0"/>
            <w:iCs w:val="0"/>
            <w:noProof/>
            <w:sz w:val="22"/>
            <w:szCs w:val="22"/>
          </w:rPr>
          <w:tab/>
        </w:r>
        <w:r w:rsidR="000D0636" w:rsidRPr="00482FD4">
          <w:rPr>
            <w:rStyle w:val="Hyperlink"/>
            <w:noProof/>
          </w:rPr>
          <w:t>GUI</w:t>
        </w:r>
        <w:r w:rsidR="000D0636">
          <w:rPr>
            <w:noProof/>
            <w:webHidden/>
          </w:rPr>
          <w:tab/>
        </w:r>
        <w:r w:rsidR="000D0636">
          <w:rPr>
            <w:noProof/>
            <w:webHidden/>
          </w:rPr>
          <w:fldChar w:fldCharType="begin"/>
        </w:r>
        <w:r w:rsidR="000D0636">
          <w:rPr>
            <w:noProof/>
            <w:webHidden/>
          </w:rPr>
          <w:instrText xml:space="preserve"> PAGEREF _Toc411006732 \h </w:instrText>
        </w:r>
        <w:r w:rsidR="000D0636">
          <w:rPr>
            <w:noProof/>
            <w:webHidden/>
          </w:rPr>
        </w:r>
        <w:r w:rsidR="000D0636">
          <w:rPr>
            <w:noProof/>
            <w:webHidden/>
          </w:rPr>
          <w:fldChar w:fldCharType="separate"/>
        </w:r>
        <w:r w:rsidR="000D0636">
          <w:rPr>
            <w:noProof/>
            <w:webHidden/>
          </w:rPr>
          <w:t>29</w:t>
        </w:r>
        <w:r w:rsidR="000D0636">
          <w:rPr>
            <w:noProof/>
            <w:webHidden/>
          </w:rPr>
          <w:fldChar w:fldCharType="end"/>
        </w:r>
      </w:hyperlink>
    </w:p>
    <w:p w14:paraId="579A5931" w14:textId="77777777" w:rsidR="000D0636" w:rsidRDefault="00347A8B">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1006733" w:history="1">
        <w:r w:rsidR="000D0636" w:rsidRPr="00482FD4">
          <w:rPr>
            <w:rStyle w:val="Hyperlink"/>
            <w:noProof/>
          </w:rPr>
          <w:t>2.3.7</w:t>
        </w:r>
        <w:r w:rsidR="000D0636">
          <w:rPr>
            <w:rFonts w:asciiTheme="minorHAnsi" w:eastAsiaTheme="minorEastAsia" w:hAnsiTheme="minorHAnsi" w:cstheme="minorBidi"/>
            <w:i w:val="0"/>
            <w:iCs w:val="0"/>
            <w:noProof/>
            <w:sz w:val="22"/>
            <w:szCs w:val="22"/>
          </w:rPr>
          <w:tab/>
        </w:r>
        <w:r w:rsidR="000D0636" w:rsidRPr="00482FD4">
          <w:rPr>
            <w:rStyle w:val="Hyperlink"/>
            <w:noProof/>
          </w:rPr>
          <w:t>Prefabs</w:t>
        </w:r>
        <w:r w:rsidR="000D0636">
          <w:rPr>
            <w:noProof/>
            <w:webHidden/>
          </w:rPr>
          <w:tab/>
        </w:r>
        <w:r w:rsidR="000D0636">
          <w:rPr>
            <w:noProof/>
            <w:webHidden/>
          </w:rPr>
          <w:fldChar w:fldCharType="begin"/>
        </w:r>
        <w:r w:rsidR="000D0636">
          <w:rPr>
            <w:noProof/>
            <w:webHidden/>
          </w:rPr>
          <w:instrText xml:space="preserve"> PAGEREF _Toc411006733 \h </w:instrText>
        </w:r>
        <w:r w:rsidR="000D0636">
          <w:rPr>
            <w:noProof/>
            <w:webHidden/>
          </w:rPr>
        </w:r>
        <w:r w:rsidR="000D0636">
          <w:rPr>
            <w:noProof/>
            <w:webHidden/>
          </w:rPr>
          <w:fldChar w:fldCharType="separate"/>
        </w:r>
        <w:r w:rsidR="000D0636">
          <w:rPr>
            <w:noProof/>
            <w:webHidden/>
          </w:rPr>
          <w:t>31</w:t>
        </w:r>
        <w:r w:rsidR="000D0636">
          <w:rPr>
            <w:noProof/>
            <w:webHidden/>
          </w:rPr>
          <w:fldChar w:fldCharType="end"/>
        </w:r>
      </w:hyperlink>
    </w:p>
    <w:p w14:paraId="575C82AB" w14:textId="77777777" w:rsidR="000D0636" w:rsidRDefault="00347A8B">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1006734" w:history="1">
        <w:r w:rsidR="000D0636" w:rsidRPr="00482FD4">
          <w:rPr>
            <w:rStyle w:val="Hyperlink"/>
            <w:noProof/>
          </w:rPr>
          <w:t>2.3.8</w:t>
        </w:r>
        <w:r w:rsidR="000D0636">
          <w:rPr>
            <w:rFonts w:asciiTheme="minorHAnsi" w:eastAsiaTheme="minorEastAsia" w:hAnsiTheme="minorHAnsi" w:cstheme="minorBidi"/>
            <w:i w:val="0"/>
            <w:iCs w:val="0"/>
            <w:noProof/>
            <w:sz w:val="22"/>
            <w:szCs w:val="22"/>
          </w:rPr>
          <w:tab/>
        </w:r>
        <w:r w:rsidR="000D0636" w:rsidRPr="00482FD4">
          <w:rPr>
            <w:rStyle w:val="Hyperlink"/>
            <w:noProof/>
          </w:rPr>
          <w:t>UnityPackage</w:t>
        </w:r>
        <w:r w:rsidR="000D0636">
          <w:rPr>
            <w:noProof/>
            <w:webHidden/>
          </w:rPr>
          <w:tab/>
        </w:r>
        <w:r w:rsidR="000D0636">
          <w:rPr>
            <w:noProof/>
            <w:webHidden/>
          </w:rPr>
          <w:fldChar w:fldCharType="begin"/>
        </w:r>
        <w:r w:rsidR="000D0636">
          <w:rPr>
            <w:noProof/>
            <w:webHidden/>
          </w:rPr>
          <w:instrText xml:space="preserve"> PAGEREF _Toc411006734 \h </w:instrText>
        </w:r>
        <w:r w:rsidR="000D0636">
          <w:rPr>
            <w:noProof/>
            <w:webHidden/>
          </w:rPr>
        </w:r>
        <w:r w:rsidR="000D0636">
          <w:rPr>
            <w:noProof/>
            <w:webHidden/>
          </w:rPr>
          <w:fldChar w:fldCharType="separate"/>
        </w:r>
        <w:r w:rsidR="000D0636">
          <w:rPr>
            <w:noProof/>
            <w:webHidden/>
          </w:rPr>
          <w:t>32</w:t>
        </w:r>
        <w:r w:rsidR="000D0636">
          <w:rPr>
            <w:noProof/>
            <w:webHidden/>
          </w:rPr>
          <w:fldChar w:fldCharType="end"/>
        </w:r>
      </w:hyperlink>
    </w:p>
    <w:p w14:paraId="130DBA1B" w14:textId="77777777" w:rsidR="000D0636" w:rsidRDefault="00347A8B">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1006735" w:history="1">
        <w:r w:rsidR="000D0636" w:rsidRPr="00482FD4">
          <w:rPr>
            <w:rStyle w:val="Hyperlink"/>
            <w:noProof/>
          </w:rPr>
          <w:t>2.3.9</w:t>
        </w:r>
        <w:r w:rsidR="000D0636">
          <w:rPr>
            <w:rFonts w:asciiTheme="minorHAnsi" w:eastAsiaTheme="minorEastAsia" w:hAnsiTheme="minorHAnsi" w:cstheme="minorBidi"/>
            <w:i w:val="0"/>
            <w:iCs w:val="0"/>
            <w:noProof/>
            <w:sz w:val="22"/>
            <w:szCs w:val="22"/>
          </w:rPr>
          <w:tab/>
        </w:r>
        <w:r w:rsidR="000D0636" w:rsidRPr="00482FD4">
          <w:rPr>
            <w:rStyle w:val="Hyperlink"/>
            <w:noProof/>
          </w:rPr>
          <w:t>Debugging und Performance</w:t>
        </w:r>
        <w:r w:rsidR="000D0636">
          <w:rPr>
            <w:noProof/>
            <w:webHidden/>
          </w:rPr>
          <w:tab/>
        </w:r>
        <w:r w:rsidR="000D0636">
          <w:rPr>
            <w:noProof/>
            <w:webHidden/>
          </w:rPr>
          <w:fldChar w:fldCharType="begin"/>
        </w:r>
        <w:r w:rsidR="000D0636">
          <w:rPr>
            <w:noProof/>
            <w:webHidden/>
          </w:rPr>
          <w:instrText xml:space="preserve"> PAGEREF _Toc411006735 \h </w:instrText>
        </w:r>
        <w:r w:rsidR="000D0636">
          <w:rPr>
            <w:noProof/>
            <w:webHidden/>
          </w:rPr>
        </w:r>
        <w:r w:rsidR="000D0636">
          <w:rPr>
            <w:noProof/>
            <w:webHidden/>
          </w:rPr>
          <w:fldChar w:fldCharType="separate"/>
        </w:r>
        <w:r w:rsidR="000D0636">
          <w:rPr>
            <w:noProof/>
            <w:webHidden/>
          </w:rPr>
          <w:t>33</w:t>
        </w:r>
        <w:r w:rsidR="000D0636">
          <w:rPr>
            <w:noProof/>
            <w:webHidden/>
          </w:rPr>
          <w:fldChar w:fldCharType="end"/>
        </w:r>
      </w:hyperlink>
    </w:p>
    <w:p w14:paraId="10A96B70" w14:textId="77777777" w:rsidR="000D0636" w:rsidRDefault="00347A8B">
      <w:pPr>
        <w:pStyle w:val="Verzeichnis3"/>
        <w:tabs>
          <w:tab w:val="left" w:pos="1440"/>
          <w:tab w:val="right" w:leader="dot" w:pos="8777"/>
        </w:tabs>
        <w:rPr>
          <w:rFonts w:asciiTheme="minorHAnsi" w:eastAsiaTheme="minorEastAsia" w:hAnsiTheme="minorHAnsi" w:cstheme="minorBidi"/>
          <w:i w:val="0"/>
          <w:iCs w:val="0"/>
          <w:noProof/>
          <w:sz w:val="22"/>
          <w:szCs w:val="22"/>
        </w:rPr>
      </w:pPr>
      <w:hyperlink w:anchor="_Toc411006736" w:history="1">
        <w:r w:rsidR="000D0636" w:rsidRPr="00482FD4">
          <w:rPr>
            <w:rStyle w:val="Hyperlink"/>
            <w:noProof/>
          </w:rPr>
          <w:t>2.3.10</w:t>
        </w:r>
        <w:r w:rsidR="000D0636">
          <w:rPr>
            <w:rFonts w:asciiTheme="minorHAnsi" w:eastAsiaTheme="minorEastAsia" w:hAnsiTheme="minorHAnsi" w:cstheme="minorBidi"/>
            <w:i w:val="0"/>
            <w:iCs w:val="0"/>
            <w:noProof/>
            <w:sz w:val="22"/>
            <w:szCs w:val="22"/>
          </w:rPr>
          <w:tab/>
        </w:r>
        <w:r w:rsidR="000D0636" w:rsidRPr="00482FD4">
          <w:rPr>
            <w:rStyle w:val="Hyperlink"/>
            <w:noProof/>
          </w:rPr>
          <w:t>Build Prozess</w:t>
        </w:r>
        <w:r w:rsidR="000D0636">
          <w:rPr>
            <w:noProof/>
            <w:webHidden/>
          </w:rPr>
          <w:tab/>
        </w:r>
        <w:r w:rsidR="000D0636">
          <w:rPr>
            <w:noProof/>
            <w:webHidden/>
          </w:rPr>
          <w:fldChar w:fldCharType="begin"/>
        </w:r>
        <w:r w:rsidR="000D0636">
          <w:rPr>
            <w:noProof/>
            <w:webHidden/>
          </w:rPr>
          <w:instrText xml:space="preserve"> PAGEREF _Toc411006736 \h </w:instrText>
        </w:r>
        <w:r w:rsidR="000D0636">
          <w:rPr>
            <w:noProof/>
            <w:webHidden/>
          </w:rPr>
        </w:r>
        <w:r w:rsidR="000D0636">
          <w:rPr>
            <w:noProof/>
            <w:webHidden/>
          </w:rPr>
          <w:fldChar w:fldCharType="separate"/>
        </w:r>
        <w:r w:rsidR="000D0636">
          <w:rPr>
            <w:noProof/>
            <w:webHidden/>
          </w:rPr>
          <w:t>35</w:t>
        </w:r>
        <w:r w:rsidR="000D0636">
          <w:rPr>
            <w:noProof/>
            <w:webHidden/>
          </w:rPr>
          <w:fldChar w:fldCharType="end"/>
        </w:r>
      </w:hyperlink>
    </w:p>
    <w:p w14:paraId="4E8B620E" w14:textId="77777777" w:rsidR="000D0636" w:rsidRDefault="00347A8B">
      <w:pPr>
        <w:pStyle w:val="Verzeichnis1"/>
        <w:tabs>
          <w:tab w:val="left" w:pos="480"/>
          <w:tab w:val="right" w:leader="dot" w:pos="8777"/>
        </w:tabs>
        <w:rPr>
          <w:rFonts w:asciiTheme="minorHAnsi" w:eastAsiaTheme="minorEastAsia" w:hAnsiTheme="minorHAnsi" w:cstheme="minorBidi"/>
          <w:b w:val="0"/>
          <w:bCs w:val="0"/>
          <w:caps w:val="0"/>
          <w:noProof/>
          <w:sz w:val="22"/>
          <w:szCs w:val="22"/>
        </w:rPr>
      </w:pPr>
      <w:hyperlink w:anchor="_Toc411006737" w:history="1">
        <w:r w:rsidR="000D0636" w:rsidRPr="00482FD4">
          <w:rPr>
            <w:rStyle w:val="Hyperlink"/>
            <w:noProof/>
            <w:u w:color="FCFCFC" w:themeColor="background1"/>
          </w:rPr>
          <w:t>3</w:t>
        </w:r>
        <w:r w:rsidR="000D0636">
          <w:rPr>
            <w:rFonts w:asciiTheme="minorHAnsi" w:eastAsiaTheme="minorEastAsia" w:hAnsiTheme="minorHAnsi" w:cstheme="minorBidi"/>
            <w:b w:val="0"/>
            <w:bCs w:val="0"/>
            <w:caps w:val="0"/>
            <w:noProof/>
            <w:sz w:val="22"/>
            <w:szCs w:val="22"/>
          </w:rPr>
          <w:tab/>
        </w:r>
        <w:r w:rsidR="000D0636" w:rsidRPr="00482FD4">
          <w:rPr>
            <w:rStyle w:val="Hyperlink"/>
            <w:noProof/>
          </w:rPr>
          <w:t>Analyse</w:t>
        </w:r>
        <w:r w:rsidR="000D0636">
          <w:rPr>
            <w:noProof/>
            <w:webHidden/>
          </w:rPr>
          <w:tab/>
        </w:r>
        <w:r w:rsidR="000D0636">
          <w:rPr>
            <w:noProof/>
            <w:webHidden/>
          </w:rPr>
          <w:fldChar w:fldCharType="begin"/>
        </w:r>
        <w:r w:rsidR="000D0636">
          <w:rPr>
            <w:noProof/>
            <w:webHidden/>
          </w:rPr>
          <w:instrText xml:space="preserve"> PAGEREF _Toc411006737 \h </w:instrText>
        </w:r>
        <w:r w:rsidR="000D0636">
          <w:rPr>
            <w:noProof/>
            <w:webHidden/>
          </w:rPr>
        </w:r>
        <w:r w:rsidR="000D0636">
          <w:rPr>
            <w:noProof/>
            <w:webHidden/>
          </w:rPr>
          <w:fldChar w:fldCharType="separate"/>
        </w:r>
        <w:r w:rsidR="000D0636">
          <w:rPr>
            <w:noProof/>
            <w:webHidden/>
          </w:rPr>
          <w:t>36</w:t>
        </w:r>
        <w:r w:rsidR="000D0636">
          <w:rPr>
            <w:noProof/>
            <w:webHidden/>
          </w:rPr>
          <w:fldChar w:fldCharType="end"/>
        </w:r>
      </w:hyperlink>
    </w:p>
    <w:p w14:paraId="543DA008" w14:textId="77777777" w:rsidR="000D0636" w:rsidRDefault="00347A8B">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1006738" w:history="1">
        <w:r w:rsidR="000D0636" w:rsidRPr="00482FD4">
          <w:rPr>
            <w:rStyle w:val="Hyperlink"/>
            <w:noProof/>
          </w:rPr>
          <w:t>3.1</w:t>
        </w:r>
        <w:r w:rsidR="000D0636">
          <w:rPr>
            <w:rFonts w:asciiTheme="minorHAnsi" w:eastAsiaTheme="minorEastAsia" w:hAnsiTheme="minorHAnsi" w:cstheme="minorBidi"/>
            <w:smallCaps w:val="0"/>
            <w:noProof/>
            <w:sz w:val="22"/>
            <w:szCs w:val="22"/>
          </w:rPr>
          <w:tab/>
        </w:r>
        <w:r w:rsidR="000D0636" w:rsidRPr="00482FD4">
          <w:rPr>
            <w:rStyle w:val="Hyperlink"/>
            <w:noProof/>
          </w:rPr>
          <w:t>Systemidee</w:t>
        </w:r>
        <w:r w:rsidR="000D0636">
          <w:rPr>
            <w:noProof/>
            <w:webHidden/>
          </w:rPr>
          <w:tab/>
        </w:r>
        <w:r w:rsidR="000D0636">
          <w:rPr>
            <w:noProof/>
            <w:webHidden/>
          </w:rPr>
          <w:fldChar w:fldCharType="begin"/>
        </w:r>
        <w:r w:rsidR="000D0636">
          <w:rPr>
            <w:noProof/>
            <w:webHidden/>
          </w:rPr>
          <w:instrText xml:space="preserve"> PAGEREF _Toc411006738 \h </w:instrText>
        </w:r>
        <w:r w:rsidR="000D0636">
          <w:rPr>
            <w:noProof/>
            <w:webHidden/>
          </w:rPr>
        </w:r>
        <w:r w:rsidR="000D0636">
          <w:rPr>
            <w:noProof/>
            <w:webHidden/>
          </w:rPr>
          <w:fldChar w:fldCharType="separate"/>
        </w:r>
        <w:r w:rsidR="000D0636">
          <w:rPr>
            <w:noProof/>
            <w:webHidden/>
          </w:rPr>
          <w:t>36</w:t>
        </w:r>
        <w:r w:rsidR="000D0636">
          <w:rPr>
            <w:noProof/>
            <w:webHidden/>
          </w:rPr>
          <w:fldChar w:fldCharType="end"/>
        </w:r>
      </w:hyperlink>
    </w:p>
    <w:p w14:paraId="5B3130CA" w14:textId="77777777" w:rsidR="000D0636" w:rsidRDefault="00347A8B">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1006739" w:history="1">
        <w:r w:rsidR="000D0636" w:rsidRPr="00482FD4">
          <w:rPr>
            <w:rStyle w:val="Hyperlink"/>
            <w:noProof/>
          </w:rPr>
          <w:t>3.2</w:t>
        </w:r>
        <w:r w:rsidR="000D0636">
          <w:rPr>
            <w:rFonts w:asciiTheme="minorHAnsi" w:eastAsiaTheme="minorEastAsia" w:hAnsiTheme="minorHAnsi" w:cstheme="minorBidi"/>
            <w:smallCaps w:val="0"/>
            <w:noProof/>
            <w:sz w:val="22"/>
            <w:szCs w:val="22"/>
          </w:rPr>
          <w:tab/>
        </w:r>
        <w:r w:rsidR="000D0636" w:rsidRPr="00482FD4">
          <w:rPr>
            <w:rStyle w:val="Hyperlink"/>
            <w:noProof/>
          </w:rPr>
          <w:t>Stakeholder</w:t>
        </w:r>
        <w:r w:rsidR="000D0636">
          <w:rPr>
            <w:noProof/>
            <w:webHidden/>
          </w:rPr>
          <w:tab/>
        </w:r>
        <w:r w:rsidR="000D0636">
          <w:rPr>
            <w:noProof/>
            <w:webHidden/>
          </w:rPr>
          <w:fldChar w:fldCharType="begin"/>
        </w:r>
        <w:r w:rsidR="000D0636">
          <w:rPr>
            <w:noProof/>
            <w:webHidden/>
          </w:rPr>
          <w:instrText xml:space="preserve"> PAGEREF _Toc411006739 \h </w:instrText>
        </w:r>
        <w:r w:rsidR="000D0636">
          <w:rPr>
            <w:noProof/>
            <w:webHidden/>
          </w:rPr>
        </w:r>
        <w:r w:rsidR="000D0636">
          <w:rPr>
            <w:noProof/>
            <w:webHidden/>
          </w:rPr>
          <w:fldChar w:fldCharType="separate"/>
        </w:r>
        <w:r w:rsidR="000D0636">
          <w:rPr>
            <w:noProof/>
            <w:webHidden/>
          </w:rPr>
          <w:t>36</w:t>
        </w:r>
        <w:r w:rsidR="000D0636">
          <w:rPr>
            <w:noProof/>
            <w:webHidden/>
          </w:rPr>
          <w:fldChar w:fldCharType="end"/>
        </w:r>
      </w:hyperlink>
    </w:p>
    <w:p w14:paraId="0929A614" w14:textId="77777777" w:rsidR="000D0636" w:rsidRDefault="00347A8B">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1006740" w:history="1">
        <w:r w:rsidR="000D0636" w:rsidRPr="00482FD4">
          <w:rPr>
            <w:rStyle w:val="Hyperlink"/>
            <w:noProof/>
          </w:rPr>
          <w:t>3.2.1</w:t>
        </w:r>
        <w:r w:rsidR="000D0636">
          <w:rPr>
            <w:rFonts w:asciiTheme="minorHAnsi" w:eastAsiaTheme="minorEastAsia" w:hAnsiTheme="minorHAnsi" w:cstheme="minorBidi"/>
            <w:i w:val="0"/>
            <w:iCs w:val="0"/>
            <w:noProof/>
            <w:sz w:val="22"/>
            <w:szCs w:val="22"/>
          </w:rPr>
          <w:tab/>
        </w:r>
        <w:r w:rsidR="000D0636" w:rsidRPr="00482FD4">
          <w:rPr>
            <w:rStyle w:val="Hyperlink"/>
            <w:noProof/>
          </w:rPr>
          <w:t>Stakeholdermap</w:t>
        </w:r>
        <w:r w:rsidR="000D0636">
          <w:rPr>
            <w:noProof/>
            <w:webHidden/>
          </w:rPr>
          <w:tab/>
        </w:r>
        <w:r w:rsidR="000D0636">
          <w:rPr>
            <w:noProof/>
            <w:webHidden/>
          </w:rPr>
          <w:fldChar w:fldCharType="begin"/>
        </w:r>
        <w:r w:rsidR="000D0636">
          <w:rPr>
            <w:noProof/>
            <w:webHidden/>
          </w:rPr>
          <w:instrText xml:space="preserve"> PAGEREF _Toc411006740 \h </w:instrText>
        </w:r>
        <w:r w:rsidR="000D0636">
          <w:rPr>
            <w:noProof/>
            <w:webHidden/>
          </w:rPr>
        </w:r>
        <w:r w:rsidR="000D0636">
          <w:rPr>
            <w:noProof/>
            <w:webHidden/>
          </w:rPr>
          <w:fldChar w:fldCharType="separate"/>
        </w:r>
        <w:r w:rsidR="000D0636">
          <w:rPr>
            <w:noProof/>
            <w:webHidden/>
          </w:rPr>
          <w:t>37</w:t>
        </w:r>
        <w:r w:rsidR="000D0636">
          <w:rPr>
            <w:noProof/>
            <w:webHidden/>
          </w:rPr>
          <w:fldChar w:fldCharType="end"/>
        </w:r>
      </w:hyperlink>
    </w:p>
    <w:p w14:paraId="1DD507F0" w14:textId="77777777" w:rsidR="000D0636" w:rsidRDefault="00347A8B">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1006741" w:history="1">
        <w:r w:rsidR="000D0636" w:rsidRPr="00482FD4">
          <w:rPr>
            <w:rStyle w:val="Hyperlink"/>
            <w:noProof/>
          </w:rPr>
          <w:t>3.3</w:t>
        </w:r>
        <w:r w:rsidR="000D0636">
          <w:rPr>
            <w:rFonts w:asciiTheme="minorHAnsi" w:eastAsiaTheme="minorEastAsia" w:hAnsiTheme="minorHAnsi" w:cstheme="minorBidi"/>
            <w:smallCaps w:val="0"/>
            <w:noProof/>
            <w:sz w:val="22"/>
            <w:szCs w:val="22"/>
          </w:rPr>
          <w:tab/>
        </w:r>
        <w:r w:rsidR="000D0636" w:rsidRPr="00482FD4">
          <w:rPr>
            <w:rStyle w:val="Hyperlink"/>
            <w:noProof/>
          </w:rPr>
          <w:t>Ziele</w:t>
        </w:r>
        <w:r w:rsidR="000D0636">
          <w:rPr>
            <w:noProof/>
            <w:webHidden/>
          </w:rPr>
          <w:tab/>
        </w:r>
        <w:r w:rsidR="000D0636">
          <w:rPr>
            <w:noProof/>
            <w:webHidden/>
          </w:rPr>
          <w:fldChar w:fldCharType="begin"/>
        </w:r>
        <w:r w:rsidR="000D0636">
          <w:rPr>
            <w:noProof/>
            <w:webHidden/>
          </w:rPr>
          <w:instrText xml:space="preserve"> PAGEREF _Toc411006741 \h </w:instrText>
        </w:r>
        <w:r w:rsidR="000D0636">
          <w:rPr>
            <w:noProof/>
            <w:webHidden/>
          </w:rPr>
        </w:r>
        <w:r w:rsidR="000D0636">
          <w:rPr>
            <w:noProof/>
            <w:webHidden/>
          </w:rPr>
          <w:fldChar w:fldCharType="separate"/>
        </w:r>
        <w:r w:rsidR="000D0636">
          <w:rPr>
            <w:noProof/>
            <w:webHidden/>
          </w:rPr>
          <w:t>38</w:t>
        </w:r>
        <w:r w:rsidR="000D0636">
          <w:rPr>
            <w:noProof/>
            <w:webHidden/>
          </w:rPr>
          <w:fldChar w:fldCharType="end"/>
        </w:r>
      </w:hyperlink>
    </w:p>
    <w:p w14:paraId="109E3E49" w14:textId="77777777" w:rsidR="000D0636" w:rsidRDefault="00347A8B">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1006742" w:history="1">
        <w:r w:rsidR="000D0636" w:rsidRPr="00482FD4">
          <w:rPr>
            <w:rStyle w:val="Hyperlink"/>
            <w:noProof/>
          </w:rPr>
          <w:t>3.3.1</w:t>
        </w:r>
        <w:r w:rsidR="000D0636">
          <w:rPr>
            <w:rFonts w:asciiTheme="minorHAnsi" w:eastAsiaTheme="minorEastAsia" w:hAnsiTheme="minorHAnsi" w:cstheme="minorBidi"/>
            <w:i w:val="0"/>
            <w:iCs w:val="0"/>
            <w:noProof/>
            <w:sz w:val="22"/>
            <w:szCs w:val="22"/>
          </w:rPr>
          <w:tab/>
        </w:r>
        <w:r w:rsidR="000D0636" w:rsidRPr="00482FD4">
          <w:rPr>
            <w:rStyle w:val="Hyperlink"/>
            <w:noProof/>
          </w:rPr>
          <w:t>Musskriterien</w:t>
        </w:r>
        <w:r w:rsidR="000D0636">
          <w:rPr>
            <w:noProof/>
            <w:webHidden/>
          </w:rPr>
          <w:tab/>
        </w:r>
        <w:r w:rsidR="000D0636">
          <w:rPr>
            <w:noProof/>
            <w:webHidden/>
          </w:rPr>
          <w:fldChar w:fldCharType="begin"/>
        </w:r>
        <w:r w:rsidR="000D0636">
          <w:rPr>
            <w:noProof/>
            <w:webHidden/>
          </w:rPr>
          <w:instrText xml:space="preserve"> PAGEREF _Toc411006742 \h </w:instrText>
        </w:r>
        <w:r w:rsidR="000D0636">
          <w:rPr>
            <w:noProof/>
            <w:webHidden/>
          </w:rPr>
        </w:r>
        <w:r w:rsidR="000D0636">
          <w:rPr>
            <w:noProof/>
            <w:webHidden/>
          </w:rPr>
          <w:fldChar w:fldCharType="separate"/>
        </w:r>
        <w:r w:rsidR="000D0636">
          <w:rPr>
            <w:noProof/>
            <w:webHidden/>
          </w:rPr>
          <w:t>38</w:t>
        </w:r>
        <w:r w:rsidR="000D0636">
          <w:rPr>
            <w:noProof/>
            <w:webHidden/>
          </w:rPr>
          <w:fldChar w:fldCharType="end"/>
        </w:r>
      </w:hyperlink>
    </w:p>
    <w:p w14:paraId="21C81D8F" w14:textId="77777777" w:rsidR="000D0636" w:rsidRDefault="00347A8B">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1006743" w:history="1">
        <w:r w:rsidR="000D0636" w:rsidRPr="00482FD4">
          <w:rPr>
            <w:rStyle w:val="Hyperlink"/>
            <w:noProof/>
          </w:rPr>
          <w:t>3.3.2</w:t>
        </w:r>
        <w:r w:rsidR="000D0636">
          <w:rPr>
            <w:rFonts w:asciiTheme="minorHAnsi" w:eastAsiaTheme="minorEastAsia" w:hAnsiTheme="minorHAnsi" w:cstheme="minorBidi"/>
            <w:i w:val="0"/>
            <w:iCs w:val="0"/>
            <w:noProof/>
            <w:sz w:val="22"/>
            <w:szCs w:val="22"/>
          </w:rPr>
          <w:tab/>
        </w:r>
        <w:r w:rsidR="000D0636" w:rsidRPr="00482FD4">
          <w:rPr>
            <w:rStyle w:val="Hyperlink"/>
            <w:noProof/>
          </w:rPr>
          <w:t>Wunschkriterien</w:t>
        </w:r>
        <w:r w:rsidR="000D0636">
          <w:rPr>
            <w:noProof/>
            <w:webHidden/>
          </w:rPr>
          <w:tab/>
        </w:r>
        <w:r w:rsidR="000D0636">
          <w:rPr>
            <w:noProof/>
            <w:webHidden/>
          </w:rPr>
          <w:fldChar w:fldCharType="begin"/>
        </w:r>
        <w:r w:rsidR="000D0636">
          <w:rPr>
            <w:noProof/>
            <w:webHidden/>
          </w:rPr>
          <w:instrText xml:space="preserve"> PAGEREF _Toc411006743 \h </w:instrText>
        </w:r>
        <w:r w:rsidR="000D0636">
          <w:rPr>
            <w:noProof/>
            <w:webHidden/>
          </w:rPr>
        </w:r>
        <w:r w:rsidR="000D0636">
          <w:rPr>
            <w:noProof/>
            <w:webHidden/>
          </w:rPr>
          <w:fldChar w:fldCharType="separate"/>
        </w:r>
        <w:r w:rsidR="000D0636">
          <w:rPr>
            <w:noProof/>
            <w:webHidden/>
          </w:rPr>
          <w:t>39</w:t>
        </w:r>
        <w:r w:rsidR="000D0636">
          <w:rPr>
            <w:noProof/>
            <w:webHidden/>
          </w:rPr>
          <w:fldChar w:fldCharType="end"/>
        </w:r>
      </w:hyperlink>
    </w:p>
    <w:p w14:paraId="1522C2C8" w14:textId="77777777" w:rsidR="000D0636" w:rsidRDefault="00347A8B">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1006744" w:history="1">
        <w:r w:rsidR="000D0636" w:rsidRPr="00482FD4">
          <w:rPr>
            <w:rStyle w:val="Hyperlink"/>
            <w:noProof/>
          </w:rPr>
          <w:t>3.3.3</w:t>
        </w:r>
        <w:r w:rsidR="000D0636">
          <w:rPr>
            <w:rFonts w:asciiTheme="minorHAnsi" w:eastAsiaTheme="minorEastAsia" w:hAnsiTheme="minorHAnsi" w:cstheme="minorBidi"/>
            <w:i w:val="0"/>
            <w:iCs w:val="0"/>
            <w:noProof/>
            <w:sz w:val="22"/>
            <w:szCs w:val="22"/>
          </w:rPr>
          <w:tab/>
        </w:r>
        <w:r w:rsidR="000D0636" w:rsidRPr="00482FD4">
          <w:rPr>
            <w:rStyle w:val="Hyperlink"/>
            <w:noProof/>
          </w:rPr>
          <w:t>Abgrenzungskriterien</w:t>
        </w:r>
        <w:r w:rsidR="000D0636">
          <w:rPr>
            <w:noProof/>
            <w:webHidden/>
          </w:rPr>
          <w:tab/>
        </w:r>
        <w:r w:rsidR="000D0636">
          <w:rPr>
            <w:noProof/>
            <w:webHidden/>
          </w:rPr>
          <w:fldChar w:fldCharType="begin"/>
        </w:r>
        <w:r w:rsidR="000D0636">
          <w:rPr>
            <w:noProof/>
            <w:webHidden/>
          </w:rPr>
          <w:instrText xml:space="preserve"> PAGEREF _Toc411006744 \h </w:instrText>
        </w:r>
        <w:r w:rsidR="000D0636">
          <w:rPr>
            <w:noProof/>
            <w:webHidden/>
          </w:rPr>
        </w:r>
        <w:r w:rsidR="000D0636">
          <w:rPr>
            <w:noProof/>
            <w:webHidden/>
          </w:rPr>
          <w:fldChar w:fldCharType="separate"/>
        </w:r>
        <w:r w:rsidR="000D0636">
          <w:rPr>
            <w:noProof/>
            <w:webHidden/>
          </w:rPr>
          <w:t>39</w:t>
        </w:r>
        <w:r w:rsidR="000D0636">
          <w:rPr>
            <w:noProof/>
            <w:webHidden/>
          </w:rPr>
          <w:fldChar w:fldCharType="end"/>
        </w:r>
      </w:hyperlink>
    </w:p>
    <w:p w14:paraId="71971F3C" w14:textId="77777777" w:rsidR="000D0636" w:rsidRDefault="00347A8B">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1006745" w:history="1">
        <w:r w:rsidR="000D0636" w:rsidRPr="00482FD4">
          <w:rPr>
            <w:rStyle w:val="Hyperlink"/>
            <w:noProof/>
          </w:rPr>
          <w:t>3.4</w:t>
        </w:r>
        <w:r w:rsidR="000D0636">
          <w:rPr>
            <w:rFonts w:asciiTheme="minorHAnsi" w:eastAsiaTheme="minorEastAsia" w:hAnsiTheme="minorHAnsi" w:cstheme="minorBidi"/>
            <w:smallCaps w:val="0"/>
            <w:noProof/>
            <w:sz w:val="22"/>
            <w:szCs w:val="22"/>
          </w:rPr>
          <w:tab/>
        </w:r>
        <w:r w:rsidR="000D0636" w:rsidRPr="00482FD4">
          <w:rPr>
            <w:rStyle w:val="Hyperlink"/>
            <w:noProof/>
          </w:rPr>
          <w:t>Funktionale Anforderungen</w:t>
        </w:r>
        <w:r w:rsidR="000D0636">
          <w:rPr>
            <w:noProof/>
            <w:webHidden/>
          </w:rPr>
          <w:tab/>
        </w:r>
        <w:r w:rsidR="000D0636">
          <w:rPr>
            <w:noProof/>
            <w:webHidden/>
          </w:rPr>
          <w:fldChar w:fldCharType="begin"/>
        </w:r>
        <w:r w:rsidR="000D0636">
          <w:rPr>
            <w:noProof/>
            <w:webHidden/>
          </w:rPr>
          <w:instrText xml:space="preserve"> PAGEREF _Toc411006745 \h </w:instrText>
        </w:r>
        <w:r w:rsidR="000D0636">
          <w:rPr>
            <w:noProof/>
            <w:webHidden/>
          </w:rPr>
        </w:r>
        <w:r w:rsidR="000D0636">
          <w:rPr>
            <w:noProof/>
            <w:webHidden/>
          </w:rPr>
          <w:fldChar w:fldCharType="separate"/>
        </w:r>
        <w:r w:rsidR="000D0636">
          <w:rPr>
            <w:noProof/>
            <w:webHidden/>
          </w:rPr>
          <w:t>40</w:t>
        </w:r>
        <w:r w:rsidR="000D0636">
          <w:rPr>
            <w:noProof/>
            <w:webHidden/>
          </w:rPr>
          <w:fldChar w:fldCharType="end"/>
        </w:r>
      </w:hyperlink>
    </w:p>
    <w:p w14:paraId="4D9643EC" w14:textId="77777777" w:rsidR="000D0636" w:rsidRDefault="00347A8B">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1006746" w:history="1">
        <w:r w:rsidR="000D0636" w:rsidRPr="00482FD4">
          <w:rPr>
            <w:rStyle w:val="Hyperlink"/>
            <w:noProof/>
          </w:rPr>
          <w:t>3.4.1</w:t>
        </w:r>
        <w:r w:rsidR="000D0636">
          <w:rPr>
            <w:rFonts w:asciiTheme="minorHAnsi" w:eastAsiaTheme="minorEastAsia" w:hAnsiTheme="minorHAnsi" w:cstheme="minorBidi"/>
            <w:i w:val="0"/>
            <w:iCs w:val="0"/>
            <w:noProof/>
            <w:sz w:val="22"/>
            <w:szCs w:val="22"/>
          </w:rPr>
          <w:tab/>
        </w:r>
        <w:r w:rsidR="000D0636" w:rsidRPr="00482FD4">
          <w:rPr>
            <w:rStyle w:val="Hyperlink"/>
            <w:noProof/>
          </w:rPr>
          <w:t>Use-Case</w:t>
        </w:r>
        <w:r w:rsidR="000D0636">
          <w:rPr>
            <w:noProof/>
            <w:webHidden/>
          </w:rPr>
          <w:tab/>
        </w:r>
        <w:r w:rsidR="000D0636">
          <w:rPr>
            <w:noProof/>
            <w:webHidden/>
          </w:rPr>
          <w:fldChar w:fldCharType="begin"/>
        </w:r>
        <w:r w:rsidR="000D0636">
          <w:rPr>
            <w:noProof/>
            <w:webHidden/>
          </w:rPr>
          <w:instrText xml:space="preserve"> PAGEREF _Toc411006746 \h </w:instrText>
        </w:r>
        <w:r w:rsidR="000D0636">
          <w:rPr>
            <w:noProof/>
            <w:webHidden/>
          </w:rPr>
        </w:r>
        <w:r w:rsidR="000D0636">
          <w:rPr>
            <w:noProof/>
            <w:webHidden/>
          </w:rPr>
          <w:fldChar w:fldCharType="separate"/>
        </w:r>
        <w:r w:rsidR="000D0636">
          <w:rPr>
            <w:noProof/>
            <w:webHidden/>
          </w:rPr>
          <w:t>40</w:t>
        </w:r>
        <w:r w:rsidR="000D0636">
          <w:rPr>
            <w:noProof/>
            <w:webHidden/>
          </w:rPr>
          <w:fldChar w:fldCharType="end"/>
        </w:r>
      </w:hyperlink>
    </w:p>
    <w:p w14:paraId="18B889C8" w14:textId="77777777" w:rsidR="000D0636" w:rsidRDefault="00347A8B">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1006747" w:history="1">
        <w:r w:rsidR="000D0636" w:rsidRPr="00482FD4">
          <w:rPr>
            <w:rStyle w:val="Hyperlink"/>
            <w:noProof/>
          </w:rPr>
          <w:t>3.4.2</w:t>
        </w:r>
        <w:r w:rsidR="000D0636">
          <w:rPr>
            <w:rFonts w:asciiTheme="minorHAnsi" w:eastAsiaTheme="minorEastAsia" w:hAnsiTheme="minorHAnsi" w:cstheme="minorBidi"/>
            <w:i w:val="0"/>
            <w:iCs w:val="0"/>
            <w:noProof/>
            <w:sz w:val="22"/>
            <w:szCs w:val="22"/>
          </w:rPr>
          <w:tab/>
        </w:r>
        <w:r w:rsidR="000D0636" w:rsidRPr="00482FD4">
          <w:rPr>
            <w:rStyle w:val="Hyperlink"/>
            <w:noProof/>
          </w:rPr>
          <w:t>Anforderungen</w:t>
        </w:r>
        <w:r w:rsidR="000D0636">
          <w:rPr>
            <w:noProof/>
            <w:webHidden/>
          </w:rPr>
          <w:tab/>
        </w:r>
        <w:r w:rsidR="000D0636">
          <w:rPr>
            <w:noProof/>
            <w:webHidden/>
          </w:rPr>
          <w:fldChar w:fldCharType="begin"/>
        </w:r>
        <w:r w:rsidR="000D0636">
          <w:rPr>
            <w:noProof/>
            <w:webHidden/>
          </w:rPr>
          <w:instrText xml:space="preserve"> PAGEREF _Toc411006747 \h </w:instrText>
        </w:r>
        <w:r w:rsidR="000D0636">
          <w:rPr>
            <w:noProof/>
            <w:webHidden/>
          </w:rPr>
        </w:r>
        <w:r w:rsidR="000D0636">
          <w:rPr>
            <w:noProof/>
            <w:webHidden/>
          </w:rPr>
          <w:fldChar w:fldCharType="separate"/>
        </w:r>
        <w:r w:rsidR="000D0636">
          <w:rPr>
            <w:noProof/>
            <w:webHidden/>
          </w:rPr>
          <w:t>41</w:t>
        </w:r>
        <w:r w:rsidR="000D0636">
          <w:rPr>
            <w:noProof/>
            <w:webHidden/>
          </w:rPr>
          <w:fldChar w:fldCharType="end"/>
        </w:r>
      </w:hyperlink>
    </w:p>
    <w:p w14:paraId="7A8A7759" w14:textId="77777777" w:rsidR="000D0636" w:rsidRDefault="00347A8B">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1006748" w:history="1">
        <w:r w:rsidR="000D0636" w:rsidRPr="00482FD4">
          <w:rPr>
            <w:rStyle w:val="Hyperlink"/>
            <w:noProof/>
          </w:rPr>
          <w:t>3.5</w:t>
        </w:r>
        <w:r w:rsidR="000D0636">
          <w:rPr>
            <w:rFonts w:asciiTheme="minorHAnsi" w:eastAsiaTheme="minorEastAsia" w:hAnsiTheme="minorHAnsi" w:cstheme="minorBidi"/>
            <w:smallCaps w:val="0"/>
            <w:noProof/>
            <w:sz w:val="22"/>
            <w:szCs w:val="22"/>
          </w:rPr>
          <w:tab/>
        </w:r>
        <w:r w:rsidR="000D0636" w:rsidRPr="00482FD4">
          <w:rPr>
            <w:rStyle w:val="Hyperlink"/>
            <w:noProof/>
          </w:rPr>
          <w:t>Nicht Funktionale Anforderungen</w:t>
        </w:r>
        <w:r w:rsidR="000D0636">
          <w:rPr>
            <w:noProof/>
            <w:webHidden/>
          </w:rPr>
          <w:tab/>
        </w:r>
        <w:r w:rsidR="000D0636">
          <w:rPr>
            <w:noProof/>
            <w:webHidden/>
          </w:rPr>
          <w:fldChar w:fldCharType="begin"/>
        </w:r>
        <w:r w:rsidR="000D0636">
          <w:rPr>
            <w:noProof/>
            <w:webHidden/>
          </w:rPr>
          <w:instrText xml:space="preserve"> PAGEREF _Toc411006748 \h </w:instrText>
        </w:r>
        <w:r w:rsidR="000D0636">
          <w:rPr>
            <w:noProof/>
            <w:webHidden/>
          </w:rPr>
        </w:r>
        <w:r w:rsidR="000D0636">
          <w:rPr>
            <w:noProof/>
            <w:webHidden/>
          </w:rPr>
          <w:fldChar w:fldCharType="separate"/>
        </w:r>
        <w:r w:rsidR="000D0636">
          <w:rPr>
            <w:noProof/>
            <w:webHidden/>
          </w:rPr>
          <w:t>41</w:t>
        </w:r>
        <w:r w:rsidR="000D0636">
          <w:rPr>
            <w:noProof/>
            <w:webHidden/>
          </w:rPr>
          <w:fldChar w:fldCharType="end"/>
        </w:r>
      </w:hyperlink>
    </w:p>
    <w:p w14:paraId="2D118C4A" w14:textId="77777777" w:rsidR="000D0636" w:rsidRDefault="00347A8B">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1006749" w:history="1">
        <w:r w:rsidR="000D0636" w:rsidRPr="00482FD4">
          <w:rPr>
            <w:rStyle w:val="Hyperlink"/>
            <w:noProof/>
          </w:rPr>
          <w:t>3.5.1</w:t>
        </w:r>
        <w:r w:rsidR="000D0636">
          <w:rPr>
            <w:rFonts w:asciiTheme="minorHAnsi" w:eastAsiaTheme="minorEastAsia" w:hAnsiTheme="minorHAnsi" w:cstheme="minorBidi"/>
            <w:i w:val="0"/>
            <w:iCs w:val="0"/>
            <w:noProof/>
            <w:sz w:val="22"/>
            <w:szCs w:val="22"/>
          </w:rPr>
          <w:tab/>
        </w:r>
        <w:r w:rsidR="000D0636" w:rsidRPr="00482FD4">
          <w:rPr>
            <w:rStyle w:val="Hyperlink"/>
            <w:noProof/>
          </w:rPr>
          <w:t>Technologisch</w:t>
        </w:r>
        <w:r w:rsidR="000D0636">
          <w:rPr>
            <w:noProof/>
            <w:webHidden/>
          </w:rPr>
          <w:tab/>
        </w:r>
        <w:r w:rsidR="000D0636">
          <w:rPr>
            <w:noProof/>
            <w:webHidden/>
          </w:rPr>
          <w:fldChar w:fldCharType="begin"/>
        </w:r>
        <w:r w:rsidR="000D0636">
          <w:rPr>
            <w:noProof/>
            <w:webHidden/>
          </w:rPr>
          <w:instrText xml:space="preserve"> PAGEREF _Toc411006749 \h </w:instrText>
        </w:r>
        <w:r w:rsidR="000D0636">
          <w:rPr>
            <w:noProof/>
            <w:webHidden/>
          </w:rPr>
        </w:r>
        <w:r w:rsidR="000D0636">
          <w:rPr>
            <w:noProof/>
            <w:webHidden/>
          </w:rPr>
          <w:fldChar w:fldCharType="separate"/>
        </w:r>
        <w:r w:rsidR="000D0636">
          <w:rPr>
            <w:noProof/>
            <w:webHidden/>
          </w:rPr>
          <w:t>42</w:t>
        </w:r>
        <w:r w:rsidR="000D0636">
          <w:rPr>
            <w:noProof/>
            <w:webHidden/>
          </w:rPr>
          <w:fldChar w:fldCharType="end"/>
        </w:r>
      </w:hyperlink>
    </w:p>
    <w:p w14:paraId="153FCF92" w14:textId="77777777" w:rsidR="000D0636" w:rsidRDefault="00347A8B">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1006750" w:history="1">
        <w:r w:rsidR="000D0636" w:rsidRPr="00482FD4">
          <w:rPr>
            <w:rStyle w:val="Hyperlink"/>
            <w:noProof/>
          </w:rPr>
          <w:t>3.5.2</w:t>
        </w:r>
        <w:r w:rsidR="000D0636">
          <w:rPr>
            <w:rFonts w:asciiTheme="minorHAnsi" w:eastAsiaTheme="minorEastAsia" w:hAnsiTheme="minorHAnsi" w:cstheme="minorBidi"/>
            <w:i w:val="0"/>
            <w:iCs w:val="0"/>
            <w:noProof/>
            <w:sz w:val="22"/>
            <w:szCs w:val="22"/>
          </w:rPr>
          <w:tab/>
        </w:r>
        <w:r w:rsidR="000D0636" w:rsidRPr="00482FD4">
          <w:rPr>
            <w:rStyle w:val="Hyperlink"/>
            <w:noProof/>
          </w:rPr>
          <w:t>Qualitätsanforderungen</w:t>
        </w:r>
        <w:r w:rsidR="000D0636">
          <w:rPr>
            <w:noProof/>
            <w:webHidden/>
          </w:rPr>
          <w:tab/>
        </w:r>
        <w:r w:rsidR="000D0636">
          <w:rPr>
            <w:noProof/>
            <w:webHidden/>
          </w:rPr>
          <w:fldChar w:fldCharType="begin"/>
        </w:r>
        <w:r w:rsidR="000D0636">
          <w:rPr>
            <w:noProof/>
            <w:webHidden/>
          </w:rPr>
          <w:instrText xml:space="preserve"> PAGEREF _Toc411006750 \h </w:instrText>
        </w:r>
        <w:r w:rsidR="000D0636">
          <w:rPr>
            <w:noProof/>
            <w:webHidden/>
          </w:rPr>
        </w:r>
        <w:r w:rsidR="000D0636">
          <w:rPr>
            <w:noProof/>
            <w:webHidden/>
          </w:rPr>
          <w:fldChar w:fldCharType="separate"/>
        </w:r>
        <w:r w:rsidR="000D0636">
          <w:rPr>
            <w:noProof/>
            <w:webHidden/>
          </w:rPr>
          <w:t>42</w:t>
        </w:r>
        <w:r w:rsidR="000D0636">
          <w:rPr>
            <w:noProof/>
            <w:webHidden/>
          </w:rPr>
          <w:fldChar w:fldCharType="end"/>
        </w:r>
      </w:hyperlink>
    </w:p>
    <w:p w14:paraId="4C0AE1F7" w14:textId="77777777" w:rsidR="000D0636" w:rsidRDefault="00347A8B">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1006751" w:history="1">
        <w:r w:rsidR="000D0636" w:rsidRPr="00482FD4">
          <w:rPr>
            <w:rStyle w:val="Hyperlink"/>
            <w:noProof/>
          </w:rPr>
          <w:t>3.6</w:t>
        </w:r>
        <w:r w:rsidR="000D0636">
          <w:rPr>
            <w:rFonts w:asciiTheme="minorHAnsi" w:eastAsiaTheme="minorEastAsia" w:hAnsiTheme="minorHAnsi" w:cstheme="minorBidi"/>
            <w:smallCaps w:val="0"/>
            <w:noProof/>
            <w:sz w:val="22"/>
            <w:szCs w:val="22"/>
          </w:rPr>
          <w:tab/>
        </w:r>
        <w:r w:rsidR="000D0636" w:rsidRPr="00482FD4">
          <w:rPr>
            <w:rStyle w:val="Hyperlink"/>
            <w:noProof/>
          </w:rPr>
          <w:t>Entwicklungsumgebung</w:t>
        </w:r>
        <w:r w:rsidR="000D0636">
          <w:rPr>
            <w:noProof/>
            <w:webHidden/>
          </w:rPr>
          <w:tab/>
        </w:r>
        <w:r w:rsidR="000D0636">
          <w:rPr>
            <w:noProof/>
            <w:webHidden/>
          </w:rPr>
          <w:fldChar w:fldCharType="begin"/>
        </w:r>
        <w:r w:rsidR="000D0636">
          <w:rPr>
            <w:noProof/>
            <w:webHidden/>
          </w:rPr>
          <w:instrText xml:space="preserve"> PAGEREF _Toc411006751 \h </w:instrText>
        </w:r>
        <w:r w:rsidR="000D0636">
          <w:rPr>
            <w:noProof/>
            <w:webHidden/>
          </w:rPr>
        </w:r>
        <w:r w:rsidR="000D0636">
          <w:rPr>
            <w:noProof/>
            <w:webHidden/>
          </w:rPr>
          <w:fldChar w:fldCharType="separate"/>
        </w:r>
        <w:r w:rsidR="000D0636">
          <w:rPr>
            <w:noProof/>
            <w:webHidden/>
          </w:rPr>
          <w:t>43</w:t>
        </w:r>
        <w:r w:rsidR="000D0636">
          <w:rPr>
            <w:noProof/>
            <w:webHidden/>
          </w:rPr>
          <w:fldChar w:fldCharType="end"/>
        </w:r>
      </w:hyperlink>
    </w:p>
    <w:p w14:paraId="588B96F9" w14:textId="77777777" w:rsidR="000D0636" w:rsidRDefault="00347A8B">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1006752" w:history="1">
        <w:r w:rsidR="000D0636" w:rsidRPr="00482FD4">
          <w:rPr>
            <w:rStyle w:val="Hyperlink"/>
            <w:noProof/>
          </w:rPr>
          <w:t>3.7</w:t>
        </w:r>
        <w:r w:rsidR="000D0636">
          <w:rPr>
            <w:rFonts w:asciiTheme="minorHAnsi" w:eastAsiaTheme="minorEastAsia" w:hAnsiTheme="minorHAnsi" w:cstheme="minorBidi"/>
            <w:smallCaps w:val="0"/>
            <w:noProof/>
            <w:sz w:val="22"/>
            <w:szCs w:val="22"/>
          </w:rPr>
          <w:tab/>
        </w:r>
        <w:r w:rsidR="000D0636" w:rsidRPr="00482FD4">
          <w:rPr>
            <w:rStyle w:val="Hyperlink"/>
            <w:noProof/>
          </w:rPr>
          <w:t>Tests</w:t>
        </w:r>
        <w:r w:rsidR="000D0636">
          <w:rPr>
            <w:noProof/>
            <w:webHidden/>
          </w:rPr>
          <w:tab/>
        </w:r>
        <w:r w:rsidR="000D0636">
          <w:rPr>
            <w:noProof/>
            <w:webHidden/>
          </w:rPr>
          <w:fldChar w:fldCharType="begin"/>
        </w:r>
        <w:r w:rsidR="000D0636">
          <w:rPr>
            <w:noProof/>
            <w:webHidden/>
          </w:rPr>
          <w:instrText xml:space="preserve"> PAGEREF _Toc411006752 \h </w:instrText>
        </w:r>
        <w:r w:rsidR="000D0636">
          <w:rPr>
            <w:noProof/>
            <w:webHidden/>
          </w:rPr>
        </w:r>
        <w:r w:rsidR="000D0636">
          <w:rPr>
            <w:noProof/>
            <w:webHidden/>
          </w:rPr>
          <w:fldChar w:fldCharType="separate"/>
        </w:r>
        <w:r w:rsidR="000D0636">
          <w:rPr>
            <w:noProof/>
            <w:webHidden/>
          </w:rPr>
          <w:t>43</w:t>
        </w:r>
        <w:r w:rsidR="000D0636">
          <w:rPr>
            <w:noProof/>
            <w:webHidden/>
          </w:rPr>
          <w:fldChar w:fldCharType="end"/>
        </w:r>
      </w:hyperlink>
    </w:p>
    <w:p w14:paraId="7E2BAAEA" w14:textId="77777777" w:rsidR="000D0636" w:rsidRDefault="00347A8B">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1006753" w:history="1">
        <w:r w:rsidR="000D0636" w:rsidRPr="00482FD4">
          <w:rPr>
            <w:rStyle w:val="Hyperlink"/>
            <w:noProof/>
          </w:rPr>
          <w:t>3.7.1</w:t>
        </w:r>
        <w:r w:rsidR="000D0636">
          <w:rPr>
            <w:rFonts w:asciiTheme="minorHAnsi" w:eastAsiaTheme="minorEastAsia" w:hAnsiTheme="minorHAnsi" w:cstheme="minorBidi"/>
            <w:i w:val="0"/>
            <w:iCs w:val="0"/>
            <w:noProof/>
            <w:sz w:val="22"/>
            <w:szCs w:val="22"/>
          </w:rPr>
          <w:tab/>
        </w:r>
        <w:r w:rsidR="000D0636" w:rsidRPr="00482FD4">
          <w:rPr>
            <w:rStyle w:val="Hyperlink"/>
            <w:noProof/>
          </w:rPr>
          <w:t>Testgeräte</w:t>
        </w:r>
        <w:r w:rsidR="000D0636">
          <w:rPr>
            <w:noProof/>
            <w:webHidden/>
          </w:rPr>
          <w:tab/>
        </w:r>
        <w:r w:rsidR="000D0636">
          <w:rPr>
            <w:noProof/>
            <w:webHidden/>
          </w:rPr>
          <w:fldChar w:fldCharType="begin"/>
        </w:r>
        <w:r w:rsidR="000D0636">
          <w:rPr>
            <w:noProof/>
            <w:webHidden/>
          </w:rPr>
          <w:instrText xml:space="preserve"> PAGEREF _Toc411006753 \h </w:instrText>
        </w:r>
        <w:r w:rsidR="000D0636">
          <w:rPr>
            <w:noProof/>
            <w:webHidden/>
          </w:rPr>
        </w:r>
        <w:r w:rsidR="000D0636">
          <w:rPr>
            <w:noProof/>
            <w:webHidden/>
          </w:rPr>
          <w:fldChar w:fldCharType="separate"/>
        </w:r>
        <w:r w:rsidR="000D0636">
          <w:rPr>
            <w:noProof/>
            <w:webHidden/>
          </w:rPr>
          <w:t>44</w:t>
        </w:r>
        <w:r w:rsidR="000D0636">
          <w:rPr>
            <w:noProof/>
            <w:webHidden/>
          </w:rPr>
          <w:fldChar w:fldCharType="end"/>
        </w:r>
      </w:hyperlink>
    </w:p>
    <w:p w14:paraId="6C48D8C1" w14:textId="77777777" w:rsidR="000D0636" w:rsidRDefault="00347A8B">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1006754" w:history="1">
        <w:r w:rsidR="000D0636" w:rsidRPr="00482FD4">
          <w:rPr>
            <w:rStyle w:val="Hyperlink"/>
            <w:noProof/>
          </w:rPr>
          <w:t>3.7.2</w:t>
        </w:r>
        <w:r w:rsidR="000D0636">
          <w:rPr>
            <w:rFonts w:asciiTheme="minorHAnsi" w:eastAsiaTheme="minorEastAsia" w:hAnsiTheme="minorHAnsi" w:cstheme="minorBidi"/>
            <w:i w:val="0"/>
            <w:iCs w:val="0"/>
            <w:noProof/>
            <w:sz w:val="22"/>
            <w:szCs w:val="22"/>
          </w:rPr>
          <w:tab/>
        </w:r>
        <w:r w:rsidR="000D0636" w:rsidRPr="00482FD4">
          <w:rPr>
            <w:rStyle w:val="Hyperlink"/>
            <w:noProof/>
          </w:rPr>
          <w:t>Testfälle</w:t>
        </w:r>
        <w:r w:rsidR="000D0636">
          <w:rPr>
            <w:noProof/>
            <w:webHidden/>
          </w:rPr>
          <w:tab/>
        </w:r>
        <w:r w:rsidR="000D0636">
          <w:rPr>
            <w:noProof/>
            <w:webHidden/>
          </w:rPr>
          <w:fldChar w:fldCharType="begin"/>
        </w:r>
        <w:r w:rsidR="000D0636">
          <w:rPr>
            <w:noProof/>
            <w:webHidden/>
          </w:rPr>
          <w:instrText xml:space="preserve"> PAGEREF _Toc411006754 \h </w:instrText>
        </w:r>
        <w:r w:rsidR="000D0636">
          <w:rPr>
            <w:noProof/>
            <w:webHidden/>
          </w:rPr>
        </w:r>
        <w:r w:rsidR="000D0636">
          <w:rPr>
            <w:noProof/>
            <w:webHidden/>
          </w:rPr>
          <w:fldChar w:fldCharType="separate"/>
        </w:r>
        <w:r w:rsidR="000D0636">
          <w:rPr>
            <w:noProof/>
            <w:webHidden/>
          </w:rPr>
          <w:t>44</w:t>
        </w:r>
        <w:r w:rsidR="000D0636">
          <w:rPr>
            <w:noProof/>
            <w:webHidden/>
          </w:rPr>
          <w:fldChar w:fldCharType="end"/>
        </w:r>
      </w:hyperlink>
    </w:p>
    <w:p w14:paraId="41B046CB" w14:textId="77777777" w:rsidR="000D0636" w:rsidRDefault="00347A8B">
      <w:pPr>
        <w:pStyle w:val="Verzeichnis1"/>
        <w:tabs>
          <w:tab w:val="left" w:pos="480"/>
          <w:tab w:val="right" w:leader="dot" w:pos="8777"/>
        </w:tabs>
        <w:rPr>
          <w:rFonts w:asciiTheme="minorHAnsi" w:eastAsiaTheme="minorEastAsia" w:hAnsiTheme="minorHAnsi" w:cstheme="minorBidi"/>
          <w:b w:val="0"/>
          <w:bCs w:val="0"/>
          <w:caps w:val="0"/>
          <w:noProof/>
          <w:sz w:val="22"/>
          <w:szCs w:val="22"/>
        </w:rPr>
      </w:pPr>
      <w:hyperlink w:anchor="_Toc411006755" w:history="1">
        <w:r w:rsidR="000D0636" w:rsidRPr="00482FD4">
          <w:rPr>
            <w:rStyle w:val="Hyperlink"/>
            <w:noProof/>
            <w:u w:color="FCFCFC" w:themeColor="background1"/>
          </w:rPr>
          <w:t>4</w:t>
        </w:r>
        <w:r w:rsidR="000D0636">
          <w:rPr>
            <w:rFonts w:asciiTheme="minorHAnsi" w:eastAsiaTheme="minorEastAsia" w:hAnsiTheme="minorHAnsi" w:cstheme="minorBidi"/>
            <w:b w:val="0"/>
            <w:bCs w:val="0"/>
            <w:caps w:val="0"/>
            <w:noProof/>
            <w:sz w:val="22"/>
            <w:szCs w:val="22"/>
          </w:rPr>
          <w:tab/>
        </w:r>
        <w:r w:rsidR="000D0636" w:rsidRPr="00482FD4">
          <w:rPr>
            <w:rStyle w:val="Hyperlink"/>
            <w:noProof/>
          </w:rPr>
          <w:t>Analyse der Controller</w:t>
        </w:r>
        <w:r w:rsidR="000D0636">
          <w:rPr>
            <w:noProof/>
            <w:webHidden/>
          </w:rPr>
          <w:tab/>
        </w:r>
        <w:r w:rsidR="000D0636">
          <w:rPr>
            <w:noProof/>
            <w:webHidden/>
          </w:rPr>
          <w:fldChar w:fldCharType="begin"/>
        </w:r>
        <w:r w:rsidR="000D0636">
          <w:rPr>
            <w:noProof/>
            <w:webHidden/>
          </w:rPr>
          <w:instrText xml:space="preserve"> PAGEREF _Toc411006755 \h </w:instrText>
        </w:r>
        <w:r w:rsidR="000D0636">
          <w:rPr>
            <w:noProof/>
            <w:webHidden/>
          </w:rPr>
        </w:r>
        <w:r w:rsidR="000D0636">
          <w:rPr>
            <w:noProof/>
            <w:webHidden/>
          </w:rPr>
          <w:fldChar w:fldCharType="separate"/>
        </w:r>
        <w:r w:rsidR="000D0636">
          <w:rPr>
            <w:noProof/>
            <w:webHidden/>
          </w:rPr>
          <w:t>45</w:t>
        </w:r>
        <w:r w:rsidR="000D0636">
          <w:rPr>
            <w:noProof/>
            <w:webHidden/>
          </w:rPr>
          <w:fldChar w:fldCharType="end"/>
        </w:r>
      </w:hyperlink>
    </w:p>
    <w:p w14:paraId="2298BC21" w14:textId="77777777" w:rsidR="000D0636" w:rsidRDefault="00347A8B">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1006756" w:history="1">
        <w:r w:rsidR="000D0636" w:rsidRPr="00482FD4">
          <w:rPr>
            <w:rStyle w:val="Hyperlink"/>
            <w:noProof/>
          </w:rPr>
          <w:t>4.1</w:t>
        </w:r>
        <w:r w:rsidR="000D0636">
          <w:rPr>
            <w:rFonts w:asciiTheme="minorHAnsi" w:eastAsiaTheme="minorEastAsia" w:hAnsiTheme="minorHAnsi" w:cstheme="minorBidi"/>
            <w:smallCaps w:val="0"/>
            <w:noProof/>
            <w:sz w:val="22"/>
            <w:szCs w:val="22"/>
          </w:rPr>
          <w:tab/>
        </w:r>
        <w:r w:rsidR="000D0636" w:rsidRPr="00482FD4">
          <w:rPr>
            <w:rStyle w:val="Hyperlink"/>
            <w:noProof/>
          </w:rPr>
          <w:t>Gamepad: Playstation 3 Controller</w:t>
        </w:r>
        <w:r w:rsidR="000D0636">
          <w:rPr>
            <w:noProof/>
            <w:webHidden/>
          </w:rPr>
          <w:tab/>
        </w:r>
        <w:r w:rsidR="000D0636">
          <w:rPr>
            <w:noProof/>
            <w:webHidden/>
          </w:rPr>
          <w:fldChar w:fldCharType="begin"/>
        </w:r>
        <w:r w:rsidR="000D0636">
          <w:rPr>
            <w:noProof/>
            <w:webHidden/>
          </w:rPr>
          <w:instrText xml:space="preserve"> PAGEREF _Toc411006756 \h </w:instrText>
        </w:r>
        <w:r w:rsidR="000D0636">
          <w:rPr>
            <w:noProof/>
            <w:webHidden/>
          </w:rPr>
        </w:r>
        <w:r w:rsidR="000D0636">
          <w:rPr>
            <w:noProof/>
            <w:webHidden/>
          </w:rPr>
          <w:fldChar w:fldCharType="separate"/>
        </w:r>
        <w:r w:rsidR="000D0636">
          <w:rPr>
            <w:noProof/>
            <w:webHidden/>
          </w:rPr>
          <w:t>45</w:t>
        </w:r>
        <w:r w:rsidR="000D0636">
          <w:rPr>
            <w:noProof/>
            <w:webHidden/>
          </w:rPr>
          <w:fldChar w:fldCharType="end"/>
        </w:r>
      </w:hyperlink>
    </w:p>
    <w:p w14:paraId="5876046B" w14:textId="77777777" w:rsidR="000D0636" w:rsidRDefault="00347A8B">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1006757" w:history="1">
        <w:r w:rsidR="000D0636" w:rsidRPr="00482FD4">
          <w:rPr>
            <w:rStyle w:val="Hyperlink"/>
            <w:noProof/>
          </w:rPr>
          <w:t>4.2</w:t>
        </w:r>
        <w:r w:rsidR="000D0636">
          <w:rPr>
            <w:rFonts w:asciiTheme="minorHAnsi" w:eastAsiaTheme="minorEastAsia" w:hAnsiTheme="minorHAnsi" w:cstheme="minorBidi"/>
            <w:smallCaps w:val="0"/>
            <w:noProof/>
            <w:sz w:val="22"/>
            <w:szCs w:val="22"/>
          </w:rPr>
          <w:tab/>
        </w:r>
        <w:r w:rsidR="000D0636" w:rsidRPr="00482FD4">
          <w:rPr>
            <w:rStyle w:val="Hyperlink"/>
            <w:noProof/>
          </w:rPr>
          <w:t>Magnetfeld: Cardboard</w:t>
        </w:r>
        <w:r w:rsidR="000D0636">
          <w:rPr>
            <w:noProof/>
            <w:webHidden/>
          </w:rPr>
          <w:tab/>
        </w:r>
        <w:r w:rsidR="000D0636">
          <w:rPr>
            <w:noProof/>
            <w:webHidden/>
          </w:rPr>
          <w:fldChar w:fldCharType="begin"/>
        </w:r>
        <w:r w:rsidR="000D0636">
          <w:rPr>
            <w:noProof/>
            <w:webHidden/>
          </w:rPr>
          <w:instrText xml:space="preserve"> PAGEREF _Toc411006757 \h </w:instrText>
        </w:r>
        <w:r w:rsidR="000D0636">
          <w:rPr>
            <w:noProof/>
            <w:webHidden/>
          </w:rPr>
        </w:r>
        <w:r w:rsidR="000D0636">
          <w:rPr>
            <w:noProof/>
            <w:webHidden/>
          </w:rPr>
          <w:fldChar w:fldCharType="separate"/>
        </w:r>
        <w:r w:rsidR="000D0636">
          <w:rPr>
            <w:noProof/>
            <w:webHidden/>
          </w:rPr>
          <w:t>46</w:t>
        </w:r>
        <w:r w:rsidR="000D0636">
          <w:rPr>
            <w:noProof/>
            <w:webHidden/>
          </w:rPr>
          <w:fldChar w:fldCharType="end"/>
        </w:r>
      </w:hyperlink>
    </w:p>
    <w:p w14:paraId="4294732F" w14:textId="77777777" w:rsidR="000D0636" w:rsidRDefault="00347A8B">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1006758" w:history="1">
        <w:r w:rsidR="000D0636" w:rsidRPr="00482FD4">
          <w:rPr>
            <w:rStyle w:val="Hyperlink"/>
            <w:noProof/>
          </w:rPr>
          <w:t>4.3</w:t>
        </w:r>
        <w:r w:rsidR="000D0636">
          <w:rPr>
            <w:rFonts w:asciiTheme="minorHAnsi" w:eastAsiaTheme="minorEastAsia" w:hAnsiTheme="minorHAnsi" w:cstheme="minorBidi"/>
            <w:smallCaps w:val="0"/>
            <w:noProof/>
            <w:sz w:val="22"/>
            <w:szCs w:val="22"/>
          </w:rPr>
          <w:tab/>
        </w:r>
        <w:r w:rsidR="000D0636" w:rsidRPr="00482FD4">
          <w:rPr>
            <w:rStyle w:val="Hyperlink"/>
            <w:noProof/>
          </w:rPr>
          <w:t>Inertialsensoren: Sphero und 3DRudder</w:t>
        </w:r>
        <w:r w:rsidR="000D0636">
          <w:rPr>
            <w:noProof/>
            <w:webHidden/>
          </w:rPr>
          <w:tab/>
        </w:r>
        <w:r w:rsidR="000D0636">
          <w:rPr>
            <w:noProof/>
            <w:webHidden/>
          </w:rPr>
          <w:fldChar w:fldCharType="begin"/>
        </w:r>
        <w:r w:rsidR="000D0636">
          <w:rPr>
            <w:noProof/>
            <w:webHidden/>
          </w:rPr>
          <w:instrText xml:space="preserve"> PAGEREF _Toc411006758 \h </w:instrText>
        </w:r>
        <w:r w:rsidR="000D0636">
          <w:rPr>
            <w:noProof/>
            <w:webHidden/>
          </w:rPr>
        </w:r>
        <w:r w:rsidR="000D0636">
          <w:rPr>
            <w:noProof/>
            <w:webHidden/>
          </w:rPr>
          <w:fldChar w:fldCharType="separate"/>
        </w:r>
        <w:r w:rsidR="000D0636">
          <w:rPr>
            <w:noProof/>
            <w:webHidden/>
          </w:rPr>
          <w:t>48</w:t>
        </w:r>
        <w:r w:rsidR="000D0636">
          <w:rPr>
            <w:noProof/>
            <w:webHidden/>
          </w:rPr>
          <w:fldChar w:fldCharType="end"/>
        </w:r>
      </w:hyperlink>
    </w:p>
    <w:p w14:paraId="5413A4A5" w14:textId="77777777" w:rsidR="000D0636" w:rsidRDefault="00347A8B">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1006759" w:history="1">
        <w:r w:rsidR="000D0636" w:rsidRPr="00482FD4">
          <w:rPr>
            <w:rStyle w:val="Hyperlink"/>
            <w:noProof/>
          </w:rPr>
          <w:t>4.3.1</w:t>
        </w:r>
        <w:r w:rsidR="000D0636">
          <w:rPr>
            <w:rFonts w:asciiTheme="minorHAnsi" w:eastAsiaTheme="minorEastAsia" w:hAnsiTheme="minorHAnsi" w:cstheme="minorBidi"/>
            <w:i w:val="0"/>
            <w:iCs w:val="0"/>
            <w:noProof/>
            <w:sz w:val="22"/>
            <w:szCs w:val="22"/>
          </w:rPr>
          <w:tab/>
        </w:r>
        <w:r w:rsidR="000D0636" w:rsidRPr="00482FD4">
          <w:rPr>
            <w:rStyle w:val="Hyperlink"/>
            <w:noProof/>
          </w:rPr>
          <w:t>Sphero</w:t>
        </w:r>
        <w:r w:rsidR="000D0636">
          <w:rPr>
            <w:noProof/>
            <w:webHidden/>
          </w:rPr>
          <w:tab/>
        </w:r>
        <w:r w:rsidR="000D0636">
          <w:rPr>
            <w:noProof/>
            <w:webHidden/>
          </w:rPr>
          <w:fldChar w:fldCharType="begin"/>
        </w:r>
        <w:r w:rsidR="000D0636">
          <w:rPr>
            <w:noProof/>
            <w:webHidden/>
          </w:rPr>
          <w:instrText xml:space="preserve"> PAGEREF _Toc411006759 \h </w:instrText>
        </w:r>
        <w:r w:rsidR="000D0636">
          <w:rPr>
            <w:noProof/>
            <w:webHidden/>
          </w:rPr>
        </w:r>
        <w:r w:rsidR="000D0636">
          <w:rPr>
            <w:noProof/>
            <w:webHidden/>
          </w:rPr>
          <w:fldChar w:fldCharType="separate"/>
        </w:r>
        <w:r w:rsidR="000D0636">
          <w:rPr>
            <w:noProof/>
            <w:webHidden/>
          </w:rPr>
          <w:t>48</w:t>
        </w:r>
        <w:r w:rsidR="000D0636">
          <w:rPr>
            <w:noProof/>
            <w:webHidden/>
          </w:rPr>
          <w:fldChar w:fldCharType="end"/>
        </w:r>
      </w:hyperlink>
    </w:p>
    <w:p w14:paraId="10A02E3A" w14:textId="77777777" w:rsidR="000D0636" w:rsidRDefault="00347A8B">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1006760" w:history="1">
        <w:r w:rsidR="000D0636" w:rsidRPr="00482FD4">
          <w:rPr>
            <w:rStyle w:val="Hyperlink"/>
            <w:noProof/>
          </w:rPr>
          <w:t>4.3.2</w:t>
        </w:r>
        <w:r w:rsidR="000D0636">
          <w:rPr>
            <w:rFonts w:asciiTheme="minorHAnsi" w:eastAsiaTheme="minorEastAsia" w:hAnsiTheme="minorHAnsi" w:cstheme="minorBidi"/>
            <w:i w:val="0"/>
            <w:iCs w:val="0"/>
            <w:noProof/>
            <w:sz w:val="22"/>
            <w:szCs w:val="22"/>
          </w:rPr>
          <w:tab/>
        </w:r>
        <w:r w:rsidR="000D0636" w:rsidRPr="00482FD4">
          <w:rPr>
            <w:rStyle w:val="Hyperlink"/>
            <w:noProof/>
          </w:rPr>
          <w:t>3DRudder</w:t>
        </w:r>
        <w:r w:rsidR="000D0636">
          <w:rPr>
            <w:noProof/>
            <w:webHidden/>
          </w:rPr>
          <w:tab/>
        </w:r>
        <w:r w:rsidR="000D0636">
          <w:rPr>
            <w:noProof/>
            <w:webHidden/>
          </w:rPr>
          <w:fldChar w:fldCharType="begin"/>
        </w:r>
        <w:r w:rsidR="000D0636">
          <w:rPr>
            <w:noProof/>
            <w:webHidden/>
          </w:rPr>
          <w:instrText xml:space="preserve"> PAGEREF _Toc411006760 \h </w:instrText>
        </w:r>
        <w:r w:rsidR="000D0636">
          <w:rPr>
            <w:noProof/>
            <w:webHidden/>
          </w:rPr>
        </w:r>
        <w:r w:rsidR="000D0636">
          <w:rPr>
            <w:noProof/>
            <w:webHidden/>
          </w:rPr>
          <w:fldChar w:fldCharType="separate"/>
        </w:r>
        <w:r w:rsidR="000D0636">
          <w:rPr>
            <w:noProof/>
            <w:webHidden/>
          </w:rPr>
          <w:t>49</w:t>
        </w:r>
        <w:r w:rsidR="000D0636">
          <w:rPr>
            <w:noProof/>
            <w:webHidden/>
          </w:rPr>
          <w:fldChar w:fldCharType="end"/>
        </w:r>
      </w:hyperlink>
    </w:p>
    <w:p w14:paraId="6C1A2A34" w14:textId="77777777" w:rsidR="000D0636" w:rsidRDefault="00347A8B">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1006761" w:history="1">
        <w:r w:rsidR="000D0636" w:rsidRPr="00482FD4">
          <w:rPr>
            <w:rStyle w:val="Hyperlink"/>
            <w:noProof/>
          </w:rPr>
          <w:t>4.4</w:t>
        </w:r>
        <w:r w:rsidR="000D0636">
          <w:rPr>
            <w:rFonts w:asciiTheme="minorHAnsi" w:eastAsiaTheme="minorEastAsia" w:hAnsiTheme="minorHAnsi" w:cstheme="minorBidi"/>
            <w:smallCaps w:val="0"/>
            <w:noProof/>
            <w:sz w:val="22"/>
            <w:szCs w:val="22"/>
          </w:rPr>
          <w:tab/>
        </w:r>
        <w:r w:rsidR="000D0636" w:rsidRPr="00482FD4">
          <w:rPr>
            <w:rStyle w:val="Hyperlink"/>
            <w:noProof/>
          </w:rPr>
          <w:t>Optisches Tracking: RGBD Kameras</w:t>
        </w:r>
        <w:r w:rsidR="000D0636">
          <w:rPr>
            <w:noProof/>
            <w:webHidden/>
          </w:rPr>
          <w:tab/>
        </w:r>
        <w:r w:rsidR="000D0636">
          <w:rPr>
            <w:noProof/>
            <w:webHidden/>
          </w:rPr>
          <w:fldChar w:fldCharType="begin"/>
        </w:r>
        <w:r w:rsidR="000D0636">
          <w:rPr>
            <w:noProof/>
            <w:webHidden/>
          </w:rPr>
          <w:instrText xml:space="preserve"> PAGEREF _Toc411006761 \h </w:instrText>
        </w:r>
        <w:r w:rsidR="000D0636">
          <w:rPr>
            <w:noProof/>
            <w:webHidden/>
          </w:rPr>
        </w:r>
        <w:r w:rsidR="000D0636">
          <w:rPr>
            <w:noProof/>
            <w:webHidden/>
          </w:rPr>
          <w:fldChar w:fldCharType="separate"/>
        </w:r>
        <w:r w:rsidR="000D0636">
          <w:rPr>
            <w:noProof/>
            <w:webHidden/>
          </w:rPr>
          <w:t>50</w:t>
        </w:r>
        <w:r w:rsidR="000D0636">
          <w:rPr>
            <w:noProof/>
            <w:webHidden/>
          </w:rPr>
          <w:fldChar w:fldCharType="end"/>
        </w:r>
      </w:hyperlink>
    </w:p>
    <w:p w14:paraId="42D20381" w14:textId="77777777" w:rsidR="000D0636" w:rsidRDefault="00347A8B">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1006762" w:history="1">
        <w:r w:rsidR="000D0636" w:rsidRPr="00482FD4">
          <w:rPr>
            <w:rStyle w:val="Hyperlink"/>
            <w:noProof/>
          </w:rPr>
          <w:t>4.4.1</w:t>
        </w:r>
        <w:r w:rsidR="000D0636">
          <w:rPr>
            <w:rFonts w:asciiTheme="minorHAnsi" w:eastAsiaTheme="minorEastAsia" w:hAnsiTheme="minorHAnsi" w:cstheme="minorBidi"/>
            <w:i w:val="0"/>
            <w:iCs w:val="0"/>
            <w:noProof/>
            <w:sz w:val="22"/>
            <w:szCs w:val="22"/>
          </w:rPr>
          <w:tab/>
        </w:r>
        <w:r w:rsidR="000D0636" w:rsidRPr="00482FD4">
          <w:rPr>
            <w:rStyle w:val="Hyperlink"/>
            <w:noProof/>
          </w:rPr>
          <w:t>Leap Motion</w:t>
        </w:r>
        <w:r w:rsidR="000D0636">
          <w:rPr>
            <w:noProof/>
            <w:webHidden/>
          </w:rPr>
          <w:tab/>
        </w:r>
        <w:r w:rsidR="000D0636">
          <w:rPr>
            <w:noProof/>
            <w:webHidden/>
          </w:rPr>
          <w:fldChar w:fldCharType="begin"/>
        </w:r>
        <w:r w:rsidR="000D0636">
          <w:rPr>
            <w:noProof/>
            <w:webHidden/>
          </w:rPr>
          <w:instrText xml:space="preserve"> PAGEREF _Toc411006762 \h </w:instrText>
        </w:r>
        <w:r w:rsidR="000D0636">
          <w:rPr>
            <w:noProof/>
            <w:webHidden/>
          </w:rPr>
        </w:r>
        <w:r w:rsidR="000D0636">
          <w:rPr>
            <w:noProof/>
            <w:webHidden/>
          </w:rPr>
          <w:fldChar w:fldCharType="separate"/>
        </w:r>
        <w:r w:rsidR="000D0636">
          <w:rPr>
            <w:noProof/>
            <w:webHidden/>
          </w:rPr>
          <w:t>50</w:t>
        </w:r>
        <w:r w:rsidR="000D0636">
          <w:rPr>
            <w:noProof/>
            <w:webHidden/>
          </w:rPr>
          <w:fldChar w:fldCharType="end"/>
        </w:r>
      </w:hyperlink>
    </w:p>
    <w:p w14:paraId="0DDD3406" w14:textId="77777777" w:rsidR="000D0636" w:rsidRDefault="00347A8B">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1006763" w:history="1">
        <w:r w:rsidR="000D0636" w:rsidRPr="00482FD4">
          <w:rPr>
            <w:rStyle w:val="Hyperlink"/>
            <w:noProof/>
          </w:rPr>
          <w:t>4.4.2</w:t>
        </w:r>
        <w:r w:rsidR="000D0636">
          <w:rPr>
            <w:rFonts w:asciiTheme="minorHAnsi" w:eastAsiaTheme="minorEastAsia" w:hAnsiTheme="minorHAnsi" w:cstheme="minorBidi"/>
            <w:i w:val="0"/>
            <w:iCs w:val="0"/>
            <w:noProof/>
            <w:sz w:val="22"/>
            <w:szCs w:val="22"/>
          </w:rPr>
          <w:tab/>
        </w:r>
        <w:r w:rsidR="000D0636" w:rsidRPr="00482FD4">
          <w:rPr>
            <w:rStyle w:val="Hyperlink"/>
            <w:noProof/>
          </w:rPr>
          <w:t>Kinect</w:t>
        </w:r>
        <w:r w:rsidR="000D0636">
          <w:rPr>
            <w:noProof/>
            <w:webHidden/>
          </w:rPr>
          <w:tab/>
        </w:r>
        <w:r w:rsidR="000D0636">
          <w:rPr>
            <w:noProof/>
            <w:webHidden/>
          </w:rPr>
          <w:fldChar w:fldCharType="begin"/>
        </w:r>
        <w:r w:rsidR="000D0636">
          <w:rPr>
            <w:noProof/>
            <w:webHidden/>
          </w:rPr>
          <w:instrText xml:space="preserve"> PAGEREF _Toc411006763 \h </w:instrText>
        </w:r>
        <w:r w:rsidR="000D0636">
          <w:rPr>
            <w:noProof/>
            <w:webHidden/>
          </w:rPr>
        </w:r>
        <w:r w:rsidR="000D0636">
          <w:rPr>
            <w:noProof/>
            <w:webHidden/>
          </w:rPr>
          <w:fldChar w:fldCharType="separate"/>
        </w:r>
        <w:r w:rsidR="000D0636">
          <w:rPr>
            <w:noProof/>
            <w:webHidden/>
          </w:rPr>
          <w:t>50</w:t>
        </w:r>
        <w:r w:rsidR="000D0636">
          <w:rPr>
            <w:noProof/>
            <w:webHidden/>
          </w:rPr>
          <w:fldChar w:fldCharType="end"/>
        </w:r>
      </w:hyperlink>
    </w:p>
    <w:p w14:paraId="7A217A95" w14:textId="77777777" w:rsidR="000D0636" w:rsidRDefault="00347A8B">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1006764" w:history="1">
        <w:r w:rsidR="000D0636" w:rsidRPr="00482FD4">
          <w:rPr>
            <w:rStyle w:val="Hyperlink"/>
            <w:noProof/>
          </w:rPr>
          <w:t>4.4.3</w:t>
        </w:r>
        <w:r w:rsidR="000D0636">
          <w:rPr>
            <w:rFonts w:asciiTheme="minorHAnsi" w:eastAsiaTheme="minorEastAsia" w:hAnsiTheme="minorHAnsi" w:cstheme="minorBidi"/>
            <w:i w:val="0"/>
            <w:iCs w:val="0"/>
            <w:noProof/>
            <w:sz w:val="22"/>
            <w:szCs w:val="22"/>
          </w:rPr>
          <w:tab/>
        </w:r>
        <w:r w:rsidR="000D0636" w:rsidRPr="00482FD4">
          <w:rPr>
            <w:rStyle w:val="Hyperlink"/>
            <w:noProof/>
          </w:rPr>
          <w:t>Project Tango</w:t>
        </w:r>
        <w:r w:rsidR="000D0636">
          <w:rPr>
            <w:noProof/>
            <w:webHidden/>
          </w:rPr>
          <w:tab/>
        </w:r>
        <w:r w:rsidR="000D0636">
          <w:rPr>
            <w:noProof/>
            <w:webHidden/>
          </w:rPr>
          <w:fldChar w:fldCharType="begin"/>
        </w:r>
        <w:r w:rsidR="000D0636">
          <w:rPr>
            <w:noProof/>
            <w:webHidden/>
          </w:rPr>
          <w:instrText xml:space="preserve"> PAGEREF _Toc411006764 \h </w:instrText>
        </w:r>
        <w:r w:rsidR="000D0636">
          <w:rPr>
            <w:noProof/>
            <w:webHidden/>
          </w:rPr>
        </w:r>
        <w:r w:rsidR="000D0636">
          <w:rPr>
            <w:noProof/>
            <w:webHidden/>
          </w:rPr>
          <w:fldChar w:fldCharType="separate"/>
        </w:r>
        <w:r w:rsidR="000D0636">
          <w:rPr>
            <w:noProof/>
            <w:webHidden/>
          </w:rPr>
          <w:t>52</w:t>
        </w:r>
        <w:r w:rsidR="000D0636">
          <w:rPr>
            <w:noProof/>
            <w:webHidden/>
          </w:rPr>
          <w:fldChar w:fldCharType="end"/>
        </w:r>
      </w:hyperlink>
    </w:p>
    <w:p w14:paraId="71688D01" w14:textId="77777777" w:rsidR="000D0636" w:rsidRDefault="00347A8B">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1006765" w:history="1">
        <w:r w:rsidR="000D0636" w:rsidRPr="00482FD4">
          <w:rPr>
            <w:rStyle w:val="Hyperlink"/>
            <w:noProof/>
          </w:rPr>
          <w:t>4.5</w:t>
        </w:r>
        <w:r w:rsidR="000D0636">
          <w:rPr>
            <w:rFonts w:asciiTheme="minorHAnsi" w:eastAsiaTheme="minorEastAsia" w:hAnsiTheme="minorHAnsi" w:cstheme="minorBidi"/>
            <w:smallCaps w:val="0"/>
            <w:noProof/>
            <w:sz w:val="22"/>
            <w:szCs w:val="22"/>
          </w:rPr>
          <w:tab/>
        </w:r>
        <w:r w:rsidR="000D0636" w:rsidRPr="00482FD4">
          <w:rPr>
            <w:rStyle w:val="Hyperlink"/>
            <w:noProof/>
          </w:rPr>
          <w:t>ODT: Virtuix Omni</w:t>
        </w:r>
        <w:r w:rsidR="000D0636">
          <w:rPr>
            <w:noProof/>
            <w:webHidden/>
          </w:rPr>
          <w:tab/>
        </w:r>
        <w:r w:rsidR="000D0636">
          <w:rPr>
            <w:noProof/>
            <w:webHidden/>
          </w:rPr>
          <w:fldChar w:fldCharType="begin"/>
        </w:r>
        <w:r w:rsidR="000D0636">
          <w:rPr>
            <w:noProof/>
            <w:webHidden/>
          </w:rPr>
          <w:instrText xml:space="preserve"> PAGEREF _Toc411006765 \h </w:instrText>
        </w:r>
        <w:r w:rsidR="000D0636">
          <w:rPr>
            <w:noProof/>
            <w:webHidden/>
          </w:rPr>
        </w:r>
        <w:r w:rsidR="000D0636">
          <w:rPr>
            <w:noProof/>
            <w:webHidden/>
          </w:rPr>
          <w:fldChar w:fldCharType="separate"/>
        </w:r>
        <w:r w:rsidR="000D0636">
          <w:rPr>
            <w:noProof/>
            <w:webHidden/>
          </w:rPr>
          <w:t>52</w:t>
        </w:r>
        <w:r w:rsidR="000D0636">
          <w:rPr>
            <w:noProof/>
            <w:webHidden/>
          </w:rPr>
          <w:fldChar w:fldCharType="end"/>
        </w:r>
      </w:hyperlink>
    </w:p>
    <w:p w14:paraId="52F64856" w14:textId="77777777" w:rsidR="000D0636" w:rsidRDefault="00347A8B">
      <w:pPr>
        <w:pStyle w:val="Verzeichnis1"/>
        <w:tabs>
          <w:tab w:val="left" w:pos="480"/>
          <w:tab w:val="right" w:leader="dot" w:pos="8777"/>
        </w:tabs>
        <w:rPr>
          <w:rFonts w:asciiTheme="minorHAnsi" w:eastAsiaTheme="minorEastAsia" w:hAnsiTheme="minorHAnsi" w:cstheme="minorBidi"/>
          <w:b w:val="0"/>
          <w:bCs w:val="0"/>
          <w:caps w:val="0"/>
          <w:noProof/>
          <w:sz w:val="22"/>
          <w:szCs w:val="22"/>
        </w:rPr>
      </w:pPr>
      <w:hyperlink w:anchor="_Toc411006766" w:history="1">
        <w:r w:rsidR="000D0636" w:rsidRPr="00482FD4">
          <w:rPr>
            <w:rStyle w:val="Hyperlink"/>
            <w:noProof/>
            <w:u w:color="FCFCFC" w:themeColor="background1"/>
          </w:rPr>
          <w:t>5</w:t>
        </w:r>
        <w:r w:rsidR="000D0636">
          <w:rPr>
            <w:rFonts w:asciiTheme="minorHAnsi" w:eastAsiaTheme="minorEastAsia" w:hAnsiTheme="minorHAnsi" w:cstheme="minorBidi"/>
            <w:b w:val="0"/>
            <w:bCs w:val="0"/>
            <w:caps w:val="0"/>
            <w:noProof/>
            <w:sz w:val="22"/>
            <w:szCs w:val="22"/>
          </w:rPr>
          <w:tab/>
        </w:r>
        <w:r w:rsidR="000D0636" w:rsidRPr="00482FD4">
          <w:rPr>
            <w:rStyle w:val="Hyperlink"/>
            <w:noProof/>
          </w:rPr>
          <w:t>Prototypische App</w:t>
        </w:r>
        <w:r w:rsidR="000D0636">
          <w:rPr>
            <w:noProof/>
            <w:webHidden/>
          </w:rPr>
          <w:tab/>
        </w:r>
        <w:r w:rsidR="000D0636">
          <w:rPr>
            <w:noProof/>
            <w:webHidden/>
          </w:rPr>
          <w:fldChar w:fldCharType="begin"/>
        </w:r>
        <w:r w:rsidR="000D0636">
          <w:rPr>
            <w:noProof/>
            <w:webHidden/>
          </w:rPr>
          <w:instrText xml:space="preserve"> PAGEREF _Toc411006766 \h </w:instrText>
        </w:r>
        <w:r w:rsidR="000D0636">
          <w:rPr>
            <w:noProof/>
            <w:webHidden/>
          </w:rPr>
        </w:r>
        <w:r w:rsidR="000D0636">
          <w:rPr>
            <w:noProof/>
            <w:webHidden/>
          </w:rPr>
          <w:fldChar w:fldCharType="separate"/>
        </w:r>
        <w:r w:rsidR="000D0636">
          <w:rPr>
            <w:noProof/>
            <w:webHidden/>
          </w:rPr>
          <w:t>54</w:t>
        </w:r>
        <w:r w:rsidR="000D0636">
          <w:rPr>
            <w:noProof/>
            <w:webHidden/>
          </w:rPr>
          <w:fldChar w:fldCharType="end"/>
        </w:r>
      </w:hyperlink>
    </w:p>
    <w:p w14:paraId="4D41F783" w14:textId="77777777" w:rsidR="000D0636" w:rsidRDefault="00347A8B">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1006767" w:history="1">
        <w:r w:rsidR="000D0636" w:rsidRPr="00482FD4">
          <w:rPr>
            <w:rStyle w:val="Hyperlink"/>
            <w:noProof/>
          </w:rPr>
          <w:t>5.1</w:t>
        </w:r>
        <w:r w:rsidR="000D0636">
          <w:rPr>
            <w:rFonts w:asciiTheme="minorHAnsi" w:eastAsiaTheme="minorEastAsia" w:hAnsiTheme="minorHAnsi" w:cstheme="minorBidi"/>
            <w:smallCaps w:val="0"/>
            <w:noProof/>
            <w:sz w:val="22"/>
            <w:szCs w:val="22"/>
          </w:rPr>
          <w:tab/>
        </w:r>
        <w:r w:rsidR="000D0636" w:rsidRPr="00482FD4">
          <w:rPr>
            <w:rStyle w:val="Hyperlink"/>
            <w:noProof/>
          </w:rPr>
          <w:t>Idee</w:t>
        </w:r>
        <w:r w:rsidR="000D0636">
          <w:rPr>
            <w:noProof/>
            <w:webHidden/>
          </w:rPr>
          <w:tab/>
        </w:r>
        <w:r w:rsidR="000D0636">
          <w:rPr>
            <w:noProof/>
            <w:webHidden/>
          </w:rPr>
          <w:fldChar w:fldCharType="begin"/>
        </w:r>
        <w:r w:rsidR="000D0636">
          <w:rPr>
            <w:noProof/>
            <w:webHidden/>
          </w:rPr>
          <w:instrText xml:space="preserve"> PAGEREF _Toc411006767 \h </w:instrText>
        </w:r>
        <w:r w:rsidR="000D0636">
          <w:rPr>
            <w:noProof/>
            <w:webHidden/>
          </w:rPr>
        </w:r>
        <w:r w:rsidR="000D0636">
          <w:rPr>
            <w:noProof/>
            <w:webHidden/>
          </w:rPr>
          <w:fldChar w:fldCharType="separate"/>
        </w:r>
        <w:r w:rsidR="000D0636">
          <w:rPr>
            <w:noProof/>
            <w:webHidden/>
          </w:rPr>
          <w:t>54</w:t>
        </w:r>
        <w:r w:rsidR="000D0636">
          <w:rPr>
            <w:noProof/>
            <w:webHidden/>
          </w:rPr>
          <w:fldChar w:fldCharType="end"/>
        </w:r>
      </w:hyperlink>
    </w:p>
    <w:p w14:paraId="76C1487C" w14:textId="77777777" w:rsidR="000D0636" w:rsidRDefault="00347A8B">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1006768" w:history="1">
        <w:r w:rsidR="000D0636" w:rsidRPr="00482FD4">
          <w:rPr>
            <w:rStyle w:val="Hyperlink"/>
            <w:noProof/>
          </w:rPr>
          <w:t>5.2</w:t>
        </w:r>
        <w:r w:rsidR="000D0636">
          <w:rPr>
            <w:rFonts w:asciiTheme="minorHAnsi" w:eastAsiaTheme="minorEastAsia" w:hAnsiTheme="minorHAnsi" w:cstheme="minorBidi"/>
            <w:smallCaps w:val="0"/>
            <w:noProof/>
            <w:sz w:val="22"/>
            <w:szCs w:val="22"/>
          </w:rPr>
          <w:tab/>
        </w:r>
        <w:r w:rsidR="000D0636" w:rsidRPr="00482FD4">
          <w:rPr>
            <w:rStyle w:val="Hyperlink"/>
            <w:noProof/>
          </w:rPr>
          <w:t>Controller: Gamepad und Cardboard</w:t>
        </w:r>
        <w:r w:rsidR="000D0636">
          <w:rPr>
            <w:noProof/>
            <w:webHidden/>
          </w:rPr>
          <w:tab/>
        </w:r>
        <w:r w:rsidR="000D0636">
          <w:rPr>
            <w:noProof/>
            <w:webHidden/>
          </w:rPr>
          <w:fldChar w:fldCharType="begin"/>
        </w:r>
        <w:r w:rsidR="000D0636">
          <w:rPr>
            <w:noProof/>
            <w:webHidden/>
          </w:rPr>
          <w:instrText xml:space="preserve"> PAGEREF _Toc411006768 \h </w:instrText>
        </w:r>
        <w:r w:rsidR="000D0636">
          <w:rPr>
            <w:noProof/>
            <w:webHidden/>
          </w:rPr>
        </w:r>
        <w:r w:rsidR="000D0636">
          <w:rPr>
            <w:noProof/>
            <w:webHidden/>
          </w:rPr>
          <w:fldChar w:fldCharType="separate"/>
        </w:r>
        <w:r w:rsidR="000D0636">
          <w:rPr>
            <w:noProof/>
            <w:webHidden/>
          </w:rPr>
          <w:t>54</w:t>
        </w:r>
        <w:r w:rsidR="000D0636">
          <w:rPr>
            <w:noProof/>
            <w:webHidden/>
          </w:rPr>
          <w:fldChar w:fldCharType="end"/>
        </w:r>
      </w:hyperlink>
    </w:p>
    <w:p w14:paraId="7006AC76" w14:textId="77777777" w:rsidR="000D0636" w:rsidRDefault="00347A8B">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1006769" w:history="1">
        <w:r w:rsidR="000D0636" w:rsidRPr="00482FD4">
          <w:rPr>
            <w:rStyle w:val="Hyperlink"/>
            <w:noProof/>
          </w:rPr>
          <w:t>5.3</w:t>
        </w:r>
        <w:r w:rsidR="000D0636">
          <w:rPr>
            <w:rFonts w:asciiTheme="minorHAnsi" w:eastAsiaTheme="minorEastAsia" w:hAnsiTheme="minorHAnsi" w:cstheme="minorBidi"/>
            <w:smallCaps w:val="0"/>
            <w:noProof/>
            <w:sz w:val="22"/>
            <w:szCs w:val="22"/>
          </w:rPr>
          <w:tab/>
        </w:r>
        <w:r w:rsidR="000D0636" w:rsidRPr="00482FD4">
          <w:rPr>
            <w:rStyle w:val="Hyperlink"/>
            <w:noProof/>
          </w:rPr>
          <w:t>Prefabs</w:t>
        </w:r>
        <w:r w:rsidR="000D0636">
          <w:rPr>
            <w:noProof/>
            <w:webHidden/>
          </w:rPr>
          <w:tab/>
        </w:r>
        <w:r w:rsidR="000D0636">
          <w:rPr>
            <w:noProof/>
            <w:webHidden/>
          </w:rPr>
          <w:fldChar w:fldCharType="begin"/>
        </w:r>
        <w:r w:rsidR="000D0636">
          <w:rPr>
            <w:noProof/>
            <w:webHidden/>
          </w:rPr>
          <w:instrText xml:space="preserve"> PAGEREF _Toc411006769 \h </w:instrText>
        </w:r>
        <w:r w:rsidR="000D0636">
          <w:rPr>
            <w:noProof/>
            <w:webHidden/>
          </w:rPr>
        </w:r>
        <w:r w:rsidR="000D0636">
          <w:rPr>
            <w:noProof/>
            <w:webHidden/>
          </w:rPr>
          <w:fldChar w:fldCharType="separate"/>
        </w:r>
        <w:r w:rsidR="000D0636">
          <w:rPr>
            <w:noProof/>
            <w:webHidden/>
          </w:rPr>
          <w:t>54</w:t>
        </w:r>
        <w:r w:rsidR="000D0636">
          <w:rPr>
            <w:noProof/>
            <w:webHidden/>
          </w:rPr>
          <w:fldChar w:fldCharType="end"/>
        </w:r>
      </w:hyperlink>
    </w:p>
    <w:p w14:paraId="4B132EF7" w14:textId="77777777" w:rsidR="000D0636" w:rsidRDefault="00347A8B">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1006770" w:history="1">
        <w:r w:rsidR="000D0636" w:rsidRPr="00482FD4">
          <w:rPr>
            <w:rStyle w:val="Hyperlink"/>
            <w:noProof/>
          </w:rPr>
          <w:t>5.4</w:t>
        </w:r>
        <w:r w:rsidR="000D0636">
          <w:rPr>
            <w:rFonts w:asciiTheme="minorHAnsi" w:eastAsiaTheme="minorEastAsia" w:hAnsiTheme="minorHAnsi" w:cstheme="minorBidi"/>
            <w:smallCaps w:val="0"/>
            <w:noProof/>
            <w:sz w:val="22"/>
            <w:szCs w:val="22"/>
          </w:rPr>
          <w:tab/>
        </w:r>
        <w:r w:rsidR="000D0636" w:rsidRPr="00482FD4">
          <w:rPr>
            <w:rStyle w:val="Hyperlink"/>
            <w:noProof/>
          </w:rPr>
          <w:t>Implementierung</w:t>
        </w:r>
        <w:r w:rsidR="000D0636">
          <w:rPr>
            <w:noProof/>
            <w:webHidden/>
          </w:rPr>
          <w:tab/>
        </w:r>
        <w:r w:rsidR="000D0636">
          <w:rPr>
            <w:noProof/>
            <w:webHidden/>
          </w:rPr>
          <w:fldChar w:fldCharType="begin"/>
        </w:r>
        <w:r w:rsidR="000D0636">
          <w:rPr>
            <w:noProof/>
            <w:webHidden/>
          </w:rPr>
          <w:instrText xml:space="preserve"> PAGEREF _Toc411006770 \h </w:instrText>
        </w:r>
        <w:r w:rsidR="000D0636">
          <w:rPr>
            <w:noProof/>
            <w:webHidden/>
          </w:rPr>
        </w:r>
        <w:r w:rsidR="000D0636">
          <w:rPr>
            <w:noProof/>
            <w:webHidden/>
          </w:rPr>
          <w:fldChar w:fldCharType="separate"/>
        </w:r>
        <w:r w:rsidR="000D0636">
          <w:rPr>
            <w:noProof/>
            <w:webHidden/>
          </w:rPr>
          <w:t>55</w:t>
        </w:r>
        <w:r w:rsidR="000D0636">
          <w:rPr>
            <w:noProof/>
            <w:webHidden/>
          </w:rPr>
          <w:fldChar w:fldCharType="end"/>
        </w:r>
      </w:hyperlink>
    </w:p>
    <w:p w14:paraId="39FD9C90" w14:textId="77777777" w:rsidR="000D0636" w:rsidRDefault="00347A8B">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1006771" w:history="1">
        <w:r w:rsidR="000D0636" w:rsidRPr="00482FD4">
          <w:rPr>
            <w:rStyle w:val="Hyperlink"/>
            <w:noProof/>
          </w:rPr>
          <w:t>5.4.1</w:t>
        </w:r>
        <w:r w:rsidR="000D0636">
          <w:rPr>
            <w:rFonts w:asciiTheme="minorHAnsi" w:eastAsiaTheme="minorEastAsia" w:hAnsiTheme="minorHAnsi" w:cstheme="minorBidi"/>
            <w:i w:val="0"/>
            <w:iCs w:val="0"/>
            <w:noProof/>
            <w:sz w:val="22"/>
            <w:szCs w:val="22"/>
          </w:rPr>
          <w:tab/>
        </w:r>
        <w:r w:rsidR="000D0636" w:rsidRPr="00482FD4">
          <w:rPr>
            <w:rStyle w:val="Hyperlink"/>
            <w:noProof/>
          </w:rPr>
          <w:t>Allgemein</w:t>
        </w:r>
        <w:r w:rsidR="000D0636">
          <w:rPr>
            <w:noProof/>
            <w:webHidden/>
          </w:rPr>
          <w:tab/>
        </w:r>
        <w:r w:rsidR="000D0636">
          <w:rPr>
            <w:noProof/>
            <w:webHidden/>
          </w:rPr>
          <w:fldChar w:fldCharType="begin"/>
        </w:r>
        <w:r w:rsidR="000D0636">
          <w:rPr>
            <w:noProof/>
            <w:webHidden/>
          </w:rPr>
          <w:instrText xml:space="preserve"> PAGEREF _Toc411006771 \h </w:instrText>
        </w:r>
        <w:r w:rsidR="000D0636">
          <w:rPr>
            <w:noProof/>
            <w:webHidden/>
          </w:rPr>
        </w:r>
        <w:r w:rsidR="000D0636">
          <w:rPr>
            <w:noProof/>
            <w:webHidden/>
          </w:rPr>
          <w:fldChar w:fldCharType="separate"/>
        </w:r>
        <w:r w:rsidR="000D0636">
          <w:rPr>
            <w:noProof/>
            <w:webHidden/>
          </w:rPr>
          <w:t>56</w:t>
        </w:r>
        <w:r w:rsidR="000D0636">
          <w:rPr>
            <w:noProof/>
            <w:webHidden/>
          </w:rPr>
          <w:fldChar w:fldCharType="end"/>
        </w:r>
      </w:hyperlink>
    </w:p>
    <w:p w14:paraId="516C0A31" w14:textId="77777777" w:rsidR="000D0636" w:rsidRDefault="00347A8B">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1006772" w:history="1">
        <w:r w:rsidR="000D0636" w:rsidRPr="00482FD4">
          <w:rPr>
            <w:rStyle w:val="Hyperlink"/>
            <w:noProof/>
          </w:rPr>
          <w:t>5.4.2</w:t>
        </w:r>
        <w:r w:rsidR="000D0636">
          <w:rPr>
            <w:rFonts w:asciiTheme="minorHAnsi" w:eastAsiaTheme="minorEastAsia" w:hAnsiTheme="minorHAnsi" w:cstheme="minorBidi"/>
            <w:i w:val="0"/>
            <w:iCs w:val="0"/>
            <w:noProof/>
            <w:sz w:val="22"/>
            <w:szCs w:val="22"/>
          </w:rPr>
          <w:tab/>
        </w:r>
        <w:r w:rsidR="000D0636" w:rsidRPr="00482FD4">
          <w:rPr>
            <w:rStyle w:val="Hyperlink"/>
            <w:noProof/>
          </w:rPr>
          <w:t>Cardboard</w:t>
        </w:r>
        <w:r w:rsidR="000D0636">
          <w:rPr>
            <w:noProof/>
            <w:webHidden/>
          </w:rPr>
          <w:tab/>
        </w:r>
        <w:r w:rsidR="000D0636">
          <w:rPr>
            <w:noProof/>
            <w:webHidden/>
          </w:rPr>
          <w:fldChar w:fldCharType="begin"/>
        </w:r>
        <w:r w:rsidR="000D0636">
          <w:rPr>
            <w:noProof/>
            <w:webHidden/>
          </w:rPr>
          <w:instrText xml:space="preserve"> PAGEREF _Toc411006772 \h </w:instrText>
        </w:r>
        <w:r w:rsidR="000D0636">
          <w:rPr>
            <w:noProof/>
            <w:webHidden/>
          </w:rPr>
        </w:r>
        <w:r w:rsidR="000D0636">
          <w:rPr>
            <w:noProof/>
            <w:webHidden/>
          </w:rPr>
          <w:fldChar w:fldCharType="separate"/>
        </w:r>
        <w:r w:rsidR="000D0636">
          <w:rPr>
            <w:noProof/>
            <w:webHidden/>
          </w:rPr>
          <w:t>57</w:t>
        </w:r>
        <w:r w:rsidR="000D0636">
          <w:rPr>
            <w:noProof/>
            <w:webHidden/>
          </w:rPr>
          <w:fldChar w:fldCharType="end"/>
        </w:r>
      </w:hyperlink>
    </w:p>
    <w:p w14:paraId="38CFD763" w14:textId="77777777" w:rsidR="000D0636" w:rsidRDefault="00347A8B">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1006773" w:history="1">
        <w:r w:rsidR="000D0636" w:rsidRPr="00482FD4">
          <w:rPr>
            <w:rStyle w:val="Hyperlink"/>
            <w:noProof/>
          </w:rPr>
          <w:t>5.4.3</w:t>
        </w:r>
        <w:r w:rsidR="000D0636">
          <w:rPr>
            <w:rFonts w:asciiTheme="minorHAnsi" w:eastAsiaTheme="minorEastAsia" w:hAnsiTheme="minorHAnsi" w:cstheme="minorBidi"/>
            <w:i w:val="0"/>
            <w:iCs w:val="0"/>
            <w:noProof/>
            <w:sz w:val="22"/>
            <w:szCs w:val="22"/>
          </w:rPr>
          <w:tab/>
        </w:r>
        <w:r w:rsidR="000D0636" w:rsidRPr="00482FD4">
          <w:rPr>
            <w:rStyle w:val="Hyperlink"/>
            <w:noProof/>
          </w:rPr>
          <w:t>Gamepad</w:t>
        </w:r>
        <w:r w:rsidR="000D0636">
          <w:rPr>
            <w:noProof/>
            <w:webHidden/>
          </w:rPr>
          <w:tab/>
        </w:r>
        <w:r w:rsidR="000D0636">
          <w:rPr>
            <w:noProof/>
            <w:webHidden/>
          </w:rPr>
          <w:fldChar w:fldCharType="begin"/>
        </w:r>
        <w:r w:rsidR="000D0636">
          <w:rPr>
            <w:noProof/>
            <w:webHidden/>
          </w:rPr>
          <w:instrText xml:space="preserve"> PAGEREF _Toc411006773 \h </w:instrText>
        </w:r>
        <w:r w:rsidR="000D0636">
          <w:rPr>
            <w:noProof/>
            <w:webHidden/>
          </w:rPr>
        </w:r>
        <w:r w:rsidR="000D0636">
          <w:rPr>
            <w:noProof/>
            <w:webHidden/>
          </w:rPr>
          <w:fldChar w:fldCharType="separate"/>
        </w:r>
        <w:r w:rsidR="000D0636">
          <w:rPr>
            <w:noProof/>
            <w:webHidden/>
          </w:rPr>
          <w:t>58</w:t>
        </w:r>
        <w:r w:rsidR="000D0636">
          <w:rPr>
            <w:noProof/>
            <w:webHidden/>
          </w:rPr>
          <w:fldChar w:fldCharType="end"/>
        </w:r>
      </w:hyperlink>
    </w:p>
    <w:p w14:paraId="1886C5C9" w14:textId="77777777" w:rsidR="000D0636" w:rsidRDefault="00347A8B">
      <w:pPr>
        <w:pStyle w:val="Verzeichnis1"/>
        <w:tabs>
          <w:tab w:val="left" w:pos="480"/>
          <w:tab w:val="right" w:leader="dot" w:pos="8777"/>
        </w:tabs>
        <w:rPr>
          <w:rFonts w:asciiTheme="minorHAnsi" w:eastAsiaTheme="minorEastAsia" w:hAnsiTheme="minorHAnsi" w:cstheme="minorBidi"/>
          <w:b w:val="0"/>
          <w:bCs w:val="0"/>
          <w:caps w:val="0"/>
          <w:noProof/>
          <w:sz w:val="22"/>
          <w:szCs w:val="22"/>
        </w:rPr>
      </w:pPr>
      <w:hyperlink w:anchor="_Toc411006774" w:history="1">
        <w:r w:rsidR="000D0636" w:rsidRPr="00482FD4">
          <w:rPr>
            <w:rStyle w:val="Hyperlink"/>
            <w:noProof/>
            <w:u w:color="FCFCFC" w:themeColor="background1"/>
          </w:rPr>
          <w:t>6</w:t>
        </w:r>
        <w:r w:rsidR="000D0636">
          <w:rPr>
            <w:rFonts w:asciiTheme="minorHAnsi" w:eastAsiaTheme="minorEastAsia" w:hAnsiTheme="minorHAnsi" w:cstheme="minorBidi"/>
            <w:b w:val="0"/>
            <w:bCs w:val="0"/>
            <w:caps w:val="0"/>
            <w:noProof/>
            <w:sz w:val="22"/>
            <w:szCs w:val="22"/>
          </w:rPr>
          <w:tab/>
        </w:r>
        <w:r w:rsidR="000D0636" w:rsidRPr="00482FD4">
          <w:rPr>
            <w:rStyle w:val="Hyperlink"/>
            <w:noProof/>
          </w:rPr>
          <w:t>Tests</w:t>
        </w:r>
        <w:r w:rsidR="000D0636">
          <w:rPr>
            <w:noProof/>
            <w:webHidden/>
          </w:rPr>
          <w:tab/>
        </w:r>
        <w:r w:rsidR="000D0636">
          <w:rPr>
            <w:noProof/>
            <w:webHidden/>
          </w:rPr>
          <w:fldChar w:fldCharType="begin"/>
        </w:r>
        <w:r w:rsidR="000D0636">
          <w:rPr>
            <w:noProof/>
            <w:webHidden/>
          </w:rPr>
          <w:instrText xml:space="preserve"> PAGEREF _Toc411006774 \h </w:instrText>
        </w:r>
        <w:r w:rsidR="000D0636">
          <w:rPr>
            <w:noProof/>
            <w:webHidden/>
          </w:rPr>
        </w:r>
        <w:r w:rsidR="000D0636">
          <w:rPr>
            <w:noProof/>
            <w:webHidden/>
          </w:rPr>
          <w:fldChar w:fldCharType="separate"/>
        </w:r>
        <w:r w:rsidR="000D0636">
          <w:rPr>
            <w:noProof/>
            <w:webHidden/>
          </w:rPr>
          <w:t>59</w:t>
        </w:r>
        <w:r w:rsidR="000D0636">
          <w:rPr>
            <w:noProof/>
            <w:webHidden/>
          </w:rPr>
          <w:fldChar w:fldCharType="end"/>
        </w:r>
      </w:hyperlink>
    </w:p>
    <w:p w14:paraId="055E7B2D" w14:textId="77777777" w:rsidR="000D0636" w:rsidRDefault="00347A8B">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1006775" w:history="1">
        <w:r w:rsidR="000D0636" w:rsidRPr="00482FD4">
          <w:rPr>
            <w:rStyle w:val="Hyperlink"/>
            <w:noProof/>
          </w:rPr>
          <w:t>6.1</w:t>
        </w:r>
        <w:r w:rsidR="000D0636">
          <w:rPr>
            <w:rFonts w:asciiTheme="minorHAnsi" w:eastAsiaTheme="minorEastAsia" w:hAnsiTheme="minorHAnsi" w:cstheme="minorBidi"/>
            <w:smallCaps w:val="0"/>
            <w:noProof/>
            <w:sz w:val="22"/>
            <w:szCs w:val="22"/>
          </w:rPr>
          <w:tab/>
        </w:r>
        <w:r w:rsidR="000D0636" w:rsidRPr="00482FD4">
          <w:rPr>
            <w:rStyle w:val="Hyperlink"/>
            <w:noProof/>
          </w:rPr>
          <w:t>Gamepad</w:t>
        </w:r>
        <w:r w:rsidR="000D0636">
          <w:rPr>
            <w:noProof/>
            <w:webHidden/>
          </w:rPr>
          <w:tab/>
        </w:r>
        <w:r w:rsidR="000D0636">
          <w:rPr>
            <w:noProof/>
            <w:webHidden/>
          </w:rPr>
          <w:fldChar w:fldCharType="begin"/>
        </w:r>
        <w:r w:rsidR="000D0636">
          <w:rPr>
            <w:noProof/>
            <w:webHidden/>
          </w:rPr>
          <w:instrText xml:space="preserve"> PAGEREF _Toc411006775 \h </w:instrText>
        </w:r>
        <w:r w:rsidR="000D0636">
          <w:rPr>
            <w:noProof/>
            <w:webHidden/>
          </w:rPr>
        </w:r>
        <w:r w:rsidR="000D0636">
          <w:rPr>
            <w:noProof/>
            <w:webHidden/>
          </w:rPr>
          <w:fldChar w:fldCharType="separate"/>
        </w:r>
        <w:r w:rsidR="000D0636">
          <w:rPr>
            <w:noProof/>
            <w:webHidden/>
          </w:rPr>
          <w:t>59</w:t>
        </w:r>
        <w:r w:rsidR="000D0636">
          <w:rPr>
            <w:noProof/>
            <w:webHidden/>
          </w:rPr>
          <w:fldChar w:fldCharType="end"/>
        </w:r>
      </w:hyperlink>
    </w:p>
    <w:p w14:paraId="14A827F2" w14:textId="77777777" w:rsidR="000D0636" w:rsidRDefault="00347A8B">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1006776" w:history="1">
        <w:r w:rsidR="000D0636" w:rsidRPr="00482FD4">
          <w:rPr>
            <w:rStyle w:val="Hyperlink"/>
            <w:noProof/>
          </w:rPr>
          <w:t>6.2</w:t>
        </w:r>
        <w:r w:rsidR="000D0636">
          <w:rPr>
            <w:rFonts w:asciiTheme="minorHAnsi" w:eastAsiaTheme="minorEastAsia" w:hAnsiTheme="minorHAnsi" w:cstheme="minorBidi"/>
            <w:smallCaps w:val="0"/>
            <w:noProof/>
            <w:sz w:val="22"/>
            <w:szCs w:val="22"/>
          </w:rPr>
          <w:tab/>
        </w:r>
        <w:r w:rsidR="000D0636" w:rsidRPr="00482FD4">
          <w:rPr>
            <w:rStyle w:val="Hyperlink"/>
            <w:noProof/>
          </w:rPr>
          <w:t>Cardboard</w:t>
        </w:r>
        <w:r w:rsidR="000D0636">
          <w:rPr>
            <w:noProof/>
            <w:webHidden/>
          </w:rPr>
          <w:tab/>
        </w:r>
        <w:r w:rsidR="000D0636">
          <w:rPr>
            <w:noProof/>
            <w:webHidden/>
          </w:rPr>
          <w:fldChar w:fldCharType="begin"/>
        </w:r>
        <w:r w:rsidR="000D0636">
          <w:rPr>
            <w:noProof/>
            <w:webHidden/>
          </w:rPr>
          <w:instrText xml:space="preserve"> PAGEREF _Toc411006776 \h </w:instrText>
        </w:r>
        <w:r w:rsidR="000D0636">
          <w:rPr>
            <w:noProof/>
            <w:webHidden/>
          </w:rPr>
        </w:r>
        <w:r w:rsidR="000D0636">
          <w:rPr>
            <w:noProof/>
            <w:webHidden/>
          </w:rPr>
          <w:fldChar w:fldCharType="separate"/>
        </w:r>
        <w:r w:rsidR="000D0636">
          <w:rPr>
            <w:noProof/>
            <w:webHidden/>
          </w:rPr>
          <w:t>60</w:t>
        </w:r>
        <w:r w:rsidR="000D0636">
          <w:rPr>
            <w:noProof/>
            <w:webHidden/>
          </w:rPr>
          <w:fldChar w:fldCharType="end"/>
        </w:r>
      </w:hyperlink>
    </w:p>
    <w:p w14:paraId="1211240B" w14:textId="77777777" w:rsidR="000D0636" w:rsidRDefault="00347A8B">
      <w:pPr>
        <w:pStyle w:val="Verzeichnis1"/>
        <w:tabs>
          <w:tab w:val="left" w:pos="480"/>
          <w:tab w:val="right" w:leader="dot" w:pos="8777"/>
        </w:tabs>
        <w:rPr>
          <w:rFonts w:asciiTheme="minorHAnsi" w:eastAsiaTheme="minorEastAsia" w:hAnsiTheme="minorHAnsi" w:cstheme="minorBidi"/>
          <w:b w:val="0"/>
          <w:bCs w:val="0"/>
          <w:caps w:val="0"/>
          <w:noProof/>
          <w:sz w:val="22"/>
          <w:szCs w:val="22"/>
        </w:rPr>
      </w:pPr>
      <w:hyperlink w:anchor="_Toc411006777" w:history="1">
        <w:r w:rsidR="000D0636" w:rsidRPr="00482FD4">
          <w:rPr>
            <w:rStyle w:val="Hyperlink"/>
            <w:noProof/>
            <w:u w:color="FCFCFC" w:themeColor="background1"/>
          </w:rPr>
          <w:t>7</w:t>
        </w:r>
        <w:r w:rsidR="000D0636">
          <w:rPr>
            <w:rFonts w:asciiTheme="minorHAnsi" w:eastAsiaTheme="minorEastAsia" w:hAnsiTheme="minorHAnsi" w:cstheme="minorBidi"/>
            <w:b w:val="0"/>
            <w:bCs w:val="0"/>
            <w:caps w:val="0"/>
            <w:noProof/>
            <w:sz w:val="22"/>
            <w:szCs w:val="22"/>
          </w:rPr>
          <w:tab/>
        </w:r>
        <w:r w:rsidR="000D0636" w:rsidRPr="00482FD4">
          <w:rPr>
            <w:rStyle w:val="Hyperlink"/>
            <w:noProof/>
          </w:rPr>
          <w:t>Bewertung</w:t>
        </w:r>
        <w:r w:rsidR="000D0636">
          <w:rPr>
            <w:noProof/>
            <w:webHidden/>
          </w:rPr>
          <w:tab/>
        </w:r>
        <w:r w:rsidR="000D0636">
          <w:rPr>
            <w:noProof/>
            <w:webHidden/>
          </w:rPr>
          <w:fldChar w:fldCharType="begin"/>
        </w:r>
        <w:r w:rsidR="000D0636">
          <w:rPr>
            <w:noProof/>
            <w:webHidden/>
          </w:rPr>
          <w:instrText xml:space="preserve"> PAGEREF _Toc411006777 \h </w:instrText>
        </w:r>
        <w:r w:rsidR="000D0636">
          <w:rPr>
            <w:noProof/>
            <w:webHidden/>
          </w:rPr>
        </w:r>
        <w:r w:rsidR="000D0636">
          <w:rPr>
            <w:noProof/>
            <w:webHidden/>
          </w:rPr>
          <w:fldChar w:fldCharType="separate"/>
        </w:r>
        <w:r w:rsidR="000D0636">
          <w:rPr>
            <w:noProof/>
            <w:webHidden/>
          </w:rPr>
          <w:t>62</w:t>
        </w:r>
        <w:r w:rsidR="000D0636">
          <w:rPr>
            <w:noProof/>
            <w:webHidden/>
          </w:rPr>
          <w:fldChar w:fldCharType="end"/>
        </w:r>
      </w:hyperlink>
    </w:p>
    <w:p w14:paraId="36A06528" w14:textId="77777777" w:rsidR="000D0636" w:rsidRDefault="00347A8B">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1006778" w:history="1">
        <w:r w:rsidR="000D0636" w:rsidRPr="00482FD4">
          <w:rPr>
            <w:rStyle w:val="Hyperlink"/>
            <w:noProof/>
          </w:rPr>
          <w:t>7.1</w:t>
        </w:r>
        <w:r w:rsidR="000D0636">
          <w:rPr>
            <w:rFonts w:asciiTheme="minorHAnsi" w:eastAsiaTheme="minorEastAsia" w:hAnsiTheme="minorHAnsi" w:cstheme="minorBidi"/>
            <w:smallCaps w:val="0"/>
            <w:noProof/>
            <w:sz w:val="22"/>
            <w:szCs w:val="22"/>
          </w:rPr>
          <w:tab/>
        </w:r>
        <w:r w:rsidR="000D0636" w:rsidRPr="00482FD4">
          <w:rPr>
            <w:rStyle w:val="Hyperlink"/>
            <w:noProof/>
          </w:rPr>
          <w:t>Allgemein</w:t>
        </w:r>
        <w:r w:rsidR="000D0636">
          <w:rPr>
            <w:noProof/>
            <w:webHidden/>
          </w:rPr>
          <w:tab/>
        </w:r>
        <w:r w:rsidR="000D0636">
          <w:rPr>
            <w:noProof/>
            <w:webHidden/>
          </w:rPr>
          <w:fldChar w:fldCharType="begin"/>
        </w:r>
        <w:r w:rsidR="000D0636">
          <w:rPr>
            <w:noProof/>
            <w:webHidden/>
          </w:rPr>
          <w:instrText xml:space="preserve"> PAGEREF _Toc411006778 \h </w:instrText>
        </w:r>
        <w:r w:rsidR="000D0636">
          <w:rPr>
            <w:noProof/>
            <w:webHidden/>
          </w:rPr>
        </w:r>
        <w:r w:rsidR="000D0636">
          <w:rPr>
            <w:noProof/>
            <w:webHidden/>
          </w:rPr>
          <w:fldChar w:fldCharType="separate"/>
        </w:r>
        <w:r w:rsidR="000D0636">
          <w:rPr>
            <w:noProof/>
            <w:webHidden/>
          </w:rPr>
          <w:t>62</w:t>
        </w:r>
        <w:r w:rsidR="000D0636">
          <w:rPr>
            <w:noProof/>
            <w:webHidden/>
          </w:rPr>
          <w:fldChar w:fldCharType="end"/>
        </w:r>
      </w:hyperlink>
    </w:p>
    <w:p w14:paraId="42557AFC" w14:textId="77777777" w:rsidR="000D0636" w:rsidRDefault="00347A8B">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1006779" w:history="1">
        <w:r w:rsidR="000D0636" w:rsidRPr="00482FD4">
          <w:rPr>
            <w:rStyle w:val="Hyperlink"/>
            <w:noProof/>
          </w:rPr>
          <w:t>7.2</w:t>
        </w:r>
        <w:r w:rsidR="000D0636">
          <w:rPr>
            <w:rFonts w:asciiTheme="minorHAnsi" w:eastAsiaTheme="minorEastAsia" w:hAnsiTheme="minorHAnsi" w:cstheme="minorBidi"/>
            <w:smallCaps w:val="0"/>
            <w:noProof/>
            <w:sz w:val="22"/>
            <w:szCs w:val="22"/>
          </w:rPr>
          <w:tab/>
        </w:r>
        <w:r w:rsidR="000D0636" w:rsidRPr="00482FD4">
          <w:rPr>
            <w:rStyle w:val="Hyperlink"/>
            <w:noProof/>
          </w:rPr>
          <w:t>Verfügbare Controller</w:t>
        </w:r>
        <w:r w:rsidR="000D0636">
          <w:rPr>
            <w:noProof/>
            <w:webHidden/>
          </w:rPr>
          <w:tab/>
        </w:r>
        <w:r w:rsidR="000D0636">
          <w:rPr>
            <w:noProof/>
            <w:webHidden/>
          </w:rPr>
          <w:fldChar w:fldCharType="begin"/>
        </w:r>
        <w:r w:rsidR="000D0636">
          <w:rPr>
            <w:noProof/>
            <w:webHidden/>
          </w:rPr>
          <w:instrText xml:space="preserve"> PAGEREF _Toc411006779 \h </w:instrText>
        </w:r>
        <w:r w:rsidR="000D0636">
          <w:rPr>
            <w:noProof/>
            <w:webHidden/>
          </w:rPr>
        </w:r>
        <w:r w:rsidR="000D0636">
          <w:rPr>
            <w:noProof/>
            <w:webHidden/>
          </w:rPr>
          <w:fldChar w:fldCharType="separate"/>
        </w:r>
        <w:r w:rsidR="000D0636">
          <w:rPr>
            <w:noProof/>
            <w:webHidden/>
          </w:rPr>
          <w:t>63</w:t>
        </w:r>
        <w:r w:rsidR="000D0636">
          <w:rPr>
            <w:noProof/>
            <w:webHidden/>
          </w:rPr>
          <w:fldChar w:fldCharType="end"/>
        </w:r>
      </w:hyperlink>
    </w:p>
    <w:p w14:paraId="645BEC03" w14:textId="77777777" w:rsidR="000D0636" w:rsidRDefault="00347A8B">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1006780" w:history="1">
        <w:r w:rsidR="000D0636" w:rsidRPr="00482FD4">
          <w:rPr>
            <w:rStyle w:val="Hyperlink"/>
            <w:noProof/>
          </w:rPr>
          <w:t>7.3</w:t>
        </w:r>
        <w:r w:rsidR="000D0636">
          <w:rPr>
            <w:rFonts w:asciiTheme="minorHAnsi" w:eastAsiaTheme="minorEastAsia" w:hAnsiTheme="minorHAnsi" w:cstheme="minorBidi"/>
            <w:smallCaps w:val="0"/>
            <w:noProof/>
            <w:sz w:val="22"/>
            <w:szCs w:val="22"/>
          </w:rPr>
          <w:tab/>
        </w:r>
        <w:r w:rsidR="000D0636" w:rsidRPr="00482FD4">
          <w:rPr>
            <w:rStyle w:val="Hyperlink"/>
            <w:noProof/>
          </w:rPr>
          <w:t>Prototypen</w:t>
        </w:r>
        <w:r w:rsidR="000D0636">
          <w:rPr>
            <w:noProof/>
            <w:webHidden/>
          </w:rPr>
          <w:tab/>
        </w:r>
        <w:r w:rsidR="000D0636">
          <w:rPr>
            <w:noProof/>
            <w:webHidden/>
          </w:rPr>
          <w:fldChar w:fldCharType="begin"/>
        </w:r>
        <w:r w:rsidR="000D0636">
          <w:rPr>
            <w:noProof/>
            <w:webHidden/>
          </w:rPr>
          <w:instrText xml:space="preserve"> PAGEREF _Toc411006780 \h </w:instrText>
        </w:r>
        <w:r w:rsidR="000D0636">
          <w:rPr>
            <w:noProof/>
            <w:webHidden/>
          </w:rPr>
        </w:r>
        <w:r w:rsidR="000D0636">
          <w:rPr>
            <w:noProof/>
            <w:webHidden/>
          </w:rPr>
          <w:fldChar w:fldCharType="separate"/>
        </w:r>
        <w:r w:rsidR="000D0636">
          <w:rPr>
            <w:noProof/>
            <w:webHidden/>
          </w:rPr>
          <w:t>65</w:t>
        </w:r>
        <w:r w:rsidR="000D0636">
          <w:rPr>
            <w:noProof/>
            <w:webHidden/>
          </w:rPr>
          <w:fldChar w:fldCharType="end"/>
        </w:r>
      </w:hyperlink>
    </w:p>
    <w:p w14:paraId="357A2075" w14:textId="77777777" w:rsidR="000D0636" w:rsidRDefault="00347A8B">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1006781" w:history="1">
        <w:r w:rsidR="000D0636" w:rsidRPr="00482FD4">
          <w:rPr>
            <w:rStyle w:val="Hyperlink"/>
            <w:noProof/>
          </w:rPr>
          <w:t>7.4</w:t>
        </w:r>
        <w:r w:rsidR="000D0636">
          <w:rPr>
            <w:rFonts w:asciiTheme="minorHAnsi" w:eastAsiaTheme="minorEastAsia" w:hAnsiTheme="minorHAnsi" w:cstheme="minorBidi"/>
            <w:smallCaps w:val="0"/>
            <w:noProof/>
            <w:sz w:val="22"/>
            <w:szCs w:val="22"/>
          </w:rPr>
          <w:tab/>
        </w:r>
        <w:r w:rsidR="000D0636" w:rsidRPr="00482FD4">
          <w:rPr>
            <w:rStyle w:val="Hyperlink"/>
            <w:noProof/>
          </w:rPr>
          <w:t>Übersicht</w:t>
        </w:r>
        <w:r w:rsidR="000D0636">
          <w:rPr>
            <w:noProof/>
            <w:webHidden/>
          </w:rPr>
          <w:tab/>
        </w:r>
        <w:r w:rsidR="000D0636">
          <w:rPr>
            <w:noProof/>
            <w:webHidden/>
          </w:rPr>
          <w:fldChar w:fldCharType="begin"/>
        </w:r>
        <w:r w:rsidR="000D0636">
          <w:rPr>
            <w:noProof/>
            <w:webHidden/>
          </w:rPr>
          <w:instrText xml:space="preserve"> PAGEREF _Toc411006781 \h </w:instrText>
        </w:r>
        <w:r w:rsidR="000D0636">
          <w:rPr>
            <w:noProof/>
            <w:webHidden/>
          </w:rPr>
        </w:r>
        <w:r w:rsidR="000D0636">
          <w:rPr>
            <w:noProof/>
            <w:webHidden/>
          </w:rPr>
          <w:fldChar w:fldCharType="separate"/>
        </w:r>
        <w:r w:rsidR="000D0636">
          <w:rPr>
            <w:noProof/>
            <w:webHidden/>
          </w:rPr>
          <w:t>66</w:t>
        </w:r>
        <w:r w:rsidR="000D0636">
          <w:rPr>
            <w:noProof/>
            <w:webHidden/>
          </w:rPr>
          <w:fldChar w:fldCharType="end"/>
        </w:r>
      </w:hyperlink>
    </w:p>
    <w:p w14:paraId="293BFB87" w14:textId="77777777" w:rsidR="000D0636" w:rsidRDefault="00347A8B">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1006782" w:history="1">
        <w:r w:rsidR="000D0636" w:rsidRPr="00482FD4">
          <w:rPr>
            <w:rStyle w:val="Hyperlink"/>
            <w:noProof/>
          </w:rPr>
          <w:t>7.5</w:t>
        </w:r>
        <w:r w:rsidR="000D0636">
          <w:rPr>
            <w:rFonts w:asciiTheme="minorHAnsi" w:eastAsiaTheme="minorEastAsia" w:hAnsiTheme="minorHAnsi" w:cstheme="minorBidi"/>
            <w:smallCaps w:val="0"/>
            <w:noProof/>
            <w:sz w:val="22"/>
            <w:szCs w:val="22"/>
          </w:rPr>
          <w:tab/>
        </w:r>
        <w:r w:rsidR="000D0636" w:rsidRPr="00482FD4">
          <w:rPr>
            <w:rStyle w:val="Hyperlink"/>
            <w:noProof/>
          </w:rPr>
          <w:t>Ergebnis</w:t>
        </w:r>
        <w:r w:rsidR="000D0636">
          <w:rPr>
            <w:noProof/>
            <w:webHidden/>
          </w:rPr>
          <w:tab/>
        </w:r>
        <w:r w:rsidR="000D0636">
          <w:rPr>
            <w:noProof/>
            <w:webHidden/>
          </w:rPr>
          <w:fldChar w:fldCharType="begin"/>
        </w:r>
        <w:r w:rsidR="000D0636">
          <w:rPr>
            <w:noProof/>
            <w:webHidden/>
          </w:rPr>
          <w:instrText xml:space="preserve"> PAGEREF _Toc411006782 \h </w:instrText>
        </w:r>
        <w:r w:rsidR="000D0636">
          <w:rPr>
            <w:noProof/>
            <w:webHidden/>
          </w:rPr>
        </w:r>
        <w:r w:rsidR="000D0636">
          <w:rPr>
            <w:noProof/>
            <w:webHidden/>
          </w:rPr>
          <w:fldChar w:fldCharType="separate"/>
        </w:r>
        <w:r w:rsidR="000D0636">
          <w:rPr>
            <w:noProof/>
            <w:webHidden/>
          </w:rPr>
          <w:t>67</w:t>
        </w:r>
        <w:r w:rsidR="000D0636">
          <w:rPr>
            <w:noProof/>
            <w:webHidden/>
          </w:rPr>
          <w:fldChar w:fldCharType="end"/>
        </w:r>
      </w:hyperlink>
    </w:p>
    <w:p w14:paraId="7D2D2768" w14:textId="77777777" w:rsidR="000D0636" w:rsidRDefault="00347A8B">
      <w:pPr>
        <w:pStyle w:val="Verzeichnis1"/>
        <w:tabs>
          <w:tab w:val="left" w:pos="480"/>
          <w:tab w:val="right" w:leader="dot" w:pos="8777"/>
        </w:tabs>
        <w:rPr>
          <w:rFonts w:asciiTheme="minorHAnsi" w:eastAsiaTheme="minorEastAsia" w:hAnsiTheme="minorHAnsi" w:cstheme="minorBidi"/>
          <w:b w:val="0"/>
          <w:bCs w:val="0"/>
          <w:caps w:val="0"/>
          <w:noProof/>
          <w:sz w:val="22"/>
          <w:szCs w:val="22"/>
        </w:rPr>
      </w:pPr>
      <w:hyperlink w:anchor="_Toc411006783" w:history="1">
        <w:r w:rsidR="000D0636" w:rsidRPr="00482FD4">
          <w:rPr>
            <w:rStyle w:val="Hyperlink"/>
            <w:noProof/>
            <w:u w:color="FCFCFC" w:themeColor="background1"/>
          </w:rPr>
          <w:t>8</w:t>
        </w:r>
        <w:r w:rsidR="000D0636">
          <w:rPr>
            <w:rFonts w:asciiTheme="minorHAnsi" w:eastAsiaTheme="minorEastAsia" w:hAnsiTheme="minorHAnsi" w:cstheme="minorBidi"/>
            <w:b w:val="0"/>
            <w:bCs w:val="0"/>
            <w:caps w:val="0"/>
            <w:noProof/>
            <w:sz w:val="22"/>
            <w:szCs w:val="22"/>
          </w:rPr>
          <w:tab/>
        </w:r>
        <w:r w:rsidR="000D0636" w:rsidRPr="00482FD4">
          <w:rPr>
            <w:rStyle w:val="Hyperlink"/>
            <w:noProof/>
          </w:rPr>
          <w:t>Zusammenfassung und Ausblick</w:t>
        </w:r>
        <w:r w:rsidR="000D0636">
          <w:rPr>
            <w:noProof/>
            <w:webHidden/>
          </w:rPr>
          <w:tab/>
        </w:r>
        <w:r w:rsidR="000D0636">
          <w:rPr>
            <w:noProof/>
            <w:webHidden/>
          </w:rPr>
          <w:fldChar w:fldCharType="begin"/>
        </w:r>
        <w:r w:rsidR="000D0636">
          <w:rPr>
            <w:noProof/>
            <w:webHidden/>
          </w:rPr>
          <w:instrText xml:space="preserve"> PAGEREF _Toc411006783 \h </w:instrText>
        </w:r>
        <w:r w:rsidR="000D0636">
          <w:rPr>
            <w:noProof/>
            <w:webHidden/>
          </w:rPr>
        </w:r>
        <w:r w:rsidR="000D0636">
          <w:rPr>
            <w:noProof/>
            <w:webHidden/>
          </w:rPr>
          <w:fldChar w:fldCharType="separate"/>
        </w:r>
        <w:r w:rsidR="000D0636">
          <w:rPr>
            <w:noProof/>
            <w:webHidden/>
          </w:rPr>
          <w:t>68</w:t>
        </w:r>
        <w:r w:rsidR="000D0636">
          <w:rPr>
            <w:noProof/>
            <w:webHidden/>
          </w:rPr>
          <w:fldChar w:fldCharType="end"/>
        </w:r>
      </w:hyperlink>
    </w:p>
    <w:p w14:paraId="484DB7EB" w14:textId="77777777" w:rsidR="000D0636" w:rsidRDefault="00347A8B">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1006784" w:history="1">
        <w:r w:rsidR="000D0636" w:rsidRPr="00482FD4">
          <w:rPr>
            <w:rStyle w:val="Hyperlink"/>
            <w:noProof/>
          </w:rPr>
          <w:t>8.1</w:t>
        </w:r>
        <w:r w:rsidR="000D0636">
          <w:rPr>
            <w:rFonts w:asciiTheme="minorHAnsi" w:eastAsiaTheme="minorEastAsia" w:hAnsiTheme="minorHAnsi" w:cstheme="minorBidi"/>
            <w:smallCaps w:val="0"/>
            <w:noProof/>
            <w:sz w:val="22"/>
            <w:szCs w:val="22"/>
          </w:rPr>
          <w:tab/>
        </w:r>
        <w:r w:rsidR="000D0636" w:rsidRPr="00482FD4">
          <w:rPr>
            <w:rStyle w:val="Hyperlink"/>
            <w:noProof/>
          </w:rPr>
          <w:t>Zusammenfassung</w:t>
        </w:r>
        <w:r w:rsidR="000D0636">
          <w:rPr>
            <w:noProof/>
            <w:webHidden/>
          </w:rPr>
          <w:tab/>
        </w:r>
        <w:r w:rsidR="000D0636">
          <w:rPr>
            <w:noProof/>
            <w:webHidden/>
          </w:rPr>
          <w:fldChar w:fldCharType="begin"/>
        </w:r>
        <w:r w:rsidR="000D0636">
          <w:rPr>
            <w:noProof/>
            <w:webHidden/>
          </w:rPr>
          <w:instrText xml:space="preserve"> PAGEREF _Toc411006784 \h </w:instrText>
        </w:r>
        <w:r w:rsidR="000D0636">
          <w:rPr>
            <w:noProof/>
            <w:webHidden/>
          </w:rPr>
        </w:r>
        <w:r w:rsidR="000D0636">
          <w:rPr>
            <w:noProof/>
            <w:webHidden/>
          </w:rPr>
          <w:fldChar w:fldCharType="separate"/>
        </w:r>
        <w:r w:rsidR="000D0636">
          <w:rPr>
            <w:noProof/>
            <w:webHidden/>
          </w:rPr>
          <w:t>68</w:t>
        </w:r>
        <w:r w:rsidR="000D0636">
          <w:rPr>
            <w:noProof/>
            <w:webHidden/>
          </w:rPr>
          <w:fldChar w:fldCharType="end"/>
        </w:r>
      </w:hyperlink>
    </w:p>
    <w:p w14:paraId="68958504" w14:textId="77777777" w:rsidR="000D0636" w:rsidRDefault="00347A8B">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1006785" w:history="1">
        <w:r w:rsidR="000D0636" w:rsidRPr="00482FD4">
          <w:rPr>
            <w:rStyle w:val="Hyperlink"/>
            <w:noProof/>
          </w:rPr>
          <w:t>8.2</w:t>
        </w:r>
        <w:r w:rsidR="000D0636">
          <w:rPr>
            <w:rFonts w:asciiTheme="minorHAnsi" w:eastAsiaTheme="minorEastAsia" w:hAnsiTheme="minorHAnsi" w:cstheme="minorBidi"/>
            <w:smallCaps w:val="0"/>
            <w:noProof/>
            <w:sz w:val="22"/>
            <w:szCs w:val="22"/>
          </w:rPr>
          <w:tab/>
        </w:r>
        <w:r w:rsidR="000D0636" w:rsidRPr="00482FD4">
          <w:rPr>
            <w:rStyle w:val="Hyperlink"/>
            <w:noProof/>
          </w:rPr>
          <w:t>Ausblick</w:t>
        </w:r>
        <w:r w:rsidR="000D0636">
          <w:rPr>
            <w:noProof/>
            <w:webHidden/>
          </w:rPr>
          <w:tab/>
        </w:r>
        <w:r w:rsidR="000D0636">
          <w:rPr>
            <w:noProof/>
            <w:webHidden/>
          </w:rPr>
          <w:fldChar w:fldCharType="begin"/>
        </w:r>
        <w:r w:rsidR="000D0636">
          <w:rPr>
            <w:noProof/>
            <w:webHidden/>
          </w:rPr>
          <w:instrText xml:space="preserve"> PAGEREF _Toc411006785 \h </w:instrText>
        </w:r>
        <w:r w:rsidR="000D0636">
          <w:rPr>
            <w:noProof/>
            <w:webHidden/>
          </w:rPr>
        </w:r>
        <w:r w:rsidR="000D0636">
          <w:rPr>
            <w:noProof/>
            <w:webHidden/>
          </w:rPr>
          <w:fldChar w:fldCharType="separate"/>
        </w:r>
        <w:r w:rsidR="000D0636">
          <w:rPr>
            <w:noProof/>
            <w:webHidden/>
          </w:rPr>
          <w:t>68</w:t>
        </w:r>
        <w:r w:rsidR="000D0636">
          <w:rPr>
            <w:noProof/>
            <w:webHidden/>
          </w:rPr>
          <w:fldChar w:fldCharType="end"/>
        </w:r>
      </w:hyperlink>
    </w:p>
    <w:p w14:paraId="4B1CD1B4" w14:textId="77777777" w:rsidR="000D0636" w:rsidRDefault="00347A8B">
      <w:pPr>
        <w:pStyle w:val="Verzeichnis1"/>
        <w:tabs>
          <w:tab w:val="left" w:pos="480"/>
          <w:tab w:val="right" w:leader="dot" w:pos="8777"/>
        </w:tabs>
        <w:rPr>
          <w:rFonts w:asciiTheme="minorHAnsi" w:eastAsiaTheme="minorEastAsia" w:hAnsiTheme="minorHAnsi" w:cstheme="minorBidi"/>
          <w:b w:val="0"/>
          <w:bCs w:val="0"/>
          <w:caps w:val="0"/>
          <w:noProof/>
          <w:sz w:val="22"/>
          <w:szCs w:val="22"/>
        </w:rPr>
      </w:pPr>
      <w:hyperlink w:anchor="_Toc411006786" w:history="1">
        <w:r w:rsidR="000D0636" w:rsidRPr="00482FD4">
          <w:rPr>
            <w:rStyle w:val="Hyperlink"/>
            <w:noProof/>
            <w:lang w:val="en-US"/>
          </w:rPr>
          <w:t>A</w:t>
        </w:r>
        <w:r w:rsidR="000D0636">
          <w:rPr>
            <w:rFonts w:asciiTheme="minorHAnsi" w:eastAsiaTheme="minorEastAsia" w:hAnsiTheme="minorHAnsi" w:cstheme="minorBidi"/>
            <w:b w:val="0"/>
            <w:bCs w:val="0"/>
            <w:caps w:val="0"/>
            <w:noProof/>
            <w:sz w:val="22"/>
            <w:szCs w:val="22"/>
          </w:rPr>
          <w:tab/>
        </w:r>
        <w:r w:rsidR="000D0636" w:rsidRPr="00482FD4">
          <w:rPr>
            <w:rStyle w:val="Hyperlink"/>
            <w:noProof/>
            <w:lang w:val="en-US"/>
          </w:rPr>
          <w:t>Referenzen</w:t>
        </w:r>
        <w:r w:rsidR="000D0636">
          <w:rPr>
            <w:noProof/>
            <w:webHidden/>
          </w:rPr>
          <w:tab/>
        </w:r>
        <w:r w:rsidR="000D0636">
          <w:rPr>
            <w:noProof/>
            <w:webHidden/>
          </w:rPr>
          <w:fldChar w:fldCharType="begin"/>
        </w:r>
        <w:r w:rsidR="000D0636">
          <w:rPr>
            <w:noProof/>
            <w:webHidden/>
          </w:rPr>
          <w:instrText xml:space="preserve"> PAGEREF _Toc411006786 \h </w:instrText>
        </w:r>
        <w:r w:rsidR="000D0636">
          <w:rPr>
            <w:noProof/>
            <w:webHidden/>
          </w:rPr>
        </w:r>
        <w:r w:rsidR="000D0636">
          <w:rPr>
            <w:noProof/>
            <w:webHidden/>
          </w:rPr>
          <w:fldChar w:fldCharType="separate"/>
        </w:r>
        <w:r w:rsidR="000D0636">
          <w:rPr>
            <w:noProof/>
            <w:webHidden/>
          </w:rPr>
          <w:t>69</w:t>
        </w:r>
        <w:r w:rsidR="000D0636">
          <w:rPr>
            <w:noProof/>
            <w:webHidden/>
          </w:rPr>
          <w:fldChar w:fldCharType="end"/>
        </w:r>
      </w:hyperlink>
    </w:p>
    <w:p w14:paraId="2BA5CBC5" w14:textId="77777777" w:rsidR="000D0636" w:rsidRDefault="00347A8B">
      <w:pPr>
        <w:pStyle w:val="Verzeichnis1"/>
        <w:tabs>
          <w:tab w:val="left" w:pos="480"/>
          <w:tab w:val="right" w:leader="dot" w:pos="8777"/>
        </w:tabs>
        <w:rPr>
          <w:rFonts w:asciiTheme="minorHAnsi" w:eastAsiaTheme="minorEastAsia" w:hAnsiTheme="minorHAnsi" w:cstheme="minorBidi"/>
          <w:b w:val="0"/>
          <w:bCs w:val="0"/>
          <w:caps w:val="0"/>
          <w:noProof/>
          <w:sz w:val="22"/>
          <w:szCs w:val="22"/>
        </w:rPr>
      </w:pPr>
      <w:hyperlink w:anchor="_Toc411006787" w:history="1">
        <w:r w:rsidR="000D0636" w:rsidRPr="00482FD4">
          <w:rPr>
            <w:rStyle w:val="Hyperlink"/>
            <w:noProof/>
            <w:lang w:val="en-US"/>
          </w:rPr>
          <w:t>B</w:t>
        </w:r>
        <w:r w:rsidR="000D0636">
          <w:rPr>
            <w:rFonts w:asciiTheme="minorHAnsi" w:eastAsiaTheme="minorEastAsia" w:hAnsiTheme="minorHAnsi" w:cstheme="minorBidi"/>
            <w:b w:val="0"/>
            <w:bCs w:val="0"/>
            <w:caps w:val="0"/>
            <w:noProof/>
            <w:sz w:val="22"/>
            <w:szCs w:val="22"/>
          </w:rPr>
          <w:tab/>
        </w:r>
        <w:r w:rsidR="000D0636" w:rsidRPr="00482FD4">
          <w:rPr>
            <w:rStyle w:val="Hyperlink"/>
            <w:noProof/>
            <w:lang w:val="en-US"/>
          </w:rPr>
          <w:t>Inhalt der CD</w:t>
        </w:r>
        <w:r w:rsidR="000D0636">
          <w:rPr>
            <w:noProof/>
            <w:webHidden/>
          </w:rPr>
          <w:tab/>
        </w:r>
        <w:r w:rsidR="000D0636">
          <w:rPr>
            <w:noProof/>
            <w:webHidden/>
          </w:rPr>
          <w:fldChar w:fldCharType="begin"/>
        </w:r>
        <w:r w:rsidR="000D0636">
          <w:rPr>
            <w:noProof/>
            <w:webHidden/>
          </w:rPr>
          <w:instrText xml:space="preserve"> PAGEREF _Toc411006787 \h </w:instrText>
        </w:r>
        <w:r w:rsidR="000D0636">
          <w:rPr>
            <w:noProof/>
            <w:webHidden/>
          </w:rPr>
        </w:r>
        <w:r w:rsidR="000D0636">
          <w:rPr>
            <w:noProof/>
            <w:webHidden/>
          </w:rPr>
          <w:fldChar w:fldCharType="separate"/>
        </w:r>
        <w:r w:rsidR="000D0636">
          <w:rPr>
            <w:noProof/>
            <w:webHidden/>
          </w:rPr>
          <w:t>73</w:t>
        </w:r>
        <w:r w:rsidR="000D0636">
          <w:rPr>
            <w:noProof/>
            <w:webHidden/>
          </w:rPr>
          <w:fldChar w:fldCharType="end"/>
        </w:r>
      </w:hyperlink>
    </w:p>
    <w:p w14:paraId="2325BAD7" w14:textId="4C3F8E44" w:rsidR="0073618E" w:rsidRPr="00BD7578" w:rsidRDefault="000E61A5" w:rsidP="001A5AE1">
      <w:pPr>
        <w:pStyle w:val="Verzeichnis1"/>
        <w:tabs>
          <w:tab w:val="left" w:pos="480"/>
          <w:tab w:val="right" w:leader="dot" w:pos="8777"/>
        </w:tabs>
      </w:pPr>
      <w:r>
        <w:rPr>
          <w:caps w:val="0"/>
        </w:rPr>
        <w:fldChar w:fldCharType="end"/>
      </w:r>
    </w:p>
    <w:p w14:paraId="797D9F85" w14:textId="77777777" w:rsidR="0073618E" w:rsidRPr="00BD7578" w:rsidRDefault="0073618E" w:rsidP="0073618E">
      <w:pPr>
        <w:sectPr w:rsidR="0073618E" w:rsidRPr="00BD7578" w:rsidSect="00CF380C">
          <w:pgSz w:w="11906" w:h="16838" w:code="9"/>
          <w:pgMar w:top="1531" w:right="1418" w:bottom="1701" w:left="1701" w:header="510" w:footer="624" w:gutter="0"/>
          <w:pgNumType w:fmt="upperRoman"/>
          <w:cols w:space="708"/>
          <w:docGrid w:linePitch="360"/>
        </w:sectPr>
      </w:pPr>
    </w:p>
    <w:p w14:paraId="635DB437" w14:textId="1B55FD06" w:rsidR="00FB23D7" w:rsidRDefault="0073618E" w:rsidP="00067295">
      <w:pPr>
        <w:pStyle w:val="Oberberschrift"/>
        <w:rPr>
          <w:rFonts w:ascii="Helvetica" w:hAnsi="Helvetica"/>
        </w:rPr>
      </w:pPr>
      <w:bookmarkStart w:id="15" w:name="_Toc224637400"/>
      <w:bookmarkStart w:id="16" w:name="_Toc224707531"/>
      <w:bookmarkStart w:id="17" w:name="_Toc224810288"/>
      <w:bookmarkStart w:id="18" w:name="_Toc225071773"/>
      <w:r w:rsidRPr="00211A66">
        <w:rPr>
          <w:rFonts w:ascii="Helvetica" w:hAnsi="Helvetica"/>
        </w:rPr>
        <w:lastRenderedPageBreak/>
        <w:t>Abbildungsverzeichnis</w:t>
      </w:r>
      <w:bookmarkEnd w:id="15"/>
      <w:bookmarkEnd w:id="16"/>
      <w:bookmarkEnd w:id="17"/>
      <w:bookmarkEnd w:id="18"/>
    </w:p>
    <w:p w14:paraId="337D3203" w14:textId="77777777" w:rsidR="006C6C20" w:rsidRPr="006C6C20" w:rsidRDefault="006C6C20" w:rsidP="006C6C20"/>
    <w:p w14:paraId="1506A8B5" w14:textId="77777777" w:rsidR="000D0636" w:rsidRDefault="005D6710">
      <w:pPr>
        <w:pStyle w:val="Abbildungsverzeichnis"/>
        <w:tabs>
          <w:tab w:val="right" w:leader="dot" w:pos="8777"/>
        </w:tabs>
        <w:rPr>
          <w:rFonts w:asciiTheme="minorHAnsi" w:eastAsiaTheme="minorEastAsia" w:hAnsiTheme="minorHAnsi" w:cstheme="minorBidi"/>
          <w:smallCaps w:val="0"/>
          <w:noProof/>
          <w:sz w:val="22"/>
          <w:szCs w:val="22"/>
        </w:rPr>
      </w:pPr>
      <w:r>
        <w:fldChar w:fldCharType="begin"/>
      </w:r>
      <w:r>
        <w:instrText xml:space="preserve"> TOC \h \z \c "Abb." </w:instrText>
      </w:r>
      <w:r>
        <w:fldChar w:fldCharType="separate"/>
      </w:r>
      <w:hyperlink r:id="rId16" w:anchor="_Toc411006788" w:history="1">
        <w:r w:rsidR="000D0636" w:rsidRPr="00201C9F">
          <w:rPr>
            <w:rStyle w:val="Hyperlink"/>
            <w:noProof/>
          </w:rPr>
          <w:t>Abb. 2.1 Prinzipielle Bestandteile eines HMDs [Dör13]</w:t>
        </w:r>
        <w:r w:rsidR="000D0636">
          <w:rPr>
            <w:noProof/>
            <w:webHidden/>
          </w:rPr>
          <w:tab/>
        </w:r>
        <w:r w:rsidR="000D0636">
          <w:rPr>
            <w:noProof/>
            <w:webHidden/>
          </w:rPr>
          <w:fldChar w:fldCharType="begin"/>
        </w:r>
        <w:r w:rsidR="000D0636">
          <w:rPr>
            <w:noProof/>
            <w:webHidden/>
          </w:rPr>
          <w:instrText xml:space="preserve"> PAGEREF _Toc411006788 \h </w:instrText>
        </w:r>
        <w:r w:rsidR="000D0636">
          <w:rPr>
            <w:noProof/>
            <w:webHidden/>
          </w:rPr>
        </w:r>
        <w:r w:rsidR="000D0636">
          <w:rPr>
            <w:noProof/>
            <w:webHidden/>
          </w:rPr>
          <w:fldChar w:fldCharType="separate"/>
        </w:r>
        <w:r w:rsidR="000D0636">
          <w:rPr>
            <w:noProof/>
            <w:webHidden/>
          </w:rPr>
          <w:t>6</w:t>
        </w:r>
        <w:r w:rsidR="000D0636">
          <w:rPr>
            <w:noProof/>
            <w:webHidden/>
          </w:rPr>
          <w:fldChar w:fldCharType="end"/>
        </w:r>
      </w:hyperlink>
    </w:p>
    <w:p w14:paraId="3B82E92B" w14:textId="77777777" w:rsidR="000D0636" w:rsidRDefault="00347A8B">
      <w:pPr>
        <w:pStyle w:val="Abbildungsverzeichnis"/>
        <w:tabs>
          <w:tab w:val="right" w:leader="dot" w:pos="8777"/>
        </w:tabs>
        <w:rPr>
          <w:rFonts w:asciiTheme="minorHAnsi" w:eastAsiaTheme="minorEastAsia" w:hAnsiTheme="minorHAnsi" w:cstheme="minorBidi"/>
          <w:smallCaps w:val="0"/>
          <w:noProof/>
          <w:sz w:val="22"/>
          <w:szCs w:val="22"/>
        </w:rPr>
      </w:pPr>
      <w:hyperlink r:id="rId17" w:anchor="_Toc411006789" w:history="1">
        <w:r w:rsidR="000D0636" w:rsidRPr="00201C9F">
          <w:rPr>
            <w:rStyle w:val="Hyperlink"/>
            <w:noProof/>
          </w:rPr>
          <w:t>Abb. 2.2 Mögliche Fehler bei der Datenaufnahme der Position eines bewegten Objektes (schwarze Linie): Aufnahme mit Latenz (blau), mit Drift (Orange), mit Rauschen (grün) dargestellt über die Zeit (horizontale Achse) [Dör13]</w:t>
        </w:r>
        <w:r w:rsidR="000D0636">
          <w:rPr>
            <w:noProof/>
            <w:webHidden/>
          </w:rPr>
          <w:tab/>
        </w:r>
        <w:r w:rsidR="000D0636">
          <w:rPr>
            <w:noProof/>
            <w:webHidden/>
          </w:rPr>
          <w:fldChar w:fldCharType="begin"/>
        </w:r>
        <w:r w:rsidR="000D0636">
          <w:rPr>
            <w:noProof/>
            <w:webHidden/>
          </w:rPr>
          <w:instrText xml:space="preserve"> PAGEREF _Toc411006789 \h </w:instrText>
        </w:r>
        <w:r w:rsidR="000D0636">
          <w:rPr>
            <w:noProof/>
            <w:webHidden/>
          </w:rPr>
        </w:r>
        <w:r w:rsidR="000D0636">
          <w:rPr>
            <w:noProof/>
            <w:webHidden/>
          </w:rPr>
          <w:fldChar w:fldCharType="separate"/>
        </w:r>
        <w:r w:rsidR="000D0636">
          <w:rPr>
            <w:noProof/>
            <w:webHidden/>
          </w:rPr>
          <w:t>8</w:t>
        </w:r>
        <w:r w:rsidR="000D0636">
          <w:rPr>
            <w:noProof/>
            <w:webHidden/>
          </w:rPr>
          <w:fldChar w:fldCharType="end"/>
        </w:r>
      </w:hyperlink>
    </w:p>
    <w:p w14:paraId="2837E00D" w14:textId="77777777" w:rsidR="000D0636" w:rsidRDefault="00347A8B">
      <w:pPr>
        <w:pStyle w:val="Abbildungsverzeichnis"/>
        <w:tabs>
          <w:tab w:val="right" w:leader="dot" w:pos="8777"/>
        </w:tabs>
        <w:rPr>
          <w:rFonts w:asciiTheme="minorHAnsi" w:eastAsiaTheme="minorEastAsia" w:hAnsiTheme="minorHAnsi" w:cstheme="minorBidi"/>
          <w:smallCaps w:val="0"/>
          <w:noProof/>
          <w:sz w:val="22"/>
          <w:szCs w:val="22"/>
        </w:rPr>
      </w:pPr>
      <w:hyperlink w:anchor="_Toc411006790" w:history="1">
        <w:r w:rsidR="000D0636" w:rsidRPr="00201C9F">
          <w:rPr>
            <w:rStyle w:val="Hyperlink"/>
            <w:noProof/>
          </w:rPr>
          <w:t>Abb. 2.3 Ansicht von der aktuellen Kinect [Com] und Leap Motion [Com]</w:t>
        </w:r>
        <w:r w:rsidR="000D0636">
          <w:rPr>
            <w:noProof/>
            <w:webHidden/>
          </w:rPr>
          <w:tab/>
        </w:r>
        <w:r w:rsidR="000D0636">
          <w:rPr>
            <w:noProof/>
            <w:webHidden/>
          </w:rPr>
          <w:fldChar w:fldCharType="begin"/>
        </w:r>
        <w:r w:rsidR="000D0636">
          <w:rPr>
            <w:noProof/>
            <w:webHidden/>
          </w:rPr>
          <w:instrText xml:space="preserve"> PAGEREF _Toc411006790 \h </w:instrText>
        </w:r>
        <w:r w:rsidR="000D0636">
          <w:rPr>
            <w:noProof/>
            <w:webHidden/>
          </w:rPr>
        </w:r>
        <w:r w:rsidR="000D0636">
          <w:rPr>
            <w:noProof/>
            <w:webHidden/>
          </w:rPr>
          <w:fldChar w:fldCharType="separate"/>
        </w:r>
        <w:r w:rsidR="000D0636">
          <w:rPr>
            <w:noProof/>
            <w:webHidden/>
          </w:rPr>
          <w:t>10</w:t>
        </w:r>
        <w:r w:rsidR="000D0636">
          <w:rPr>
            <w:noProof/>
            <w:webHidden/>
          </w:rPr>
          <w:fldChar w:fldCharType="end"/>
        </w:r>
      </w:hyperlink>
    </w:p>
    <w:p w14:paraId="029B2CDE" w14:textId="77777777" w:rsidR="000D0636" w:rsidRDefault="00347A8B">
      <w:pPr>
        <w:pStyle w:val="Abbildungsverzeichnis"/>
        <w:tabs>
          <w:tab w:val="right" w:leader="dot" w:pos="8777"/>
        </w:tabs>
        <w:rPr>
          <w:rFonts w:asciiTheme="minorHAnsi" w:eastAsiaTheme="minorEastAsia" w:hAnsiTheme="minorHAnsi" w:cstheme="minorBidi"/>
          <w:smallCaps w:val="0"/>
          <w:noProof/>
          <w:sz w:val="22"/>
          <w:szCs w:val="22"/>
        </w:rPr>
      </w:pPr>
      <w:hyperlink r:id="rId18" w:anchor="_Toc411006791" w:history="1">
        <w:r w:rsidR="000D0636" w:rsidRPr="00201C9F">
          <w:rPr>
            <w:rStyle w:val="Hyperlink"/>
            <w:noProof/>
          </w:rPr>
          <w:t>Abb. 2.4 ODT mit Halterung für den Nutzer [Com]</w:t>
        </w:r>
        <w:r w:rsidR="000D0636">
          <w:rPr>
            <w:noProof/>
            <w:webHidden/>
          </w:rPr>
          <w:tab/>
        </w:r>
        <w:r w:rsidR="000D0636">
          <w:rPr>
            <w:noProof/>
            <w:webHidden/>
          </w:rPr>
          <w:fldChar w:fldCharType="begin"/>
        </w:r>
        <w:r w:rsidR="000D0636">
          <w:rPr>
            <w:noProof/>
            <w:webHidden/>
          </w:rPr>
          <w:instrText xml:space="preserve"> PAGEREF _Toc411006791 \h </w:instrText>
        </w:r>
        <w:r w:rsidR="000D0636">
          <w:rPr>
            <w:noProof/>
            <w:webHidden/>
          </w:rPr>
        </w:r>
        <w:r w:rsidR="000D0636">
          <w:rPr>
            <w:noProof/>
            <w:webHidden/>
          </w:rPr>
          <w:fldChar w:fldCharType="separate"/>
        </w:r>
        <w:r w:rsidR="000D0636">
          <w:rPr>
            <w:noProof/>
            <w:webHidden/>
          </w:rPr>
          <w:t>11</w:t>
        </w:r>
        <w:r w:rsidR="000D0636">
          <w:rPr>
            <w:noProof/>
            <w:webHidden/>
          </w:rPr>
          <w:fldChar w:fldCharType="end"/>
        </w:r>
      </w:hyperlink>
    </w:p>
    <w:p w14:paraId="1614E178" w14:textId="77777777" w:rsidR="000D0636" w:rsidRDefault="00347A8B">
      <w:pPr>
        <w:pStyle w:val="Abbildungsverzeichnis"/>
        <w:tabs>
          <w:tab w:val="right" w:leader="dot" w:pos="8777"/>
        </w:tabs>
        <w:rPr>
          <w:rFonts w:asciiTheme="minorHAnsi" w:eastAsiaTheme="minorEastAsia" w:hAnsiTheme="minorHAnsi" w:cstheme="minorBidi"/>
          <w:smallCaps w:val="0"/>
          <w:noProof/>
          <w:sz w:val="22"/>
          <w:szCs w:val="22"/>
        </w:rPr>
      </w:pPr>
      <w:hyperlink r:id="rId19" w:anchor="_Toc411006792" w:history="1">
        <w:r w:rsidR="000D0636" w:rsidRPr="00201C9F">
          <w:rPr>
            <w:rStyle w:val="Hyperlink"/>
            <w:noProof/>
          </w:rPr>
          <w:t>Abb. 2.5 Spehro[Orb] und 3D Rudder [Rud]</w:t>
        </w:r>
        <w:r w:rsidR="000D0636">
          <w:rPr>
            <w:noProof/>
            <w:webHidden/>
          </w:rPr>
          <w:tab/>
        </w:r>
        <w:r w:rsidR="000D0636">
          <w:rPr>
            <w:noProof/>
            <w:webHidden/>
          </w:rPr>
          <w:fldChar w:fldCharType="begin"/>
        </w:r>
        <w:r w:rsidR="000D0636">
          <w:rPr>
            <w:noProof/>
            <w:webHidden/>
          </w:rPr>
          <w:instrText xml:space="preserve"> PAGEREF _Toc411006792 \h </w:instrText>
        </w:r>
        <w:r w:rsidR="000D0636">
          <w:rPr>
            <w:noProof/>
            <w:webHidden/>
          </w:rPr>
        </w:r>
        <w:r w:rsidR="000D0636">
          <w:rPr>
            <w:noProof/>
            <w:webHidden/>
          </w:rPr>
          <w:fldChar w:fldCharType="separate"/>
        </w:r>
        <w:r w:rsidR="000D0636">
          <w:rPr>
            <w:noProof/>
            <w:webHidden/>
          </w:rPr>
          <w:t>13</w:t>
        </w:r>
        <w:r w:rsidR="000D0636">
          <w:rPr>
            <w:noProof/>
            <w:webHidden/>
          </w:rPr>
          <w:fldChar w:fldCharType="end"/>
        </w:r>
      </w:hyperlink>
    </w:p>
    <w:p w14:paraId="3A1A8181" w14:textId="77777777" w:rsidR="000D0636" w:rsidRDefault="00347A8B">
      <w:pPr>
        <w:pStyle w:val="Abbildungsverzeichnis"/>
        <w:tabs>
          <w:tab w:val="right" w:leader="dot" w:pos="8777"/>
        </w:tabs>
        <w:rPr>
          <w:rFonts w:asciiTheme="minorHAnsi" w:eastAsiaTheme="minorEastAsia" w:hAnsiTheme="minorHAnsi" w:cstheme="minorBidi"/>
          <w:smallCaps w:val="0"/>
          <w:noProof/>
          <w:sz w:val="22"/>
          <w:szCs w:val="22"/>
        </w:rPr>
      </w:pPr>
      <w:hyperlink r:id="rId20" w:anchor="_Toc411006793" w:history="1">
        <w:r w:rsidR="000D0636" w:rsidRPr="00201C9F">
          <w:rPr>
            <w:rStyle w:val="Hyperlink"/>
            <w:noProof/>
          </w:rPr>
          <w:t>Abb. 2.6 Playstation 3 Controller [Bus]</w:t>
        </w:r>
        <w:r w:rsidR="000D0636">
          <w:rPr>
            <w:noProof/>
            <w:webHidden/>
          </w:rPr>
          <w:tab/>
        </w:r>
        <w:r w:rsidR="000D0636">
          <w:rPr>
            <w:noProof/>
            <w:webHidden/>
          </w:rPr>
          <w:fldChar w:fldCharType="begin"/>
        </w:r>
        <w:r w:rsidR="000D0636">
          <w:rPr>
            <w:noProof/>
            <w:webHidden/>
          </w:rPr>
          <w:instrText xml:space="preserve"> PAGEREF _Toc411006793 \h </w:instrText>
        </w:r>
        <w:r w:rsidR="000D0636">
          <w:rPr>
            <w:noProof/>
            <w:webHidden/>
          </w:rPr>
        </w:r>
        <w:r w:rsidR="000D0636">
          <w:rPr>
            <w:noProof/>
            <w:webHidden/>
          </w:rPr>
          <w:fldChar w:fldCharType="separate"/>
        </w:r>
        <w:r w:rsidR="000D0636">
          <w:rPr>
            <w:noProof/>
            <w:webHidden/>
          </w:rPr>
          <w:t>14</w:t>
        </w:r>
        <w:r w:rsidR="000D0636">
          <w:rPr>
            <w:noProof/>
            <w:webHidden/>
          </w:rPr>
          <w:fldChar w:fldCharType="end"/>
        </w:r>
      </w:hyperlink>
    </w:p>
    <w:p w14:paraId="25E6F23B" w14:textId="77777777" w:rsidR="000D0636" w:rsidRDefault="00347A8B">
      <w:pPr>
        <w:pStyle w:val="Abbildungsverzeichnis"/>
        <w:tabs>
          <w:tab w:val="right" w:leader="dot" w:pos="8777"/>
        </w:tabs>
        <w:rPr>
          <w:rFonts w:asciiTheme="minorHAnsi" w:eastAsiaTheme="minorEastAsia" w:hAnsiTheme="minorHAnsi" w:cstheme="minorBidi"/>
          <w:smallCaps w:val="0"/>
          <w:noProof/>
          <w:sz w:val="22"/>
          <w:szCs w:val="22"/>
        </w:rPr>
      </w:pPr>
      <w:hyperlink r:id="rId21" w:anchor="_Toc411006794" w:history="1">
        <w:r w:rsidR="000D0636" w:rsidRPr="00201C9F">
          <w:rPr>
            <w:rStyle w:val="Hyperlink"/>
            <w:noProof/>
          </w:rPr>
          <w:t>Abb. 2.7 Verschiedene Ansichten der Boxx3D [Eta]</w:t>
        </w:r>
        <w:r w:rsidR="000D0636">
          <w:rPr>
            <w:noProof/>
            <w:webHidden/>
          </w:rPr>
          <w:tab/>
        </w:r>
        <w:r w:rsidR="000D0636">
          <w:rPr>
            <w:noProof/>
            <w:webHidden/>
          </w:rPr>
          <w:fldChar w:fldCharType="begin"/>
        </w:r>
        <w:r w:rsidR="000D0636">
          <w:rPr>
            <w:noProof/>
            <w:webHidden/>
          </w:rPr>
          <w:instrText xml:space="preserve"> PAGEREF _Toc411006794 \h </w:instrText>
        </w:r>
        <w:r w:rsidR="000D0636">
          <w:rPr>
            <w:noProof/>
            <w:webHidden/>
          </w:rPr>
        </w:r>
        <w:r w:rsidR="000D0636">
          <w:rPr>
            <w:noProof/>
            <w:webHidden/>
          </w:rPr>
          <w:fldChar w:fldCharType="separate"/>
        </w:r>
        <w:r w:rsidR="000D0636">
          <w:rPr>
            <w:noProof/>
            <w:webHidden/>
          </w:rPr>
          <w:t>15</w:t>
        </w:r>
        <w:r w:rsidR="000D0636">
          <w:rPr>
            <w:noProof/>
            <w:webHidden/>
          </w:rPr>
          <w:fldChar w:fldCharType="end"/>
        </w:r>
      </w:hyperlink>
    </w:p>
    <w:p w14:paraId="27E77609" w14:textId="77777777" w:rsidR="000D0636" w:rsidRDefault="00347A8B">
      <w:pPr>
        <w:pStyle w:val="Abbildungsverzeichnis"/>
        <w:tabs>
          <w:tab w:val="right" w:leader="dot" w:pos="8777"/>
        </w:tabs>
        <w:rPr>
          <w:rFonts w:asciiTheme="minorHAnsi" w:eastAsiaTheme="minorEastAsia" w:hAnsiTheme="minorHAnsi" w:cstheme="minorBidi"/>
          <w:smallCaps w:val="0"/>
          <w:noProof/>
          <w:sz w:val="22"/>
          <w:szCs w:val="22"/>
        </w:rPr>
      </w:pPr>
      <w:hyperlink r:id="rId22" w:anchor="_Toc411006795" w:history="1">
        <w:r w:rsidR="000D0636" w:rsidRPr="00201C9F">
          <w:rPr>
            <w:rStyle w:val="Hyperlink"/>
            <w:noProof/>
          </w:rPr>
          <w:t>Abb. 2.8 Verschiedene Ansichten der Cardbox [Bus]</w:t>
        </w:r>
        <w:r w:rsidR="000D0636">
          <w:rPr>
            <w:noProof/>
            <w:webHidden/>
          </w:rPr>
          <w:tab/>
        </w:r>
        <w:r w:rsidR="000D0636">
          <w:rPr>
            <w:noProof/>
            <w:webHidden/>
          </w:rPr>
          <w:fldChar w:fldCharType="begin"/>
        </w:r>
        <w:r w:rsidR="000D0636">
          <w:rPr>
            <w:noProof/>
            <w:webHidden/>
          </w:rPr>
          <w:instrText xml:space="preserve"> PAGEREF _Toc411006795 \h </w:instrText>
        </w:r>
        <w:r w:rsidR="000D0636">
          <w:rPr>
            <w:noProof/>
            <w:webHidden/>
          </w:rPr>
        </w:r>
        <w:r w:rsidR="000D0636">
          <w:rPr>
            <w:noProof/>
            <w:webHidden/>
          </w:rPr>
          <w:fldChar w:fldCharType="separate"/>
        </w:r>
        <w:r w:rsidR="000D0636">
          <w:rPr>
            <w:noProof/>
            <w:webHidden/>
          </w:rPr>
          <w:t>15</w:t>
        </w:r>
        <w:r w:rsidR="000D0636">
          <w:rPr>
            <w:noProof/>
            <w:webHidden/>
          </w:rPr>
          <w:fldChar w:fldCharType="end"/>
        </w:r>
      </w:hyperlink>
    </w:p>
    <w:p w14:paraId="75A7FE60" w14:textId="77777777" w:rsidR="000D0636" w:rsidRDefault="00347A8B">
      <w:pPr>
        <w:pStyle w:val="Abbildungsverzeichnis"/>
        <w:tabs>
          <w:tab w:val="right" w:leader="dot" w:pos="8777"/>
        </w:tabs>
        <w:rPr>
          <w:rFonts w:asciiTheme="minorHAnsi" w:eastAsiaTheme="minorEastAsia" w:hAnsiTheme="minorHAnsi" w:cstheme="minorBidi"/>
          <w:smallCaps w:val="0"/>
          <w:noProof/>
          <w:sz w:val="22"/>
          <w:szCs w:val="22"/>
        </w:rPr>
      </w:pPr>
      <w:hyperlink r:id="rId23" w:anchor="_Toc411006796" w:history="1">
        <w:r w:rsidR="000D0636" w:rsidRPr="00201C9F">
          <w:rPr>
            <w:rStyle w:val="Hyperlink"/>
            <w:noProof/>
          </w:rPr>
          <w:t>Abb. 2.9 Ansicht der Gear VR [Com]</w:t>
        </w:r>
        <w:r w:rsidR="000D0636">
          <w:rPr>
            <w:noProof/>
            <w:webHidden/>
          </w:rPr>
          <w:tab/>
        </w:r>
        <w:r w:rsidR="000D0636">
          <w:rPr>
            <w:noProof/>
            <w:webHidden/>
          </w:rPr>
          <w:fldChar w:fldCharType="begin"/>
        </w:r>
        <w:r w:rsidR="000D0636">
          <w:rPr>
            <w:noProof/>
            <w:webHidden/>
          </w:rPr>
          <w:instrText xml:space="preserve"> PAGEREF _Toc411006796 \h </w:instrText>
        </w:r>
        <w:r w:rsidR="000D0636">
          <w:rPr>
            <w:noProof/>
            <w:webHidden/>
          </w:rPr>
        </w:r>
        <w:r w:rsidR="000D0636">
          <w:rPr>
            <w:noProof/>
            <w:webHidden/>
          </w:rPr>
          <w:fldChar w:fldCharType="separate"/>
        </w:r>
        <w:r w:rsidR="000D0636">
          <w:rPr>
            <w:noProof/>
            <w:webHidden/>
          </w:rPr>
          <w:t>16</w:t>
        </w:r>
        <w:r w:rsidR="000D0636">
          <w:rPr>
            <w:noProof/>
            <w:webHidden/>
          </w:rPr>
          <w:fldChar w:fldCharType="end"/>
        </w:r>
      </w:hyperlink>
    </w:p>
    <w:p w14:paraId="48D6912D" w14:textId="77777777" w:rsidR="000D0636" w:rsidRDefault="00347A8B">
      <w:pPr>
        <w:pStyle w:val="Abbildungsverzeichnis"/>
        <w:tabs>
          <w:tab w:val="right" w:leader="dot" w:pos="8777"/>
        </w:tabs>
        <w:rPr>
          <w:rFonts w:asciiTheme="minorHAnsi" w:eastAsiaTheme="minorEastAsia" w:hAnsiTheme="minorHAnsi" w:cstheme="minorBidi"/>
          <w:smallCaps w:val="0"/>
          <w:noProof/>
          <w:sz w:val="22"/>
          <w:szCs w:val="22"/>
        </w:rPr>
      </w:pPr>
      <w:hyperlink r:id="rId24" w:anchor="_Toc411006797" w:history="1">
        <w:r w:rsidR="000D0636" w:rsidRPr="00201C9F">
          <w:rPr>
            <w:rStyle w:val="Hyperlink"/>
            <w:noProof/>
          </w:rPr>
          <w:t>Abb. 2.10 Inspectoransicht nach Zuweisung einer public-Variablen</w:t>
        </w:r>
        <w:r w:rsidR="000D0636">
          <w:rPr>
            <w:noProof/>
            <w:webHidden/>
          </w:rPr>
          <w:tab/>
        </w:r>
        <w:r w:rsidR="000D0636">
          <w:rPr>
            <w:noProof/>
            <w:webHidden/>
          </w:rPr>
          <w:fldChar w:fldCharType="begin"/>
        </w:r>
        <w:r w:rsidR="000D0636">
          <w:rPr>
            <w:noProof/>
            <w:webHidden/>
          </w:rPr>
          <w:instrText xml:space="preserve"> PAGEREF _Toc411006797 \h </w:instrText>
        </w:r>
        <w:r w:rsidR="000D0636">
          <w:rPr>
            <w:noProof/>
            <w:webHidden/>
          </w:rPr>
        </w:r>
        <w:r w:rsidR="000D0636">
          <w:rPr>
            <w:noProof/>
            <w:webHidden/>
          </w:rPr>
          <w:fldChar w:fldCharType="separate"/>
        </w:r>
        <w:r w:rsidR="000D0636">
          <w:rPr>
            <w:noProof/>
            <w:webHidden/>
          </w:rPr>
          <w:t>19</w:t>
        </w:r>
        <w:r w:rsidR="000D0636">
          <w:rPr>
            <w:noProof/>
            <w:webHidden/>
          </w:rPr>
          <w:fldChar w:fldCharType="end"/>
        </w:r>
      </w:hyperlink>
    </w:p>
    <w:p w14:paraId="6A8C3F31" w14:textId="77777777" w:rsidR="000D0636" w:rsidRDefault="00347A8B">
      <w:pPr>
        <w:pStyle w:val="Abbildungsverzeichnis"/>
        <w:tabs>
          <w:tab w:val="right" w:leader="dot" w:pos="8777"/>
        </w:tabs>
        <w:rPr>
          <w:rFonts w:asciiTheme="minorHAnsi" w:eastAsiaTheme="minorEastAsia" w:hAnsiTheme="minorHAnsi" w:cstheme="minorBidi"/>
          <w:smallCaps w:val="0"/>
          <w:noProof/>
          <w:sz w:val="22"/>
          <w:szCs w:val="22"/>
        </w:rPr>
      </w:pPr>
      <w:hyperlink r:id="rId25" w:anchor="_Toc411006798" w:history="1">
        <w:r w:rsidR="000D0636" w:rsidRPr="00201C9F">
          <w:rPr>
            <w:rStyle w:val="Hyperlink"/>
            <w:noProof/>
          </w:rPr>
          <w:t>Abb. 2.11 Ansicht des Input-Managers</w:t>
        </w:r>
        <w:r w:rsidR="000D0636">
          <w:rPr>
            <w:noProof/>
            <w:webHidden/>
          </w:rPr>
          <w:tab/>
        </w:r>
        <w:r w:rsidR="000D0636">
          <w:rPr>
            <w:noProof/>
            <w:webHidden/>
          </w:rPr>
          <w:fldChar w:fldCharType="begin"/>
        </w:r>
        <w:r w:rsidR="000D0636">
          <w:rPr>
            <w:noProof/>
            <w:webHidden/>
          </w:rPr>
          <w:instrText xml:space="preserve"> PAGEREF _Toc411006798 \h </w:instrText>
        </w:r>
        <w:r w:rsidR="000D0636">
          <w:rPr>
            <w:noProof/>
            <w:webHidden/>
          </w:rPr>
        </w:r>
        <w:r w:rsidR="000D0636">
          <w:rPr>
            <w:noProof/>
            <w:webHidden/>
          </w:rPr>
          <w:fldChar w:fldCharType="separate"/>
        </w:r>
        <w:r w:rsidR="000D0636">
          <w:rPr>
            <w:noProof/>
            <w:webHidden/>
          </w:rPr>
          <w:t>26</w:t>
        </w:r>
        <w:r w:rsidR="000D0636">
          <w:rPr>
            <w:noProof/>
            <w:webHidden/>
          </w:rPr>
          <w:fldChar w:fldCharType="end"/>
        </w:r>
      </w:hyperlink>
    </w:p>
    <w:p w14:paraId="21611E75" w14:textId="77777777" w:rsidR="000D0636" w:rsidRDefault="00347A8B">
      <w:pPr>
        <w:pStyle w:val="Abbildungsverzeichnis"/>
        <w:tabs>
          <w:tab w:val="right" w:leader="dot" w:pos="8777"/>
        </w:tabs>
        <w:rPr>
          <w:rFonts w:asciiTheme="minorHAnsi" w:eastAsiaTheme="minorEastAsia" w:hAnsiTheme="minorHAnsi" w:cstheme="minorBidi"/>
          <w:smallCaps w:val="0"/>
          <w:noProof/>
          <w:sz w:val="22"/>
          <w:szCs w:val="22"/>
        </w:rPr>
      </w:pPr>
      <w:hyperlink w:anchor="_Toc411006799" w:history="1">
        <w:r w:rsidR="000D0636" w:rsidRPr="00201C9F">
          <w:rPr>
            <w:rStyle w:val="Hyperlink"/>
            <w:noProof/>
          </w:rPr>
          <w:t>Abb. 2.12 Beispiel einer GUI im Scene und Game View</w:t>
        </w:r>
        <w:r w:rsidR="000D0636">
          <w:rPr>
            <w:noProof/>
            <w:webHidden/>
          </w:rPr>
          <w:tab/>
        </w:r>
        <w:r w:rsidR="000D0636">
          <w:rPr>
            <w:noProof/>
            <w:webHidden/>
          </w:rPr>
          <w:fldChar w:fldCharType="begin"/>
        </w:r>
        <w:r w:rsidR="000D0636">
          <w:rPr>
            <w:noProof/>
            <w:webHidden/>
          </w:rPr>
          <w:instrText xml:space="preserve"> PAGEREF _Toc411006799 \h </w:instrText>
        </w:r>
        <w:r w:rsidR="000D0636">
          <w:rPr>
            <w:noProof/>
            <w:webHidden/>
          </w:rPr>
        </w:r>
        <w:r w:rsidR="000D0636">
          <w:rPr>
            <w:noProof/>
            <w:webHidden/>
          </w:rPr>
          <w:fldChar w:fldCharType="separate"/>
        </w:r>
        <w:r w:rsidR="000D0636">
          <w:rPr>
            <w:noProof/>
            <w:webHidden/>
          </w:rPr>
          <w:t>30</w:t>
        </w:r>
        <w:r w:rsidR="000D0636">
          <w:rPr>
            <w:noProof/>
            <w:webHidden/>
          </w:rPr>
          <w:fldChar w:fldCharType="end"/>
        </w:r>
      </w:hyperlink>
    </w:p>
    <w:p w14:paraId="25DA384F" w14:textId="77777777" w:rsidR="000D0636" w:rsidRDefault="00347A8B">
      <w:pPr>
        <w:pStyle w:val="Abbildungsverzeichnis"/>
        <w:tabs>
          <w:tab w:val="right" w:leader="dot" w:pos="8777"/>
        </w:tabs>
        <w:rPr>
          <w:rFonts w:asciiTheme="minorHAnsi" w:eastAsiaTheme="minorEastAsia" w:hAnsiTheme="minorHAnsi" w:cstheme="minorBidi"/>
          <w:smallCaps w:val="0"/>
          <w:noProof/>
          <w:sz w:val="22"/>
          <w:szCs w:val="22"/>
        </w:rPr>
      </w:pPr>
      <w:hyperlink r:id="rId26" w:anchor="_Toc411006800" w:history="1">
        <w:r w:rsidR="000D0636" w:rsidRPr="00201C9F">
          <w:rPr>
            <w:rStyle w:val="Hyperlink"/>
            <w:noProof/>
          </w:rPr>
          <w:t>Abb. 2.13 Anchor-Vorgaben</w:t>
        </w:r>
        <w:r w:rsidR="000D0636">
          <w:rPr>
            <w:noProof/>
            <w:webHidden/>
          </w:rPr>
          <w:tab/>
        </w:r>
        <w:r w:rsidR="000D0636">
          <w:rPr>
            <w:noProof/>
            <w:webHidden/>
          </w:rPr>
          <w:fldChar w:fldCharType="begin"/>
        </w:r>
        <w:r w:rsidR="000D0636">
          <w:rPr>
            <w:noProof/>
            <w:webHidden/>
          </w:rPr>
          <w:instrText xml:space="preserve"> PAGEREF _Toc411006800 \h </w:instrText>
        </w:r>
        <w:r w:rsidR="000D0636">
          <w:rPr>
            <w:noProof/>
            <w:webHidden/>
          </w:rPr>
        </w:r>
        <w:r w:rsidR="000D0636">
          <w:rPr>
            <w:noProof/>
            <w:webHidden/>
          </w:rPr>
          <w:fldChar w:fldCharType="separate"/>
        </w:r>
        <w:r w:rsidR="000D0636">
          <w:rPr>
            <w:noProof/>
            <w:webHidden/>
          </w:rPr>
          <w:t>31</w:t>
        </w:r>
        <w:r w:rsidR="000D0636">
          <w:rPr>
            <w:noProof/>
            <w:webHidden/>
          </w:rPr>
          <w:fldChar w:fldCharType="end"/>
        </w:r>
      </w:hyperlink>
    </w:p>
    <w:p w14:paraId="3FAF0551" w14:textId="77777777" w:rsidR="000D0636" w:rsidRDefault="00347A8B">
      <w:pPr>
        <w:pStyle w:val="Abbildungsverzeichnis"/>
        <w:tabs>
          <w:tab w:val="right" w:leader="dot" w:pos="8777"/>
        </w:tabs>
        <w:rPr>
          <w:rFonts w:asciiTheme="minorHAnsi" w:eastAsiaTheme="minorEastAsia" w:hAnsiTheme="minorHAnsi" w:cstheme="minorBidi"/>
          <w:smallCaps w:val="0"/>
          <w:noProof/>
          <w:sz w:val="22"/>
          <w:szCs w:val="22"/>
        </w:rPr>
      </w:pPr>
      <w:hyperlink r:id="rId27" w:anchor="_Toc411006801" w:history="1">
        <w:r w:rsidR="000D0636" w:rsidRPr="00201C9F">
          <w:rPr>
            <w:rStyle w:val="Hyperlink"/>
            <w:noProof/>
          </w:rPr>
          <w:t>Abb. 2.14 Ansicht des Profilers: Darstellung der Performance eines Tesgerätes</w:t>
        </w:r>
        <w:r w:rsidR="000D0636">
          <w:rPr>
            <w:noProof/>
            <w:webHidden/>
          </w:rPr>
          <w:tab/>
        </w:r>
        <w:r w:rsidR="000D0636">
          <w:rPr>
            <w:noProof/>
            <w:webHidden/>
          </w:rPr>
          <w:fldChar w:fldCharType="begin"/>
        </w:r>
        <w:r w:rsidR="000D0636">
          <w:rPr>
            <w:noProof/>
            <w:webHidden/>
          </w:rPr>
          <w:instrText xml:space="preserve"> PAGEREF _Toc411006801 \h </w:instrText>
        </w:r>
        <w:r w:rsidR="000D0636">
          <w:rPr>
            <w:noProof/>
            <w:webHidden/>
          </w:rPr>
        </w:r>
        <w:r w:rsidR="000D0636">
          <w:rPr>
            <w:noProof/>
            <w:webHidden/>
          </w:rPr>
          <w:fldChar w:fldCharType="separate"/>
        </w:r>
        <w:r w:rsidR="000D0636">
          <w:rPr>
            <w:noProof/>
            <w:webHidden/>
          </w:rPr>
          <w:t>34</w:t>
        </w:r>
        <w:r w:rsidR="000D0636">
          <w:rPr>
            <w:noProof/>
            <w:webHidden/>
          </w:rPr>
          <w:fldChar w:fldCharType="end"/>
        </w:r>
      </w:hyperlink>
    </w:p>
    <w:p w14:paraId="386BCD5E" w14:textId="77777777" w:rsidR="000D0636" w:rsidRDefault="00347A8B">
      <w:pPr>
        <w:pStyle w:val="Abbildungsverzeichnis"/>
        <w:tabs>
          <w:tab w:val="right" w:leader="dot" w:pos="8777"/>
        </w:tabs>
        <w:rPr>
          <w:rFonts w:asciiTheme="minorHAnsi" w:eastAsiaTheme="minorEastAsia" w:hAnsiTheme="minorHAnsi" w:cstheme="minorBidi"/>
          <w:smallCaps w:val="0"/>
          <w:noProof/>
          <w:sz w:val="22"/>
          <w:szCs w:val="22"/>
        </w:rPr>
      </w:pPr>
      <w:hyperlink r:id="rId28" w:anchor="_Toc411006802" w:history="1">
        <w:r w:rsidR="000D0636" w:rsidRPr="00201C9F">
          <w:rPr>
            <w:rStyle w:val="Hyperlink"/>
            <w:noProof/>
          </w:rPr>
          <w:t>Abb. 2.15 Ansicht der Build Settings für Android</w:t>
        </w:r>
        <w:r w:rsidR="000D0636">
          <w:rPr>
            <w:noProof/>
            <w:webHidden/>
          </w:rPr>
          <w:tab/>
        </w:r>
        <w:r w:rsidR="000D0636">
          <w:rPr>
            <w:noProof/>
            <w:webHidden/>
          </w:rPr>
          <w:fldChar w:fldCharType="begin"/>
        </w:r>
        <w:r w:rsidR="000D0636">
          <w:rPr>
            <w:noProof/>
            <w:webHidden/>
          </w:rPr>
          <w:instrText xml:space="preserve"> PAGEREF _Toc411006802 \h </w:instrText>
        </w:r>
        <w:r w:rsidR="000D0636">
          <w:rPr>
            <w:noProof/>
            <w:webHidden/>
          </w:rPr>
        </w:r>
        <w:r w:rsidR="000D0636">
          <w:rPr>
            <w:noProof/>
            <w:webHidden/>
          </w:rPr>
          <w:fldChar w:fldCharType="separate"/>
        </w:r>
        <w:r w:rsidR="000D0636">
          <w:rPr>
            <w:noProof/>
            <w:webHidden/>
          </w:rPr>
          <w:t>35</w:t>
        </w:r>
        <w:r w:rsidR="000D0636">
          <w:rPr>
            <w:noProof/>
            <w:webHidden/>
          </w:rPr>
          <w:fldChar w:fldCharType="end"/>
        </w:r>
      </w:hyperlink>
    </w:p>
    <w:p w14:paraId="1AB259EE" w14:textId="77777777" w:rsidR="000D0636" w:rsidRDefault="00347A8B">
      <w:pPr>
        <w:pStyle w:val="Abbildungsverzeichnis"/>
        <w:tabs>
          <w:tab w:val="right" w:leader="dot" w:pos="8777"/>
        </w:tabs>
        <w:rPr>
          <w:rFonts w:asciiTheme="minorHAnsi" w:eastAsiaTheme="minorEastAsia" w:hAnsiTheme="minorHAnsi" w:cstheme="minorBidi"/>
          <w:smallCaps w:val="0"/>
          <w:noProof/>
          <w:sz w:val="22"/>
          <w:szCs w:val="22"/>
        </w:rPr>
      </w:pPr>
      <w:hyperlink r:id="rId29" w:anchor="_Toc411006803" w:history="1">
        <w:r w:rsidR="000D0636" w:rsidRPr="00201C9F">
          <w:rPr>
            <w:rStyle w:val="Hyperlink"/>
            <w:noProof/>
          </w:rPr>
          <w:t>Abb. 3.1 Use-Case Diagramm</w:t>
        </w:r>
        <w:r w:rsidR="000D0636">
          <w:rPr>
            <w:noProof/>
            <w:webHidden/>
          </w:rPr>
          <w:tab/>
        </w:r>
        <w:r w:rsidR="000D0636">
          <w:rPr>
            <w:noProof/>
            <w:webHidden/>
          </w:rPr>
          <w:fldChar w:fldCharType="begin"/>
        </w:r>
        <w:r w:rsidR="000D0636">
          <w:rPr>
            <w:noProof/>
            <w:webHidden/>
          </w:rPr>
          <w:instrText xml:space="preserve"> PAGEREF _Toc411006803 \h </w:instrText>
        </w:r>
        <w:r w:rsidR="000D0636">
          <w:rPr>
            <w:noProof/>
            <w:webHidden/>
          </w:rPr>
        </w:r>
        <w:r w:rsidR="000D0636">
          <w:rPr>
            <w:noProof/>
            <w:webHidden/>
          </w:rPr>
          <w:fldChar w:fldCharType="separate"/>
        </w:r>
        <w:r w:rsidR="000D0636">
          <w:rPr>
            <w:noProof/>
            <w:webHidden/>
          </w:rPr>
          <w:t>40</w:t>
        </w:r>
        <w:r w:rsidR="000D0636">
          <w:rPr>
            <w:noProof/>
            <w:webHidden/>
          </w:rPr>
          <w:fldChar w:fldCharType="end"/>
        </w:r>
      </w:hyperlink>
    </w:p>
    <w:p w14:paraId="4730BD94" w14:textId="77777777" w:rsidR="000D0636" w:rsidRDefault="00347A8B">
      <w:pPr>
        <w:pStyle w:val="Abbildungsverzeichnis"/>
        <w:tabs>
          <w:tab w:val="right" w:leader="dot" w:pos="8777"/>
        </w:tabs>
        <w:rPr>
          <w:rFonts w:asciiTheme="minorHAnsi" w:eastAsiaTheme="minorEastAsia" w:hAnsiTheme="minorHAnsi" w:cstheme="minorBidi"/>
          <w:smallCaps w:val="0"/>
          <w:noProof/>
          <w:sz w:val="22"/>
          <w:szCs w:val="22"/>
        </w:rPr>
      </w:pPr>
      <w:hyperlink r:id="rId30" w:anchor="_Toc411006804" w:history="1">
        <w:r w:rsidR="000D0636" w:rsidRPr="00201C9F">
          <w:rPr>
            <w:rStyle w:val="Hyperlink"/>
            <w:noProof/>
          </w:rPr>
          <w:t>Abb. 4.1 Magnetic Switch des Cardboard [Bus]</w:t>
        </w:r>
        <w:r w:rsidR="000D0636">
          <w:rPr>
            <w:noProof/>
            <w:webHidden/>
          </w:rPr>
          <w:tab/>
        </w:r>
        <w:r w:rsidR="000D0636">
          <w:rPr>
            <w:noProof/>
            <w:webHidden/>
          </w:rPr>
          <w:fldChar w:fldCharType="begin"/>
        </w:r>
        <w:r w:rsidR="000D0636">
          <w:rPr>
            <w:noProof/>
            <w:webHidden/>
          </w:rPr>
          <w:instrText xml:space="preserve"> PAGEREF _Toc411006804 \h </w:instrText>
        </w:r>
        <w:r w:rsidR="000D0636">
          <w:rPr>
            <w:noProof/>
            <w:webHidden/>
          </w:rPr>
        </w:r>
        <w:r w:rsidR="000D0636">
          <w:rPr>
            <w:noProof/>
            <w:webHidden/>
          </w:rPr>
          <w:fldChar w:fldCharType="separate"/>
        </w:r>
        <w:r w:rsidR="000D0636">
          <w:rPr>
            <w:noProof/>
            <w:webHidden/>
          </w:rPr>
          <w:t>46</w:t>
        </w:r>
        <w:r w:rsidR="000D0636">
          <w:rPr>
            <w:noProof/>
            <w:webHidden/>
          </w:rPr>
          <w:fldChar w:fldCharType="end"/>
        </w:r>
      </w:hyperlink>
    </w:p>
    <w:p w14:paraId="33E5A07F" w14:textId="77777777" w:rsidR="000D0636" w:rsidRDefault="00347A8B">
      <w:pPr>
        <w:pStyle w:val="Abbildungsverzeichnis"/>
        <w:tabs>
          <w:tab w:val="right" w:leader="dot" w:pos="8777"/>
        </w:tabs>
        <w:rPr>
          <w:rFonts w:asciiTheme="minorHAnsi" w:eastAsiaTheme="minorEastAsia" w:hAnsiTheme="minorHAnsi" w:cstheme="minorBidi"/>
          <w:smallCaps w:val="0"/>
          <w:noProof/>
          <w:sz w:val="22"/>
          <w:szCs w:val="22"/>
        </w:rPr>
      </w:pPr>
      <w:hyperlink r:id="rId31" w:anchor="_Toc411006805" w:history="1">
        <w:r w:rsidR="000D0636" w:rsidRPr="00201C9F">
          <w:rPr>
            <w:rStyle w:val="Hyperlink"/>
            <w:noProof/>
          </w:rPr>
          <w:t>Abb. 4.2 Virtuix Omni [Com]</w:t>
        </w:r>
        <w:r w:rsidR="000D0636">
          <w:rPr>
            <w:noProof/>
            <w:webHidden/>
          </w:rPr>
          <w:tab/>
        </w:r>
        <w:r w:rsidR="000D0636">
          <w:rPr>
            <w:noProof/>
            <w:webHidden/>
          </w:rPr>
          <w:fldChar w:fldCharType="begin"/>
        </w:r>
        <w:r w:rsidR="000D0636">
          <w:rPr>
            <w:noProof/>
            <w:webHidden/>
          </w:rPr>
          <w:instrText xml:space="preserve"> PAGEREF _Toc411006805 \h </w:instrText>
        </w:r>
        <w:r w:rsidR="000D0636">
          <w:rPr>
            <w:noProof/>
            <w:webHidden/>
          </w:rPr>
        </w:r>
        <w:r w:rsidR="000D0636">
          <w:rPr>
            <w:noProof/>
            <w:webHidden/>
          </w:rPr>
          <w:fldChar w:fldCharType="separate"/>
        </w:r>
        <w:r w:rsidR="000D0636">
          <w:rPr>
            <w:noProof/>
            <w:webHidden/>
          </w:rPr>
          <w:t>52</w:t>
        </w:r>
        <w:r w:rsidR="000D0636">
          <w:rPr>
            <w:noProof/>
            <w:webHidden/>
          </w:rPr>
          <w:fldChar w:fldCharType="end"/>
        </w:r>
      </w:hyperlink>
    </w:p>
    <w:p w14:paraId="0B4AF7CA" w14:textId="77777777" w:rsidR="000D0636" w:rsidRDefault="00347A8B">
      <w:pPr>
        <w:pStyle w:val="Abbildungsverzeichnis"/>
        <w:tabs>
          <w:tab w:val="right" w:leader="dot" w:pos="8777"/>
        </w:tabs>
        <w:rPr>
          <w:rFonts w:asciiTheme="minorHAnsi" w:eastAsiaTheme="minorEastAsia" w:hAnsiTheme="minorHAnsi" w:cstheme="minorBidi"/>
          <w:smallCaps w:val="0"/>
          <w:noProof/>
          <w:sz w:val="22"/>
          <w:szCs w:val="22"/>
        </w:rPr>
      </w:pPr>
      <w:hyperlink r:id="rId32" w:anchor="_Toc411006806" w:history="1">
        <w:r w:rsidR="000D0636" w:rsidRPr="00201C9F">
          <w:rPr>
            <w:rStyle w:val="Hyperlink"/>
            <w:noProof/>
          </w:rPr>
          <w:t>Abb. 5.1 Prefabs für das Labyrinth</w:t>
        </w:r>
        <w:r w:rsidR="000D0636">
          <w:rPr>
            <w:noProof/>
            <w:webHidden/>
          </w:rPr>
          <w:tab/>
        </w:r>
        <w:r w:rsidR="000D0636">
          <w:rPr>
            <w:noProof/>
            <w:webHidden/>
          </w:rPr>
          <w:fldChar w:fldCharType="begin"/>
        </w:r>
        <w:r w:rsidR="000D0636">
          <w:rPr>
            <w:noProof/>
            <w:webHidden/>
          </w:rPr>
          <w:instrText xml:space="preserve"> PAGEREF _Toc411006806 \h </w:instrText>
        </w:r>
        <w:r w:rsidR="000D0636">
          <w:rPr>
            <w:noProof/>
            <w:webHidden/>
          </w:rPr>
        </w:r>
        <w:r w:rsidR="000D0636">
          <w:rPr>
            <w:noProof/>
            <w:webHidden/>
          </w:rPr>
          <w:fldChar w:fldCharType="separate"/>
        </w:r>
        <w:r w:rsidR="000D0636">
          <w:rPr>
            <w:noProof/>
            <w:webHidden/>
          </w:rPr>
          <w:t>54</w:t>
        </w:r>
        <w:r w:rsidR="000D0636">
          <w:rPr>
            <w:noProof/>
            <w:webHidden/>
          </w:rPr>
          <w:fldChar w:fldCharType="end"/>
        </w:r>
      </w:hyperlink>
    </w:p>
    <w:p w14:paraId="5610B714" w14:textId="77777777" w:rsidR="000D0636" w:rsidRDefault="00347A8B">
      <w:pPr>
        <w:pStyle w:val="Abbildungsverzeichnis"/>
        <w:tabs>
          <w:tab w:val="right" w:leader="dot" w:pos="8777"/>
        </w:tabs>
        <w:rPr>
          <w:rFonts w:asciiTheme="minorHAnsi" w:eastAsiaTheme="minorEastAsia" w:hAnsiTheme="minorHAnsi" w:cstheme="minorBidi"/>
          <w:smallCaps w:val="0"/>
          <w:noProof/>
          <w:sz w:val="22"/>
          <w:szCs w:val="22"/>
        </w:rPr>
      </w:pPr>
      <w:hyperlink r:id="rId33" w:anchor="_Toc411006807" w:history="1">
        <w:r w:rsidR="000D0636" w:rsidRPr="00201C9F">
          <w:rPr>
            <w:rStyle w:val="Hyperlink"/>
            <w:noProof/>
          </w:rPr>
          <w:t>Abb. 5.2 Ansicht des fertigen Labyrinths</w:t>
        </w:r>
        <w:r w:rsidR="000D0636">
          <w:rPr>
            <w:noProof/>
            <w:webHidden/>
          </w:rPr>
          <w:tab/>
        </w:r>
        <w:r w:rsidR="000D0636">
          <w:rPr>
            <w:noProof/>
            <w:webHidden/>
          </w:rPr>
          <w:fldChar w:fldCharType="begin"/>
        </w:r>
        <w:r w:rsidR="000D0636">
          <w:rPr>
            <w:noProof/>
            <w:webHidden/>
          </w:rPr>
          <w:instrText xml:space="preserve"> PAGEREF _Toc411006807 \h </w:instrText>
        </w:r>
        <w:r w:rsidR="000D0636">
          <w:rPr>
            <w:noProof/>
            <w:webHidden/>
          </w:rPr>
        </w:r>
        <w:r w:rsidR="000D0636">
          <w:rPr>
            <w:noProof/>
            <w:webHidden/>
          </w:rPr>
          <w:fldChar w:fldCharType="separate"/>
        </w:r>
        <w:r w:rsidR="000D0636">
          <w:rPr>
            <w:noProof/>
            <w:webHidden/>
          </w:rPr>
          <w:t>55</w:t>
        </w:r>
        <w:r w:rsidR="000D0636">
          <w:rPr>
            <w:noProof/>
            <w:webHidden/>
          </w:rPr>
          <w:fldChar w:fldCharType="end"/>
        </w:r>
      </w:hyperlink>
    </w:p>
    <w:p w14:paraId="5A4C6B08" w14:textId="77777777" w:rsidR="000D0636" w:rsidRDefault="00347A8B">
      <w:pPr>
        <w:pStyle w:val="Abbildungsverzeichnis"/>
        <w:tabs>
          <w:tab w:val="right" w:leader="dot" w:pos="8777"/>
        </w:tabs>
        <w:rPr>
          <w:rFonts w:asciiTheme="minorHAnsi" w:eastAsiaTheme="minorEastAsia" w:hAnsiTheme="minorHAnsi" w:cstheme="minorBidi"/>
          <w:smallCaps w:val="0"/>
          <w:noProof/>
          <w:sz w:val="22"/>
          <w:szCs w:val="22"/>
        </w:rPr>
      </w:pPr>
      <w:hyperlink r:id="rId34" w:anchor="_Toc411006808" w:history="1">
        <w:r w:rsidR="000D0636" w:rsidRPr="00201C9F">
          <w:rPr>
            <w:rStyle w:val="Hyperlink"/>
            <w:noProof/>
          </w:rPr>
          <w:t>Abb. 5.3 Ansicht eines Trigger-Objektes vor dem Ziel des Labyrinths</w:t>
        </w:r>
        <w:r w:rsidR="000D0636">
          <w:rPr>
            <w:noProof/>
            <w:webHidden/>
          </w:rPr>
          <w:tab/>
        </w:r>
        <w:r w:rsidR="000D0636">
          <w:rPr>
            <w:noProof/>
            <w:webHidden/>
          </w:rPr>
          <w:fldChar w:fldCharType="begin"/>
        </w:r>
        <w:r w:rsidR="000D0636">
          <w:rPr>
            <w:noProof/>
            <w:webHidden/>
          </w:rPr>
          <w:instrText xml:space="preserve"> PAGEREF _Toc411006808 \h </w:instrText>
        </w:r>
        <w:r w:rsidR="000D0636">
          <w:rPr>
            <w:noProof/>
            <w:webHidden/>
          </w:rPr>
        </w:r>
        <w:r w:rsidR="000D0636">
          <w:rPr>
            <w:noProof/>
            <w:webHidden/>
          </w:rPr>
          <w:fldChar w:fldCharType="separate"/>
        </w:r>
        <w:r w:rsidR="000D0636">
          <w:rPr>
            <w:noProof/>
            <w:webHidden/>
          </w:rPr>
          <w:t>56</w:t>
        </w:r>
        <w:r w:rsidR="000D0636">
          <w:rPr>
            <w:noProof/>
            <w:webHidden/>
          </w:rPr>
          <w:fldChar w:fldCharType="end"/>
        </w:r>
      </w:hyperlink>
    </w:p>
    <w:p w14:paraId="6B524C63" w14:textId="572C15EE" w:rsidR="001914B6" w:rsidRPr="00BD7578" w:rsidRDefault="005D6710" w:rsidP="002360E8">
      <w:pPr>
        <w:pStyle w:val="Textkrper"/>
      </w:pPr>
      <w:r>
        <w:rPr>
          <w:b/>
          <w:bCs/>
          <w:noProof/>
        </w:rPr>
        <w:fldChar w:fldCharType="end"/>
      </w:r>
    </w:p>
    <w:p w14:paraId="4F4958C4" w14:textId="77777777" w:rsidR="001914B6" w:rsidRPr="00BD7578" w:rsidRDefault="001914B6" w:rsidP="00FB23D7"/>
    <w:p w14:paraId="4BDF3922" w14:textId="77777777" w:rsidR="00FB23D7" w:rsidRPr="00BD7578" w:rsidRDefault="00FB23D7" w:rsidP="00FB23D7">
      <w:pPr>
        <w:sectPr w:rsidR="00FB23D7" w:rsidRPr="00BD7578" w:rsidSect="00CF380C">
          <w:pgSz w:w="11906" w:h="16838" w:code="9"/>
          <w:pgMar w:top="1531" w:right="1418" w:bottom="1701" w:left="1701" w:header="510" w:footer="624" w:gutter="0"/>
          <w:pgNumType w:fmt="upperRoman"/>
          <w:cols w:space="708"/>
          <w:docGrid w:linePitch="360"/>
        </w:sectPr>
      </w:pPr>
    </w:p>
    <w:p w14:paraId="4D9FB6B3" w14:textId="11326A76" w:rsidR="0073618E" w:rsidRDefault="0073618E" w:rsidP="00067295">
      <w:pPr>
        <w:pStyle w:val="Oberberschrift"/>
        <w:rPr>
          <w:rFonts w:ascii="Helvetica" w:hAnsi="Helvetica"/>
        </w:rPr>
      </w:pPr>
      <w:bookmarkStart w:id="19" w:name="_Toc224637401"/>
      <w:bookmarkStart w:id="20" w:name="_Toc224707532"/>
      <w:bookmarkStart w:id="21" w:name="_Toc224810289"/>
      <w:bookmarkStart w:id="22" w:name="_Toc225071774"/>
      <w:r w:rsidRPr="00211A66">
        <w:rPr>
          <w:rFonts w:ascii="Helvetica" w:hAnsi="Helvetica"/>
        </w:rPr>
        <w:lastRenderedPageBreak/>
        <w:t>Tabellenverzeichnis</w:t>
      </w:r>
      <w:bookmarkEnd w:id="19"/>
      <w:bookmarkEnd w:id="20"/>
      <w:bookmarkEnd w:id="21"/>
      <w:bookmarkEnd w:id="22"/>
    </w:p>
    <w:p w14:paraId="0A59D641" w14:textId="77777777" w:rsidR="006C6C20" w:rsidRPr="006C6C20" w:rsidRDefault="006C6C20" w:rsidP="006C6C20"/>
    <w:p w14:paraId="05EFBAA9" w14:textId="77777777" w:rsidR="000D0636" w:rsidRDefault="005A2603">
      <w:pPr>
        <w:pStyle w:val="Abbildungsverzeichnis"/>
        <w:tabs>
          <w:tab w:val="right" w:leader="dot" w:pos="8777"/>
        </w:tabs>
        <w:rPr>
          <w:rFonts w:asciiTheme="minorHAnsi" w:eastAsiaTheme="minorEastAsia" w:hAnsiTheme="minorHAnsi" w:cstheme="minorBidi"/>
          <w:smallCaps w:val="0"/>
          <w:noProof/>
          <w:sz w:val="22"/>
          <w:szCs w:val="22"/>
        </w:rPr>
      </w:pPr>
      <w:r>
        <w:fldChar w:fldCharType="begin"/>
      </w:r>
      <w:r>
        <w:instrText xml:space="preserve"> TOC \h \z \c "Tabelle" </w:instrText>
      </w:r>
      <w:r>
        <w:fldChar w:fldCharType="separate"/>
      </w:r>
      <w:hyperlink w:anchor="_Toc411006809" w:history="1">
        <w:r w:rsidR="000D0636" w:rsidRPr="00D8139D">
          <w:rPr>
            <w:rStyle w:val="Hyperlink"/>
            <w:noProof/>
          </w:rPr>
          <w:t>Tabelle 3.1 Übersicht der Stakeholder</w:t>
        </w:r>
        <w:r w:rsidR="000D0636">
          <w:rPr>
            <w:noProof/>
            <w:webHidden/>
          </w:rPr>
          <w:tab/>
        </w:r>
        <w:r w:rsidR="000D0636">
          <w:rPr>
            <w:noProof/>
            <w:webHidden/>
          </w:rPr>
          <w:fldChar w:fldCharType="begin"/>
        </w:r>
        <w:r w:rsidR="000D0636">
          <w:rPr>
            <w:noProof/>
            <w:webHidden/>
          </w:rPr>
          <w:instrText xml:space="preserve"> PAGEREF _Toc411006809 \h </w:instrText>
        </w:r>
        <w:r w:rsidR="000D0636">
          <w:rPr>
            <w:noProof/>
            <w:webHidden/>
          </w:rPr>
        </w:r>
        <w:r w:rsidR="000D0636">
          <w:rPr>
            <w:noProof/>
            <w:webHidden/>
          </w:rPr>
          <w:fldChar w:fldCharType="separate"/>
        </w:r>
        <w:r w:rsidR="000D0636">
          <w:rPr>
            <w:noProof/>
            <w:webHidden/>
          </w:rPr>
          <w:t>37</w:t>
        </w:r>
        <w:r w:rsidR="000D0636">
          <w:rPr>
            <w:noProof/>
            <w:webHidden/>
          </w:rPr>
          <w:fldChar w:fldCharType="end"/>
        </w:r>
      </w:hyperlink>
    </w:p>
    <w:p w14:paraId="58D892BA" w14:textId="77777777" w:rsidR="000D0636" w:rsidRDefault="00347A8B">
      <w:pPr>
        <w:pStyle w:val="Abbildungsverzeichnis"/>
        <w:tabs>
          <w:tab w:val="right" w:leader="dot" w:pos="8777"/>
        </w:tabs>
        <w:rPr>
          <w:rFonts w:asciiTheme="minorHAnsi" w:eastAsiaTheme="minorEastAsia" w:hAnsiTheme="minorHAnsi" w:cstheme="minorBidi"/>
          <w:smallCaps w:val="0"/>
          <w:noProof/>
          <w:sz w:val="22"/>
          <w:szCs w:val="22"/>
        </w:rPr>
      </w:pPr>
      <w:hyperlink r:id="rId35" w:anchor="_Toc411006810" w:history="1">
        <w:r w:rsidR="000D0636" w:rsidRPr="00D8139D">
          <w:rPr>
            <w:rStyle w:val="Hyperlink"/>
            <w:noProof/>
          </w:rPr>
          <w:t>Tabelle 3.2 Stakeholdermap</w:t>
        </w:r>
        <w:r w:rsidR="000D0636">
          <w:rPr>
            <w:noProof/>
            <w:webHidden/>
          </w:rPr>
          <w:tab/>
        </w:r>
        <w:r w:rsidR="000D0636">
          <w:rPr>
            <w:noProof/>
            <w:webHidden/>
          </w:rPr>
          <w:fldChar w:fldCharType="begin"/>
        </w:r>
        <w:r w:rsidR="000D0636">
          <w:rPr>
            <w:noProof/>
            <w:webHidden/>
          </w:rPr>
          <w:instrText xml:space="preserve"> PAGEREF _Toc411006810 \h </w:instrText>
        </w:r>
        <w:r w:rsidR="000D0636">
          <w:rPr>
            <w:noProof/>
            <w:webHidden/>
          </w:rPr>
        </w:r>
        <w:r w:rsidR="000D0636">
          <w:rPr>
            <w:noProof/>
            <w:webHidden/>
          </w:rPr>
          <w:fldChar w:fldCharType="separate"/>
        </w:r>
        <w:r w:rsidR="000D0636">
          <w:rPr>
            <w:noProof/>
            <w:webHidden/>
          </w:rPr>
          <w:t>37</w:t>
        </w:r>
        <w:r w:rsidR="000D0636">
          <w:rPr>
            <w:noProof/>
            <w:webHidden/>
          </w:rPr>
          <w:fldChar w:fldCharType="end"/>
        </w:r>
      </w:hyperlink>
    </w:p>
    <w:p w14:paraId="0781BF4B" w14:textId="77777777" w:rsidR="000D0636" w:rsidRDefault="00347A8B">
      <w:pPr>
        <w:pStyle w:val="Abbildungsverzeichnis"/>
        <w:tabs>
          <w:tab w:val="right" w:leader="dot" w:pos="8777"/>
        </w:tabs>
        <w:rPr>
          <w:rFonts w:asciiTheme="minorHAnsi" w:eastAsiaTheme="minorEastAsia" w:hAnsiTheme="minorHAnsi" w:cstheme="minorBidi"/>
          <w:smallCaps w:val="0"/>
          <w:noProof/>
          <w:sz w:val="22"/>
          <w:szCs w:val="22"/>
        </w:rPr>
      </w:pPr>
      <w:hyperlink w:anchor="_Toc411006811" w:history="1">
        <w:r w:rsidR="000D0636" w:rsidRPr="00D8139D">
          <w:rPr>
            <w:rStyle w:val="Hyperlink"/>
            <w:noProof/>
          </w:rPr>
          <w:t>Tabelle 3.3 Musskriterien</w:t>
        </w:r>
        <w:r w:rsidR="000D0636">
          <w:rPr>
            <w:noProof/>
            <w:webHidden/>
          </w:rPr>
          <w:tab/>
        </w:r>
        <w:r w:rsidR="000D0636">
          <w:rPr>
            <w:noProof/>
            <w:webHidden/>
          </w:rPr>
          <w:fldChar w:fldCharType="begin"/>
        </w:r>
        <w:r w:rsidR="000D0636">
          <w:rPr>
            <w:noProof/>
            <w:webHidden/>
          </w:rPr>
          <w:instrText xml:space="preserve"> PAGEREF _Toc411006811 \h </w:instrText>
        </w:r>
        <w:r w:rsidR="000D0636">
          <w:rPr>
            <w:noProof/>
            <w:webHidden/>
          </w:rPr>
        </w:r>
        <w:r w:rsidR="000D0636">
          <w:rPr>
            <w:noProof/>
            <w:webHidden/>
          </w:rPr>
          <w:fldChar w:fldCharType="separate"/>
        </w:r>
        <w:r w:rsidR="000D0636">
          <w:rPr>
            <w:noProof/>
            <w:webHidden/>
          </w:rPr>
          <w:t>39</w:t>
        </w:r>
        <w:r w:rsidR="000D0636">
          <w:rPr>
            <w:noProof/>
            <w:webHidden/>
          </w:rPr>
          <w:fldChar w:fldCharType="end"/>
        </w:r>
      </w:hyperlink>
    </w:p>
    <w:p w14:paraId="17944BEF" w14:textId="77777777" w:rsidR="000D0636" w:rsidRDefault="00347A8B">
      <w:pPr>
        <w:pStyle w:val="Abbildungsverzeichnis"/>
        <w:tabs>
          <w:tab w:val="right" w:leader="dot" w:pos="8777"/>
        </w:tabs>
        <w:rPr>
          <w:rFonts w:asciiTheme="minorHAnsi" w:eastAsiaTheme="minorEastAsia" w:hAnsiTheme="minorHAnsi" w:cstheme="minorBidi"/>
          <w:smallCaps w:val="0"/>
          <w:noProof/>
          <w:sz w:val="22"/>
          <w:szCs w:val="22"/>
        </w:rPr>
      </w:pPr>
      <w:hyperlink w:anchor="_Toc411006812" w:history="1">
        <w:r w:rsidR="000D0636" w:rsidRPr="00D8139D">
          <w:rPr>
            <w:rStyle w:val="Hyperlink"/>
            <w:noProof/>
          </w:rPr>
          <w:t>Tabelle 3.4 Wunschkriterien</w:t>
        </w:r>
        <w:r w:rsidR="000D0636">
          <w:rPr>
            <w:noProof/>
            <w:webHidden/>
          </w:rPr>
          <w:tab/>
        </w:r>
        <w:r w:rsidR="000D0636">
          <w:rPr>
            <w:noProof/>
            <w:webHidden/>
          </w:rPr>
          <w:fldChar w:fldCharType="begin"/>
        </w:r>
        <w:r w:rsidR="000D0636">
          <w:rPr>
            <w:noProof/>
            <w:webHidden/>
          </w:rPr>
          <w:instrText xml:space="preserve"> PAGEREF _Toc411006812 \h </w:instrText>
        </w:r>
        <w:r w:rsidR="000D0636">
          <w:rPr>
            <w:noProof/>
            <w:webHidden/>
          </w:rPr>
        </w:r>
        <w:r w:rsidR="000D0636">
          <w:rPr>
            <w:noProof/>
            <w:webHidden/>
          </w:rPr>
          <w:fldChar w:fldCharType="separate"/>
        </w:r>
        <w:r w:rsidR="000D0636">
          <w:rPr>
            <w:noProof/>
            <w:webHidden/>
          </w:rPr>
          <w:t>39</w:t>
        </w:r>
        <w:r w:rsidR="000D0636">
          <w:rPr>
            <w:noProof/>
            <w:webHidden/>
          </w:rPr>
          <w:fldChar w:fldCharType="end"/>
        </w:r>
      </w:hyperlink>
    </w:p>
    <w:p w14:paraId="2F31BF55" w14:textId="77777777" w:rsidR="000D0636" w:rsidRDefault="00347A8B">
      <w:pPr>
        <w:pStyle w:val="Abbildungsverzeichnis"/>
        <w:tabs>
          <w:tab w:val="right" w:leader="dot" w:pos="8777"/>
        </w:tabs>
        <w:rPr>
          <w:rFonts w:asciiTheme="minorHAnsi" w:eastAsiaTheme="minorEastAsia" w:hAnsiTheme="minorHAnsi" w:cstheme="minorBidi"/>
          <w:smallCaps w:val="0"/>
          <w:noProof/>
          <w:sz w:val="22"/>
          <w:szCs w:val="22"/>
        </w:rPr>
      </w:pPr>
      <w:hyperlink w:anchor="_Toc411006813" w:history="1">
        <w:r w:rsidR="000D0636" w:rsidRPr="00D8139D">
          <w:rPr>
            <w:rStyle w:val="Hyperlink"/>
            <w:noProof/>
          </w:rPr>
          <w:t>Tabelle 3.5 Funktionale Anforderungen nach Rupp [RS14]</w:t>
        </w:r>
        <w:r w:rsidR="000D0636">
          <w:rPr>
            <w:noProof/>
            <w:webHidden/>
          </w:rPr>
          <w:tab/>
        </w:r>
        <w:r w:rsidR="000D0636">
          <w:rPr>
            <w:noProof/>
            <w:webHidden/>
          </w:rPr>
          <w:fldChar w:fldCharType="begin"/>
        </w:r>
        <w:r w:rsidR="000D0636">
          <w:rPr>
            <w:noProof/>
            <w:webHidden/>
          </w:rPr>
          <w:instrText xml:space="preserve"> PAGEREF _Toc411006813 \h </w:instrText>
        </w:r>
        <w:r w:rsidR="000D0636">
          <w:rPr>
            <w:noProof/>
            <w:webHidden/>
          </w:rPr>
        </w:r>
        <w:r w:rsidR="000D0636">
          <w:rPr>
            <w:noProof/>
            <w:webHidden/>
          </w:rPr>
          <w:fldChar w:fldCharType="separate"/>
        </w:r>
        <w:r w:rsidR="000D0636">
          <w:rPr>
            <w:noProof/>
            <w:webHidden/>
          </w:rPr>
          <w:t>41</w:t>
        </w:r>
        <w:r w:rsidR="000D0636">
          <w:rPr>
            <w:noProof/>
            <w:webHidden/>
          </w:rPr>
          <w:fldChar w:fldCharType="end"/>
        </w:r>
      </w:hyperlink>
    </w:p>
    <w:p w14:paraId="2285D980" w14:textId="77777777" w:rsidR="000D0636" w:rsidRDefault="00347A8B">
      <w:pPr>
        <w:pStyle w:val="Abbildungsverzeichnis"/>
        <w:tabs>
          <w:tab w:val="right" w:leader="dot" w:pos="8777"/>
        </w:tabs>
        <w:rPr>
          <w:rFonts w:asciiTheme="minorHAnsi" w:eastAsiaTheme="minorEastAsia" w:hAnsiTheme="minorHAnsi" w:cstheme="minorBidi"/>
          <w:smallCaps w:val="0"/>
          <w:noProof/>
          <w:sz w:val="22"/>
          <w:szCs w:val="22"/>
        </w:rPr>
      </w:pPr>
      <w:hyperlink w:anchor="_Toc411006814" w:history="1">
        <w:r w:rsidR="000D0636" w:rsidRPr="00D8139D">
          <w:rPr>
            <w:rStyle w:val="Hyperlink"/>
            <w:noProof/>
          </w:rPr>
          <w:t>Tabelle 3.6 Qualitätsanforderungen</w:t>
        </w:r>
        <w:r w:rsidR="000D0636">
          <w:rPr>
            <w:noProof/>
            <w:webHidden/>
          </w:rPr>
          <w:tab/>
        </w:r>
        <w:r w:rsidR="000D0636">
          <w:rPr>
            <w:noProof/>
            <w:webHidden/>
          </w:rPr>
          <w:fldChar w:fldCharType="begin"/>
        </w:r>
        <w:r w:rsidR="000D0636">
          <w:rPr>
            <w:noProof/>
            <w:webHidden/>
          </w:rPr>
          <w:instrText xml:space="preserve"> PAGEREF _Toc411006814 \h </w:instrText>
        </w:r>
        <w:r w:rsidR="000D0636">
          <w:rPr>
            <w:noProof/>
            <w:webHidden/>
          </w:rPr>
        </w:r>
        <w:r w:rsidR="000D0636">
          <w:rPr>
            <w:noProof/>
            <w:webHidden/>
          </w:rPr>
          <w:fldChar w:fldCharType="separate"/>
        </w:r>
        <w:r w:rsidR="000D0636">
          <w:rPr>
            <w:noProof/>
            <w:webHidden/>
          </w:rPr>
          <w:t>42</w:t>
        </w:r>
        <w:r w:rsidR="000D0636">
          <w:rPr>
            <w:noProof/>
            <w:webHidden/>
          </w:rPr>
          <w:fldChar w:fldCharType="end"/>
        </w:r>
      </w:hyperlink>
    </w:p>
    <w:p w14:paraId="03F5D121" w14:textId="77777777" w:rsidR="000D0636" w:rsidRDefault="00347A8B">
      <w:pPr>
        <w:pStyle w:val="Abbildungsverzeichnis"/>
        <w:tabs>
          <w:tab w:val="right" w:leader="dot" w:pos="8777"/>
        </w:tabs>
        <w:rPr>
          <w:rFonts w:asciiTheme="minorHAnsi" w:eastAsiaTheme="minorEastAsia" w:hAnsiTheme="minorHAnsi" w:cstheme="minorBidi"/>
          <w:smallCaps w:val="0"/>
          <w:noProof/>
          <w:sz w:val="22"/>
          <w:szCs w:val="22"/>
        </w:rPr>
      </w:pPr>
      <w:hyperlink w:anchor="_Toc411006815" w:history="1">
        <w:r w:rsidR="000D0636" w:rsidRPr="00D8139D">
          <w:rPr>
            <w:rStyle w:val="Hyperlink"/>
            <w:noProof/>
          </w:rPr>
          <w:t>Tabelle 3.7 Übersicht der Testgeräte</w:t>
        </w:r>
        <w:r w:rsidR="000D0636">
          <w:rPr>
            <w:noProof/>
            <w:webHidden/>
          </w:rPr>
          <w:tab/>
        </w:r>
        <w:r w:rsidR="000D0636">
          <w:rPr>
            <w:noProof/>
            <w:webHidden/>
          </w:rPr>
          <w:fldChar w:fldCharType="begin"/>
        </w:r>
        <w:r w:rsidR="000D0636">
          <w:rPr>
            <w:noProof/>
            <w:webHidden/>
          </w:rPr>
          <w:instrText xml:space="preserve"> PAGEREF _Toc411006815 \h </w:instrText>
        </w:r>
        <w:r w:rsidR="000D0636">
          <w:rPr>
            <w:noProof/>
            <w:webHidden/>
          </w:rPr>
        </w:r>
        <w:r w:rsidR="000D0636">
          <w:rPr>
            <w:noProof/>
            <w:webHidden/>
          </w:rPr>
          <w:fldChar w:fldCharType="separate"/>
        </w:r>
        <w:r w:rsidR="000D0636">
          <w:rPr>
            <w:noProof/>
            <w:webHidden/>
          </w:rPr>
          <w:t>44</w:t>
        </w:r>
        <w:r w:rsidR="000D0636">
          <w:rPr>
            <w:noProof/>
            <w:webHidden/>
          </w:rPr>
          <w:fldChar w:fldCharType="end"/>
        </w:r>
      </w:hyperlink>
    </w:p>
    <w:p w14:paraId="0864995C" w14:textId="77777777" w:rsidR="000D0636" w:rsidRDefault="00347A8B">
      <w:pPr>
        <w:pStyle w:val="Abbildungsverzeichnis"/>
        <w:tabs>
          <w:tab w:val="right" w:leader="dot" w:pos="8777"/>
        </w:tabs>
        <w:rPr>
          <w:rFonts w:asciiTheme="minorHAnsi" w:eastAsiaTheme="minorEastAsia" w:hAnsiTheme="minorHAnsi" w:cstheme="minorBidi"/>
          <w:smallCaps w:val="0"/>
          <w:noProof/>
          <w:sz w:val="22"/>
          <w:szCs w:val="22"/>
        </w:rPr>
      </w:pPr>
      <w:hyperlink w:anchor="_Toc411006816" w:history="1">
        <w:r w:rsidR="000D0636" w:rsidRPr="00D8139D">
          <w:rPr>
            <w:rStyle w:val="Hyperlink"/>
            <w:noProof/>
          </w:rPr>
          <w:t>Tabelle 3.8 Testfälle</w:t>
        </w:r>
        <w:r w:rsidR="000D0636">
          <w:rPr>
            <w:noProof/>
            <w:webHidden/>
          </w:rPr>
          <w:tab/>
        </w:r>
        <w:r w:rsidR="000D0636">
          <w:rPr>
            <w:noProof/>
            <w:webHidden/>
          </w:rPr>
          <w:fldChar w:fldCharType="begin"/>
        </w:r>
        <w:r w:rsidR="000D0636">
          <w:rPr>
            <w:noProof/>
            <w:webHidden/>
          </w:rPr>
          <w:instrText xml:space="preserve"> PAGEREF _Toc411006816 \h </w:instrText>
        </w:r>
        <w:r w:rsidR="000D0636">
          <w:rPr>
            <w:noProof/>
            <w:webHidden/>
          </w:rPr>
        </w:r>
        <w:r w:rsidR="000D0636">
          <w:rPr>
            <w:noProof/>
            <w:webHidden/>
          </w:rPr>
          <w:fldChar w:fldCharType="separate"/>
        </w:r>
        <w:r w:rsidR="000D0636">
          <w:rPr>
            <w:noProof/>
            <w:webHidden/>
          </w:rPr>
          <w:t>44</w:t>
        </w:r>
        <w:r w:rsidR="000D0636">
          <w:rPr>
            <w:noProof/>
            <w:webHidden/>
          </w:rPr>
          <w:fldChar w:fldCharType="end"/>
        </w:r>
      </w:hyperlink>
    </w:p>
    <w:p w14:paraId="165C2502" w14:textId="77777777" w:rsidR="000D0636" w:rsidRDefault="00347A8B">
      <w:pPr>
        <w:pStyle w:val="Abbildungsverzeichnis"/>
        <w:tabs>
          <w:tab w:val="right" w:leader="dot" w:pos="8777"/>
        </w:tabs>
        <w:rPr>
          <w:rFonts w:asciiTheme="minorHAnsi" w:eastAsiaTheme="minorEastAsia" w:hAnsiTheme="minorHAnsi" w:cstheme="minorBidi"/>
          <w:smallCaps w:val="0"/>
          <w:noProof/>
          <w:sz w:val="22"/>
          <w:szCs w:val="22"/>
        </w:rPr>
      </w:pPr>
      <w:hyperlink w:anchor="_Toc411006817" w:history="1">
        <w:r w:rsidR="000D0636" w:rsidRPr="00D8139D">
          <w:rPr>
            <w:rStyle w:val="Hyperlink"/>
            <w:noProof/>
          </w:rPr>
          <w:t>Tabelle 6.1 Testfälle der App</w:t>
        </w:r>
        <w:r w:rsidR="000D0636">
          <w:rPr>
            <w:noProof/>
            <w:webHidden/>
          </w:rPr>
          <w:tab/>
        </w:r>
        <w:r w:rsidR="000D0636">
          <w:rPr>
            <w:noProof/>
            <w:webHidden/>
          </w:rPr>
          <w:fldChar w:fldCharType="begin"/>
        </w:r>
        <w:r w:rsidR="000D0636">
          <w:rPr>
            <w:noProof/>
            <w:webHidden/>
          </w:rPr>
          <w:instrText xml:space="preserve"> PAGEREF _Toc411006817 \h </w:instrText>
        </w:r>
        <w:r w:rsidR="000D0636">
          <w:rPr>
            <w:noProof/>
            <w:webHidden/>
          </w:rPr>
        </w:r>
        <w:r w:rsidR="000D0636">
          <w:rPr>
            <w:noProof/>
            <w:webHidden/>
          </w:rPr>
          <w:fldChar w:fldCharType="separate"/>
        </w:r>
        <w:r w:rsidR="000D0636">
          <w:rPr>
            <w:noProof/>
            <w:webHidden/>
          </w:rPr>
          <w:t>59</w:t>
        </w:r>
        <w:r w:rsidR="000D0636">
          <w:rPr>
            <w:noProof/>
            <w:webHidden/>
          </w:rPr>
          <w:fldChar w:fldCharType="end"/>
        </w:r>
      </w:hyperlink>
    </w:p>
    <w:p w14:paraId="6804753F" w14:textId="77777777" w:rsidR="000D0636" w:rsidRDefault="00347A8B">
      <w:pPr>
        <w:pStyle w:val="Abbildungsverzeichnis"/>
        <w:tabs>
          <w:tab w:val="right" w:leader="dot" w:pos="8777"/>
        </w:tabs>
        <w:rPr>
          <w:rFonts w:asciiTheme="minorHAnsi" w:eastAsiaTheme="minorEastAsia" w:hAnsiTheme="minorHAnsi" w:cstheme="minorBidi"/>
          <w:smallCaps w:val="0"/>
          <w:noProof/>
          <w:sz w:val="22"/>
          <w:szCs w:val="22"/>
        </w:rPr>
      </w:pPr>
      <w:hyperlink w:anchor="_Toc411006818" w:history="1">
        <w:r w:rsidR="000D0636" w:rsidRPr="00D8139D">
          <w:rPr>
            <w:rStyle w:val="Hyperlink"/>
            <w:noProof/>
          </w:rPr>
          <w:t>Tabelle 6.2 Testfälle des Controllers</w:t>
        </w:r>
        <w:r w:rsidR="000D0636">
          <w:rPr>
            <w:noProof/>
            <w:webHidden/>
          </w:rPr>
          <w:tab/>
        </w:r>
        <w:r w:rsidR="000D0636">
          <w:rPr>
            <w:noProof/>
            <w:webHidden/>
          </w:rPr>
          <w:fldChar w:fldCharType="begin"/>
        </w:r>
        <w:r w:rsidR="000D0636">
          <w:rPr>
            <w:noProof/>
            <w:webHidden/>
          </w:rPr>
          <w:instrText xml:space="preserve"> PAGEREF _Toc411006818 \h </w:instrText>
        </w:r>
        <w:r w:rsidR="000D0636">
          <w:rPr>
            <w:noProof/>
            <w:webHidden/>
          </w:rPr>
        </w:r>
        <w:r w:rsidR="000D0636">
          <w:rPr>
            <w:noProof/>
            <w:webHidden/>
          </w:rPr>
          <w:fldChar w:fldCharType="separate"/>
        </w:r>
        <w:r w:rsidR="000D0636">
          <w:rPr>
            <w:noProof/>
            <w:webHidden/>
          </w:rPr>
          <w:t>60</w:t>
        </w:r>
        <w:r w:rsidR="000D0636">
          <w:rPr>
            <w:noProof/>
            <w:webHidden/>
          </w:rPr>
          <w:fldChar w:fldCharType="end"/>
        </w:r>
      </w:hyperlink>
    </w:p>
    <w:p w14:paraId="0E12E295" w14:textId="77777777" w:rsidR="000D0636" w:rsidRDefault="00347A8B">
      <w:pPr>
        <w:pStyle w:val="Abbildungsverzeichnis"/>
        <w:tabs>
          <w:tab w:val="right" w:leader="dot" w:pos="8777"/>
        </w:tabs>
        <w:rPr>
          <w:rFonts w:asciiTheme="minorHAnsi" w:eastAsiaTheme="minorEastAsia" w:hAnsiTheme="minorHAnsi" w:cstheme="minorBidi"/>
          <w:smallCaps w:val="0"/>
          <w:noProof/>
          <w:sz w:val="22"/>
          <w:szCs w:val="22"/>
        </w:rPr>
      </w:pPr>
      <w:hyperlink w:anchor="_Toc411006819" w:history="1">
        <w:r w:rsidR="000D0636" w:rsidRPr="00D8139D">
          <w:rPr>
            <w:rStyle w:val="Hyperlink"/>
            <w:noProof/>
          </w:rPr>
          <w:t>Tabelle 6.3 Testfälle der App</w:t>
        </w:r>
        <w:r w:rsidR="000D0636">
          <w:rPr>
            <w:noProof/>
            <w:webHidden/>
          </w:rPr>
          <w:tab/>
        </w:r>
        <w:r w:rsidR="000D0636">
          <w:rPr>
            <w:noProof/>
            <w:webHidden/>
          </w:rPr>
          <w:fldChar w:fldCharType="begin"/>
        </w:r>
        <w:r w:rsidR="000D0636">
          <w:rPr>
            <w:noProof/>
            <w:webHidden/>
          </w:rPr>
          <w:instrText xml:space="preserve"> PAGEREF _Toc411006819 \h </w:instrText>
        </w:r>
        <w:r w:rsidR="000D0636">
          <w:rPr>
            <w:noProof/>
            <w:webHidden/>
          </w:rPr>
        </w:r>
        <w:r w:rsidR="000D0636">
          <w:rPr>
            <w:noProof/>
            <w:webHidden/>
          </w:rPr>
          <w:fldChar w:fldCharType="separate"/>
        </w:r>
        <w:r w:rsidR="000D0636">
          <w:rPr>
            <w:noProof/>
            <w:webHidden/>
          </w:rPr>
          <w:t>60</w:t>
        </w:r>
        <w:r w:rsidR="000D0636">
          <w:rPr>
            <w:noProof/>
            <w:webHidden/>
          </w:rPr>
          <w:fldChar w:fldCharType="end"/>
        </w:r>
      </w:hyperlink>
    </w:p>
    <w:p w14:paraId="058B28CD" w14:textId="77777777" w:rsidR="000D0636" w:rsidRDefault="00347A8B">
      <w:pPr>
        <w:pStyle w:val="Abbildungsverzeichnis"/>
        <w:tabs>
          <w:tab w:val="right" w:leader="dot" w:pos="8777"/>
        </w:tabs>
        <w:rPr>
          <w:rFonts w:asciiTheme="minorHAnsi" w:eastAsiaTheme="minorEastAsia" w:hAnsiTheme="minorHAnsi" w:cstheme="minorBidi"/>
          <w:smallCaps w:val="0"/>
          <w:noProof/>
          <w:sz w:val="22"/>
          <w:szCs w:val="22"/>
        </w:rPr>
      </w:pPr>
      <w:hyperlink w:anchor="_Toc411006820" w:history="1">
        <w:r w:rsidR="000D0636" w:rsidRPr="00D8139D">
          <w:rPr>
            <w:rStyle w:val="Hyperlink"/>
            <w:noProof/>
          </w:rPr>
          <w:t>Tabelle 6.4 Testfälle des Controllers</w:t>
        </w:r>
        <w:r w:rsidR="000D0636">
          <w:rPr>
            <w:noProof/>
            <w:webHidden/>
          </w:rPr>
          <w:tab/>
        </w:r>
        <w:r w:rsidR="000D0636">
          <w:rPr>
            <w:noProof/>
            <w:webHidden/>
          </w:rPr>
          <w:fldChar w:fldCharType="begin"/>
        </w:r>
        <w:r w:rsidR="000D0636">
          <w:rPr>
            <w:noProof/>
            <w:webHidden/>
          </w:rPr>
          <w:instrText xml:space="preserve"> PAGEREF _Toc411006820 \h </w:instrText>
        </w:r>
        <w:r w:rsidR="000D0636">
          <w:rPr>
            <w:noProof/>
            <w:webHidden/>
          </w:rPr>
        </w:r>
        <w:r w:rsidR="000D0636">
          <w:rPr>
            <w:noProof/>
            <w:webHidden/>
          </w:rPr>
          <w:fldChar w:fldCharType="separate"/>
        </w:r>
        <w:r w:rsidR="000D0636">
          <w:rPr>
            <w:noProof/>
            <w:webHidden/>
          </w:rPr>
          <w:t>61</w:t>
        </w:r>
        <w:r w:rsidR="000D0636">
          <w:rPr>
            <w:noProof/>
            <w:webHidden/>
          </w:rPr>
          <w:fldChar w:fldCharType="end"/>
        </w:r>
      </w:hyperlink>
    </w:p>
    <w:p w14:paraId="46A8FC91" w14:textId="77777777" w:rsidR="000D0636" w:rsidRDefault="00347A8B">
      <w:pPr>
        <w:pStyle w:val="Abbildungsverzeichnis"/>
        <w:tabs>
          <w:tab w:val="right" w:leader="dot" w:pos="8777"/>
        </w:tabs>
        <w:rPr>
          <w:rFonts w:asciiTheme="minorHAnsi" w:eastAsiaTheme="minorEastAsia" w:hAnsiTheme="minorHAnsi" w:cstheme="minorBidi"/>
          <w:smallCaps w:val="0"/>
          <w:noProof/>
          <w:sz w:val="22"/>
          <w:szCs w:val="22"/>
        </w:rPr>
      </w:pPr>
      <w:hyperlink w:anchor="_Toc411006821" w:history="1">
        <w:r w:rsidR="000D0636" w:rsidRPr="00D8139D">
          <w:rPr>
            <w:rStyle w:val="Hyperlink"/>
            <w:noProof/>
          </w:rPr>
          <w:t>Tabelle 7.1 Übersicht der Controller</w:t>
        </w:r>
        <w:r w:rsidR="000D0636">
          <w:rPr>
            <w:noProof/>
            <w:webHidden/>
          </w:rPr>
          <w:tab/>
        </w:r>
        <w:r w:rsidR="000D0636">
          <w:rPr>
            <w:noProof/>
            <w:webHidden/>
          </w:rPr>
          <w:fldChar w:fldCharType="begin"/>
        </w:r>
        <w:r w:rsidR="000D0636">
          <w:rPr>
            <w:noProof/>
            <w:webHidden/>
          </w:rPr>
          <w:instrText xml:space="preserve"> PAGEREF _Toc411006821 \h </w:instrText>
        </w:r>
        <w:r w:rsidR="000D0636">
          <w:rPr>
            <w:noProof/>
            <w:webHidden/>
          </w:rPr>
        </w:r>
        <w:r w:rsidR="000D0636">
          <w:rPr>
            <w:noProof/>
            <w:webHidden/>
          </w:rPr>
          <w:fldChar w:fldCharType="separate"/>
        </w:r>
        <w:r w:rsidR="000D0636">
          <w:rPr>
            <w:noProof/>
            <w:webHidden/>
          </w:rPr>
          <w:t>66</w:t>
        </w:r>
        <w:r w:rsidR="000D0636">
          <w:rPr>
            <w:noProof/>
            <w:webHidden/>
          </w:rPr>
          <w:fldChar w:fldCharType="end"/>
        </w:r>
      </w:hyperlink>
    </w:p>
    <w:p w14:paraId="5BEE1413" w14:textId="77777777" w:rsidR="000D0636" w:rsidRDefault="00347A8B">
      <w:pPr>
        <w:pStyle w:val="Abbildungsverzeichnis"/>
        <w:tabs>
          <w:tab w:val="right" w:leader="dot" w:pos="8777"/>
        </w:tabs>
        <w:rPr>
          <w:rFonts w:asciiTheme="minorHAnsi" w:eastAsiaTheme="minorEastAsia" w:hAnsiTheme="minorHAnsi" w:cstheme="minorBidi"/>
          <w:smallCaps w:val="0"/>
          <w:noProof/>
          <w:sz w:val="22"/>
          <w:szCs w:val="22"/>
        </w:rPr>
      </w:pPr>
      <w:hyperlink w:anchor="_Toc411006822" w:history="1">
        <w:r w:rsidR="000D0636" w:rsidRPr="00D8139D">
          <w:rPr>
            <w:rStyle w:val="Hyperlink"/>
            <w:noProof/>
          </w:rPr>
          <w:t>Tabelle B.1 Inhalt der CD</w:t>
        </w:r>
        <w:r w:rsidR="000D0636">
          <w:rPr>
            <w:noProof/>
            <w:webHidden/>
          </w:rPr>
          <w:tab/>
        </w:r>
        <w:r w:rsidR="000D0636">
          <w:rPr>
            <w:noProof/>
            <w:webHidden/>
          </w:rPr>
          <w:fldChar w:fldCharType="begin"/>
        </w:r>
        <w:r w:rsidR="000D0636">
          <w:rPr>
            <w:noProof/>
            <w:webHidden/>
          </w:rPr>
          <w:instrText xml:space="preserve"> PAGEREF _Toc411006822 \h </w:instrText>
        </w:r>
        <w:r w:rsidR="000D0636">
          <w:rPr>
            <w:noProof/>
            <w:webHidden/>
          </w:rPr>
        </w:r>
        <w:r w:rsidR="000D0636">
          <w:rPr>
            <w:noProof/>
            <w:webHidden/>
          </w:rPr>
          <w:fldChar w:fldCharType="separate"/>
        </w:r>
        <w:r w:rsidR="000D0636">
          <w:rPr>
            <w:noProof/>
            <w:webHidden/>
          </w:rPr>
          <w:t>73</w:t>
        </w:r>
        <w:r w:rsidR="000D0636">
          <w:rPr>
            <w:noProof/>
            <w:webHidden/>
          </w:rPr>
          <w:fldChar w:fldCharType="end"/>
        </w:r>
      </w:hyperlink>
    </w:p>
    <w:p w14:paraId="2CCD0327" w14:textId="34B2D736" w:rsidR="00AB1B12" w:rsidRDefault="005A2603" w:rsidP="00F4015B">
      <w:pPr>
        <w:pStyle w:val="Textkrper"/>
      </w:pPr>
      <w:r>
        <w:fldChar w:fldCharType="end"/>
      </w:r>
    </w:p>
    <w:p w14:paraId="4BF70B42" w14:textId="77777777" w:rsidR="00AB1B12" w:rsidRDefault="00AB1B12">
      <w:pPr>
        <w:spacing w:before="0" w:after="0" w:line="240" w:lineRule="auto"/>
        <w:jc w:val="left"/>
      </w:pPr>
      <w:r>
        <w:br w:type="page"/>
      </w:r>
    </w:p>
    <w:p w14:paraId="782814CC" w14:textId="77777777" w:rsidR="00AB1B12" w:rsidRDefault="00AB1B12" w:rsidP="00F4015B">
      <w:pPr>
        <w:pStyle w:val="Textkrper"/>
        <w:sectPr w:rsidR="00AB1B12" w:rsidSect="00CF380C">
          <w:pgSz w:w="11906" w:h="16838" w:code="9"/>
          <w:pgMar w:top="1531" w:right="1418" w:bottom="1701" w:left="1701" w:header="510" w:footer="624" w:gutter="0"/>
          <w:pgNumType w:fmt="upperRoman"/>
          <w:cols w:space="708"/>
          <w:docGrid w:linePitch="360"/>
        </w:sectPr>
      </w:pPr>
    </w:p>
    <w:p w14:paraId="250C80F5" w14:textId="6A249528" w:rsidR="00B52A7A" w:rsidRDefault="00841919" w:rsidP="00B52A7A">
      <w:pPr>
        <w:pStyle w:val="Oberberschrift"/>
        <w:rPr>
          <w:rFonts w:ascii="Helvetica" w:hAnsi="Helvetica"/>
        </w:rPr>
      </w:pPr>
      <w:r>
        <w:rPr>
          <w:rFonts w:ascii="Helvetica" w:hAnsi="Helvetica"/>
        </w:rPr>
        <w:lastRenderedPageBreak/>
        <w:t>Listings</w:t>
      </w:r>
    </w:p>
    <w:p w14:paraId="7556735E" w14:textId="77777777" w:rsidR="00D221EA" w:rsidRPr="00D221EA" w:rsidRDefault="00D221EA" w:rsidP="00D221EA"/>
    <w:p w14:paraId="32E0F145" w14:textId="77777777" w:rsidR="000D0636" w:rsidRDefault="00C0576D">
      <w:pPr>
        <w:pStyle w:val="Abbildungsverzeichnis"/>
        <w:tabs>
          <w:tab w:val="right" w:leader="dot" w:pos="8777"/>
        </w:tabs>
        <w:rPr>
          <w:rFonts w:asciiTheme="minorHAnsi" w:eastAsiaTheme="minorEastAsia" w:hAnsiTheme="minorHAnsi" w:cstheme="minorBidi"/>
          <w:smallCaps w:val="0"/>
          <w:noProof/>
          <w:sz w:val="22"/>
          <w:szCs w:val="22"/>
        </w:rPr>
      </w:pPr>
      <w:r>
        <w:fldChar w:fldCharType="begin"/>
      </w:r>
      <w:r>
        <w:instrText xml:space="preserve"> TOC \h \z \c "Listing" </w:instrText>
      </w:r>
      <w:r>
        <w:fldChar w:fldCharType="separate"/>
      </w:r>
      <w:hyperlink w:anchor="_Toc411006823" w:history="1">
        <w:r w:rsidR="000D0636" w:rsidRPr="008A6305">
          <w:rPr>
            <w:rStyle w:val="Hyperlink"/>
            <w:noProof/>
          </w:rPr>
          <w:t>Listing 2.1 Grundgerüst eines C#-Skripts</w:t>
        </w:r>
        <w:r w:rsidR="000D0636">
          <w:rPr>
            <w:noProof/>
            <w:webHidden/>
          </w:rPr>
          <w:tab/>
        </w:r>
        <w:r w:rsidR="000D0636">
          <w:rPr>
            <w:noProof/>
            <w:webHidden/>
          </w:rPr>
          <w:fldChar w:fldCharType="begin"/>
        </w:r>
        <w:r w:rsidR="000D0636">
          <w:rPr>
            <w:noProof/>
            <w:webHidden/>
          </w:rPr>
          <w:instrText xml:space="preserve"> PAGEREF _Toc411006823 \h </w:instrText>
        </w:r>
        <w:r w:rsidR="000D0636">
          <w:rPr>
            <w:noProof/>
            <w:webHidden/>
          </w:rPr>
        </w:r>
        <w:r w:rsidR="000D0636">
          <w:rPr>
            <w:noProof/>
            <w:webHidden/>
          </w:rPr>
          <w:fldChar w:fldCharType="separate"/>
        </w:r>
        <w:r w:rsidR="000D0636">
          <w:rPr>
            <w:noProof/>
            <w:webHidden/>
          </w:rPr>
          <w:t>18</w:t>
        </w:r>
        <w:r w:rsidR="000D0636">
          <w:rPr>
            <w:noProof/>
            <w:webHidden/>
          </w:rPr>
          <w:fldChar w:fldCharType="end"/>
        </w:r>
      </w:hyperlink>
    </w:p>
    <w:p w14:paraId="7A94BEA7" w14:textId="77777777" w:rsidR="000D0636" w:rsidRDefault="00347A8B">
      <w:pPr>
        <w:pStyle w:val="Abbildungsverzeichnis"/>
        <w:tabs>
          <w:tab w:val="right" w:leader="dot" w:pos="8777"/>
        </w:tabs>
        <w:rPr>
          <w:rFonts w:asciiTheme="minorHAnsi" w:eastAsiaTheme="minorEastAsia" w:hAnsiTheme="minorHAnsi" w:cstheme="minorBidi"/>
          <w:smallCaps w:val="0"/>
          <w:noProof/>
          <w:sz w:val="22"/>
          <w:szCs w:val="22"/>
        </w:rPr>
      </w:pPr>
      <w:hyperlink w:anchor="_Toc411006824" w:history="1">
        <w:r w:rsidR="000D0636" w:rsidRPr="008A6305">
          <w:rPr>
            <w:rStyle w:val="Hyperlink"/>
            <w:noProof/>
          </w:rPr>
          <w:t>Listing 2.2 Zugriff auf eigene Komponente eines Objektes</w:t>
        </w:r>
        <w:r w:rsidR="000D0636">
          <w:rPr>
            <w:noProof/>
            <w:webHidden/>
          </w:rPr>
          <w:tab/>
        </w:r>
        <w:r w:rsidR="000D0636">
          <w:rPr>
            <w:noProof/>
            <w:webHidden/>
          </w:rPr>
          <w:fldChar w:fldCharType="begin"/>
        </w:r>
        <w:r w:rsidR="000D0636">
          <w:rPr>
            <w:noProof/>
            <w:webHidden/>
          </w:rPr>
          <w:instrText xml:space="preserve"> PAGEREF _Toc411006824 \h </w:instrText>
        </w:r>
        <w:r w:rsidR="000D0636">
          <w:rPr>
            <w:noProof/>
            <w:webHidden/>
          </w:rPr>
        </w:r>
        <w:r w:rsidR="000D0636">
          <w:rPr>
            <w:noProof/>
            <w:webHidden/>
          </w:rPr>
          <w:fldChar w:fldCharType="separate"/>
        </w:r>
        <w:r w:rsidR="000D0636">
          <w:rPr>
            <w:noProof/>
            <w:webHidden/>
          </w:rPr>
          <w:t>18</w:t>
        </w:r>
        <w:r w:rsidR="000D0636">
          <w:rPr>
            <w:noProof/>
            <w:webHidden/>
          </w:rPr>
          <w:fldChar w:fldCharType="end"/>
        </w:r>
      </w:hyperlink>
    </w:p>
    <w:p w14:paraId="37630C0C" w14:textId="77777777" w:rsidR="000D0636" w:rsidRDefault="00347A8B">
      <w:pPr>
        <w:pStyle w:val="Abbildungsverzeichnis"/>
        <w:tabs>
          <w:tab w:val="right" w:leader="dot" w:pos="8777"/>
        </w:tabs>
        <w:rPr>
          <w:rFonts w:asciiTheme="minorHAnsi" w:eastAsiaTheme="minorEastAsia" w:hAnsiTheme="minorHAnsi" w:cstheme="minorBidi"/>
          <w:smallCaps w:val="0"/>
          <w:noProof/>
          <w:sz w:val="22"/>
          <w:szCs w:val="22"/>
        </w:rPr>
      </w:pPr>
      <w:hyperlink w:anchor="_Toc411006825" w:history="1">
        <w:r w:rsidR="000D0636" w:rsidRPr="008A6305">
          <w:rPr>
            <w:rStyle w:val="Hyperlink"/>
            <w:noProof/>
          </w:rPr>
          <w:t>Listing 2.3 Inspector Zuweisung einer public Variablen</w:t>
        </w:r>
        <w:r w:rsidR="000D0636">
          <w:rPr>
            <w:noProof/>
            <w:webHidden/>
          </w:rPr>
          <w:tab/>
        </w:r>
        <w:r w:rsidR="000D0636">
          <w:rPr>
            <w:noProof/>
            <w:webHidden/>
          </w:rPr>
          <w:fldChar w:fldCharType="begin"/>
        </w:r>
        <w:r w:rsidR="000D0636">
          <w:rPr>
            <w:noProof/>
            <w:webHidden/>
          </w:rPr>
          <w:instrText xml:space="preserve"> PAGEREF _Toc411006825 \h </w:instrText>
        </w:r>
        <w:r w:rsidR="000D0636">
          <w:rPr>
            <w:noProof/>
            <w:webHidden/>
          </w:rPr>
        </w:r>
        <w:r w:rsidR="000D0636">
          <w:rPr>
            <w:noProof/>
            <w:webHidden/>
          </w:rPr>
          <w:fldChar w:fldCharType="separate"/>
        </w:r>
        <w:r w:rsidR="000D0636">
          <w:rPr>
            <w:noProof/>
            <w:webHidden/>
          </w:rPr>
          <w:t>19</w:t>
        </w:r>
        <w:r w:rsidR="000D0636">
          <w:rPr>
            <w:noProof/>
            <w:webHidden/>
          </w:rPr>
          <w:fldChar w:fldCharType="end"/>
        </w:r>
      </w:hyperlink>
    </w:p>
    <w:p w14:paraId="6DD1FA1B" w14:textId="77777777" w:rsidR="000D0636" w:rsidRDefault="00347A8B">
      <w:pPr>
        <w:pStyle w:val="Abbildungsverzeichnis"/>
        <w:tabs>
          <w:tab w:val="right" w:leader="dot" w:pos="8777"/>
        </w:tabs>
        <w:rPr>
          <w:rFonts w:asciiTheme="minorHAnsi" w:eastAsiaTheme="minorEastAsia" w:hAnsiTheme="minorHAnsi" w:cstheme="minorBidi"/>
          <w:smallCaps w:val="0"/>
          <w:noProof/>
          <w:sz w:val="22"/>
          <w:szCs w:val="22"/>
        </w:rPr>
      </w:pPr>
      <w:hyperlink w:anchor="_Toc411006826" w:history="1">
        <w:r w:rsidR="000D0636" w:rsidRPr="008A6305">
          <w:rPr>
            <w:rStyle w:val="Hyperlink"/>
            <w:noProof/>
          </w:rPr>
          <w:t>Listing 2.4 Aufbau einer Coroutine</w:t>
        </w:r>
        <w:r w:rsidR="000D0636">
          <w:rPr>
            <w:noProof/>
            <w:webHidden/>
          </w:rPr>
          <w:tab/>
        </w:r>
        <w:r w:rsidR="000D0636">
          <w:rPr>
            <w:noProof/>
            <w:webHidden/>
          </w:rPr>
          <w:fldChar w:fldCharType="begin"/>
        </w:r>
        <w:r w:rsidR="000D0636">
          <w:rPr>
            <w:noProof/>
            <w:webHidden/>
          </w:rPr>
          <w:instrText xml:space="preserve"> PAGEREF _Toc411006826 \h </w:instrText>
        </w:r>
        <w:r w:rsidR="000D0636">
          <w:rPr>
            <w:noProof/>
            <w:webHidden/>
          </w:rPr>
        </w:r>
        <w:r w:rsidR="000D0636">
          <w:rPr>
            <w:noProof/>
            <w:webHidden/>
          </w:rPr>
          <w:fldChar w:fldCharType="separate"/>
        </w:r>
        <w:r w:rsidR="000D0636">
          <w:rPr>
            <w:noProof/>
            <w:webHidden/>
          </w:rPr>
          <w:t>19</w:t>
        </w:r>
        <w:r w:rsidR="000D0636">
          <w:rPr>
            <w:noProof/>
            <w:webHidden/>
          </w:rPr>
          <w:fldChar w:fldCharType="end"/>
        </w:r>
      </w:hyperlink>
    </w:p>
    <w:p w14:paraId="2B74BE2B" w14:textId="77777777" w:rsidR="000D0636" w:rsidRDefault="00347A8B">
      <w:pPr>
        <w:pStyle w:val="Abbildungsverzeichnis"/>
        <w:tabs>
          <w:tab w:val="right" w:leader="dot" w:pos="8777"/>
        </w:tabs>
        <w:rPr>
          <w:rFonts w:asciiTheme="minorHAnsi" w:eastAsiaTheme="minorEastAsia" w:hAnsiTheme="minorHAnsi" w:cstheme="minorBidi"/>
          <w:smallCaps w:val="0"/>
          <w:noProof/>
          <w:sz w:val="22"/>
          <w:szCs w:val="22"/>
        </w:rPr>
      </w:pPr>
      <w:hyperlink w:anchor="_Toc411006827" w:history="1">
        <w:r w:rsidR="000D0636" w:rsidRPr="008A6305">
          <w:rPr>
            <w:rStyle w:val="Hyperlink"/>
            <w:noProof/>
          </w:rPr>
          <w:t>Listing 2.5 Beispiel Invoke</w:t>
        </w:r>
        <w:r w:rsidR="000D0636">
          <w:rPr>
            <w:noProof/>
            <w:webHidden/>
          </w:rPr>
          <w:tab/>
        </w:r>
        <w:r w:rsidR="000D0636">
          <w:rPr>
            <w:noProof/>
            <w:webHidden/>
          </w:rPr>
          <w:fldChar w:fldCharType="begin"/>
        </w:r>
        <w:r w:rsidR="000D0636">
          <w:rPr>
            <w:noProof/>
            <w:webHidden/>
          </w:rPr>
          <w:instrText xml:space="preserve"> PAGEREF _Toc411006827 \h </w:instrText>
        </w:r>
        <w:r w:rsidR="000D0636">
          <w:rPr>
            <w:noProof/>
            <w:webHidden/>
          </w:rPr>
        </w:r>
        <w:r w:rsidR="000D0636">
          <w:rPr>
            <w:noProof/>
            <w:webHidden/>
          </w:rPr>
          <w:fldChar w:fldCharType="separate"/>
        </w:r>
        <w:r w:rsidR="000D0636">
          <w:rPr>
            <w:noProof/>
            <w:webHidden/>
          </w:rPr>
          <w:t>20</w:t>
        </w:r>
        <w:r w:rsidR="000D0636">
          <w:rPr>
            <w:noProof/>
            <w:webHidden/>
          </w:rPr>
          <w:fldChar w:fldCharType="end"/>
        </w:r>
      </w:hyperlink>
    </w:p>
    <w:p w14:paraId="38B041E0" w14:textId="77777777" w:rsidR="000D0636" w:rsidRDefault="00347A8B">
      <w:pPr>
        <w:pStyle w:val="Abbildungsverzeichnis"/>
        <w:tabs>
          <w:tab w:val="right" w:leader="dot" w:pos="8777"/>
        </w:tabs>
        <w:rPr>
          <w:rFonts w:asciiTheme="minorHAnsi" w:eastAsiaTheme="minorEastAsia" w:hAnsiTheme="minorHAnsi" w:cstheme="minorBidi"/>
          <w:smallCaps w:val="0"/>
          <w:noProof/>
          <w:sz w:val="22"/>
          <w:szCs w:val="22"/>
        </w:rPr>
      </w:pPr>
      <w:hyperlink w:anchor="_Toc411006828" w:history="1">
        <w:r w:rsidR="000D0636" w:rsidRPr="008A6305">
          <w:rPr>
            <w:rStyle w:val="Hyperlink"/>
            <w:noProof/>
          </w:rPr>
          <w:t>Listing 2.6 Speichern von Daten</w:t>
        </w:r>
        <w:r w:rsidR="000D0636">
          <w:rPr>
            <w:noProof/>
            <w:webHidden/>
          </w:rPr>
          <w:tab/>
        </w:r>
        <w:r w:rsidR="000D0636">
          <w:rPr>
            <w:noProof/>
            <w:webHidden/>
          </w:rPr>
          <w:fldChar w:fldCharType="begin"/>
        </w:r>
        <w:r w:rsidR="000D0636">
          <w:rPr>
            <w:noProof/>
            <w:webHidden/>
          </w:rPr>
          <w:instrText xml:space="preserve"> PAGEREF _Toc411006828 \h </w:instrText>
        </w:r>
        <w:r w:rsidR="000D0636">
          <w:rPr>
            <w:noProof/>
            <w:webHidden/>
          </w:rPr>
        </w:r>
        <w:r w:rsidR="000D0636">
          <w:rPr>
            <w:noProof/>
            <w:webHidden/>
          </w:rPr>
          <w:fldChar w:fldCharType="separate"/>
        </w:r>
        <w:r w:rsidR="000D0636">
          <w:rPr>
            <w:noProof/>
            <w:webHidden/>
          </w:rPr>
          <w:t>20</w:t>
        </w:r>
        <w:r w:rsidR="000D0636">
          <w:rPr>
            <w:noProof/>
            <w:webHidden/>
          </w:rPr>
          <w:fldChar w:fldCharType="end"/>
        </w:r>
      </w:hyperlink>
    </w:p>
    <w:p w14:paraId="5CDC0870" w14:textId="77777777" w:rsidR="000D0636" w:rsidRDefault="00347A8B">
      <w:pPr>
        <w:pStyle w:val="Abbildungsverzeichnis"/>
        <w:tabs>
          <w:tab w:val="right" w:leader="dot" w:pos="8777"/>
        </w:tabs>
        <w:rPr>
          <w:rFonts w:asciiTheme="minorHAnsi" w:eastAsiaTheme="minorEastAsia" w:hAnsiTheme="minorHAnsi" w:cstheme="minorBidi"/>
          <w:smallCaps w:val="0"/>
          <w:noProof/>
          <w:sz w:val="22"/>
          <w:szCs w:val="22"/>
        </w:rPr>
      </w:pPr>
      <w:hyperlink w:anchor="_Toc411006829" w:history="1">
        <w:r w:rsidR="000D0636" w:rsidRPr="008A6305">
          <w:rPr>
            <w:rStyle w:val="Hyperlink"/>
            <w:noProof/>
          </w:rPr>
          <w:t>Listing 2.7 Laden von  Daten</w:t>
        </w:r>
        <w:r w:rsidR="000D0636">
          <w:rPr>
            <w:noProof/>
            <w:webHidden/>
          </w:rPr>
          <w:tab/>
        </w:r>
        <w:r w:rsidR="000D0636">
          <w:rPr>
            <w:noProof/>
            <w:webHidden/>
          </w:rPr>
          <w:fldChar w:fldCharType="begin"/>
        </w:r>
        <w:r w:rsidR="000D0636">
          <w:rPr>
            <w:noProof/>
            <w:webHidden/>
          </w:rPr>
          <w:instrText xml:space="preserve"> PAGEREF _Toc411006829 \h </w:instrText>
        </w:r>
        <w:r w:rsidR="000D0636">
          <w:rPr>
            <w:noProof/>
            <w:webHidden/>
          </w:rPr>
        </w:r>
        <w:r w:rsidR="000D0636">
          <w:rPr>
            <w:noProof/>
            <w:webHidden/>
          </w:rPr>
          <w:fldChar w:fldCharType="separate"/>
        </w:r>
        <w:r w:rsidR="000D0636">
          <w:rPr>
            <w:noProof/>
            <w:webHidden/>
          </w:rPr>
          <w:t>21</w:t>
        </w:r>
        <w:r w:rsidR="000D0636">
          <w:rPr>
            <w:noProof/>
            <w:webHidden/>
          </w:rPr>
          <w:fldChar w:fldCharType="end"/>
        </w:r>
      </w:hyperlink>
    </w:p>
    <w:p w14:paraId="003C9745" w14:textId="77777777" w:rsidR="000D0636" w:rsidRDefault="00347A8B">
      <w:pPr>
        <w:pStyle w:val="Abbildungsverzeichnis"/>
        <w:tabs>
          <w:tab w:val="right" w:leader="dot" w:pos="8777"/>
        </w:tabs>
        <w:rPr>
          <w:rFonts w:asciiTheme="minorHAnsi" w:eastAsiaTheme="minorEastAsia" w:hAnsiTheme="minorHAnsi" w:cstheme="minorBidi"/>
          <w:smallCaps w:val="0"/>
          <w:noProof/>
          <w:sz w:val="22"/>
          <w:szCs w:val="22"/>
        </w:rPr>
      </w:pPr>
      <w:hyperlink w:anchor="_Toc411006830" w:history="1">
        <w:r w:rsidR="000D0636" w:rsidRPr="008A6305">
          <w:rPr>
            <w:rStyle w:val="Hyperlink"/>
            <w:noProof/>
          </w:rPr>
          <w:t>Listing 2.8 Debug-Möglichkeiten</w:t>
        </w:r>
        <w:r w:rsidR="000D0636">
          <w:rPr>
            <w:noProof/>
            <w:webHidden/>
          </w:rPr>
          <w:tab/>
        </w:r>
        <w:r w:rsidR="000D0636">
          <w:rPr>
            <w:noProof/>
            <w:webHidden/>
          </w:rPr>
          <w:fldChar w:fldCharType="begin"/>
        </w:r>
        <w:r w:rsidR="000D0636">
          <w:rPr>
            <w:noProof/>
            <w:webHidden/>
          </w:rPr>
          <w:instrText xml:space="preserve"> PAGEREF _Toc411006830 \h </w:instrText>
        </w:r>
        <w:r w:rsidR="000D0636">
          <w:rPr>
            <w:noProof/>
            <w:webHidden/>
          </w:rPr>
        </w:r>
        <w:r w:rsidR="000D0636">
          <w:rPr>
            <w:noProof/>
            <w:webHidden/>
          </w:rPr>
          <w:fldChar w:fldCharType="separate"/>
        </w:r>
        <w:r w:rsidR="000D0636">
          <w:rPr>
            <w:noProof/>
            <w:webHidden/>
          </w:rPr>
          <w:t>21</w:t>
        </w:r>
        <w:r w:rsidR="000D0636">
          <w:rPr>
            <w:noProof/>
            <w:webHidden/>
          </w:rPr>
          <w:fldChar w:fldCharType="end"/>
        </w:r>
      </w:hyperlink>
    </w:p>
    <w:p w14:paraId="2F83D8BB" w14:textId="77777777" w:rsidR="000D0636" w:rsidRDefault="00347A8B">
      <w:pPr>
        <w:pStyle w:val="Abbildungsverzeichnis"/>
        <w:tabs>
          <w:tab w:val="right" w:leader="dot" w:pos="8777"/>
        </w:tabs>
        <w:rPr>
          <w:rFonts w:asciiTheme="minorHAnsi" w:eastAsiaTheme="minorEastAsia" w:hAnsiTheme="minorHAnsi" w:cstheme="minorBidi"/>
          <w:smallCaps w:val="0"/>
          <w:noProof/>
          <w:sz w:val="22"/>
          <w:szCs w:val="22"/>
        </w:rPr>
      </w:pPr>
      <w:hyperlink w:anchor="_Toc411006831" w:history="1">
        <w:r w:rsidR="000D0636" w:rsidRPr="008A6305">
          <w:rPr>
            <w:rStyle w:val="Hyperlink"/>
            <w:noProof/>
          </w:rPr>
          <w:t>Listing 2.9 Beispiele für die Erzeugung eines Vektors</w:t>
        </w:r>
        <w:r w:rsidR="000D0636">
          <w:rPr>
            <w:noProof/>
            <w:webHidden/>
          </w:rPr>
          <w:tab/>
        </w:r>
        <w:r w:rsidR="000D0636">
          <w:rPr>
            <w:noProof/>
            <w:webHidden/>
          </w:rPr>
          <w:fldChar w:fldCharType="begin"/>
        </w:r>
        <w:r w:rsidR="000D0636">
          <w:rPr>
            <w:noProof/>
            <w:webHidden/>
          </w:rPr>
          <w:instrText xml:space="preserve"> PAGEREF _Toc411006831 \h </w:instrText>
        </w:r>
        <w:r w:rsidR="000D0636">
          <w:rPr>
            <w:noProof/>
            <w:webHidden/>
          </w:rPr>
        </w:r>
        <w:r w:rsidR="000D0636">
          <w:rPr>
            <w:noProof/>
            <w:webHidden/>
          </w:rPr>
          <w:fldChar w:fldCharType="separate"/>
        </w:r>
        <w:r w:rsidR="000D0636">
          <w:rPr>
            <w:noProof/>
            <w:webHidden/>
          </w:rPr>
          <w:t>22</w:t>
        </w:r>
        <w:r w:rsidR="000D0636">
          <w:rPr>
            <w:noProof/>
            <w:webHidden/>
          </w:rPr>
          <w:fldChar w:fldCharType="end"/>
        </w:r>
      </w:hyperlink>
    </w:p>
    <w:p w14:paraId="701E4D48" w14:textId="77777777" w:rsidR="000D0636" w:rsidRDefault="00347A8B">
      <w:pPr>
        <w:pStyle w:val="Abbildungsverzeichnis"/>
        <w:tabs>
          <w:tab w:val="right" w:leader="dot" w:pos="8777"/>
        </w:tabs>
        <w:rPr>
          <w:rFonts w:asciiTheme="minorHAnsi" w:eastAsiaTheme="minorEastAsia" w:hAnsiTheme="minorHAnsi" w:cstheme="minorBidi"/>
          <w:smallCaps w:val="0"/>
          <w:noProof/>
          <w:sz w:val="22"/>
          <w:szCs w:val="22"/>
        </w:rPr>
      </w:pPr>
      <w:hyperlink w:anchor="_Toc411006832" w:history="1">
        <w:r w:rsidR="000D0636" w:rsidRPr="008A6305">
          <w:rPr>
            <w:rStyle w:val="Hyperlink"/>
            <w:noProof/>
          </w:rPr>
          <w:t>Listing 2.10 Zugriff auf Eingaben durch GetAxis</w:t>
        </w:r>
        <w:r w:rsidR="000D0636">
          <w:rPr>
            <w:noProof/>
            <w:webHidden/>
          </w:rPr>
          <w:tab/>
        </w:r>
        <w:r w:rsidR="000D0636">
          <w:rPr>
            <w:noProof/>
            <w:webHidden/>
          </w:rPr>
          <w:fldChar w:fldCharType="begin"/>
        </w:r>
        <w:r w:rsidR="000D0636">
          <w:rPr>
            <w:noProof/>
            <w:webHidden/>
          </w:rPr>
          <w:instrText xml:space="preserve"> PAGEREF _Toc411006832 \h </w:instrText>
        </w:r>
        <w:r w:rsidR="000D0636">
          <w:rPr>
            <w:noProof/>
            <w:webHidden/>
          </w:rPr>
        </w:r>
        <w:r w:rsidR="000D0636">
          <w:rPr>
            <w:noProof/>
            <w:webHidden/>
          </w:rPr>
          <w:fldChar w:fldCharType="separate"/>
        </w:r>
        <w:r w:rsidR="000D0636">
          <w:rPr>
            <w:noProof/>
            <w:webHidden/>
          </w:rPr>
          <w:t>28</w:t>
        </w:r>
        <w:r w:rsidR="000D0636">
          <w:rPr>
            <w:noProof/>
            <w:webHidden/>
          </w:rPr>
          <w:fldChar w:fldCharType="end"/>
        </w:r>
      </w:hyperlink>
    </w:p>
    <w:p w14:paraId="5587B918" w14:textId="77777777" w:rsidR="000D0636" w:rsidRDefault="00347A8B">
      <w:pPr>
        <w:pStyle w:val="Abbildungsverzeichnis"/>
        <w:tabs>
          <w:tab w:val="right" w:leader="dot" w:pos="8777"/>
        </w:tabs>
        <w:rPr>
          <w:rFonts w:asciiTheme="minorHAnsi" w:eastAsiaTheme="minorEastAsia" w:hAnsiTheme="minorHAnsi" w:cstheme="minorBidi"/>
          <w:smallCaps w:val="0"/>
          <w:noProof/>
          <w:sz w:val="22"/>
          <w:szCs w:val="22"/>
        </w:rPr>
      </w:pPr>
      <w:hyperlink w:anchor="_Toc411006833" w:history="1">
        <w:r w:rsidR="000D0636" w:rsidRPr="008A6305">
          <w:rPr>
            <w:rStyle w:val="Hyperlink"/>
            <w:noProof/>
          </w:rPr>
          <w:t>Listing 2.11 Zugriff auf Eingaben mit GetButton [Sei14]</w:t>
        </w:r>
        <w:r w:rsidR="000D0636">
          <w:rPr>
            <w:noProof/>
            <w:webHidden/>
          </w:rPr>
          <w:tab/>
        </w:r>
        <w:r w:rsidR="000D0636">
          <w:rPr>
            <w:noProof/>
            <w:webHidden/>
          </w:rPr>
          <w:fldChar w:fldCharType="begin"/>
        </w:r>
        <w:r w:rsidR="000D0636">
          <w:rPr>
            <w:noProof/>
            <w:webHidden/>
          </w:rPr>
          <w:instrText xml:space="preserve"> PAGEREF _Toc411006833 \h </w:instrText>
        </w:r>
        <w:r w:rsidR="000D0636">
          <w:rPr>
            <w:noProof/>
            <w:webHidden/>
          </w:rPr>
        </w:r>
        <w:r w:rsidR="000D0636">
          <w:rPr>
            <w:noProof/>
            <w:webHidden/>
          </w:rPr>
          <w:fldChar w:fldCharType="separate"/>
        </w:r>
        <w:r w:rsidR="000D0636">
          <w:rPr>
            <w:noProof/>
            <w:webHidden/>
          </w:rPr>
          <w:t>28</w:t>
        </w:r>
        <w:r w:rsidR="000D0636">
          <w:rPr>
            <w:noProof/>
            <w:webHidden/>
          </w:rPr>
          <w:fldChar w:fldCharType="end"/>
        </w:r>
      </w:hyperlink>
    </w:p>
    <w:p w14:paraId="52D4A3F6" w14:textId="77777777" w:rsidR="000D0636" w:rsidRDefault="00347A8B">
      <w:pPr>
        <w:pStyle w:val="Abbildungsverzeichnis"/>
        <w:tabs>
          <w:tab w:val="right" w:leader="dot" w:pos="8777"/>
        </w:tabs>
        <w:rPr>
          <w:rFonts w:asciiTheme="minorHAnsi" w:eastAsiaTheme="minorEastAsia" w:hAnsiTheme="minorHAnsi" w:cstheme="minorBidi"/>
          <w:smallCaps w:val="0"/>
          <w:noProof/>
          <w:sz w:val="22"/>
          <w:szCs w:val="22"/>
        </w:rPr>
      </w:pPr>
      <w:hyperlink w:anchor="_Toc411006834" w:history="1">
        <w:r w:rsidR="000D0636" w:rsidRPr="008A6305">
          <w:rPr>
            <w:rStyle w:val="Hyperlink"/>
            <w:noProof/>
          </w:rPr>
          <w:t>Listing 2.12 Zugriff auf Eingaben mit GetKey</w:t>
        </w:r>
        <w:r w:rsidR="000D0636">
          <w:rPr>
            <w:noProof/>
            <w:webHidden/>
          </w:rPr>
          <w:tab/>
        </w:r>
        <w:r w:rsidR="000D0636">
          <w:rPr>
            <w:noProof/>
            <w:webHidden/>
          </w:rPr>
          <w:fldChar w:fldCharType="begin"/>
        </w:r>
        <w:r w:rsidR="000D0636">
          <w:rPr>
            <w:noProof/>
            <w:webHidden/>
          </w:rPr>
          <w:instrText xml:space="preserve"> PAGEREF _Toc411006834 \h </w:instrText>
        </w:r>
        <w:r w:rsidR="000D0636">
          <w:rPr>
            <w:noProof/>
            <w:webHidden/>
          </w:rPr>
        </w:r>
        <w:r w:rsidR="000D0636">
          <w:rPr>
            <w:noProof/>
            <w:webHidden/>
          </w:rPr>
          <w:fldChar w:fldCharType="separate"/>
        </w:r>
        <w:r w:rsidR="000D0636">
          <w:rPr>
            <w:noProof/>
            <w:webHidden/>
          </w:rPr>
          <w:t>29</w:t>
        </w:r>
        <w:r w:rsidR="000D0636">
          <w:rPr>
            <w:noProof/>
            <w:webHidden/>
          </w:rPr>
          <w:fldChar w:fldCharType="end"/>
        </w:r>
      </w:hyperlink>
    </w:p>
    <w:p w14:paraId="42A2F0D4" w14:textId="77777777" w:rsidR="000D0636" w:rsidRDefault="00347A8B">
      <w:pPr>
        <w:pStyle w:val="Abbildungsverzeichnis"/>
        <w:tabs>
          <w:tab w:val="right" w:leader="dot" w:pos="8777"/>
        </w:tabs>
        <w:rPr>
          <w:rFonts w:asciiTheme="minorHAnsi" w:eastAsiaTheme="minorEastAsia" w:hAnsiTheme="minorHAnsi" w:cstheme="minorBidi"/>
          <w:smallCaps w:val="0"/>
          <w:noProof/>
          <w:sz w:val="22"/>
          <w:szCs w:val="22"/>
        </w:rPr>
      </w:pPr>
      <w:hyperlink w:anchor="_Toc411006835" w:history="1">
        <w:r w:rsidR="000D0636" w:rsidRPr="008A6305">
          <w:rPr>
            <w:rStyle w:val="Hyperlink"/>
            <w:noProof/>
          </w:rPr>
          <w:t>Listing 2.13 Beispiel für Input.acceleration</w:t>
        </w:r>
        <w:r w:rsidR="000D0636">
          <w:rPr>
            <w:noProof/>
            <w:webHidden/>
          </w:rPr>
          <w:tab/>
        </w:r>
        <w:r w:rsidR="000D0636">
          <w:rPr>
            <w:noProof/>
            <w:webHidden/>
          </w:rPr>
          <w:fldChar w:fldCharType="begin"/>
        </w:r>
        <w:r w:rsidR="000D0636">
          <w:rPr>
            <w:noProof/>
            <w:webHidden/>
          </w:rPr>
          <w:instrText xml:space="preserve"> PAGEREF _Toc411006835 \h </w:instrText>
        </w:r>
        <w:r w:rsidR="000D0636">
          <w:rPr>
            <w:noProof/>
            <w:webHidden/>
          </w:rPr>
        </w:r>
        <w:r w:rsidR="000D0636">
          <w:rPr>
            <w:noProof/>
            <w:webHidden/>
          </w:rPr>
          <w:fldChar w:fldCharType="separate"/>
        </w:r>
        <w:r w:rsidR="000D0636">
          <w:rPr>
            <w:noProof/>
            <w:webHidden/>
          </w:rPr>
          <w:t>29</w:t>
        </w:r>
        <w:r w:rsidR="000D0636">
          <w:rPr>
            <w:noProof/>
            <w:webHidden/>
          </w:rPr>
          <w:fldChar w:fldCharType="end"/>
        </w:r>
      </w:hyperlink>
    </w:p>
    <w:p w14:paraId="7FFDD465" w14:textId="77777777" w:rsidR="000D0636" w:rsidRDefault="00347A8B">
      <w:pPr>
        <w:pStyle w:val="Abbildungsverzeichnis"/>
        <w:tabs>
          <w:tab w:val="right" w:leader="dot" w:pos="8777"/>
        </w:tabs>
        <w:rPr>
          <w:rFonts w:asciiTheme="minorHAnsi" w:eastAsiaTheme="minorEastAsia" w:hAnsiTheme="minorHAnsi" w:cstheme="minorBidi"/>
          <w:smallCaps w:val="0"/>
          <w:noProof/>
          <w:sz w:val="22"/>
          <w:szCs w:val="22"/>
        </w:rPr>
      </w:pPr>
      <w:hyperlink w:anchor="_Toc411006836" w:history="1">
        <w:r w:rsidR="000D0636" w:rsidRPr="008A6305">
          <w:rPr>
            <w:rStyle w:val="Hyperlink"/>
            <w:noProof/>
          </w:rPr>
          <w:t>Listing 2.14 Instanzerzeugung über Code</w:t>
        </w:r>
        <w:r w:rsidR="000D0636">
          <w:rPr>
            <w:noProof/>
            <w:webHidden/>
          </w:rPr>
          <w:tab/>
        </w:r>
        <w:r w:rsidR="000D0636">
          <w:rPr>
            <w:noProof/>
            <w:webHidden/>
          </w:rPr>
          <w:fldChar w:fldCharType="begin"/>
        </w:r>
        <w:r w:rsidR="000D0636">
          <w:rPr>
            <w:noProof/>
            <w:webHidden/>
          </w:rPr>
          <w:instrText xml:space="preserve"> PAGEREF _Toc411006836 \h </w:instrText>
        </w:r>
        <w:r w:rsidR="000D0636">
          <w:rPr>
            <w:noProof/>
            <w:webHidden/>
          </w:rPr>
        </w:r>
        <w:r w:rsidR="000D0636">
          <w:rPr>
            <w:noProof/>
            <w:webHidden/>
          </w:rPr>
          <w:fldChar w:fldCharType="separate"/>
        </w:r>
        <w:r w:rsidR="000D0636">
          <w:rPr>
            <w:noProof/>
            <w:webHidden/>
          </w:rPr>
          <w:t>32</w:t>
        </w:r>
        <w:r w:rsidR="000D0636">
          <w:rPr>
            <w:noProof/>
            <w:webHidden/>
          </w:rPr>
          <w:fldChar w:fldCharType="end"/>
        </w:r>
      </w:hyperlink>
    </w:p>
    <w:p w14:paraId="47CA2FA9" w14:textId="77777777" w:rsidR="000D0636" w:rsidRDefault="00347A8B">
      <w:pPr>
        <w:pStyle w:val="Abbildungsverzeichnis"/>
        <w:tabs>
          <w:tab w:val="right" w:leader="dot" w:pos="8777"/>
        </w:tabs>
        <w:rPr>
          <w:rFonts w:asciiTheme="minorHAnsi" w:eastAsiaTheme="minorEastAsia" w:hAnsiTheme="minorHAnsi" w:cstheme="minorBidi"/>
          <w:smallCaps w:val="0"/>
          <w:noProof/>
          <w:sz w:val="22"/>
          <w:szCs w:val="22"/>
        </w:rPr>
      </w:pPr>
      <w:hyperlink w:anchor="_Toc411006837" w:history="1">
        <w:r w:rsidR="000D0636" w:rsidRPr="008A6305">
          <w:rPr>
            <w:rStyle w:val="Hyperlink"/>
            <w:noProof/>
          </w:rPr>
          <w:t>Listing 2.15 Logging über adb logcat</w:t>
        </w:r>
        <w:r w:rsidR="000D0636">
          <w:rPr>
            <w:noProof/>
            <w:webHidden/>
          </w:rPr>
          <w:tab/>
        </w:r>
        <w:r w:rsidR="000D0636">
          <w:rPr>
            <w:noProof/>
            <w:webHidden/>
          </w:rPr>
          <w:fldChar w:fldCharType="begin"/>
        </w:r>
        <w:r w:rsidR="000D0636">
          <w:rPr>
            <w:noProof/>
            <w:webHidden/>
          </w:rPr>
          <w:instrText xml:space="preserve"> PAGEREF _Toc411006837 \h </w:instrText>
        </w:r>
        <w:r w:rsidR="000D0636">
          <w:rPr>
            <w:noProof/>
            <w:webHidden/>
          </w:rPr>
        </w:r>
        <w:r w:rsidR="000D0636">
          <w:rPr>
            <w:noProof/>
            <w:webHidden/>
          </w:rPr>
          <w:fldChar w:fldCharType="separate"/>
        </w:r>
        <w:r w:rsidR="000D0636">
          <w:rPr>
            <w:noProof/>
            <w:webHidden/>
          </w:rPr>
          <w:t>34</w:t>
        </w:r>
        <w:r w:rsidR="000D0636">
          <w:rPr>
            <w:noProof/>
            <w:webHidden/>
          </w:rPr>
          <w:fldChar w:fldCharType="end"/>
        </w:r>
      </w:hyperlink>
    </w:p>
    <w:p w14:paraId="329341BC" w14:textId="77777777" w:rsidR="000D0636" w:rsidRDefault="00347A8B">
      <w:pPr>
        <w:pStyle w:val="Abbildungsverzeichnis"/>
        <w:tabs>
          <w:tab w:val="right" w:leader="dot" w:pos="8777"/>
        </w:tabs>
        <w:rPr>
          <w:rFonts w:asciiTheme="minorHAnsi" w:eastAsiaTheme="minorEastAsia" w:hAnsiTheme="minorHAnsi" w:cstheme="minorBidi"/>
          <w:smallCaps w:val="0"/>
          <w:noProof/>
          <w:sz w:val="22"/>
          <w:szCs w:val="22"/>
        </w:rPr>
      </w:pPr>
      <w:hyperlink w:anchor="_Toc411006838" w:history="1">
        <w:r w:rsidR="000D0636" w:rsidRPr="008A6305">
          <w:rPr>
            <w:rStyle w:val="Hyperlink"/>
            <w:noProof/>
          </w:rPr>
          <w:t>Listing 4.1 Beispiel für den Zugriff auf den Magnetic Switch</w:t>
        </w:r>
        <w:r w:rsidR="000D0636">
          <w:rPr>
            <w:noProof/>
            <w:webHidden/>
          </w:rPr>
          <w:tab/>
        </w:r>
        <w:r w:rsidR="000D0636">
          <w:rPr>
            <w:noProof/>
            <w:webHidden/>
          </w:rPr>
          <w:fldChar w:fldCharType="begin"/>
        </w:r>
        <w:r w:rsidR="000D0636">
          <w:rPr>
            <w:noProof/>
            <w:webHidden/>
          </w:rPr>
          <w:instrText xml:space="preserve"> PAGEREF _Toc411006838 \h </w:instrText>
        </w:r>
        <w:r w:rsidR="000D0636">
          <w:rPr>
            <w:noProof/>
            <w:webHidden/>
          </w:rPr>
        </w:r>
        <w:r w:rsidR="000D0636">
          <w:rPr>
            <w:noProof/>
            <w:webHidden/>
          </w:rPr>
          <w:fldChar w:fldCharType="separate"/>
        </w:r>
        <w:r w:rsidR="000D0636">
          <w:rPr>
            <w:noProof/>
            <w:webHidden/>
          </w:rPr>
          <w:t>47</w:t>
        </w:r>
        <w:r w:rsidR="000D0636">
          <w:rPr>
            <w:noProof/>
            <w:webHidden/>
          </w:rPr>
          <w:fldChar w:fldCharType="end"/>
        </w:r>
      </w:hyperlink>
    </w:p>
    <w:p w14:paraId="564D8CE2" w14:textId="77777777" w:rsidR="000D0636" w:rsidRDefault="00347A8B">
      <w:pPr>
        <w:pStyle w:val="Abbildungsverzeichnis"/>
        <w:tabs>
          <w:tab w:val="right" w:leader="dot" w:pos="8777"/>
        </w:tabs>
        <w:rPr>
          <w:rFonts w:asciiTheme="minorHAnsi" w:eastAsiaTheme="minorEastAsia" w:hAnsiTheme="minorHAnsi" w:cstheme="minorBidi"/>
          <w:smallCaps w:val="0"/>
          <w:noProof/>
          <w:sz w:val="22"/>
          <w:szCs w:val="22"/>
        </w:rPr>
      </w:pPr>
      <w:hyperlink w:anchor="_Toc411006839" w:history="1">
        <w:r w:rsidR="000D0636" w:rsidRPr="008A6305">
          <w:rPr>
            <w:rStyle w:val="Hyperlink"/>
            <w:noProof/>
          </w:rPr>
          <w:t>Listing 4.2 Aktiviert die Übertragung der Sensorwerte</w:t>
        </w:r>
        <w:r w:rsidR="000D0636">
          <w:rPr>
            <w:noProof/>
            <w:webHidden/>
          </w:rPr>
          <w:tab/>
        </w:r>
        <w:r w:rsidR="000D0636">
          <w:rPr>
            <w:noProof/>
            <w:webHidden/>
          </w:rPr>
          <w:fldChar w:fldCharType="begin"/>
        </w:r>
        <w:r w:rsidR="000D0636">
          <w:rPr>
            <w:noProof/>
            <w:webHidden/>
          </w:rPr>
          <w:instrText xml:space="preserve"> PAGEREF _Toc411006839 \h </w:instrText>
        </w:r>
        <w:r w:rsidR="000D0636">
          <w:rPr>
            <w:noProof/>
            <w:webHidden/>
          </w:rPr>
        </w:r>
        <w:r w:rsidR="000D0636">
          <w:rPr>
            <w:noProof/>
            <w:webHidden/>
          </w:rPr>
          <w:fldChar w:fldCharType="separate"/>
        </w:r>
        <w:r w:rsidR="000D0636">
          <w:rPr>
            <w:noProof/>
            <w:webHidden/>
          </w:rPr>
          <w:t>48</w:t>
        </w:r>
        <w:r w:rsidR="000D0636">
          <w:rPr>
            <w:noProof/>
            <w:webHidden/>
          </w:rPr>
          <w:fldChar w:fldCharType="end"/>
        </w:r>
      </w:hyperlink>
    </w:p>
    <w:p w14:paraId="78228DCB" w14:textId="77777777" w:rsidR="000D0636" w:rsidRDefault="00347A8B">
      <w:pPr>
        <w:pStyle w:val="Abbildungsverzeichnis"/>
        <w:tabs>
          <w:tab w:val="right" w:leader="dot" w:pos="8777"/>
        </w:tabs>
        <w:rPr>
          <w:rFonts w:asciiTheme="minorHAnsi" w:eastAsiaTheme="minorEastAsia" w:hAnsiTheme="minorHAnsi" w:cstheme="minorBidi"/>
          <w:smallCaps w:val="0"/>
          <w:noProof/>
          <w:sz w:val="22"/>
          <w:szCs w:val="22"/>
        </w:rPr>
      </w:pPr>
      <w:hyperlink w:anchor="_Toc411006840" w:history="1">
        <w:r w:rsidR="000D0636" w:rsidRPr="008A6305">
          <w:rPr>
            <w:rStyle w:val="Hyperlink"/>
            <w:noProof/>
          </w:rPr>
          <w:t>Listing 4.3 Auszug aus dem Zugriff auf Sensorwerte [@Sph2]</w:t>
        </w:r>
        <w:r w:rsidR="000D0636">
          <w:rPr>
            <w:noProof/>
            <w:webHidden/>
          </w:rPr>
          <w:tab/>
        </w:r>
        <w:r w:rsidR="000D0636">
          <w:rPr>
            <w:noProof/>
            <w:webHidden/>
          </w:rPr>
          <w:fldChar w:fldCharType="begin"/>
        </w:r>
        <w:r w:rsidR="000D0636">
          <w:rPr>
            <w:noProof/>
            <w:webHidden/>
          </w:rPr>
          <w:instrText xml:space="preserve"> PAGEREF _Toc411006840 \h </w:instrText>
        </w:r>
        <w:r w:rsidR="000D0636">
          <w:rPr>
            <w:noProof/>
            <w:webHidden/>
          </w:rPr>
        </w:r>
        <w:r w:rsidR="000D0636">
          <w:rPr>
            <w:noProof/>
            <w:webHidden/>
          </w:rPr>
          <w:fldChar w:fldCharType="separate"/>
        </w:r>
        <w:r w:rsidR="000D0636">
          <w:rPr>
            <w:noProof/>
            <w:webHidden/>
          </w:rPr>
          <w:t>49</w:t>
        </w:r>
        <w:r w:rsidR="000D0636">
          <w:rPr>
            <w:noProof/>
            <w:webHidden/>
          </w:rPr>
          <w:fldChar w:fldCharType="end"/>
        </w:r>
      </w:hyperlink>
    </w:p>
    <w:p w14:paraId="60A6A0D3" w14:textId="77777777" w:rsidR="000D0636" w:rsidRDefault="00347A8B">
      <w:pPr>
        <w:pStyle w:val="Abbildungsverzeichnis"/>
        <w:tabs>
          <w:tab w:val="right" w:leader="dot" w:pos="8777"/>
        </w:tabs>
        <w:rPr>
          <w:rFonts w:asciiTheme="minorHAnsi" w:eastAsiaTheme="minorEastAsia" w:hAnsiTheme="minorHAnsi" w:cstheme="minorBidi"/>
          <w:smallCaps w:val="0"/>
          <w:noProof/>
          <w:sz w:val="22"/>
          <w:szCs w:val="22"/>
        </w:rPr>
      </w:pPr>
      <w:hyperlink w:anchor="_Toc411006841" w:history="1">
        <w:r w:rsidR="000D0636" w:rsidRPr="008A6305">
          <w:rPr>
            <w:rStyle w:val="Hyperlink"/>
            <w:noProof/>
          </w:rPr>
          <w:t>Listing 5.1 Auslösung eines Triggers</w:t>
        </w:r>
        <w:r w:rsidR="000D0636">
          <w:rPr>
            <w:noProof/>
            <w:webHidden/>
          </w:rPr>
          <w:tab/>
        </w:r>
        <w:r w:rsidR="000D0636">
          <w:rPr>
            <w:noProof/>
            <w:webHidden/>
          </w:rPr>
          <w:fldChar w:fldCharType="begin"/>
        </w:r>
        <w:r w:rsidR="000D0636">
          <w:rPr>
            <w:noProof/>
            <w:webHidden/>
          </w:rPr>
          <w:instrText xml:space="preserve"> PAGEREF _Toc411006841 \h </w:instrText>
        </w:r>
        <w:r w:rsidR="000D0636">
          <w:rPr>
            <w:noProof/>
            <w:webHidden/>
          </w:rPr>
        </w:r>
        <w:r w:rsidR="000D0636">
          <w:rPr>
            <w:noProof/>
            <w:webHidden/>
          </w:rPr>
          <w:fldChar w:fldCharType="separate"/>
        </w:r>
        <w:r w:rsidR="000D0636">
          <w:rPr>
            <w:noProof/>
            <w:webHidden/>
          </w:rPr>
          <w:t>57</w:t>
        </w:r>
        <w:r w:rsidR="000D0636">
          <w:rPr>
            <w:noProof/>
            <w:webHidden/>
          </w:rPr>
          <w:fldChar w:fldCharType="end"/>
        </w:r>
      </w:hyperlink>
    </w:p>
    <w:p w14:paraId="7374B70F" w14:textId="77777777" w:rsidR="000D0636" w:rsidRDefault="00347A8B">
      <w:pPr>
        <w:pStyle w:val="Abbildungsverzeichnis"/>
        <w:tabs>
          <w:tab w:val="right" w:leader="dot" w:pos="8777"/>
        </w:tabs>
        <w:rPr>
          <w:rFonts w:asciiTheme="minorHAnsi" w:eastAsiaTheme="minorEastAsia" w:hAnsiTheme="minorHAnsi" w:cstheme="minorBidi"/>
          <w:smallCaps w:val="0"/>
          <w:noProof/>
          <w:sz w:val="22"/>
          <w:szCs w:val="22"/>
        </w:rPr>
      </w:pPr>
      <w:hyperlink w:anchor="_Toc411006842" w:history="1">
        <w:r w:rsidR="000D0636" w:rsidRPr="008A6305">
          <w:rPr>
            <w:rStyle w:val="Hyperlink"/>
            <w:noProof/>
          </w:rPr>
          <w:t>Listing 5.2 Neustart des Levels</w:t>
        </w:r>
        <w:r w:rsidR="000D0636">
          <w:rPr>
            <w:noProof/>
            <w:webHidden/>
          </w:rPr>
          <w:tab/>
        </w:r>
        <w:r w:rsidR="000D0636">
          <w:rPr>
            <w:noProof/>
            <w:webHidden/>
          </w:rPr>
          <w:fldChar w:fldCharType="begin"/>
        </w:r>
        <w:r w:rsidR="000D0636">
          <w:rPr>
            <w:noProof/>
            <w:webHidden/>
          </w:rPr>
          <w:instrText xml:space="preserve"> PAGEREF _Toc411006842 \h </w:instrText>
        </w:r>
        <w:r w:rsidR="000D0636">
          <w:rPr>
            <w:noProof/>
            <w:webHidden/>
          </w:rPr>
        </w:r>
        <w:r w:rsidR="000D0636">
          <w:rPr>
            <w:noProof/>
            <w:webHidden/>
          </w:rPr>
          <w:fldChar w:fldCharType="separate"/>
        </w:r>
        <w:r w:rsidR="000D0636">
          <w:rPr>
            <w:noProof/>
            <w:webHidden/>
          </w:rPr>
          <w:t>57</w:t>
        </w:r>
        <w:r w:rsidR="000D0636">
          <w:rPr>
            <w:noProof/>
            <w:webHidden/>
          </w:rPr>
          <w:fldChar w:fldCharType="end"/>
        </w:r>
      </w:hyperlink>
    </w:p>
    <w:p w14:paraId="5F9FB6AE" w14:textId="77777777" w:rsidR="000D0636" w:rsidRDefault="00347A8B">
      <w:pPr>
        <w:pStyle w:val="Abbildungsverzeichnis"/>
        <w:tabs>
          <w:tab w:val="right" w:leader="dot" w:pos="8777"/>
        </w:tabs>
        <w:rPr>
          <w:rFonts w:asciiTheme="minorHAnsi" w:eastAsiaTheme="minorEastAsia" w:hAnsiTheme="minorHAnsi" w:cstheme="minorBidi"/>
          <w:smallCaps w:val="0"/>
          <w:noProof/>
          <w:sz w:val="22"/>
          <w:szCs w:val="22"/>
        </w:rPr>
      </w:pPr>
      <w:hyperlink w:anchor="_Toc411006843" w:history="1">
        <w:r w:rsidR="000D0636" w:rsidRPr="008A6305">
          <w:rPr>
            <w:rStyle w:val="Hyperlink"/>
            <w:noProof/>
          </w:rPr>
          <w:t>Listing 5.3 Pürfung des Magnetic Switch und Aktivierung von Autowalk</w:t>
        </w:r>
        <w:r w:rsidR="000D0636">
          <w:rPr>
            <w:noProof/>
            <w:webHidden/>
          </w:rPr>
          <w:tab/>
        </w:r>
        <w:r w:rsidR="000D0636">
          <w:rPr>
            <w:noProof/>
            <w:webHidden/>
          </w:rPr>
          <w:fldChar w:fldCharType="begin"/>
        </w:r>
        <w:r w:rsidR="000D0636">
          <w:rPr>
            <w:noProof/>
            <w:webHidden/>
          </w:rPr>
          <w:instrText xml:space="preserve"> PAGEREF _Toc411006843 \h </w:instrText>
        </w:r>
        <w:r w:rsidR="000D0636">
          <w:rPr>
            <w:noProof/>
            <w:webHidden/>
          </w:rPr>
        </w:r>
        <w:r w:rsidR="000D0636">
          <w:rPr>
            <w:noProof/>
            <w:webHidden/>
          </w:rPr>
          <w:fldChar w:fldCharType="separate"/>
        </w:r>
        <w:r w:rsidR="000D0636">
          <w:rPr>
            <w:noProof/>
            <w:webHidden/>
          </w:rPr>
          <w:t>58</w:t>
        </w:r>
        <w:r w:rsidR="000D0636">
          <w:rPr>
            <w:noProof/>
            <w:webHidden/>
          </w:rPr>
          <w:fldChar w:fldCharType="end"/>
        </w:r>
      </w:hyperlink>
    </w:p>
    <w:p w14:paraId="0D301159" w14:textId="77777777" w:rsidR="000D0636" w:rsidRDefault="00347A8B">
      <w:pPr>
        <w:pStyle w:val="Abbildungsverzeichnis"/>
        <w:tabs>
          <w:tab w:val="right" w:leader="dot" w:pos="8777"/>
        </w:tabs>
        <w:rPr>
          <w:rFonts w:asciiTheme="minorHAnsi" w:eastAsiaTheme="minorEastAsia" w:hAnsiTheme="minorHAnsi" w:cstheme="minorBidi"/>
          <w:smallCaps w:val="0"/>
          <w:noProof/>
          <w:sz w:val="22"/>
          <w:szCs w:val="22"/>
        </w:rPr>
      </w:pPr>
      <w:hyperlink w:anchor="_Toc411006844" w:history="1">
        <w:r w:rsidR="000D0636" w:rsidRPr="008A6305">
          <w:rPr>
            <w:rStyle w:val="Hyperlink"/>
            <w:noProof/>
          </w:rPr>
          <w:t>Listing 5.4 Aktivierung der Eingaben durch das Gamepad</w:t>
        </w:r>
        <w:r w:rsidR="000D0636">
          <w:rPr>
            <w:noProof/>
            <w:webHidden/>
          </w:rPr>
          <w:tab/>
        </w:r>
        <w:r w:rsidR="000D0636">
          <w:rPr>
            <w:noProof/>
            <w:webHidden/>
          </w:rPr>
          <w:fldChar w:fldCharType="begin"/>
        </w:r>
        <w:r w:rsidR="000D0636">
          <w:rPr>
            <w:noProof/>
            <w:webHidden/>
          </w:rPr>
          <w:instrText xml:space="preserve"> PAGEREF _Toc411006844 \h </w:instrText>
        </w:r>
        <w:r w:rsidR="000D0636">
          <w:rPr>
            <w:noProof/>
            <w:webHidden/>
          </w:rPr>
        </w:r>
        <w:r w:rsidR="000D0636">
          <w:rPr>
            <w:noProof/>
            <w:webHidden/>
          </w:rPr>
          <w:fldChar w:fldCharType="separate"/>
        </w:r>
        <w:r w:rsidR="000D0636">
          <w:rPr>
            <w:noProof/>
            <w:webHidden/>
          </w:rPr>
          <w:t>58</w:t>
        </w:r>
        <w:r w:rsidR="000D0636">
          <w:rPr>
            <w:noProof/>
            <w:webHidden/>
          </w:rPr>
          <w:fldChar w:fldCharType="end"/>
        </w:r>
      </w:hyperlink>
    </w:p>
    <w:p w14:paraId="2B3FFD6B" w14:textId="4215C865" w:rsidR="0073618E" w:rsidRPr="00BD7578" w:rsidRDefault="00C0576D" w:rsidP="00F4015B">
      <w:pPr>
        <w:pStyle w:val="Textkrper"/>
      </w:pPr>
      <w:r>
        <w:fldChar w:fldCharType="end"/>
      </w:r>
    </w:p>
    <w:p w14:paraId="3F690EEC" w14:textId="6BC2F32E" w:rsidR="0073618E" w:rsidRPr="00BD7578" w:rsidRDefault="00091FD8" w:rsidP="00091FD8">
      <w:pPr>
        <w:spacing w:before="0" w:after="0" w:line="240" w:lineRule="auto"/>
        <w:jc w:val="left"/>
        <w:sectPr w:rsidR="0073618E" w:rsidRPr="00BD7578" w:rsidSect="00CF380C">
          <w:pgSz w:w="11906" w:h="16838" w:code="9"/>
          <w:pgMar w:top="1531" w:right="1418" w:bottom="1701" w:left="1701" w:header="510" w:footer="624" w:gutter="0"/>
          <w:pgNumType w:fmt="upperRoman"/>
          <w:cols w:space="708"/>
          <w:docGrid w:linePitch="360"/>
        </w:sectPr>
      </w:pPr>
      <w:r>
        <w:br w:type="page"/>
      </w:r>
    </w:p>
    <w:p w14:paraId="33C01C39" w14:textId="256C7863" w:rsidR="0073618E" w:rsidRDefault="0073618E" w:rsidP="00067295">
      <w:pPr>
        <w:pStyle w:val="Oberberschrift"/>
        <w:rPr>
          <w:rFonts w:ascii="Helvetica" w:hAnsi="Helvetica"/>
        </w:rPr>
      </w:pPr>
      <w:bookmarkStart w:id="23" w:name="_Toc224637404"/>
      <w:bookmarkStart w:id="24" w:name="_Toc224707535"/>
      <w:bookmarkStart w:id="25" w:name="_Toc224810291"/>
      <w:bookmarkStart w:id="26" w:name="_Toc225071776"/>
      <w:commentRangeStart w:id="27"/>
      <w:r w:rsidRPr="00211A66">
        <w:rPr>
          <w:rFonts w:ascii="Helvetica" w:hAnsi="Helvetica"/>
        </w:rPr>
        <w:lastRenderedPageBreak/>
        <w:t>Abkürzungsverzeichnis</w:t>
      </w:r>
      <w:bookmarkEnd w:id="23"/>
      <w:bookmarkEnd w:id="24"/>
      <w:bookmarkEnd w:id="25"/>
      <w:bookmarkEnd w:id="26"/>
      <w:commentRangeEnd w:id="27"/>
      <w:r w:rsidR="008E1A8B">
        <w:rPr>
          <w:rStyle w:val="Kommentarzeichen"/>
          <w:rFonts w:ascii="Adobe Garamond Pro" w:hAnsi="Adobe Garamond Pro"/>
          <w:b w:val="0"/>
        </w:rPr>
        <w:commentReference w:id="27"/>
      </w:r>
      <w:r w:rsidR="00F869E3">
        <w:rPr>
          <w:rFonts w:ascii="Helvetica" w:hAnsi="Helvetica"/>
        </w:rPr>
        <w:t xml:space="preserve"> </w:t>
      </w:r>
      <w:r w:rsidR="00B234C9">
        <w:rPr>
          <w:rFonts w:ascii="Helvetica" w:hAnsi="Helvetica"/>
        </w:rPr>
        <w:t>/</w:t>
      </w:r>
      <w:r w:rsidR="00F869E3">
        <w:rPr>
          <w:rFonts w:ascii="Helvetica" w:hAnsi="Helvetica"/>
        </w:rPr>
        <w:t xml:space="preserve"> </w:t>
      </w:r>
      <w:r w:rsidR="00B234C9">
        <w:rPr>
          <w:rFonts w:ascii="Helvetica" w:hAnsi="Helvetica"/>
        </w:rPr>
        <w:t>Glossar</w:t>
      </w:r>
    </w:p>
    <w:p w14:paraId="321C7FA6" w14:textId="77777777" w:rsidR="006C6C20" w:rsidRPr="006C6C20" w:rsidRDefault="006C6C20" w:rsidP="006C6C20"/>
    <w:tbl>
      <w:tblPr>
        <w:tblStyle w:val="EinfacheTabelle21"/>
        <w:tblW w:w="0" w:type="auto"/>
        <w:tblLook w:val="04A0" w:firstRow="1" w:lastRow="0" w:firstColumn="1" w:lastColumn="0" w:noHBand="0" w:noVBand="1"/>
      </w:tblPr>
      <w:tblGrid>
        <w:gridCol w:w="846"/>
        <w:gridCol w:w="3402"/>
        <w:gridCol w:w="4529"/>
      </w:tblGrid>
      <w:tr w:rsidR="003A1762" w:rsidRPr="00A36A06" w14:paraId="158E39B1" w14:textId="77777777" w:rsidTr="00A61A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shd w:val="clear" w:color="auto" w:fill="AAAFB6"/>
          </w:tcPr>
          <w:p w14:paraId="0AC867BC" w14:textId="0C47ED95" w:rsidR="003A1762" w:rsidRPr="003A1762" w:rsidRDefault="003A1762" w:rsidP="0073618E">
            <w:r w:rsidRPr="003A1762">
              <w:t>Abk.</w:t>
            </w:r>
          </w:p>
        </w:tc>
        <w:tc>
          <w:tcPr>
            <w:tcW w:w="3402" w:type="dxa"/>
            <w:shd w:val="clear" w:color="auto" w:fill="AAAFB6"/>
          </w:tcPr>
          <w:p w14:paraId="45403D83" w14:textId="3E721C09" w:rsidR="003A1762" w:rsidRPr="003A1762" w:rsidRDefault="003A1762" w:rsidP="0073618E">
            <w:pPr>
              <w:cnfStyle w:val="100000000000" w:firstRow="1" w:lastRow="0" w:firstColumn="0" w:lastColumn="0" w:oddVBand="0" w:evenVBand="0" w:oddHBand="0" w:evenHBand="0" w:firstRowFirstColumn="0" w:firstRowLastColumn="0" w:lastRowFirstColumn="0" w:lastRowLastColumn="0"/>
            </w:pPr>
            <w:r w:rsidRPr="003A1762">
              <w:t>Begriff</w:t>
            </w:r>
          </w:p>
        </w:tc>
        <w:tc>
          <w:tcPr>
            <w:tcW w:w="4529" w:type="dxa"/>
            <w:shd w:val="clear" w:color="auto" w:fill="AAAFB6"/>
          </w:tcPr>
          <w:p w14:paraId="4C84967E" w14:textId="3AAA53DF" w:rsidR="003A1762" w:rsidRPr="003A1762" w:rsidRDefault="003A1762" w:rsidP="0073618E">
            <w:pPr>
              <w:cnfStyle w:val="100000000000" w:firstRow="1" w:lastRow="0" w:firstColumn="0" w:lastColumn="0" w:oddVBand="0" w:evenVBand="0" w:oddHBand="0" w:evenHBand="0" w:firstRowFirstColumn="0" w:firstRowLastColumn="0" w:lastRowFirstColumn="0" w:lastRowLastColumn="0"/>
            </w:pPr>
            <w:r w:rsidRPr="003A1762">
              <w:t>Erklärung</w:t>
            </w:r>
          </w:p>
        </w:tc>
      </w:tr>
      <w:tr w:rsidR="00F13192" w:rsidRPr="00A36A06" w14:paraId="60418394" w14:textId="77777777" w:rsidTr="00A61A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2B2D6F70" w14:textId="77777777" w:rsidR="00F13192" w:rsidRPr="004C40A3" w:rsidRDefault="00F13192" w:rsidP="0073618E">
            <w:pPr>
              <w:rPr>
                <w:b w:val="0"/>
              </w:rPr>
            </w:pPr>
            <w:r w:rsidRPr="004C40A3">
              <w:rPr>
                <w:b w:val="0"/>
              </w:rPr>
              <w:t>-</w:t>
            </w:r>
          </w:p>
        </w:tc>
        <w:tc>
          <w:tcPr>
            <w:tcW w:w="3402" w:type="dxa"/>
          </w:tcPr>
          <w:p w14:paraId="0918E499" w14:textId="77777777" w:rsidR="00F13192" w:rsidRPr="00A36A06" w:rsidRDefault="00F13192" w:rsidP="0073618E">
            <w:pPr>
              <w:cnfStyle w:val="000000100000" w:firstRow="0" w:lastRow="0" w:firstColumn="0" w:lastColumn="0" w:oddVBand="0" w:evenVBand="0" w:oddHBand="1" w:evenHBand="0" w:firstRowFirstColumn="0" w:firstRowLastColumn="0" w:lastRowFirstColumn="0" w:lastRowLastColumn="0"/>
            </w:pPr>
            <w:r>
              <w:t>Controller</w:t>
            </w:r>
          </w:p>
        </w:tc>
        <w:tc>
          <w:tcPr>
            <w:tcW w:w="4529" w:type="dxa"/>
          </w:tcPr>
          <w:p w14:paraId="1B066AF2" w14:textId="77777777" w:rsidR="00F13192" w:rsidRPr="00A36A06" w:rsidRDefault="00F13192" w:rsidP="00C46D19">
            <w:pPr>
              <w:cnfStyle w:val="000000100000" w:firstRow="0" w:lastRow="0" w:firstColumn="0" w:lastColumn="0" w:oddVBand="0" w:evenVBand="0" w:oddHBand="1" w:evenHBand="0" w:firstRowFirstColumn="0" w:firstRowLastColumn="0" w:lastRowFirstColumn="0" w:lastRowLastColumn="0"/>
            </w:pPr>
            <w:r>
              <w:t>bezeichnet ein Eingabegerät für die Steuerung von Computerspielen, in diesem Fall alle Eingabegeräte, die eine Bewegungssteuerung in einer Virtual Reality ermöglichen</w:t>
            </w:r>
          </w:p>
        </w:tc>
      </w:tr>
      <w:tr w:rsidR="00F13192" w:rsidRPr="00A36A06" w14:paraId="51920F85" w14:textId="77777777" w:rsidTr="00A61A14">
        <w:tc>
          <w:tcPr>
            <w:cnfStyle w:val="001000000000" w:firstRow="0" w:lastRow="0" w:firstColumn="1" w:lastColumn="0" w:oddVBand="0" w:evenVBand="0" w:oddHBand="0" w:evenHBand="0" w:firstRowFirstColumn="0" w:firstRowLastColumn="0" w:lastRowFirstColumn="0" w:lastRowLastColumn="0"/>
            <w:tcW w:w="846" w:type="dxa"/>
          </w:tcPr>
          <w:p w14:paraId="4C61B169" w14:textId="77777777" w:rsidR="00F13192" w:rsidRPr="004C40A3" w:rsidRDefault="00F13192" w:rsidP="0073618E">
            <w:pPr>
              <w:rPr>
                <w:b w:val="0"/>
              </w:rPr>
            </w:pPr>
            <w:r w:rsidRPr="004C40A3">
              <w:rPr>
                <w:b w:val="0"/>
              </w:rPr>
              <w:t>-</w:t>
            </w:r>
          </w:p>
        </w:tc>
        <w:tc>
          <w:tcPr>
            <w:tcW w:w="3402" w:type="dxa"/>
          </w:tcPr>
          <w:p w14:paraId="5ADFF185" w14:textId="77777777" w:rsidR="00F13192" w:rsidRPr="00A36A06" w:rsidRDefault="00F13192" w:rsidP="0073618E">
            <w:pPr>
              <w:cnfStyle w:val="000000000000" w:firstRow="0" w:lastRow="0" w:firstColumn="0" w:lastColumn="0" w:oddVBand="0" w:evenVBand="0" w:oddHBand="0" w:evenHBand="0" w:firstRowFirstColumn="0" w:firstRowLastColumn="0" w:lastRowFirstColumn="0" w:lastRowLastColumn="0"/>
            </w:pPr>
            <w:r>
              <w:t>Drift</w:t>
            </w:r>
          </w:p>
        </w:tc>
        <w:tc>
          <w:tcPr>
            <w:tcW w:w="4529" w:type="dxa"/>
          </w:tcPr>
          <w:p w14:paraId="5C415621" w14:textId="77777777" w:rsidR="00F13192" w:rsidRPr="00A36A06" w:rsidRDefault="00F13192" w:rsidP="0073618E">
            <w:pPr>
              <w:cnfStyle w:val="000000000000" w:firstRow="0" w:lastRow="0" w:firstColumn="0" w:lastColumn="0" w:oddVBand="0" w:evenVBand="0" w:oddHBand="0" w:evenHBand="0" w:firstRowFirstColumn="0" w:firstRowLastColumn="0" w:lastRowFirstColumn="0" w:lastRowLastColumn="0"/>
            </w:pPr>
            <w:r>
              <w:t>sich aufaddierende Fehler</w:t>
            </w:r>
          </w:p>
        </w:tc>
      </w:tr>
      <w:tr w:rsidR="00F13192" w:rsidRPr="00A36A06" w14:paraId="76C570B0" w14:textId="77777777" w:rsidTr="00A61A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6B6A51DB" w14:textId="77777777" w:rsidR="00F13192" w:rsidRPr="004C40A3" w:rsidRDefault="00F13192" w:rsidP="0073618E">
            <w:pPr>
              <w:rPr>
                <w:b w:val="0"/>
              </w:rPr>
            </w:pPr>
            <w:r>
              <w:rPr>
                <w:b w:val="0"/>
              </w:rPr>
              <w:t>-</w:t>
            </w:r>
          </w:p>
        </w:tc>
        <w:tc>
          <w:tcPr>
            <w:tcW w:w="3402" w:type="dxa"/>
          </w:tcPr>
          <w:p w14:paraId="68D33804" w14:textId="77777777" w:rsidR="00F13192" w:rsidRPr="00A36A06" w:rsidRDefault="00F13192" w:rsidP="0073618E">
            <w:pPr>
              <w:cnfStyle w:val="000000100000" w:firstRow="0" w:lastRow="0" w:firstColumn="0" w:lastColumn="0" w:oddVBand="0" w:evenVBand="0" w:oddHBand="1" w:evenHBand="0" w:firstRowFirstColumn="0" w:firstRowLastColumn="0" w:lastRowFirstColumn="0" w:lastRowLastColumn="0"/>
            </w:pPr>
            <w:r>
              <w:t>Gyroskop</w:t>
            </w:r>
          </w:p>
        </w:tc>
        <w:tc>
          <w:tcPr>
            <w:tcW w:w="4529" w:type="dxa"/>
          </w:tcPr>
          <w:p w14:paraId="0A18DC3B" w14:textId="77777777" w:rsidR="00F13192" w:rsidRDefault="00F13192" w:rsidP="0073618E">
            <w:pPr>
              <w:cnfStyle w:val="000000100000" w:firstRow="0" w:lastRow="0" w:firstColumn="0" w:lastColumn="0" w:oddVBand="0" w:evenVBand="0" w:oddHBand="1" w:evenHBand="0" w:firstRowFirstColumn="0" w:firstRowLastColumn="0" w:lastRowFirstColumn="0" w:lastRowLastColumn="0"/>
            </w:pPr>
            <w:r>
              <w:t>Kreiselkompass, dient der genauen Lagebestimmung</w:t>
            </w:r>
          </w:p>
        </w:tc>
      </w:tr>
      <w:tr w:rsidR="00F13192" w:rsidRPr="00A36A06" w14:paraId="7C22B82E" w14:textId="77777777" w:rsidTr="00A61A14">
        <w:tc>
          <w:tcPr>
            <w:cnfStyle w:val="001000000000" w:firstRow="0" w:lastRow="0" w:firstColumn="1" w:lastColumn="0" w:oddVBand="0" w:evenVBand="0" w:oddHBand="0" w:evenHBand="0" w:firstRowFirstColumn="0" w:firstRowLastColumn="0" w:lastRowFirstColumn="0" w:lastRowLastColumn="0"/>
            <w:tcW w:w="846" w:type="dxa"/>
          </w:tcPr>
          <w:p w14:paraId="0F81050E" w14:textId="77777777" w:rsidR="00F13192" w:rsidRPr="004C40A3" w:rsidRDefault="00F13192" w:rsidP="0073618E">
            <w:pPr>
              <w:rPr>
                <w:b w:val="0"/>
              </w:rPr>
            </w:pPr>
            <w:r>
              <w:rPr>
                <w:b w:val="0"/>
              </w:rPr>
              <w:t>-</w:t>
            </w:r>
          </w:p>
        </w:tc>
        <w:tc>
          <w:tcPr>
            <w:tcW w:w="3402" w:type="dxa"/>
          </w:tcPr>
          <w:p w14:paraId="63AB99F7" w14:textId="77777777" w:rsidR="00F13192" w:rsidRDefault="00F13192" w:rsidP="0073618E">
            <w:pPr>
              <w:cnfStyle w:val="000000000000" w:firstRow="0" w:lastRow="0" w:firstColumn="0" w:lastColumn="0" w:oddVBand="0" w:evenVBand="0" w:oddHBand="0" w:evenHBand="0" w:firstRowFirstColumn="0" w:firstRowLastColumn="0" w:lastRowFirstColumn="0" w:lastRowLastColumn="0"/>
            </w:pPr>
            <w:r>
              <w:t>Namespace</w:t>
            </w:r>
          </w:p>
        </w:tc>
        <w:tc>
          <w:tcPr>
            <w:tcW w:w="4529" w:type="dxa"/>
          </w:tcPr>
          <w:p w14:paraId="493E7531" w14:textId="77777777" w:rsidR="00F13192" w:rsidRDefault="00F13192" w:rsidP="0073618E">
            <w:pPr>
              <w:cnfStyle w:val="000000000000" w:firstRow="0" w:lastRow="0" w:firstColumn="0" w:lastColumn="0" w:oddVBand="0" w:evenVBand="0" w:oddHBand="0" w:evenHBand="0" w:firstRowFirstColumn="0" w:firstRowLastColumn="0" w:lastRowFirstColumn="0" w:lastRowLastColumn="0"/>
            </w:pPr>
            <w:r>
              <w:t>Organisationsstrukturen, die Klassen nach Zusammengehörigkeit gliedern und zusammenfassen</w:t>
            </w:r>
          </w:p>
        </w:tc>
      </w:tr>
      <w:tr w:rsidR="00F13192" w:rsidRPr="00A36A06" w14:paraId="5F8663E4" w14:textId="77777777" w:rsidTr="00A61A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5B00C5AE" w14:textId="77777777" w:rsidR="00F13192" w:rsidRPr="004C40A3" w:rsidRDefault="00F13192" w:rsidP="0073618E">
            <w:pPr>
              <w:rPr>
                <w:b w:val="0"/>
              </w:rPr>
            </w:pPr>
            <w:r>
              <w:rPr>
                <w:b w:val="0"/>
              </w:rPr>
              <w:t>-</w:t>
            </w:r>
          </w:p>
        </w:tc>
        <w:tc>
          <w:tcPr>
            <w:tcW w:w="3402" w:type="dxa"/>
          </w:tcPr>
          <w:p w14:paraId="47AC7F8C" w14:textId="77777777" w:rsidR="00F13192" w:rsidRPr="004C40A3" w:rsidRDefault="00F13192" w:rsidP="0073618E">
            <w:pPr>
              <w:cnfStyle w:val="000000100000" w:firstRow="0" w:lastRow="0" w:firstColumn="0" w:lastColumn="0" w:oddVBand="0" w:evenVBand="0" w:oddHBand="1" w:evenHBand="0" w:firstRowFirstColumn="0" w:firstRowLastColumn="0" w:lastRowFirstColumn="0" w:lastRowLastColumn="0"/>
            </w:pPr>
            <w:r w:rsidRPr="004C40A3">
              <w:t>RGBD-Kamera</w:t>
            </w:r>
          </w:p>
        </w:tc>
        <w:tc>
          <w:tcPr>
            <w:tcW w:w="4529" w:type="dxa"/>
          </w:tcPr>
          <w:p w14:paraId="3FA607CF" w14:textId="77777777" w:rsidR="00F13192" w:rsidRPr="00A36A06" w:rsidRDefault="00F13192" w:rsidP="0073618E">
            <w:pPr>
              <w:cnfStyle w:val="000000100000" w:firstRow="0" w:lastRow="0" w:firstColumn="0" w:lastColumn="0" w:oddVBand="0" w:evenVBand="0" w:oddHBand="1" w:evenHBand="0" w:firstRowFirstColumn="0" w:firstRowLastColumn="0" w:lastRowFirstColumn="0" w:lastRowLastColumn="0"/>
            </w:pPr>
            <w:r>
              <w:t>eine Kombination aus Farb- und Tiefenkamera</w:t>
            </w:r>
          </w:p>
        </w:tc>
      </w:tr>
      <w:tr w:rsidR="00F13192" w:rsidRPr="00A36A06" w14:paraId="4875EA9B" w14:textId="77777777" w:rsidTr="00A61A14">
        <w:tc>
          <w:tcPr>
            <w:cnfStyle w:val="001000000000" w:firstRow="0" w:lastRow="0" w:firstColumn="1" w:lastColumn="0" w:oddVBand="0" w:evenVBand="0" w:oddHBand="0" w:evenHBand="0" w:firstRowFirstColumn="0" w:firstRowLastColumn="0" w:lastRowFirstColumn="0" w:lastRowLastColumn="0"/>
            <w:tcW w:w="846" w:type="dxa"/>
          </w:tcPr>
          <w:p w14:paraId="41B31DE9" w14:textId="77777777" w:rsidR="00F13192" w:rsidRPr="004C40A3" w:rsidRDefault="00F13192" w:rsidP="0073618E">
            <w:pPr>
              <w:rPr>
                <w:b w:val="0"/>
              </w:rPr>
            </w:pPr>
            <w:r w:rsidRPr="004C40A3">
              <w:rPr>
                <w:b w:val="0"/>
              </w:rPr>
              <w:t>-</w:t>
            </w:r>
          </w:p>
        </w:tc>
        <w:tc>
          <w:tcPr>
            <w:tcW w:w="3402" w:type="dxa"/>
          </w:tcPr>
          <w:p w14:paraId="0F8F45B2" w14:textId="77777777" w:rsidR="00F13192" w:rsidRDefault="00F13192" w:rsidP="0073618E">
            <w:pPr>
              <w:cnfStyle w:val="000000000000" w:firstRow="0" w:lastRow="0" w:firstColumn="0" w:lastColumn="0" w:oddVBand="0" w:evenVBand="0" w:oddHBand="0" w:evenHBand="0" w:firstRowFirstColumn="0" w:firstRowLastColumn="0" w:lastRowFirstColumn="0" w:lastRowLastColumn="0"/>
            </w:pPr>
            <w:r>
              <w:t>Rotation</w:t>
            </w:r>
          </w:p>
        </w:tc>
        <w:tc>
          <w:tcPr>
            <w:tcW w:w="4529" w:type="dxa"/>
          </w:tcPr>
          <w:p w14:paraId="06716D2C" w14:textId="77777777" w:rsidR="00F13192" w:rsidRDefault="00F13192" w:rsidP="0073618E">
            <w:pPr>
              <w:cnfStyle w:val="000000000000" w:firstRow="0" w:lastRow="0" w:firstColumn="0" w:lastColumn="0" w:oddVBand="0" w:evenVBand="0" w:oddHBand="0" w:evenHBand="0" w:firstRowFirstColumn="0" w:firstRowLastColumn="0" w:lastRowFirstColumn="0" w:lastRowLastColumn="0"/>
            </w:pPr>
            <w:r>
              <w:t>Drehung eines Objektes über drei Winkel</w:t>
            </w:r>
          </w:p>
        </w:tc>
      </w:tr>
      <w:tr w:rsidR="00F13192" w:rsidRPr="00A36A06" w14:paraId="30C7292A" w14:textId="77777777" w:rsidTr="00A61A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6EB609EF" w14:textId="77777777" w:rsidR="00F13192" w:rsidRPr="004C40A3" w:rsidRDefault="00F13192" w:rsidP="0073618E">
            <w:pPr>
              <w:rPr>
                <w:b w:val="0"/>
              </w:rPr>
            </w:pPr>
            <w:r w:rsidRPr="004C40A3">
              <w:rPr>
                <w:b w:val="0"/>
              </w:rPr>
              <w:t>-</w:t>
            </w:r>
          </w:p>
        </w:tc>
        <w:tc>
          <w:tcPr>
            <w:tcW w:w="3402" w:type="dxa"/>
          </w:tcPr>
          <w:p w14:paraId="58A7F68E" w14:textId="77777777" w:rsidR="00F13192" w:rsidRDefault="00F13192" w:rsidP="0073618E">
            <w:pPr>
              <w:cnfStyle w:val="000000100000" w:firstRow="0" w:lastRow="0" w:firstColumn="0" w:lastColumn="0" w:oddVBand="0" w:evenVBand="0" w:oddHBand="1" w:evenHBand="0" w:firstRowFirstColumn="0" w:firstRowLastColumn="0" w:lastRowFirstColumn="0" w:lastRowLastColumn="0"/>
            </w:pPr>
            <w:r>
              <w:t>Translation</w:t>
            </w:r>
          </w:p>
        </w:tc>
        <w:tc>
          <w:tcPr>
            <w:tcW w:w="4529" w:type="dxa"/>
          </w:tcPr>
          <w:p w14:paraId="3EAA929B" w14:textId="77777777" w:rsidR="00F13192" w:rsidRDefault="00F13192" w:rsidP="0073618E">
            <w:pPr>
              <w:cnfStyle w:val="000000100000" w:firstRow="0" w:lastRow="0" w:firstColumn="0" w:lastColumn="0" w:oddVBand="0" w:evenVBand="0" w:oddHBand="1" w:evenHBand="0" w:firstRowFirstColumn="0" w:firstRowLastColumn="0" w:lastRowFirstColumn="0" w:lastRowLastColumn="0"/>
            </w:pPr>
            <w:r>
              <w:t>Verschiebung eines Objektes über drei Achsen im Raum</w:t>
            </w:r>
          </w:p>
        </w:tc>
      </w:tr>
      <w:tr w:rsidR="00F13192" w:rsidRPr="00A36A06" w14:paraId="4620E0F7" w14:textId="77777777" w:rsidTr="00A61A14">
        <w:tc>
          <w:tcPr>
            <w:cnfStyle w:val="001000000000" w:firstRow="0" w:lastRow="0" w:firstColumn="1" w:lastColumn="0" w:oddVBand="0" w:evenVBand="0" w:oddHBand="0" w:evenHBand="0" w:firstRowFirstColumn="0" w:firstRowLastColumn="0" w:lastRowFirstColumn="0" w:lastRowLastColumn="0"/>
            <w:tcW w:w="846" w:type="dxa"/>
          </w:tcPr>
          <w:p w14:paraId="6382F677" w14:textId="77777777" w:rsidR="00F13192" w:rsidRPr="004C40A3" w:rsidRDefault="00F13192" w:rsidP="0073618E">
            <w:pPr>
              <w:rPr>
                <w:b w:val="0"/>
              </w:rPr>
            </w:pPr>
            <w:r>
              <w:rPr>
                <w:b w:val="0"/>
              </w:rPr>
              <w:t>ADB</w:t>
            </w:r>
          </w:p>
        </w:tc>
        <w:tc>
          <w:tcPr>
            <w:tcW w:w="3402" w:type="dxa"/>
          </w:tcPr>
          <w:p w14:paraId="323614A3" w14:textId="77777777" w:rsidR="00F13192" w:rsidRDefault="00F13192" w:rsidP="0073618E">
            <w:pPr>
              <w:cnfStyle w:val="000000000000" w:firstRow="0" w:lastRow="0" w:firstColumn="0" w:lastColumn="0" w:oddVBand="0" w:evenVBand="0" w:oddHBand="0" w:evenHBand="0" w:firstRowFirstColumn="0" w:firstRowLastColumn="0" w:lastRowFirstColumn="0" w:lastRowLastColumn="0"/>
            </w:pPr>
            <w:r>
              <w:t>Android Debug Bridge</w:t>
            </w:r>
          </w:p>
        </w:tc>
        <w:tc>
          <w:tcPr>
            <w:tcW w:w="4529" w:type="dxa"/>
          </w:tcPr>
          <w:p w14:paraId="5FC29026" w14:textId="77777777" w:rsidR="00F13192" w:rsidRDefault="00F13192" w:rsidP="0073618E">
            <w:pPr>
              <w:cnfStyle w:val="000000000000" w:firstRow="0" w:lastRow="0" w:firstColumn="0" w:lastColumn="0" w:oddVBand="0" w:evenVBand="0" w:oddHBand="0" w:evenHBand="0" w:firstRowFirstColumn="0" w:firstRowLastColumn="0" w:lastRowFirstColumn="0" w:lastRowLastColumn="0"/>
            </w:pPr>
          </w:p>
        </w:tc>
      </w:tr>
      <w:tr w:rsidR="00F13192" w:rsidRPr="00A36A06" w14:paraId="2F42BE9B" w14:textId="77777777" w:rsidTr="00A61A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7663316E" w14:textId="77777777" w:rsidR="00F13192" w:rsidRPr="004C40A3" w:rsidRDefault="00F13192" w:rsidP="0073618E">
            <w:pPr>
              <w:rPr>
                <w:b w:val="0"/>
              </w:rPr>
            </w:pPr>
            <w:r>
              <w:rPr>
                <w:b w:val="0"/>
              </w:rPr>
              <w:t>App</w:t>
            </w:r>
          </w:p>
        </w:tc>
        <w:tc>
          <w:tcPr>
            <w:tcW w:w="3402" w:type="dxa"/>
          </w:tcPr>
          <w:p w14:paraId="566C30A9" w14:textId="77777777" w:rsidR="00F13192" w:rsidRPr="00A36A06" w:rsidRDefault="00F13192" w:rsidP="0073618E">
            <w:pPr>
              <w:cnfStyle w:val="000000100000" w:firstRow="0" w:lastRow="0" w:firstColumn="0" w:lastColumn="0" w:oddVBand="0" w:evenVBand="0" w:oddHBand="1" w:evenHBand="0" w:firstRowFirstColumn="0" w:firstRowLastColumn="0" w:lastRowFirstColumn="0" w:lastRowLastColumn="0"/>
            </w:pPr>
            <w:r>
              <w:t>mobile Anwendung</w:t>
            </w:r>
          </w:p>
        </w:tc>
        <w:tc>
          <w:tcPr>
            <w:tcW w:w="4529" w:type="dxa"/>
          </w:tcPr>
          <w:p w14:paraId="0F93AC39" w14:textId="77777777" w:rsidR="00F13192" w:rsidRDefault="00F13192" w:rsidP="0073618E">
            <w:pPr>
              <w:cnfStyle w:val="000000100000" w:firstRow="0" w:lastRow="0" w:firstColumn="0" w:lastColumn="0" w:oddVBand="0" w:evenVBand="0" w:oddHBand="1" w:evenHBand="0" w:firstRowFirstColumn="0" w:firstRowLastColumn="0" w:lastRowFirstColumn="0" w:lastRowLastColumn="0"/>
            </w:pPr>
            <w:r>
              <w:t>Eine Anwendung für mobile Geräte, wie Smartphones oder Tablets</w:t>
            </w:r>
          </w:p>
        </w:tc>
      </w:tr>
      <w:tr w:rsidR="00F13192" w:rsidRPr="00A36A06" w14:paraId="5B28DAEA" w14:textId="77777777" w:rsidTr="00A61A14">
        <w:tc>
          <w:tcPr>
            <w:cnfStyle w:val="001000000000" w:firstRow="0" w:lastRow="0" w:firstColumn="1" w:lastColumn="0" w:oddVBand="0" w:evenVBand="0" w:oddHBand="0" w:evenHBand="0" w:firstRowFirstColumn="0" w:firstRowLastColumn="0" w:lastRowFirstColumn="0" w:lastRowLastColumn="0"/>
            <w:tcW w:w="846" w:type="dxa"/>
          </w:tcPr>
          <w:p w14:paraId="2E97071E" w14:textId="77777777" w:rsidR="00F13192" w:rsidRPr="004C40A3" w:rsidRDefault="00F13192" w:rsidP="005821ED">
            <w:pPr>
              <w:rPr>
                <w:b w:val="0"/>
              </w:rPr>
            </w:pPr>
            <w:r w:rsidRPr="004C40A3">
              <w:rPr>
                <w:b w:val="0"/>
              </w:rPr>
              <w:t>D</w:t>
            </w:r>
            <w:r>
              <w:rPr>
                <w:b w:val="0"/>
              </w:rPr>
              <w:t>O</w:t>
            </w:r>
            <w:r w:rsidRPr="004C40A3">
              <w:rPr>
                <w:b w:val="0"/>
              </w:rPr>
              <w:t>F</w:t>
            </w:r>
          </w:p>
        </w:tc>
        <w:tc>
          <w:tcPr>
            <w:tcW w:w="3402" w:type="dxa"/>
          </w:tcPr>
          <w:p w14:paraId="72F8D653" w14:textId="77777777" w:rsidR="00F13192" w:rsidRPr="00A36A06" w:rsidRDefault="00F13192" w:rsidP="0073618E">
            <w:pPr>
              <w:cnfStyle w:val="000000000000" w:firstRow="0" w:lastRow="0" w:firstColumn="0" w:lastColumn="0" w:oddVBand="0" w:evenVBand="0" w:oddHBand="0" w:evenHBand="0" w:firstRowFirstColumn="0" w:firstRowLastColumn="0" w:lastRowFirstColumn="0" w:lastRowLastColumn="0"/>
            </w:pPr>
            <w:r>
              <w:t>Degrees of Freedom/Freiheitsgrad</w:t>
            </w:r>
          </w:p>
        </w:tc>
        <w:tc>
          <w:tcPr>
            <w:tcW w:w="4529" w:type="dxa"/>
          </w:tcPr>
          <w:p w14:paraId="4F43127B" w14:textId="77777777" w:rsidR="00F13192" w:rsidRPr="00A36A06" w:rsidRDefault="00F13192" w:rsidP="0073618E">
            <w:pPr>
              <w:cnfStyle w:val="000000000000" w:firstRow="0" w:lastRow="0" w:firstColumn="0" w:lastColumn="0" w:oddVBand="0" w:evenVBand="0" w:oddHBand="0" w:evenHBand="0" w:firstRowFirstColumn="0" w:firstRowLastColumn="0" w:lastRowFirstColumn="0" w:lastRowLastColumn="0"/>
            </w:pPr>
            <w:r>
              <w:t>beschreibt die Bewegungsmöglichkeiten eines Körpers</w:t>
            </w:r>
          </w:p>
        </w:tc>
      </w:tr>
      <w:tr w:rsidR="00F13192" w:rsidRPr="00A36A06" w14:paraId="037A516E" w14:textId="77777777" w:rsidTr="00A61A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496321DE" w14:textId="77777777" w:rsidR="00F13192" w:rsidRPr="004C40A3" w:rsidRDefault="00F13192" w:rsidP="0073618E">
            <w:pPr>
              <w:rPr>
                <w:b w:val="0"/>
              </w:rPr>
            </w:pPr>
            <w:r>
              <w:rPr>
                <w:b w:val="0"/>
              </w:rPr>
              <w:t>FPP</w:t>
            </w:r>
          </w:p>
        </w:tc>
        <w:tc>
          <w:tcPr>
            <w:tcW w:w="3402" w:type="dxa"/>
          </w:tcPr>
          <w:p w14:paraId="7B1719D6" w14:textId="77777777" w:rsidR="00F13192" w:rsidRPr="00A36A06" w:rsidRDefault="00F13192" w:rsidP="0073618E">
            <w:pPr>
              <w:cnfStyle w:val="000000100000" w:firstRow="0" w:lastRow="0" w:firstColumn="0" w:lastColumn="0" w:oddVBand="0" w:evenVBand="0" w:oddHBand="1" w:evenHBand="0" w:firstRowFirstColumn="0" w:firstRowLastColumn="0" w:lastRowFirstColumn="0" w:lastRowLastColumn="0"/>
            </w:pPr>
            <w:r>
              <w:t>First-person perspective/Egoperspektive</w:t>
            </w:r>
          </w:p>
        </w:tc>
        <w:tc>
          <w:tcPr>
            <w:tcW w:w="4529" w:type="dxa"/>
          </w:tcPr>
          <w:p w14:paraId="40471EED" w14:textId="77777777" w:rsidR="00F13192" w:rsidRDefault="00F13192" w:rsidP="0073618E">
            <w:pPr>
              <w:cnfStyle w:val="000000100000" w:firstRow="0" w:lastRow="0" w:firstColumn="0" w:lastColumn="0" w:oddVBand="0" w:evenVBand="0" w:oddHBand="1" w:evenHBand="0" w:firstRowFirstColumn="0" w:firstRowLastColumn="0" w:lastRowFirstColumn="0" w:lastRowLastColumn="0"/>
            </w:pPr>
            <w:r>
              <w:t>Darstellung der Spielwelt durch die Augen der Spielfigur</w:t>
            </w:r>
          </w:p>
        </w:tc>
      </w:tr>
      <w:tr w:rsidR="00F13192" w:rsidRPr="00A36A06" w14:paraId="4792C40E" w14:textId="77777777" w:rsidTr="00A61A14">
        <w:tc>
          <w:tcPr>
            <w:cnfStyle w:val="001000000000" w:firstRow="0" w:lastRow="0" w:firstColumn="1" w:lastColumn="0" w:oddVBand="0" w:evenVBand="0" w:oddHBand="0" w:evenHBand="0" w:firstRowFirstColumn="0" w:firstRowLastColumn="0" w:lastRowFirstColumn="0" w:lastRowLastColumn="0"/>
            <w:tcW w:w="846" w:type="dxa"/>
          </w:tcPr>
          <w:p w14:paraId="06928896" w14:textId="77777777" w:rsidR="00F13192" w:rsidRDefault="00F13192" w:rsidP="0073618E">
            <w:pPr>
              <w:rPr>
                <w:b w:val="0"/>
              </w:rPr>
            </w:pPr>
            <w:r>
              <w:rPr>
                <w:b w:val="0"/>
              </w:rPr>
              <w:lastRenderedPageBreak/>
              <w:t>GUI</w:t>
            </w:r>
          </w:p>
        </w:tc>
        <w:tc>
          <w:tcPr>
            <w:tcW w:w="3402" w:type="dxa"/>
          </w:tcPr>
          <w:p w14:paraId="3E8E88A2" w14:textId="77777777" w:rsidR="00F13192" w:rsidRDefault="00F13192" w:rsidP="0073618E">
            <w:pPr>
              <w:cnfStyle w:val="000000000000" w:firstRow="0" w:lastRow="0" w:firstColumn="0" w:lastColumn="0" w:oddVBand="0" w:evenVBand="0" w:oddHBand="0" w:evenHBand="0" w:firstRowFirstColumn="0" w:firstRowLastColumn="0" w:lastRowFirstColumn="0" w:lastRowLastColumn="0"/>
            </w:pPr>
            <w:r>
              <w:t>Graphical Unser Interface/grafische Benutzeroberfläche</w:t>
            </w:r>
          </w:p>
        </w:tc>
        <w:tc>
          <w:tcPr>
            <w:tcW w:w="4529" w:type="dxa"/>
          </w:tcPr>
          <w:p w14:paraId="7D1C73C8" w14:textId="77777777" w:rsidR="00F13192" w:rsidRDefault="00F13192" w:rsidP="0073618E">
            <w:pPr>
              <w:cnfStyle w:val="000000000000" w:firstRow="0" w:lastRow="0" w:firstColumn="0" w:lastColumn="0" w:oddVBand="0" w:evenVBand="0" w:oddHBand="0" w:evenHBand="0" w:firstRowFirstColumn="0" w:firstRowLastColumn="0" w:lastRowFirstColumn="0" w:lastRowLastColumn="0"/>
            </w:pPr>
            <w:r>
              <w:t>Die Oberfläche, die dem Nutzer Echtzeitinformationen gibt, wird auch für Menüs genutzt</w:t>
            </w:r>
          </w:p>
        </w:tc>
      </w:tr>
      <w:tr w:rsidR="00F13192" w:rsidRPr="00A36A06" w14:paraId="1A4FE240" w14:textId="77777777" w:rsidTr="00A61A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6478256D" w14:textId="77777777" w:rsidR="00F13192" w:rsidRPr="004C40A3" w:rsidRDefault="00F13192" w:rsidP="0073618E">
            <w:pPr>
              <w:rPr>
                <w:b w:val="0"/>
              </w:rPr>
            </w:pPr>
            <w:r w:rsidRPr="004C40A3">
              <w:rPr>
                <w:b w:val="0"/>
              </w:rPr>
              <w:t>HMD</w:t>
            </w:r>
          </w:p>
        </w:tc>
        <w:tc>
          <w:tcPr>
            <w:tcW w:w="3402" w:type="dxa"/>
          </w:tcPr>
          <w:p w14:paraId="7040A65A" w14:textId="77777777" w:rsidR="00F13192" w:rsidRPr="003A1762" w:rsidRDefault="00F13192" w:rsidP="0073618E">
            <w:pPr>
              <w:cnfStyle w:val="000000100000" w:firstRow="0" w:lastRow="0" w:firstColumn="0" w:lastColumn="0" w:oddVBand="0" w:evenVBand="0" w:oddHBand="1" w:evenHBand="0" w:firstRowFirstColumn="0" w:firstRowLastColumn="0" w:lastRowFirstColumn="0" w:lastRowLastColumn="0"/>
            </w:pPr>
            <w:r w:rsidRPr="003A1762">
              <w:t>Head-Mounted Display</w:t>
            </w:r>
          </w:p>
        </w:tc>
        <w:tc>
          <w:tcPr>
            <w:tcW w:w="4529" w:type="dxa"/>
          </w:tcPr>
          <w:p w14:paraId="7B3AD024" w14:textId="77777777" w:rsidR="00F13192" w:rsidRPr="003A1762" w:rsidRDefault="00F13192" w:rsidP="0073618E">
            <w:pPr>
              <w:cnfStyle w:val="000000100000" w:firstRow="0" w:lastRow="0" w:firstColumn="0" w:lastColumn="0" w:oddVBand="0" w:evenVBand="0" w:oddHBand="1" w:evenHBand="0" w:firstRowFirstColumn="0" w:firstRowLastColumn="0" w:lastRowFirstColumn="0" w:lastRowLastColumn="0"/>
            </w:pPr>
            <w:r w:rsidRPr="003A1762">
              <w:t>ein auf dem Kopf des Nutzers befestigtes Gerät welche einen Bildschirm enthält der vor die Augen des Nutzers platzier</w:t>
            </w:r>
            <w:r>
              <w:t>t</w:t>
            </w:r>
            <w:r w:rsidRPr="003A1762">
              <w:t xml:space="preserve"> ist</w:t>
            </w:r>
          </w:p>
        </w:tc>
      </w:tr>
      <w:tr w:rsidR="00F13192" w:rsidRPr="00A36A06" w14:paraId="440226F5" w14:textId="77777777" w:rsidTr="00A61A14">
        <w:tc>
          <w:tcPr>
            <w:cnfStyle w:val="001000000000" w:firstRow="0" w:lastRow="0" w:firstColumn="1" w:lastColumn="0" w:oddVBand="0" w:evenVBand="0" w:oddHBand="0" w:evenHBand="0" w:firstRowFirstColumn="0" w:firstRowLastColumn="0" w:lastRowFirstColumn="0" w:lastRowLastColumn="0"/>
            <w:tcW w:w="846" w:type="dxa"/>
          </w:tcPr>
          <w:p w14:paraId="05A77DC1" w14:textId="77777777" w:rsidR="00F13192" w:rsidRDefault="00F13192" w:rsidP="0073618E">
            <w:pPr>
              <w:rPr>
                <w:b w:val="0"/>
              </w:rPr>
            </w:pPr>
            <w:r>
              <w:rPr>
                <w:b w:val="0"/>
              </w:rPr>
              <w:t>ODT</w:t>
            </w:r>
          </w:p>
        </w:tc>
        <w:tc>
          <w:tcPr>
            <w:tcW w:w="3402" w:type="dxa"/>
          </w:tcPr>
          <w:p w14:paraId="05901A0D" w14:textId="77777777" w:rsidR="00F13192" w:rsidRPr="004C40A3" w:rsidRDefault="00F13192" w:rsidP="0073618E">
            <w:pPr>
              <w:cnfStyle w:val="000000000000" w:firstRow="0" w:lastRow="0" w:firstColumn="0" w:lastColumn="0" w:oddVBand="0" w:evenVBand="0" w:oddHBand="0" w:evenHBand="0" w:firstRowFirstColumn="0" w:firstRowLastColumn="0" w:lastRowFirstColumn="0" w:lastRowLastColumn="0"/>
            </w:pPr>
            <w:r>
              <w:t>Omnidirectional Treadmill</w:t>
            </w:r>
          </w:p>
        </w:tc>
        <w:tc>
          <w:tcPr>
            <w:tcW w:w="4529" w:type="dxa"/>
          </w:tcPr>
          <w:p w14:paraId="04441C66" w14:textId="77777777" w:rsidR="00F13192" w:rsidRDefault="00F13192" w:rsidP="0073618E">
            <w:pPr>
              <w:cnfStyle w:val="000000000000" w:firstRow="0" w:lastRow="0" w:firstColumn="0" w:lastColumn="0" w:oddVBand="0" w:evenVBand="0" w:oddHBand="0" w:evenHBand="0" w:firstRowFirstColumn="0" w:firstRowLastColumn="0" w:lastRowFirstColumn="0" w:lastRowLastColumn="0"/>
            </w:pPr>
            <w:r>
              <w:t>ein Laufband, was die Bewegung in mehrere Richtungen erlaubt</w:t>
            </w:r>
          </w:p>
        </w:tc>
      </w:tr>
      <w:tr w:rsidR="00F13192" w:rsidRPr="00A36A06" w14:paraId="0E3472FC" w14:textId="77777777" w:rsidTr="00A61A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219D5DCC" w14:textId="77777777" w:rsidR="00F13192" w:rsidRPr="004C40A3" w:rsidRDefault="00F13192" w:rsidP="0073618E">
            <w:pPr>
              <w:rPr>
                <w:b w:val="0"/>
              </w:rPr>
            </w:pPr>
            <w:r w:rsidRPr="004C40A3">
              <w:rPr>
                <w:b w:val="0"/>
              </w:rPr>
              <w:t>VR</w:t>
            </w:r>
          </w:p>
        </w:tc>
        <w:tc>
          <w:tcPr>
            <w:tcW w:w="3402" w:type="dxa"/>
          </w:tcPr>
          <w:p w14:paraId="2D2417F4" w14:textId="77777777" w:rsidR="00F13192" w:rsidRPr="00A36A06" w:rsidRDefault="00F13192" w:rsidP="0073618E">
            <w:pPr>
              <w:cnfStyle w:val="000000100000" w:firstRow="0" w:lastRow="0" w:firstColumn="0" w:lastColumn="0" w:oddVBand="0" w:evenVBand="0" w:oddHBand="1" w:evenHBand="0" w:firstRowFirstColumn="0" w:firstRowLastColumn="0" w:lastRowFirstColumn="0" w:lastRowLastColumn="0"/>
            </w:pPr>
            <w:r w:rsidRPr="00A36A06">
              <w:t>Virtual Reality/virtuelle Realität</w:t>
            </w:r>
          </w:p>
        </w:tc>
        <w:tc>
          <w:tcPr>
            <w:tcW w:w="4529" w:type="dxa"/>
          </w:tcPr>
          <w:p w14:paraId="5CB7B1FF" w14:textId="77777777" w:rsidR="00F13192" w:rsidRPr="00A36A06" w:rsidRDefault="00F13192" w:rsidP="0073618E">
            <w:pPr>
              <w:cnfStyle w:val="000000100000" w:firstRow="0" w:lastRow="0" w:firstColumn="0" w:lastColumn="0" w:oddVBand="0" w:evenVBand="0" w:oddHBand="1" w:evenHBand="0" w:firstRowFirstColumn="0" w:firstRowLastColumn="0" w:lastRowFirstColumn="0" w:lastRowLastColumn="0"/>
            </w:pPr>
            <w:r>
              <w:t>eine virtuelle Welt, die dem Nutzer das Gefühl der Immersion gibt</w:t>
            </w:r>
          </w:p>
        </w:tc>
      </w:tr>
    </w:tbl>
    <w:p w14:paraId="7EFE5015" w14:textId="77777777" w:rsidR="005F1272" w:rsidRPr="005F1272" w:rsidRDefault="005F1272" w:rsidP="005F1272"/>
    <w:p w14:paraId="4619ACCC" w14:textId="77777777" w:rsidR="00F11345" w:rsidRDefault="00F11345" w:rsidP="005F1272">
      <w:pPr>
        <w:sectPr w:rsidR="00F11345" w:rsidSect="00CF380C">
          <w:pgSz w:w="11906" w:h="16838" w:code="9"/>
          <w:pgMar w:top="1531" w:right="1418" w:bottom="1701" w:left="1701" w:header="510" w:footer="624" w:gutter="0"/>
          <w:pgNumType w:fmt="upperRoman"/>
          <w:cols w:space="708"/>
          <w:docGrid w:linePitch="360"/>
        </w:sectPr>
      </w:pPr>
    </w:p>
    <w:p w14:paraId="159F4FDD" w14:textId="6220C6B9" w:rsidR="00F11345" w:rsidRDefault="00F11345" w:rsidP="00F11345">
      <w:pPr>
        <w:pStyle w:val="Oberberschrift"/>
        <w:rPr>
          <w:rFonts w:ascii="Helvetica" w:hAnsi="Helvetica"/>
        </w:rPr>
      </w:pPr>
      <w:r>
        <w:rPr>
          <w:rFonts w:ascii="Helvetica" w:hAnsi="Helvetica"/>
        </w:rPr>
        <w:lastRenderedPageBreak/>
        <w:t>Danksagung</w:t>
      </w:r>
    </w:p>
    <w:p w14:paraId="1526BFAE" w14:textId="77777777" w:rsidR="00D14D17" w:rsidRDefault="00D14D17" w:rsidP="007E01FB"/>
    <w:p w14:paraId="5BB575A7" w14:textId="5B6F65B4" w:rsidR="00D14D17" w:rsidRDefault="00D14D17" w:rsidP="00D14D17">
      <w:r>
        <w:t>Zunächst möchte ich mich an dieser Stelle bei all denjenigen bedanken, die mich während der Anfertigung dieser Bachelor-Arbeit unterstützt und motiviert haben.</w:t>
      </w:r>
    </w:p>
    <w:p w14:paraId="350B1134" w14:textId="7BB7F817" w:rsidR="00D14D17" w:rsidRDefault="00D14D17" w:rsidP="00D14D17">
      <w:r>
        <w:t>Ganz besonders gilt meiner Oma Dank, die viele Stunden investiert hat Korrektur zu lesen und als Fachfremde immer wieder aufzeigen konnte, wo Erklärungsbedarf bestand.</w:t>
      </w:r>
    </w:p>
    <w:p w14:paraId="2C4C9C74" w14:textId="1F5C5436" w:rsidR="00D14D17" w:rsidRDefault="00017C89" w:rsidP="00D14D17">
      <w:ins w:id="28" w:author="Autor">
        <w:r>
          <w:t>Genauso</w:t>
        </w:r>
      </w:ins>
      <w:del w:id="29" w:author="Autor">
        <w:r w:rsidR="00D14D17" w:rsidDel="00017C89">
          <w:delText>Daneben</w:delText>
        </w:r>
      </w:del>
      <w:r w:rsidR="00D14D17">
        <w:t xml:space="preserve"> gilt mein Dank Herrn </w:t>
      </w:r>
      <w:r w:rsidR="00D14D17" w:rsidRPr="00D14D17">
        <w:t>Prof. Dr. Frank M. Thiesing</w:t>
      </w:r>
      <w:r w:rsidR="00D14D17">
        <w:t>, der mich und meine Arbeit</w:t>
      </w:r>
      <w:ins w:id="30" w:author="Autor">
        <w:r>
          <w:t xml:space="preserve"> gut</w:t>
        </w:r>
      </w:ins>
      <w:r w:rsidR="00D14D17">
        <w:t xml:space="preserve"> betreut hat.</w:t>
      </w:r>
    </w:p>
    <w:p w14:paraId="0D2BDDE1" w14:textId="66EBBA48" w:rsidR="00F13192" w:rsidRDefault="00D14D17" w:rsidP="00D14D17">
      <w:r>
        <w:t>Auch meine Vorgesetzten und Kollegen bei Den Etagen haben maßgeblich dazu beigetragen, dass diese Bachelorarbeit nun so vorliegt. Vielen Dank, dass Sie mir die Möglichkeit gegeben haben, bei Ihnen zu forschen und zu arbeiten.</w:t>
      </w:r>
    </w:p>
    <w:p w14:paraId="0FB09DAC" w14:textId="0E8B2A7C" w:rsidR="00D14D17" w:rsidRDefault="00D14D17" w:rsidP="00D14D17">
      <w:r>
        <w:t xml:space="preserve">Nicht zuletzt gebührt meinen Eltern Dank, da </w:t>
      </w:r>
      <w:del w:id="31" w:author="Autor">
        <w:r w:rsidDel="008E2317">
          <w:delText xml:space="preserve">sich </w:delText>
        </w:r>
      </w:del>
      <w:ins w:id="32" w:author="Autor">
        <w:r w:rsidR="008E2317">
          <w:t xml:space="preserve">sie </w:t>
        </w:r>
      </w:ins>
      <w:r>
        <w:t>mich während des Studiums in jeder Hinsicht unterstützt haben.</w:t>
      </w:r>
    </w:p>
    <w:p w14:paraId="482D80D1" w14:textId="1EFC0A09" w:rsidR="00B234C9" w:rsidRDefault="00B234C9" w:rsidP="005F1272"/>
    <w:p w14:paraId="6206EA6B" w14:textId="77777777" w:rsidR="00F11345" w:rsidRDefault="00F11345" w:rsidP="005F1272"/>
    <w:p w14:paraId="5F72A4C0" w14:textId="77777777" w:rsidR="00F11345" w:rsidRPr="005F1272" w:rsidRDefault="00F11345" w:rsidP="005F1272">
      <w:pPr>
        <w:sectPr w:rsidR="00F11345" w:rsidRPr="005F1272" w:rsidSect="00CF380C">
          <w:pgSz w:w="11906" w:h="16838" w:code="9"/>
          <w:pgMar w:top="1531" w:right="1418" w:bottom="1701" w:left="1701" w:header="510" w:footer="624" w:gutter="0"/>
          <w:pgNumType w:fmt="upperRoman"/>
          <w:cols w:space="708"/>
          <w:docGrid w:linePitch="360"/>
        </w:sectPr>
      </w:pPr>
    </w:p>
    <w:p w14:paraId="7725824D" w14:textId="25A253E7" w:rsidR="002F147F" w:rsidRDefault="00CA6732" w:rsidP="00A06DE0">
      <w:pPr>
        <w:pStyle w:val="berschrift1"/>
      </w:pPr>
      <w:bookmarkStart w:id="33" w:name="_Toc224637405"/>
      <w:bookmarkStart w:id="34" w:name="_Toc224707536"/>
      <w:bookmarkStart w:id="35" w:name="_Toc224810293"/>
      <w:bookmarkStart w:id="36" w:name="_Toc225071778"/>
      <w:bookmarkStart w:id="37" w:name="_Toc411006711"/>
      <w:r w:rsidRPr="005073E9">
        <w:rPr>
          <w:rFonts w:cs="Helvetica"/>
          <w:noProof/>
          <w:color w:val="FCFCFC" w:themeColor="background1"/>
          <w:sz w:val="22"/>
        </w:rPr>
        <w:lastRenderedPageBreak/>
        <mc:AlternateContent>
          <mc:Choice Requires="wps">
            <w:drawing>
              <wp:anchor distT="0" distB="0" distL="114300" distR="114300" simplePos="0" relativeHeight="251671552" behindDoc="1" locked="0" layoutInCell="1" allowOverlap="1" wp14:anchorId="512570E8" wp14:editId="4922A7DF">
                <wp:simplePos x="0" y="0"/>
                <wp:positionH relativeFrom="page">
                  <wp:align>left</wp:align>
                </wp:positionH>
                <wp:positionV relativeFrom="paragraph">
                  <wp:posOffset>-438783</wp:posOffset>
                </wp:positionV>
                <wp:extent cx="436247" cy="1507490"/>
                <wp:effectExtent l="0" t="2222" r="0" b="0"/>
                <wp:wrapNone/>
                <wp:docPr id="12" name="Rechteck 12"/>
                <wp:cNvGraphicFramePr/>
                <a:graphic xmlns:a="http://schemas.openxmlformats.org/drawingml/2006/main">
                  <a:graphicData uri="http://schemas.microsoft.com/office/word/2010/wordprocessingShape">
                    <wps:wsp>
                      <wps:cNvSpPr/>
                      <wps:spPr>
                        <a:xfrm rot="5400000">
                          <a:off x="0" y="0"/>
                          <a:ext cx="436247" cy="150749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F4DD20" id="Rechteck 12" o:spid="_x0000_s1026" style="position:absolute;margin-left:0;margin-top:-34.55pt;width:34.35pt;height:118.7pt;rotation:90;z-index:-25164492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" fillcolor="#303338" stroked="f" strokeweight="2pt">
                <w10:wrap anchorx="page"/>
              </v:rect>
            </w:pict>
          </mc:Fallback>
        </mc:AlternateContent>
      </w:r>
      <w:r w:rsidR="0073618E" w:rsidRPr="00BD7578">
        <w:t>Einleitung</w:t>
      </w:r>
      <w:bookmarkEnd w:id="33"/>
      <w:bookmarkEnd w:id="34"/>
      <w:bookmarkEnd w:id="35"/>
      <w:bookmarkEnd w:id="36"/>
      <w:bookmarkEnd w:id="37"/>
    </w:p>
    <w:p w14:paraId="39D9C55D" w14:textId="77777777" w:rsidR="00C55B52" w:rsidRDefault="00C55B52" w:rsidP="00C55B52"/>
    <w:p w14:paraId="47E52F6C" w14:textId="77777777" w:rsidR="00643B3C" w:rsidRDefault="00643B3C" w:rsidP="00C55B52"/>
    <w:p w14:paraId="1EC72D3B" w14:textId="3FBA7CF1" w:rsidR="006C3662" w:rsidRDefault="006C3662" w:rsidP="00C55B52">
      <w:r>
        <w:t xml:space="preserve">Die Entwicklung von Anwendungen für mobile Endgeräte, die dem Nutzer die Möglichkeit bieten in einer virtuellen Realität (VR) einzutauchen, ist mit aktuellen Smartphones und Entwicklungsumgebungen möglich. </w:t>
      </w:r>
      <w:r w:rsidR="007468BE">
        <w:t xml:space="preserve">Herausforderungen, die bei der Weiterentwicklung und der Erzeugung immersiver Nutzererfahrungen entstehen, liegen in der Interaktion mit Elementen in der VR sowie die Umsetzung von intuitiven Möglichkeiten der Fortbewegung. </w:t>
      </w:r>
    </w:p>
    <w:p w14:paraId="7057F4B4" w14:textId="1B28F4B2" w:rsidR="00C65492" w:rsidRDefault="00C65492" w:rsidP="00C55B52">
      <w:r>
        <w:t>Die</w:t>
      </w:r>
      <w:del w:id="38" w:author="Autor">
        <w:r w:rsidDel="008E2317">
          <w:delText>se</w:delText>
        </w:r>
      </w:del>
      <w:r>
        <w:t xml:space="preserve"> Arbeit beschäftigt sich mit der Thematik der Fortbewegung </w:t>
      </w:r>
      <w:r w:rsidR="004C2C8F">
        <w:t xml:space="preserve">in einer VR </w:t>
      </w:r>
      <w:r>
        <w:t>und welche Möglichkeiten</w:t>
      </w:r>
      <w:r w:rsidR="004C2C8F">
        <w:t xml:space="preserve"> und Hardware</w:t>
      </w:r>
      <w:r>
        <w:t xml:space="preserve"> aktuell vorhanden sind, um eine Steuerung zu ermöglichen.</w:t>
      </w:r>
      <w:r w:rsidR="00064B10">
        <w:t xml:space="preserve"> Diese Ansätze werden hier vorgestellt und verglichen.</w:t>
      </w:r>
    </w:p>
    <w:p w14:paraId="7AB1A3AA" w14:textId="77777777" w:rsidR="00947D83" w:rsidRPr="00C55B52" w:rsidRDefault="00947D83" w:rsidP="00C55B52"/>
    <w:p w14:paraId="67B689AE" w14:textId="131DB210" w:rsidR="00057F4F" w:rsidRDefault="008133A7" w:rsidP="00057F4F">
      <w:pPr>
        <w:pStyle w:val="berschrift2"/>
      </w:pPr>
      <w:bookmarkStart w:id="39" w:name="_Toc411006712"/>
      <w:r w:rsidRPr="00BD7578">
        <w:t>Einführung in die Thematik</w:t>
      </w:r>
      <w:bookmarkEnd w:id="39"/>
    </w:p>
    <w:p w14:paraId="2C7D256F" w14:textId="77777777" w:rsidR="0092529D" w:rsidRPr="0092529D" w:rsidRDefault="0092529D" w:rsidP="0092529D"/>
    <w:p w14:paraId="456A8068" w14:textId="1E6036D3" w:rsidR="00064B10" w:rsidRDefault="006C3662" w:rsidP="006C3662">
      <w:r>
        <w:t xml:space="preserve">Mit der wachsenden Zahl an Anwendungen, die die Möglichkeit bieten in </w:t>
      </w:r>
      <w:r w:rsidR="00C377B9">
        <w:t>VR</w:t>
      </w:r>
      <w:r>
        <w:t xml:space="preserve"> einzutauchen, steigt auch die Nachfrage an VR-ermöglichenden Geräten. Diese sollen auf der einen Seite fähig sein ein Gefühl der Immersion zu erzeugen, aber auc</w:t>
      </w:r>
      <w:r w:rsidR="00C377B9">
        <w:t xml:space="preserve">h möglichst kostengünstig sein. </w:t>
      </w:r>
      <w:ins w:id="40" w:author="Autor">
        <w:r w:rsidR="00776B52">
          <w:t>Vorschlag“Diese sollen ein Gefühl der Immersion erzeugen und möglichst kostengünstig sein</w:t>
        </w:r>
        <w:r w:rsidR="00540012">
          <w:t>.</w:t>
        </w:r>
        <w:r w:rsidR="00776B52">
          <w:t>“</w:t>
        </w:r>
      </w:ins>
    </w:p>
    <w:p w14:paraId="0C237557" w14:textId="21CCDEFD" w:rsidR="00064B10" w:rsidRDefault="00C377B9" w:rsidP="006C3662">
      <w:r>
        <w:t xml:space="preserve">Mit der Entwicklung immer leistungsfähigerer Smartphones ist es nun möglich eine VR zu erzeugen und diese auf dem mobilen Gerät darzustellen. Mithilfe von entsprechenden Gehäusen, die das Smartphone halten und </w:t>
      </w:r>
      <w:r w:rsidR="004C2C8F">
        <w:t>weitestgehend</w:t>
      </w:r>
      <w:r>
        <w:t xml:space="preserve"> Einflüsse von der Realität ausblenden, ist es möglich ein immersives Gefühl zu erzeugen.</w:t>
      </w:r>
      <w:r w:rsidR="004C2C8F">
        <w:t xml:space="preserve"> </w:t>
      </w:r>
    </w:p>
    <w:p w14:paraId="4E57ABE6" w14:textId="316A9479" w:rsidR="004C2C8F" w:rsidRDefault="00064B10" w:rsidP="006C3662">
      <w:r>
        <w:t>Im Gegensatz zu Head-Mounted Displays sind keine Bildschirme im Gehäuse integriert</w:t>
      </w:r>
      <w:ins w:id="41" w:author="Autor">
        <w:r w:rsidR="0078159D">
          <w:t>,</w:t>
        </w:r>
      </w:ins>
      <w:r>
        <w:t xml:space="preserve"> sondern</w:t>
      </w:r>
      <w:del w:id="42" w:author="Autor">
        <w:r w:rsidDel="0078159D">
          <w:delText>,</w:delText>
        </w:r>
      </w:del>
      <w:r>
        <w:t xml:space="preserve"> das Smartphone wird für die Darstellung genutzt. </w:t>
      </w:r>
      <w:del w:id="43" w:author="Autor">
        <w:r w:rsidDel="0078159D">
          <w:delText>Des Weiteren</w:delText>
        </w:r>
      </w:del>
      <w:ins w:id="44" w:author="Autor">
        <w:r w:rsidR="0078159D">
          <w:t>Es</w:t>
        </w:r>
      </w:ins>
      <w:r>
        <w:t xml:space="preserve"> wird auf die integrierten Sensoren des Smartphones zurückgegriffen, um Rotationsbewegungen des Kopfes festzustellen und in die VR zu übertragen.</w:t>
      </w:r>
    </w:p>
    <w:p w14:paraId="3CF29169" w14:textId="40C14036" w:rsidR="00643B3C" w:rsidRDefault="00064B10" w:rsidP="00643B3C">
      <w:r>
        <w:t>Es ist also möglich sich in einer VR umzuschauen. Die Herausforderung liegt in der Fortbewegung. Lösungen dafür werden aktuell en</w:t>
      </w:r>
      <w:r w:rsidR="008203DB">
        <w:t xml:space="preserve">twickelt und getestet. Dabei gibt es verschiedene </w:t>
      </w:r>
      <w:r w:rsidR="008203DB">
        <w:lastRenderedPageBreak/>
        <w:t xml:space="preserve">Ansätze wie gängige Gamecontroller, Laufbänder oder das Verfolgen des Nutzers mit Kameras. </w:t>
      </w:r>
      <w:r w:rsidR="00643B3C">
        <w:br w:type="page"/>
      </w:r>
    </w:p>
    <w:p w14:paraId="2D8CE5DA" w14:textId="0D04477E" w:rsidR="0073618E" w:rsidRDefault="008133A7" w:rsidP="00067295">
      <w:pPr>
        <w:pStyle w:val="berschrift2"/>
      </w:pPr>
      <w:bookmarkStart w:id="45" w:name="_Toc411006713"/>
      <w:r w:rsidRPr="00BD7578">
        <w:lastRenderedPageBreak/>
        <w:t>Ziele der Arbeit</w:t>
      </w:r>
      <w:bookmarkEnd w:id="45"/>
    </w:p>
    <w:p w14:paraId="5811D1E3" w14:textId="77777777" w:rsidR="0092529D" w:rsidRPr="0092529D" w:rsidRDefault="0092529D" w:rsidP="0092529D"/>
    <w:p w14:paraId="5CEC310C" w14:textId="33CA269B" w:rsidR="00830A35" w:rsidRDefault="00830A35" w:rsidP="00CC1F11">
      <w:r>
        <w:t>Die Arbeit soll Einblick in aktuelle Technologien in Bezug auf VR geben. Erstes Ziel ist die Evaluation</w:t>
      </w:r>
      <w:r w:rsidR="00CC1F11">
        <w:t xml:space="preserve"> eines Controllers</w:t>
      </w:r>
      <w:r>
        <w:t xml:space="preserve"> anhand von einer festgelegten Bewertungsskala. Der Controller muss bestimmte Kriterien erfüllen, damit eine Nutzung ermöglich ist. Der Controller soll möglichst intuitiv zu nutzen und einfach mit dem Smartphone zu verbinden sein.</w:t>
      </w:r>
    </w:p>
    <w:p w14:paraId="46F38E15" w14:textId="5F9E5C97" w:rsidR="00CC1F11" w:rsidRDefault="00830A35" w:rsidP="00CC1F11">
      <w:r>
        <w:t>Das zweite Ziel ist die Anbindung des Controllers</w:t>
      </w:r>
      <w:r w:rsidR="00CC1F11">
        <w:t xml:space="preserve"> </w:t>
      </w:r>
      <w:r>
        <w:t xml:space="preserve">an </w:t>
      </w:r>
      <w:r w:rsidR="00CC1F11">
        <w:t xml:space="preserve">ein </w:t>
      </w:r>
      <w:r>
        <w:t>Smartphone</w:t>
      </w:r>
      <w:r w:rsidR="00CC1F11">
        <w:t>.</w:t>
      </w:r>
      <w:ins w:id="46" w:author="Autor">
        <w:r w:rsidR="008E2317">
          <w:t xml:space="preserve"> Das Smartphon</w:t>
        </w:r>
        <w:r w:rsidR="00776B52">
          <w:t xml:space="preserve">e  </w:t>
        </w:r>
      </w:ins>
      <w:r w:rsidR="00CC1F11">
        <w:t xml:space="preserve"> </w:t>
      </w:r>
      <w:del w:id="47" w:author="Autor">
        <w:r w:rsidDel="00776B52">
          <w:delText>Dieses</w:delText>
        </w:r>
      </w:del>
      <w:r>
        <w:t xml:space="preserve"> soll die Eingaben des Controllers entgegennehmen und in die VR übersetzen. </w:t>
      </w:r>
      <w:r w:rsidR="00293228">
        <w:t>Dabei sollen die Herausforderungen bei der Verbindungsherstellung hervorgehoben und benötigte Software vorgestellt werden.</w:t>
      </w:r>
    </w:p>
    <w:p w14:paraId="72145595" w14:textId="1A2FFEF9" w:rsidR="00FF4CF7" w:rsidRPr="00CC1F11" w:rsidRDefault="00FF4CF7" w:rsidP="00CC1F11">
      <w:r>
        <w:t>Das dritte Ziel ist die Erstellung einer</w:t>
      </w:r>
      <w:r w:rsidR="003C0805">
        <w:t xml:space="preserve"> prototypischen </w:t>
      </w:r>
      <w:r>
        <w:t>VR Applikation, um Funktionalitäten des evaluierten Controllers</w:t>
      </w:r>
      <w:r w:rsidR="003C0805">
        <w:t xml:space="preserve"> zu testen und die Usability zu überprüfen. </w:t>
      </w:r>
    </w:p>
    <w:p w14:paraId="2D3C8E2A" w14:textId="53630355" w:rsidR="00BF671E" w:rsidRPr="00BD7578" w:rsidRDefault="00BF671E" w:rsidP="00A70C61"/>
    <w:p w14:paraId="079BC892" w14:textId="777262C9" w:rsidR="00AE752A" w:rsidRDefault="008133A7" w:rsidP="00AE752A">
      <w:pPr>
        <w:pStyle w:val="berschrift2"/>
      </w:pPr>
      <w:bookmarkStart w:id="48" w:name="_Toc411006714"/>
      <w:bookmarkStart w:id="49" w:name="_Toc224707539"/>
      <w:bookmarkStart w:id="50" w:name="_Toc224810296"/>
      <w:bookmarkStart w:id="51" w:name="_Toc225071781"/>
      <w:r w:rsidRPr="00BD7578">
        <w:t>Vorstellung des Unternehmens</w:t>
      </w:r>
      <w:bookmarkEnd w:id="48"/>
    </w:p>
    <w:p w14:paraId="3EADE501" w14:textId="77777777" w:rsidR="0092529D" w:rsidRPr="0092529D" w:rsidRDefault="0092529D" w:rsidP="0092529D"/>
    <w:p w14:paraId="6DFFDCA4" w14:textId="77777777" w:rsidR="00993366" w:rsidRDefault="00993366" w:rsidP="00993366">
      <w:r>
        <w:t xml:space="preserve">Die Etagen GmbH ist eine Full-Service Werbeagentur mit Hauptsitz in Osnabrück die 1998 gegründet wurde. </w:t>
      </w:r>
    </w:p>
    <w:p w14:paraId="71635F4D" w14:textId="32729563" w:rsidR="00993366" w:rsidRDefault="00993366" w:rsidP="00993366">
      <w:r>
        <w:t xml:space="preserve">Neben dem Hauptsitz existieren noch zwei Standorte in Hamburg und Berlin. Der Standort Berlin ist die Effekt-Etage und realisiert 3D-, Installations- und Film-Projekte und ist mehr im Bereich der visuellen Medien anzusiedeln. Der Schwerpunkt in Osnabrück und Hamburg ist die Erstellung komplexer Kommunikationsmodelle </w:t>
      </w:r>
      <w:del w:id="52" w:author="Autor">
        <w:r w:rsidDel="0078159D">
          <w:delText xml:space="preserve">im </w:delText>
        </w:r>
      </w:del>
      <w:ins w:id="53" w:author="Autor">
        <w:r w:rsidR="0078159D">
          <w:t xml:space="preserve">auf dem </w:t>
        </w:r>
      </w:ins>
      <w:r>
        <w:t>Gebiet der Digitalen Medien und klassischem Corporate</w:t>
      </w:r>
      <w:ins w:id="54" w:author="Autor">
        <w:r w:rsidR="0078159D">
          <w:t>n</w:t>
        </w:r>
      </w:ins>
      <w:r>
        <w:t xml:space="preserve"> Design. </w:t>
      </w:r>
    </w:p>
    <w:p w14:paraId="2EAE4DB7" w14:textId="0A9F628B" w:rsidR="00993366" w:rsidRDefault="0097241E" w:rsidP="00993366">
      <w:r>
        <w:t>Im S</w:t>
      </w:r>
      <w:r w:rsidR="00993366">
        <w:t>peziellen bieten sie Leistungen in den Bereichen Corporate</w:t>
      </w:r>
      <w:ins w:id="55" w:author="Autor">
        <w:r w:rsidR="008C2D9D">
          <w:t>s</w:t>
        </w:r>
      </w:ins>
      <w:r w:rsidR="00993366">
        <w:t xml:space="preserve"> Design, Brand Identity, Klassische Kommunikation, Webapplikationen, Mobile Applications, Augmented Reality und E-Commerce an. </w:t>
      </w:r>
    </w:p>
    <w:p w14:paraId="26DD0CFC" w14:textId="6FE82B3C" w:rsidR="00DA2A87" w:rsidRDefault="00993366" w:rsidP="00993366">
      <w:r>
        <w:t>Das Unternehmen beschäftigt 40 Mitarbeiter in unterschiedlichen Abteilungen. Zu diesen gehören Projektleitung, Animation, Klassik/Digital Design und Programmierung.</w:t>
      </w:r>
      <w:r w:rsidR="00DA2A87">
        <w:br w:type="page"/>
      </w:r>
    </w:p>
    <w:p w14:paraId="35A96682" w14:textId="3824A38B" w:rsidR="009F2BA0" w:rsidRDefault="0073618E" w:rsidP="009F2BA0">
      <w:pPr>
        <w:pStyle w:val="berschrift2"/>
      </w:pPr>
      <w:bookmarkStart w:id="56" w:name="_Toc411006715"/>
      <w:r w:rsidRPr="00BD7578">
        <w:lastRenderedPageBreak/>
        <w:t xml:space="preserve">Aufbau des </w:t>
      </w:r>
      <w:bookmarkEnd w:id="49"/>
      <w:r w:rsidRPr="00BD7578">
        <w:t>Berichtes</w:t>
      </w:r>
      <w:bookmarkEnd w:id="50"/>
      <w:bookmarkEnd w:id="51"/>
      <w:bookmarkEnd w:id="56"/>
    </w:p>
    <w:p w14:paraId="50EBA39D" w14:textId="77777777" w:rsidR="0092529D" w:rsidRPr="0092529D" w:rsidRDefault="0092529D" w:rsidP="0092529D"/>
    <w:p w14:paraId="2E99493F" w14:textId="11426D4A" w:rsidR="00DF420A" w:rsidRDefault="00DF420A" w:rsidP="00DF420A">
      <w:r>
        <w:t xml:space="preserve">Der Bericht lässt sich in </w:t>
      </w:r>
      <w:r w:rsidR="00DC4FF7">
        <w:t>fünf</w:t>
      </w:r>
      <w:r>
        <w:t xml:space="preserve"> Teile gliedern. Der erste Teil behandelt die Grundlagen und den aktuellen Stand der Technik. Hier werden Begriffe erläutert, die Entwicklungsumgebung und Ar</w:t>
      </w:r>
      <w:r w:rsidR="0097241E">
        <w:t>ten von Controller vorgestellt</w:t>
      </w:r>
      <w:r w:rsidR="00B7677B">
        <w:t xml:space="preserve"> und weitere genutzte Werkzeuge aufgezeigt.</w:t>
      </w:r>
    </w:p>
    <w:p w14:paraId="58FF0959" w14:textId="77777777" w:rsidR="00DC4FF7" w:rsidRDefault="00DF420A" w:rsidP="00DF420A">
      <w:r>
        <w:t xml:space="preserve">Der zweite Teil beschäftigt sich mit der Analyse der Anforderungen </w:t>
      </w:r>
      <w:r w:rsidR="001E23EF">
        <w:t>an den</w:t>
      </w:r>
      <w:r>
        <w:t xml:space="preserve"> Control</w:t>
      </w:r>
      <w:r w:rsidR="001E23EF">
        <w:t>ler</w:t>
      </w:r>
      <w:r>
        <w:t xml:space="preserve"> und </w:t>
      </w:r>
      <w:r w:rsidR="001E23EF">
        <w:t>die</w:t>
      </w:r>
      <w:r>
        <w:t xml:space="preserve"> VR Applikation. </w:t>
      </w:r>
    </w:p>
    <w:p w14:paraId="31E9E916" w14:textId="4CAA4738" w:rsidR="00DF420A" w:rsidRDefault="00DC4FF7" w:rsidP="00DF420A">
      <w:r>
        <w:t>Im dritten Teil</w:t>
      </w:r>
      <w:r w:rsidR="00DF420A">
        <w:t xml:space="preserve"> findet </w:t>
      </w:r>
      <w:r>
        <w:t>eine Analyse der Controller statt. Verfügbare Eingabegeräte werden dabei vorgestellt und im darauffolgenden Schritt bewertet.</w:t>
      </w:r>
    </w:p>
    <w:p w14:paraId="0402201A" w14:textId="245AC66F" w:rsidR="00B615AB" w:rsidRDefault="00B615AB" w:rsidP="00DF420A">
      <w:r>
        <w:t xml:space="preserve">Der </w:t>
      </w:r>
      <w:r w:rsidR="00DC4FF7">
        <w:t>vierte</w:t>
      </w:r>
      <w:r>
        <w:t xml:space="preserve"> Teil beschäftigt sich mit der Umsetzung der VR Applikation und die Anbindung des Controllers an das Smartphone. Des Weiteren werden durchgeführte Tests</w:t>
      </w:r>
      <w:r w:rsidR="00E53D5F">
        <w:t xml:space="preserve"> vorgestellt und die Ergebnisse aufgezeigt. </w:t>
      </w:r>
    </w:p>
    <w:p w14:paraId="64985F31" w14:textId="50C93401" w:rsidR="00067295" w:rsidRDefault="00B92472" w:rsidP="00643B3C">
      <w:r>
        <w:t xml:space="preserve">Der letzte Teil fasst alle Ergebnisse zusammen und gibt einen Ausblick auf mögliche zukünftige sowie in Entwicklung befindliche Technologien. </w:t>
      </w:r>
    </w:p>
    <w:p w14:paraId="7DE589FE" w14:textId="77777777" w:rsidR="00CC1F11" w:rsidRDefault="00CC1F11" w:rsidP="00CC1F11">
      <w:pPr>
        <w:pStyle w:val="Textkrper"/>
      </w:pPr>
    </w:p>
    <w:p w14:paraId="69EBCF54" w14:textId="77777777" w:rsidR="00CC1F11" w:rsidRPr="00CC1F11" w:rsidRDefault="00CC1F11" w:rsidP="00CC1F11">
      <w:pPr>
        <w:pStyle w:val="Textkrper"/>
        <w:sectPr w:rsidR="00CC1F11" w:rsidRPr="00CC1F11" w:rsidSect="00CF380C">
          <w:headerReference w:type="default" r:id="rId38"/>
          <w:headerReference w:type="first" r:id="rId39"/>
          <w:footerReference w:type="first" r:id="rId40"/>
          <w:pgSz w:w="11906" w:h="16838" w:code="9"/>
          <w:pgMar w:top="1531" w:right="1418" w:bottom="1701" w:left="1701" w:header="510" w:footer="624" w:gutter="0"/>
          <w:pgNumType w:start="1"/>
          <w:cols w:space="708"/>
          <w:docGrid w:linePitch="360"/>
        </w:sectPr>
      </w:pPr>
    </w:p>
    <w:p w14:paraId="4488BEAE" w14:textId="5B505C26" w:rsidR="0073618E" w:rsidRDefault="004E03F1" w:rsidP="00E5084F">
      <w:pPr>
        <w:pStyle w:val="berschrift1"/>
      </w:pPr>
      <w:bookmarkStart w:id="57" w:name="_Toc224810297"/>
      <w:bookmarkStart w:id="58" w:name="_Toc225071782"/>
      <w:bookmarkStart w:id="59" w:name="_Toc411006716"/>
      <w:bookmarkStart w:id="60" w:name="_Toc224637410"/>
      <w:bookmarkStart w:id="61" w:name="_Toc224707540"/>
      <w:r w:rsidRPr="005073E9">
        <w:rPr>
          <w:rFonts w:cs="Helvetica"/>
          <w:noProof/>
          <w:color w:val="FCFCFC" w:themeColor="background1"/>
          <w:sz w:val="22"/>
        </w:rPr>
        <w:lastRenderedPageBreak/>
        <mc:AlternateContent>
          <mc:Choice Requires="wps">
            <w:drawing>
              <wp:anchor distT="0" distB="0" distL="114300" distR="114300" simplePos="0" relativeHeight="251673600" behindDoc="1" locked="0" layoutInCell="1" allowOverlap="1" wp14:anchorId="440AC4F9" wp14:editId="184DD4F5">
                <wp:simplePos x="0" y="0"/>
                <wp:positionH relativeFrom="page">
                  <wp:align>left</wp:align>
                </wp:positionH>
                <wp:positionV relativeFrom="paragraph">
                  <wp:posOffset>-434658</wp:posOffset>
                </wp:positionV>
                <wp:extent cx="436247" cy="1507490"/>
                <wp:effectExtent l="0" t="2222" r="0" b="0"/>
                <wp:wrapNone/>
                <wp:docPr id="14" name="Rechteck 14"/>
                <wp:cNvGraphicFramePr/>
                <a:graphic xmlns:a="http://schemas.openxmlformats.org/drawingml/2006/main">
                  <a:graphicData uri="http://schemas.microsoft.com/office/word/2010/wordprocessingShape">
                    <wps:wsp>
                      <wps:cNvSpPr/>
                      <wps:spPr>
                        <a:xfrm rot="5400000">
                          <a:off x="0" y="0"/>
                          <a:ext cx="436247" cy="150749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1FE333" id="Rechteck 14" o:spid="_x0000_s1026" style="position:absolute;margin-left:0;margin-top:-34.25pt;width:34.35pt;height:118.7pt;rotation:90;z-index:-251642880;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" fillcolor="#303338" stroked="f" strokeweight="2pt">
                <w10:wrap anchorx="page"/>
              </v:rect>
            </w:pict>
          </mc:Fallback>
        </mc:AlternateContent>
      </w:r>
      <w:bookmarkEnd w:id="57"/>
      <w:bookmarkEnd w:id="58"/>
      <w:r w:rsidR="00A86FEA" w:rsidRPr="00DE2F10">
        <w:t>Grundlagen</w:t>
      </w:r>
      <w:r w:rsidR="00742309">
        <w:t xml:space="preserve"> </w:t>
      </w:r>
      <w:r w:rsidR="00034B1E">
        <w:t>/</w:t>
      </w:r>
      <w:r w:rsidR="00742309">
        <w:t xml:space="preserve"> </w:t>
      </w:r>
      <w:r w:rsidR="00034B1E">
        <w:t>Stand der Technik</w:t>
      </w:r>
      <w:bookmarkEnd w:id="59"/>
    </w:p>
    <w:p w14:paraId="4D56E5FA" w14:textId="77777777" w:rsidR="00565AC2" w:rsidRDefault="00565AC2" w:rsidP="00565AC2"/>
    <w:p w14:paraId="51DCE2C7" w14:textId="77777777" w:rsidR="00643B3C" w:rsidRPr="00565AC2" w:rsidRDefault="00643B3C" w:rsidP="00565AC2"/>
    <w:bookmarkEnd w:id="60"/>
    <w:bookmarkEnd w:id="61"/>
    <w:p w14:paraId="222F264C" w14:textId="654D32BD" w:rsidR="00CA4390" w:rsidRDefault="00457857" w:rsidP="003137E8">
      <w:pPr>
        <w:rPr>
          <w:noProof/>
        </w:rPr>
      </w:pPr>
      <w:r>
        <w:rPr>
          <w:noProof/>
        </w:rPr>
        <w:t xml:space="preserve">Dieses Kapitel dient der Schaffung von Grundlagen sowie einem Verständnis der genutzen </w:t>
      </w:r>
      <w:r w:rsidR="00D17C24">
        <w:rPr>
          <w:noProof/>
        </w:rPr>
        <w:t>Werkzeuge</w:t>
      </w:r>
      <w:r>
        <w:rPr>
          <w:noProof/>
        </w:rPr>
        <w:t xml:space="preserve">. </w:t>
      </w:r>
      <w:r w:rsidR="00D17C24">
        <w:rPr>
          <w:noProof/>
        </w:rPr>
        <w:t>Es findet eine detailierte Einführung in diese statt und auftretende</w:t>
      </w:r>
      <w:r>
        <w:rPr>
          <w:noProof/>
        </w:rPr>
        <w:t xml:space="preserve"> Begriffe</w:t>
      </w:r>
      <w:r w:rsidR="00D17C24">
        <w:rPr>
          <w:noProof/>
        </w:rPr>
        <w:t xml:space="preserve"> werden erläutert</w:t>
      </w:r>
      <w:r w:rsidR="00E44516">
        <w:rPr>
          <w:noProof/>
        </w:rPr>
        <w:t>.</w:t>
      </w:r>
      <w:r w:rsidR="00D17C24">
        <w:rPr>
          <w:noProof/>
        </w:rPr>
        <w:t xml:space="preserve"> </w:t>
      </w:r>
      <w:r w:rsidR="0097241E">
        <w:rPr>
          <w:noProof/>
        </w:rPr>
        <w:t>Es</w:t>
      </w:r>
      <w:r w:rsidR="00D17C24">
        <w:rPr>
          <w:noProof/>
        </w:rPr>
        <w:t xml:space="preserve"> werden aktuelle sowie als Prototyp vorhandene Technologien vorgestellt und näher beleuchtet. </w:t>
      </w:r>
      <w:r w:rsidR="00E44516">
        <w:rPr>
          <w:noProof/>
        </w:rPr>
        <w:t>Dabei wird auf den im Projekbericht gewonnenen Erkenntnissen aufgebaut.</w:t>
      </w:r>
    </w:p>
    <w:p w14:paraId="1EF0EB8F" w14:textId="77777777" w:rsidR="00770CCC" w:rsidRDefault="00770CCC" w:rsidP="0015703F">
      <w:pPr>
        <w:rPr>
          <w:noProof/>
        </w:rPr>
      </w:pPr>
    </w:p>
    <w:p w14:paraId="431CAD88" w14:textId="3895F9DF" w:rsidR="001141EC" w:rsidRDefault="001141EC" w:rsidP="001141EC">
      <w:pPr>
        <w:pStyle w:val="berschrift2"/>
      </w:pPr>
      <w:bookmarkStart w:id="62" w:name="_Toc411006717"/>
      <w:r>
        <w:t>Virtual Reality</w:t>
      </w:r>
      <w:bookmarkEnd w:id="62"/>
    </w:p>
    <w:p w14:paraId="17FF5A7D" w14:textId="77777777" w:rsidR="00647A14" w:rsidRPr="00647A14" w:rsidRDefault="00647A14" w:rsidP="00647A14"/>
    <w:p w14:paraId="04E52EDD" w14:textId="0486F83F" w:rsidR="005222E8" w:rsidRDefault="00664AAF" w:rsidP="005222E8">
      <w:r>
        <w:t>VR</w:t>
      </w:r>
      <w:r w:rsidR="00BB1ABF">
        <w:t xml:space="preserve"> ist die Ersetzung der Realität [Dör13].</w:t>
      </w:r>
      <w:r w:rsidR="00150F12">
        <w:t xml:space="preserve"> Der nächste Schritt, </w:t>
      </w:r>
      <w:r w:rsidR="00BB1ABF">
        <w:t xml:space="preserve">nachdem </w:t>
      </w:r>
      <w:r w:rsidR="00150F12">
        <w:t>die Realität ersetzt worden ist, besteht in der Schaffung einer möglichst glaubhaften VR, die dem Nutzer das Gefühl gibt</w:t>
      </w:r>
      <w:ins w:id="63" w:author="Autor">
        <w:r w:rsidR="008C2D9D">
          <w:t xml:space="preserve"> sich</w:t>
        </w:r>
      </w:ins>
      <w:r w:rsidR="00150F12">
        <w:t xml:space="preserve"> in einer neuen Umgebung zu</w:t>
      </w:r>
      <w:del w:id="64" w:author="Autor">
        <w:r w:rsidR="00150F12" w:rsidDel="008C2D9D">
          <w:delText xml:space="preserve"> sein</w:delText>
        </w:r>
      </w:del>
      <w:ins w:id="65" w:author="Autor">
        <w:r w:rsidR="008C2D9D">
          <w:t xml:space="preserve"> befinden</w:t>
        </w:r>
      </w:ins>
      <w:r w:rsidR="00150F12">
        <w:t xml:space="preserve">. Dafür müssen erst bestimmte Kriterien erfüllt sein. </w:t>
      </w:r>
      <w:r w:rsidR="003F7E7B">
        <w:t>Zwei Kriterien</w:t>
      </w:r>
      <w:r w:rsidR="00150F12">
        <w:t xml:space="preserve"> </w:t>
      </w:r>
      <w:r w:rsidR="003F7E7B">
        <w:t>sind</w:t>
      </w:r>
      <w:r w:rsidR="00150F12">
        <w:t xml:space="preserve"> die Wahrnehmung von Bewegung und die Bewegungs</w:t>
      </w:r>
      <w:r w:rsidR="003F7E7B">
        <w:t xml:space="preserve">kontrolle. </w:t>
      </w:r>
      <w:r w:rsidR="001C46D3">
        <w:t xml:space="preserve">Beide im Zusammenspiel steigern das Gefühl der Immersion für den Nutzer enorm. </w:t>
      </w:r>
    </w:p>
    <w:p w14:paraId="167AD909" w14:textId="77777777" w:rsidR="005D6710" w:rsidRDefault="005D6710" w:rsidP="005222E8"/>
    <w:p w14:paraId="58353069" w14:textId="3B85DC00" w:rsidR="00201831" w:rsidRDefault="00201831" w:rsidP="00201831">
      <w:pPr>
        <w:pStyle w:val="berschrift3"/>
      </w:pPr>
      <w:bookmarkStart w:id="66" w:name="_Toc411006718"/>
      <w:r>
        <w:t>Wahrnehmung von Bewegung</w:t>
      </w:r>
      <w:bookmarkEnd w:id="66"/>
    </w:p>
    <w:p w14:paraId="3A3F2C6D" w14:textId="77777777" w:rsidR="00647A14" w:rsidRPr="00647A14" w:rsidRDefault="00647A14" w:rsidP="00647A14"/>
    <w:p w14:paraId="6DF710F3" w14:textId="7E7D5FBE" w:rsidR="001C46D3" w:rsidRDefault="001C46D3" w:rsidP="001C46D3">
      <w:r>
        <w:t xml:space="preserve">Für die Wahrnehmung von Bewegung muss die VR so verändert werden, dass dem Nutzer ein Gefühl der z.B. Vorwärtsbewegung vermittelt wird. </w:t>
      </w:r>
    </w:p>
    <w:p w14:paraId="67FC3C44" w14:textId="6E287B61" w:rsidR="00947303" w:rsidRDefault="001C46D3" w:rsidP="00643B3C">
      <w:r>
        <w:t>Aus physikalischer Sicht ist Bewegung definiert als Ortsveränderung über einen bestimmten Zeitraum. Für den Mensch</w:t>
      </w:r>
      <w:r w:rsidR="0097241E">
        <w:t>en</w:t>
      </w:r>
      <w:r>
        <w:t xml:space="preserve"> bedeutet das, das</w:t>
      </w:r>
      <w:r w:rsidR="00817DC9">
        <w:t>s</w:t>
      </w:r>
      <w:r>
        <w:t xml:space="preserve"> ein auf der Netzhaut auftreffendes Bild verschoben wird und so de</w:t>
      </w:r>
      <w:r w:rsidR="00817DC9">
        <w:t xml:space="preserve">r entsprechende Reiz entsteht. </w:t>
      </w:r>
      <w:r>
        <w:t>Neben dieser so g</w:t>
      </w:r>
      <w:r w:rsidR="00817DC9">
        <w:t>enannten retinalen Verschiebung werden Bewegungen mit einer bestimmten Geschwindigkeit in eine bestimmte Richtung wahrgenommen, was als physikalische Geschwindigkeit definiert ist. Ein</w:t>
      </w:r>
      <w:r w:rsidR="0097241E">
        <w:t>e</w:t>
      </w:r>
      <w:r w:rsidR="00817DC9">
        <w:t xml:space="preserve"> weitere Art der Wahrnehmung ist der vestibuläre Sinn, der Gleichgewichtsinn. Dieser sorgt dafür, dass </w:t>
      </w:r>
      <w:r w:rsidR="00817DC9">
        <w:lastRenderedPageBreak/>
        <w:t>lineare Beschleunigungen und Drehbeschleunigungen wahrg</w:t>
      </w:r>
      <w:r w:rsidR="000C15DC">
        <w:t>enommen werden können [Dör13].</w:t>
      </w:r>
      <w:r w:rsidR="00947303">
        <w:br w:type="page"/>
      </w:r>
    </w:p>
    <w:p w14:paraId="307CDAB4" w14:textId="1DFF120F" w:rsidR="006148A1" w:rsidRDefault="003F31F9" w:rsidP="001C46D3">
      <w:r>
        <w:lastRenderedPageBreak/>
        <w:t>Um jetzt einem Nutzer das Gefühl der Bewegung zu vermitteln müssten im Idealfall alle diese Sinne angesprochen werden. So gibt</w:t>
      </w:r>
      <w:r w:rsidR="006148A1">
        <w:t xml:space="preserve"> es Bewegungssimulatoren die es ermöglichen den vestibulären Sinn zu beeinflussen. Für die Illusion einer Eigenbewegung ist meist schon die Stimulation der visuellen Wahrnehmung ausreichend. Als Beispiel ist hier das Betrachten eines anfahrenden Zuges aus einem stehenden aufzuführen [Dör13].</w:t>
      </w:r>
    </w:p>
    <w:p w14:paraId="4EF0A504" w14:textId="0666A212" w:rsidR="00B53C84" w:rsidRDefault="006148A1" w:rsidP="001C46D3">
      <w:r>
        <w:t xml:space="preserve">Durch diese Stimuli können </w:t>
      </w:r>
      <w:r w:rsidR="00C365B4">
        <w:t>dementsprechend</w:t>
      </w:r>
      <w:r>
        <w:t xml:space="preserve"> VR Anwendungen umgesetzt werden, die ohne eigene Steuerung </w:t>
      </w:r>
      <w:r w:rsidR="0097241E">
        <w:t>auskommen. Die Bewegung wird hier durch</w:t>
      </w:r>
      <w:r w:rsidR="00C365B4">
        <w:t xml:space="preserve"> visuelle Stimuli von Eigenbewegung </w:t>
      </w:r>
      <w:r w:rsidR="0097241E">
        <w:t>hervorgerufen</w:t>
      </w:r>
      <w:r w:rsidR="00C365B4">
        <w:t>.</w:t>
      </w:r>
      <w:r w:rsidR="00B53C84">
        <w:t xml:space="preserve"> </w:t>
      </w:r>
    </w:p>
    <w:p w14:paraId="63A870CA" w14:textId="45ABE99A" w:rsidR="003F31F9" w:rsidRDefault="00B53C84" w:rsidP="001C46D3">
      <w:r>
        <w:t>Durch die selbständige Steuerung eines Nutzers</w:t>
      </w:r>
      <w:r w:rsidR="00E530C7">
        <w:t>,</w:t>
      </w:r>
      <w:r>
        <w:t xml:space="preserve"> idealerweise durch Eigenbewegung</w:t>
      </w:r>
      <w:r w:rsidR="00E530C7">
        <w:t>,</w:t>
      </w:r>
      <w:r>
        <w:t xml:space="preserve"> ist es möglich einen noch höheren Grad der Immersion zu erreichen. Die dafür benötigten und verfügbaren Eingabegeräte sowie Voraussetzungen werden im </w:t>
      </w:r>
      <w:r w:rsidR="00E667F9">
        <w:t>Folgenden</w:t>
      </w:r>
      <w:r>
        <w:t xml:space="preserve"> näher beleuchtet.</w:t>
      </w:r>
    </w:p>
    <w:p w14:paraId="1233319E" w14:textId="77777777" w:rsidR="00817DC9" w:rsidRPr="001C46D3" w:rsidRDefault="00817DC9" w:rsidP="001C46D3"/>
    <w:p w14:paraId="30037B01" w14:textId="55060727" w:rsidR="00FB2FA8" w:rsidRDefault="00E67953" w:rsidP="00FB2FA8">
      <w:pPr>
        <w:pStyle w:val="berschrift3"/>
      </w:pPr>
      <w:bookmarkStart w:id="67" w:name="_Toc411006719"/>
      <w:r>
        <w:t>Ausgabegeräte</w:t>
      </w:r>
      <w:bookmarkEnd w:id="67"/>
    </w:p>
    <w:p w14:paraId="24982239" w14:textId="77777777" w:rsidR="00647A14" w:rsidRPr="00647A14" w:rsidRDefault="00647A14" w:rsidP="00647A14"/>
    <w:p w14:paraId="06D4E5E5" w14:textId="279C407C" w:rsidR="00CB5C19" w:rsidRDefault="007D2AAD" w:rsidP="00E67953">
      <w:r>
        <w:t xml:space="preserve">Um überhaupt dem Nutzer das Eintauchen in eine virtuelle Welt zu ermöglichen, </w:t>
      </w:r>
      <w:ins w:id="68" w:author="Autor">
        <w:r w:rsidR="00CB3CFF">
          <w:t>sind</w:t>
        </w:r>
      </w:ins>
      <w:del w:id="69" w:author="Autor">
        <w:r w:rsidDel="00CB3CFF">
          <w:delText>werden</w:delText>
        </w:r>
      </w:del>
      <w:r>
        <w:t xml:space="preserve"> entsprechende Ausgabegeräte </w:t>
      </w:r>
      <w:ins w:id="70" w:author="Autor">
        <w:r w:rsidR="00CB3CFF">
          <w:t>erforderlich</w:t>
        </w:r>
      </w:ins>
      <w:del w:id="71" w:author="Autor">
        <w:r w:rsidDel="00CB3CFF">
          <w:delText>benötigt</w:delText>
        </w:r>
      </w:del>
      <w:r>
        <w:t xml:space="preserve">. </w:t>
      </w:r>
      <w:r w:rsidR="00CB5C19">
        <w:t>Diese müssen so gebaut sein, dass eine möglichst hohe Immersion erreicht wird und der Nutzer sich präsent in der VR fühlt</w:t>
      </w:r>
      <w:r w:rsidR="00FD47B2">
        <w:t xml:space="preserve">. </w:t>
      </w:r>
      <w:ins w:id="72" w:author="Autor">
        <w:r w:rsidR="00CB3CFF">
          <w:t>Die Ausgabegeräte</w:t>
        </w:r>
      </w:ins>
      <w:del w:id="73" w:author="Autor">
        <w:r w:rsidR="00FD47B2" w:rsidDel="00CB3CFF">
          <w:delText>Des Weiteren</w:delText>
        </w:r>
      </w:del>
      <w:r w:rsidR="00FD47B2">
        <w:t xml:space="preserve"> müssen </w:t>
      </w:r>
      <w:del w:id="74" w:author="Autor">
        <w:r w:rsidR="00FD47B2" w:rsidDel="00CB3CFF">
          <w:delText xml:space="preserve">diese </w:delText>
        </w:r>
      </w:del>
      <w:r w:rsidR="00FD47B2">
        <w:t>auf Positionsveränderung oder Rotationsbewegungen des Nutzer</w:t>
      </w:r>
      <w:r w:rsidR="004D1789">
        <w:t>s</w:t>
      </w:r>
      <w:r w:rsidR="00FD47B2">
        <w:t xml:space="preserve"> reagieren </w:t>
      </w:r>
      <w:r w:rsidR="00AF4A63">
        <w:t>[Dör13].</w:t>
      </w:r>
    </w:p>
    <w:p w14:paraId="51DBA492" w14:textId="09C3DC93" w:rsidR="00561D5A" w:rsidRDefault="00741FE5" w:rsidP="00E67953">
      <w:r>
        <w:t>Allgemein kann eine Klassifikation zwischen kabelgebundenen und kabellosen Ausgabegeräten erfolgen. In diesem Fall werden nur kabellose näher betrachtet. Die visuelle Ausgabe erfolgt über ein Displaysystem welches ein Monitor sein kann oder mehrere zu</w:t>
      </w:r>
      <w:r w:rsidR="009465C3">
        <w:t>sammengesetzten Monitore.</w:t>
      </w:r>
      <w:r>
        <w:t xml:space="preserve"> Das hier gewählte Ausgabegerät ist eine Art eines Head-Mounted Display</w:t>
      </w:r>
      <w:r w:rsidR="00CC494E">
        <w:t>s</w:t>
      </w:r>
      <w:r w:rsidR="00AF4A63">
        <w:t xml:space="preserve"> (HMD). Die genutzten Ausgabegeräte werden in Abschnitt 2.2 näher betrachtet.</w:t>
      </w:r>
      <w:r w:rsidR="006B340F">
        <w:t xml:space="preserve"> Grundlegende Bestandteile eines HMD sind in Abbildung </w:t>
      </w:r>
      <w:r w:rsidR="00F92AAE">
        <w:t>2.1</w:t>
      </w:r>
      <w:r w:rsidR="006B340F">
        <w:t xml:space="preserve"> zu sehen</w:t>
      </w:r>
      <w:r w:rsidR="002C0CB9">
        <w:t>.</w:t>
      </w:r>
    </w:p>
    <w:p w14:paraId="71C33B41" w14:textId="4110054E" w:rsidR="00142FDE" w:rsidRDefault="00142FDE" w:rsidP="00E67953"/>
    <w:p w14:paraId="40222C39" w14:textId="0933D98A" w:rsidR="00647A14" w:rsidRDefault="00CC494E" w:rsidP="00E67953">
      <w:r>
        <w:t>Um nun dem Nutzer ein Gefühl der Immersion zu geben</w:t>
      </w:r>
      <w:r w:rsidR="006B340F">
        <w:t>,</w:t>
      </w:r>
      <w:r w:rsidR="00741FE5">
        <w:t xml:space="preserve"> werden erzeug</w:t>
      </w:r>
      <w:r w:rsidR="00B6001F">
        <w:t xml:space="preserve">te virtuelle Inhalte durch zwei leicht voneinander versetzte </w:t>
      </w:r>
      <w:r w:rsidR="00741FE5">
        <w:t>virtue</w:t>
      </w:r>
      <w:r>
        <w:t>lle Kamera</w:t>
      </w:r>
      <w:r w:rsidR="00B6001F">
        <w:t>s</w:t>
      </w:r>
      <w:r w:rsidR="009465C3">
        <w:t xml:space="preserve"> erfasst und am HMD ausge</w:t>
      </w:r>
      <w:r>
        <w:t xml:space="preserve">geben. </w:t>
      </w:r>
      <w:r w:rsidR="00B6001F">
        <w:t>Dabei ist darauf zu achten das eine korrekte Berechnung der Stereobildpaare stattfindet und entsprechende Einstellungen der vir</w:t>
      </w:r>
      <w:r w:rsidR="00AC337D">
        <w:t>tuellen Kameras gemacht werden [Dör13].</w:t>
      </w:r>
    </w:p>
    <w:p w14:paraId="5DE153B2" w14:textId="2B298EB9" w:rsidR="00647A14" w:rsidRDefault="00647A14">
      <w:pPr>
        <w:spacing w:before="0" w:after="0" w:line="240" w:lineRule="auto"/>
        <w:jc w:val="left"/>
      </w:pPr>
      <w:r>
        <w:br w:type="page"/>
      </w:r>
    </w:p>
    <w:p w14:paraId="7A0E5B18" w14:textId="6A4DF10E" w:rsidR="00647A14" w:rsidRDefault="00D5441A" w:rsidP="00647A14">
      <w:pPr>
        <w:rPr>
          <w:noProof/>
        </w:rPr>
      </w:pPr>
      <w:r>
        <w:rPr>
          <w:noProof/>
        </w:rPr>
        <w:lastRenderedPageBreak/>
        <mc:AlternateContent>
          <mc:Choice Requires="wps">
            <w:drawing>
              <wp:anchor distT="0" distB="0" distL="114300" distR="114300" simplePos="0" relativeHeight="251695104" behindDoc="0" locked="0" layoutInCell="1" allowOverlap="1" wp14:anchorId="001F32DC" wp14:editId="537B0813">
                <wp:simplePos x="0" y="0"/>
                <wp:positionH relativeFrom="column">
                  <wp:posOffset>3533863</wp:posOffset>
                </wp:positionH>
                <wp:positionV relativeFrom="paragraph">
                  <wp:posOffset>2083051</wp:posOffset>
                </wp:positionV>
                <wp:extent cx="1753870" cy="386715"/>
                <wp:effectExtent l="0" t="0" r="0" b="0"/>
                <wp:wrapTopAndBottom/>
                <wp:docPr id="16" name="Textfeld 16"/>
                <wp:cNvGraphicFramePr/>
                <a:graphic xmlns:a="http://schemas.openxmlformats.org/drawingml/2006/main">
                  <a:graphicData uri="http://schemas.microsoft.com/office/word/2010/wordprocessingShape">
                    <wps:wsp>
                      <wps:cNvSpPr txBox="1"/>
                      <wps:spPr>
                        <a:xfrm>
                          <a:off x="0" y="0"/>
                          <a:ext cx="1753870" cy="386715"/>
                        </a:xfrm>
                        <a:prstGeom prst="rect">
                          <a:avLst/>
                        </a:prstGeom>
                        <a:solidFill>
                          <a:prstClr val="white"/>
                        </a:solidFill>
                        <a:ln>
                          <a:noFill/>
                        </a:ln>
                        <a:effectLst/>
                      </wps:spPr>
                      <wps:txbx>
                        <w:txbxContent>
                          <w:p w14:paraId="348A0EC8" w14:textId="095F2C18" w:rsidR="003F7CAE" w:rsidRPr="006434DC" w:rsidRDefault="003F7CAE" w:rsidP="00F46ED1">
                            <w:pPr>
                              <w:pStyle w:val="Beschriftung"/>
                              <w:jc w:val="left"/>
                              <w:rPr>
                                <w:noProof/>
                                <w:sz w:val="24"/>
                                <w:szCs w:val="24"/>
                              </w:rPr>
                            </w:pPr>
                            <w:bookmarkStart w:id="75" w:name="_Toc411006788"/>
                            <w:r>
                              <w:t xml:space="preserve">Abb. </w:t>
                            </w:r>
                            <w:r w:rsidR="00347A8B">
                              <w:fldChar w:fldCharType="begin"/>
                            </w:r>
                            <w:r w:rsidR="00347A8B">
                              <w:instrText xml:space="preserve"> STYLEREF 1 \s </w:instrText>
                            </w:r>
                            <w:r w:rsidR="00347A8B">
                              <w:fldChar w:fldCharType="separate"/>
                            </w:r>
                            <w:r>
                              <w:rPr>
                                <w:noProof/>
                              </w:rPr>
                              <w:t>2</w:t>
                            </w:r>
                            <w:r w:rsidR="00347A8B">
                              <w:rPr>
                                <w:noProof/>
                              </w:rPr>
                              <w:fldChar w:fldCharType="end"/>
                            </w:r>
                            <w:r>
                              <w:t>.</w:t>
                            </w:r>
                            <w:r w:rsidR="00347A8B">
                              <w:fldChar w:fldCharType="begin"/>
                            </w:r>
                            <w:r w:rsidR="00347A8B">
                              <w:instrText xml:space="preserve"> SEQ Abb. \* ARABIC \s 1 </w:instrText>
                            </w:r>
                            <w:r w:rsidR="00347A8B">
                              <w:fldChar w:fldCharType="separate"/>
                            </w:r>
                            <w:r>
                              <w:rPr>
                                <w:noProof/>
                              </w:rPr>
                              <w:t>1</w:t>
                            </w:r>
                            <w:r w:rsidR="00347A8B">
                              <w:rPr>
                                <w:noProof/>
                              </w:rPr>
                              <w:fldChar w:fldCharType="end"/>
                            </w:r>
                            <w:r>
                              <w:t xml:space="preserve"> </w:t>
                            </w:r>
                            <w:r w:rsidRPr="00043754">
                              <w:t>Prinzipielle Bestandteile eines HMDs [Dör13]</w:t>
                            </w:r>
                            <w:bookmarkEnd w:id="7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01F32DC" id="_x0000_t202" coordsize="21600,21600" o:spt="202" path="m,l,21600r21600,l21600,xe">
                <v:stroke joinstyle="miter"/>
                <v:path gradientshapeok="t" o:connecttype="rect"/>
              </v:shapetype>
              <v:shape id="Textfeld 16" o:spid="_x0000_s1026" type="#_x0000_t202" style="position:absolute;left:0;text-align:left;margin-left:278.25pt;margin-top:164pt;width:138.1pt;height:30.4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" stroked="f">
                <v:textbox inset="0,0,0,0">
                  <w:txbxContent>
                    <w:p w14:paraId="348A0EC8" w14:textId="095F2C18" w:rsidR="003F7CAE" w:rsidRPr="006434DC" w:rsidRDefault="003F7CAE" w:rsidP="00F46ED1">
                      <w:pPr>
                        <w:pStyle w:val="Beschriftung"/>
                        <w:jc w:val="left"/>
                        <w:rPr>
                          <w:noProof/>
                          <w:sz w:val="24"/>
                          <w:szCs w:val="24"/>
                        </w:rPr>
                      </w:pPr>
                      <w:bookmarkStart w:id="76" w:name="_Toc411006788"/>
                      <w:r>
                        <w:t xml:space="preserve">Abb. </w:t>
                      </w:r>
                      <w:r w:rsidR="00347A8B">
                        <w:fldChar w:fldCharType="begin"/>
                      </w:r>
                      <w:r w:rsidR="00347A8B">
                        <w:instrText xml:space="preserve"> STYLEREF 1 \s </w:instrText>
                      </w:r>
                      <w:r w:rsidR="00347A8B">
                        <w:fldChar w:fldCharType="separate"/>
                      </w:r>
                      <w:r>
                        <w:rPr>
                          <w:noProof/>
                        </w:rPr>
                        <w:t>2</w:t>
                      </w:r>
                      <w:r w:rsidR="00347A8B">
                        <w:rPr>
                          <w:noProof/>
                        </w:rPr>
                        <w:fldChar w:fldCharType="end"/>
                      </w:r>
                      <w:r>
                        <w:t>.</w:t>
                      </w:r>
                      <w:r w:rsidR="00347A8B">
                        <w:fldChar w:fldCharType="begin"/>
                      </w:r>
                      <w:r w:rsidR="00347A8B">
                        <w:instrText xml:space="preserve"> SEQ Abb. \* ARABIC \s 1 </w:instrText>
                      </w:r>
                      <w:r w:rsidR="00347A8B">
                        <w:fldChar w:fldCharType="separate"/>
                      </w:r>
                      <w:r>
                        <w:rPr>
                          <w:noProof/>
                        </w:rPr>
                        <w:t>1</w:t>
                      </w:r>
                      <w:r w:rsidR="00347A8B">
                        <w:rPr>
                          <w:noProof/>
                        </w:rPr>
                        <w:fldChar w:fldCharType="end"/>
                      </w:r>
                      <w:r>
                        <w:t xml:space="preserve"> </w:t>
                      </w:r>
                      <w:r w:rsidRPr="00043754">
                        <w:t>Prinzipielle Bestandteile eines HMDs [Dör13]</w:t>
                      </w:r>
                      <w:bookmarkEnd w:id="76"/>
                    </w:p>
                  </w:txbxContent>
                </v:textbox>
                <w10:wrap type="topAndBottom"/>
              </v:shape>
            </w:pict>
          </mc:Fallback>
        </mc:AlternateContent>
      </w:r>
      <w:r>
        <w:rPr>
          <w:noProof/>
        </w:rPr>
        <w:drawing>
          <wp:anchor distT="0" distB="0" distL="114300" distR="114300" simplePos="0" relativeHeight="251693056" behindDoc="1" locked="0" layoutInCell="1" allowOverlap="1" wp14:anchorId="69AF621E" wp14:editId="4D5A7DB7">
            <wp:simplePos x="0" y="0"/>
            <wp:positionH relativeFrom="column">
              <wp:posOffset>-32385</wp:posOffset>
            </wp:positionH>
            <wp:positionV relativeFrom="paragraph">
              <wp:posOffset>0</wp:posOffset>
            </wp:positionV>
            <wp:extent cx="3305175" cy="2474595"/>
            <wp:effectExtent l="0" t="0" r="9525" b="1905"/>
            <wp:wrapTopAndBottom/>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nbenannt.PNG"/>
                    <pic:cNvPicPr/>
                  </pic:nvPicPr>
                  <pic:blipFill rotWithShape="1">
                    <a:blip r:embed="rId41">
                      <a:extLst>
                        <a:ext uri="{28A0092B-C50C-407E-A947-70E740481C1C}">
                          <a14:useLocalDpi xmlns:a14="http://schemas.microsoft.com/office/drawing/2010/main" val="0"/>
                        </a:ext>
                      </a:extLst>
                    </a:blip>
                    <a:srcRect l="2263" t="2041" r="2026" b="1702"/>
                    <a:stretch/>
                  </pic:blipFill>
                  <pic:spPr bwMode="auto">
                    <a:xfrm>
                      <a:off x="0" y="0"/>
                      <a:ext cx="3305175" cy="24745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102E311" w14:textId="70F3CA93" w:rsidR="008D2D9F" w:rsidRDefault="00E67953" w:rsidP="008D2D9F">
      <w:pPr>
        <w:pStyle w:val="berschrift3"/>
      </w:pPr>
      <w:bookmarkStart w:id="77" w:name="_Toc411006720"/>
      <w:r>
        <w:t>Eingabegeräte</w:t>
      </w:r>
      <w:bookmarkEnd w:id="77"/>
    </w:p>
    <w:p w14:paraId="4CF71D83" w14:textId="77777777" w:rsidR="00DA0673" w:rsidRPr="00DA0673" w:rsidRDefault="00DA0673" w:rsidP="00DA0673"/>
    <w:p w14:paraId="0DEF1CD8" w14:textId="114B5116" w:rsidR="00AF16C1" w:rsidRDefault="0050498F" w:rsidP="00B74807">
      <w:r>
        <w:t>Eingabegeräte ermöglichen die Erkennung von Nutzerinteraktionen über Sensoren. Die dadurch gesammelten Daten werden an die VR übertragen und dort entsprechend ausgewertet und als Bewegung in der VR übersetzt. Dabei kann sich die Nutzerinteraktion auf unterschiedliche Arten wiederspiegeln. Der einfachste Fall ist das Betätigen eines Knopfes, was dann ein einmaliges Ereignis auslöst. Komplexere Systeme registrieren Bewegungen der Hand oder sogar des ganzen Körpers um eine Interaktion mit der VR zu ermöglichen</w:t>
      </w:r>
      <w:r w:rsidR="00B74807">
        <w:t>. Dieser Vorgang wird als Tracking bezeichnet. Das Tracking beschreibt den Vorgang der kontinuierlichen Verfolgung durch ein Ein</w:t>
      </w:r>
      <w:r w:rsidR="000E0734">
        <w:t xml:space="preserve">gabegerät. Dabei werden Position und Orientierung eines Objektes bestimmt </w:t>
      </w:r>
      <w:r w:rsidR="00B74807">
        <w:t>[Dör13]</w:t>
      </w:r>
      <w:r w:rsidR="000641F2">
        <w:t xml:space="preserve">. </w:t>
      </w:r>
    </w:p>
    <w:p w14:paraId="0F4DAB80" w14:textId="29A59161" w:rsidR="00D7154E" w:rsidRDefault="00B74807" w:rsidP="00B74807">
      <w:r>
        <w:t>Das Ziel des Tracking</w:t>
      </w:r>
      <w:r w:rsidR="00E540F5">
        <w:t xml:space="preserve"> ist es, die Werte entsprechend von Freiheitsgraden </w:t>
      </w:r>
      <w:r w:rsidR="00AB4342" w:rsidRPr="00AB4342">
        <w:t xml:space="preserve">(engl. Degrees of Freedom, DOF) </w:t>
      </w:r>
      <w:r>
        <w:t>der verfolgten Körper für die kontinuierliche Interaktion zu bestimmen bzw. zu schätzen. Dadurch wird die Interaktion mit der virtuellen Welt möglich. Die Datenaufnahme erfolgt meist im Bezugssystem des jeweiligen Trackingsystems. Kommen mehrere oder gar unterschiedliche Systeme zum Einsatz, so müssen die Trackingdaten in ein gemeinsame</w:t>
      </w:r>
      <w:r w:rsidR="00F9509E">
        <w:t xml:space="preserve">s Bezugssystem überführt werden </w:t>
      </w:r>
      <w:r w:rsidR="00E909E6">
        <w:t>[Dör13]</w:t>
      </w:r>
      <w:r w:rsidR="0050498F">
        <w:t>.</w:t>
      </w:r>
    </w:p>
    <w:p w14:paraId="5D60187C" w14:textId="211412BC" w:rsidR="004E33B1" w:rsidRDefault="0050498F" w:rsidP="004D1789">
      <w:r>
        <w:t xml:space="preserve">Die Grundlagen für solche Eingabegeräte lassen sich nach [Dör13] in zehn Kriterien unterteilen, um eine gute Beschreibung von Eingabegeräten zu ermöglichen. </w:t>
      </w:r>
    </w:p>
    <w:p w14:paraId="1A1F6E32" w14:textId="77777777" w:rsidR="004E33B1" w:rsidRDefault="004E33B1">
      <w:pPr>
        <w:spacing w:before="0" w:after="0" w:line="240" w:lineRule="auto"/>
        <w:jc w:val="left"/>
      </w:pPr>
      <w:r>
        <w:br w:type="page"/>
      </w:r>
    </w:p>
    <w:p w14:paraId="7D466BB8" w14:textId="24D82977" w:rsidR="0050498F" w:rsidRDefault="0050498F" w:rsidP="0050498F">
      <w:pPr>
        <w:pStyle w:val="Hervorhebenfett"/>
      </w:pPr>
      <w:r>
        <w:lastRenderedPageBreak/>
        <w:t>Freiheitsgrad</w:t>
      </w:r>
    </w:p>
    <w:p w14:paraId="4AB28CAA" w14:textId="77777777" w:rsidR="00BE256C" w:rsidRPr="00BE256C" w:rsidRDefault="00BE256C" w:rsidP="00BE256C">
      <w:pPr>
        <w:pStyle w:val="Textkrper"/>
      </w:pPr>
    </w:p>
    <w:p w14:paraId="5638B7D4" w14:textId="482BB673" w:rsidR="00EE5C98" w:rsidRDefault="0050498F" w:rsidP="0050498F">
      <w:r>
        <w:t xml:space="preserve">Der </w:t>
      </w:r>
      <w:r w:rsidR="00AB4342">
        <w:t>DOF</w:t>
      </w:r>
      <w:r w:rsidR="00E909E6">
        <w:t xml:space="preserve"> bezeichnet die </w:t>
      </w:r>
      <w:r w:rsidR="00EE5C98">
        <w:t>voneinander unabhängige Bewegungsmöglichkeit eines physikalischen Systems. Dabei kann die Bewegung eines starren Objektes in eine Verschiebung im Raum (Translation) und eine Drehung (Rotation) resultieren. Entsprechend der drei Koordinaten als Position und der drei Winkel zur Beschreibung der Orientierung hat e</w:t>
      </w:r>
      <w:r w:rsidR="00030F06">
        <w:t>in starrer Körper 6 DOF. Es ist wünschenswert diese Anzahl der DOF mit einem Eingabegerät zu erreichen, um ein möglichst immersives Gefühl zu vermitteln [Dör13].</w:t>
      </w:r>
    </w:p>
    <w:p w14:paraId="191A64AC" w14:textId="77777777" w:rsidR="000E0734" w:rsidRDefault="000E0734" w:rsidP="0050498F"/>
    <w:p w14:paraId="2494D9F3" w14:textId="1EC56E30" w:rsidR="000E0734" w:rsidRDefault="000E0734" w:rsidP="000E0734">
      <w:pPr>
        <w:pStyle w:val="Hervorhebenfett"/>
      </w:pPr>
      <w:r>
        <w:t>Gleichzeitig verfolgte Körper</w:t>
      </w:r>
    </w:p>
    <w:p w14:paraId="1720E7A7" w14:textId="77777777" w:rsidR="000E0734" w:rsidRDefault="000E0734" w:rsidP="000E0734">
      <w:pPr>
        <w:pStyle w:val="Textkrper"/>
      </w:pPr>
    </w:p>
    <w:p w14:paraId="6463BEB1" w14:textId="0AD9B0DB" w:rsidR="000E0734" w:rsidRDefault="000E0734" w:rsidP="000E0734">
      <w:pPr>
        <w:pStyle w:val="Textkrper"/>
      </w:pPr>
      <w:r>
        <w:t>Hierbei ist es wichtig wie viele Objek</w:t>
      </w:r>
      <w:r w:rsidR="000A495B">
        <w:t>te gleichzeitig verfolgt werden sollen. So soll neben der Blickverfolgung auch das Eingabegerät verfolgt und die Daten ausgewertet werden. Hierbei ist eine eindeutige Zuteilung der Objekte nützlich, um den Überblick zu bewahren [Dör13].</w:t>
      </w:r>
    </w:p>
    <w:p w14:paraId="6245C156" w14:textId="77777777" w:rsidR="000A495B" w:rsidRDefault="000A495B" w:rsidP="000E0734">
      <w:pPr>
        <w:pStyle w:val="Textkrper"/>
      </w:pPr>
    </w:p>
    <w:p w14:paraId="54C85DC7" w14:textId="25C274C2" w:rsidR="009C3054" w:rsidRDefault="009C3054" w:rsidP="009C3054">
      <w:pPr>
        <w:pStyle w:val="Hervorhebenfett"/>
      </w:pPr>
      <w:r>
        <w:t>Größe der überwachten Fläche</w:t>
      </w:r>
    </w:p>
    <w:p w14:paraId="4E2104F8" w14:textId="77777777" w:rsidR="00DB7A5E" w:rsidRPr="00DB7A5E" w:rsidRDefault="00DB7A5E" w:rsidP="00DB7A5E">
      <w:pPr>
        <w:pStyle w:val="Textkrper"/>
      </w:pPr>
    </w:p>
    <w:p w14:paraId="63C8783B" w14:textId="4B4168A3" w:rsidR="00DB7A5E" w:rsidRDefault="009C3054" w:rsidP="009C3054">
      <w:pPr>
        <w:pStyle w:val="Textkrper"/>
      </w:pPr>
      <w:r>
        <w:t xml:space="preserve">Hier ist eine sehr große Differenz der Fläche möglich je nachdem welches Eingabegerät genutzt wird. Es muss den Eingabegeräten ein entsprechend großer Bereich zur Verfügung gestellt </w:t>
      </w:r>
      <w:r w:rsidR="00423FDF">
        <w:t>sein</w:t>
      </w:r>
      <w:r>
        <w:t>, um den kompletten Funktionsumfang nutzen zu können</w:t>
      </w:r>
      <w:r w:rsidR="00DB7A5E">
        <w:t xml:space="preserve"> [Dör13]</w:t>
      </w:r>
      <w:r>
        <w:t xml:space="preserve">. </w:t>
      </w:r>
    </w:p>
    <w:p w14:paraId="30060BAC" w14:textId="1CB95CFB" w:rsidR="009C3054" w:rsidRDefault="009C3054" w:rsidP="009C3054">
      <w:pPr>
        <w:pStyle w:val="Textkrper"/>
      </w:pPr>
      <w:r>
        <w:t>Als Beispiel unterscheidet sich die Größe der überwachten Fläche bei der Nutzung einer Kamera als Eingabegerät deutlich von der eines S</w:t>
      </w:r>
      <w:r w:rsidR="00382A13">
        <w:t>pielecontrollers (Controller), bei dem keine Fläche überwacht werden muss.</w:t>
      </w:r>
    </w:p>
    <w:p w14:paraId="056073D4" w14:textId="77777777" w:rsidR="00382A13" w:rsidRDefault="00382A13" w:rsidP="009C3054">
      <w:pPr>
        <w:pStyle w:val="Textkrper"/>
      </w:pPr>
    </w:p>
    <w:p w14:paraId="452FE029" w14:textId="58B756CA" w:rsidR="00DB7A5E" w:rsidRDefault="00DB7A5E" w:rsidP="00DB7A5E">
      <w:pPr>
        <w:pStyle w:val="Hervorhebenfett"/>
      </w:pPr>
      <w:r>
        <w:t>Genauigkeit</w:t>
      </w:r>
    </w:p>
    <w:p w14:paraId="719A28E6" w14:textId="77777777" w:rsidR="00566D61" w:rsidRPr="00566D61" w:rsidRDefault="00566D61" w:rsidP="00566D61">
      <w:pPr>
        <w:pStyle w:val="Textkrper"/>
      </w:pPr>
    </w:p>
    <w:p w14:paraId="234C57E7" w14:textId="421FEEF9" w:rsidR="00D375D9" w:rsidRDefault="00407441" w:rsidP="00566D61">
      <w:pPr>
        <w:pStyle w:val="Textkrper"/>
      </w:pPr>
      <w:r>
        <w:t>Die Genauigkeit richtet sich oft nach der Frage des Kostenaufwands. Bessere Kameras liefern bessere Bilder, bessere Controller können eine genauere Steuerung ermöglichen [Dör13].</w:t>
      </w:r>
      <w:r w:rsidR="00D375D9">
        <w:br w:type="page"/>
      </w:r>
    </w:p>
    <w:p w14:paraId="42D505A5" w14:textId="77777777" w:rsidR="00D375D9" w:rsidRDefault="00D375D9" w:rsidP="00D375D9">
      <w:pPr>
        <w:pStyle w:val="Hervorhebenfett"/>
      </w:pPr>
      <w:r>
        <w:lastRenderedPageBreak/>
        <w:t>Wiederholrate</w:t>
      </w:r>
    </w:p>
    <w:p w14:paraId="35CDFF46" w14:textId="77777777" w:rsidR="004F62ED" w:rsidRPr="004F62ED" w:rsidRDefault="004F62ED" w:rsidP="004F62ED">
      <w:pPr>
        <w:pStyle w:val="Textkrper"/>
      </w:pPr>
    </w:p>
    <w:p w14:paraId="1D3F06C3" w14:textId="6F2D9375" w:rsidR="00FE4B5A" w:rsidRDefault="00566D61" w:rsidP="00FE4B5A">
      <w:pPr>
        <w:pStyle w:val="Textkrper"/>
      </w:pPr>
      <w:r>
        <w:t>Die Wiederholrate beschreibt das Auflösungsvermögen eines Eingabegeräts</w:t>
      </w:r>
      <w:r w:rsidR="00FC1C35">
        <w:t xml:space="preserve"> anhand der Zeit</w:t>
      </w:r>
      <w:r>
        <w:t>. Sie beschreibt die Anzahl der Messpunkte einer Bewegung pro Sekunde. Je höher die Wiederholrate, desto</w:t>
      </w:r>
      <w:r w:rsidR="0087253D">
        <w:t xml:space="preserve"> mehr Messpunkte sind vorhanden </w:t>
      </w:r>
      <w:r>
        <w:t>[Dör13].</w:t>
      </w:r>
    </w:p>
    <w:p w14:paraId="361E17C8" w14:textId="77777777" w:rsidR="004A1E6B" w:rsidRPr="00FE4B5A" w:rsidRDefault="004A1E6B" w:rsidP="00FE4B5A">
      <w:pPr>
        <w:pStyle w:val="Textkrper"/>
      </w:pPr>
    </w:p>
    <w:p w14:paraId="17FBC469" w14:textId="77777777" w:rsidR="007817C2" w:rsidRDefault="007817C2" w:rsidP="007817C2">
      <w:pPr>
        <w:pStyle w:val="Hervorhebenfett"/>
      </w:pPr>
      <w:r>
        <w:t>Latenz</w:t>
      </w:r>
    </w:p>
    <w:p w14:paraId="76A868EB" w14:textId="77777777" w:rsidR="004F62ED" w:rsidRPr="004F62ED" w:rsidRDefault="004F62ED" w:rsidP="004F62ED">
      <w:pPr>
        <w:pStyle w:val="Textkrper"/>
      </w:pPr>
    </w:p>
    <w:p w14:paraId="3B832AA6" w14:textId="2ED86BFF" w:rsidR="004A1E6B" w:rsidRDefault="000776B6" w:rsidP="004A1E6B">
      <w:pPr>
        <w:pStyle w:val="Textkrper"/>
      </w:pPr>
      <w:r>
        <w:t>Die Latenz ist die Zeitspanne die ein Eingabegerät zum Reagieren braucht. Diese verschobene Reaktion kann durch das Abarbeiten von Algorithmen oder durch Laufzeiten von Signalen in Kabeln ausgelöst werden [Dör13].</w:t>
      </w:r>
    </w:p>
    <w:p w14:paraId="730DE21D" w14:textId="77777777" w:rsidR="004F62ED" w:rsidRPr="004A1E6B" w:rsidRDefault="004F62ED" w:rsidP="004A1E6B">
      <w:pPr>
        <w:pStyle w:val="Textkrper"/>
      </w:pPr>
    </w:p>
    <w:p w14:paraId="3E1C3A8D" w14:textId="27E9F58B" w:rsidR="004F62ED" w:rsidRPr="004F62ED" w:rsidRDefault="007817C2" w:rsidP="004F62ED">
      <w:pPr>
        <w:pStyle w:val="Hervorhebenfett"/>
      </w:pPr>
      <w:r>
        <w:t>Drift</w:t>
      </w:r>
    </w:p>
    <w:p w14:paraId="5B4AD2C4" w14:textId="77777777" w:rsidR="007B18B0" w:rsidRDefault="007B18B0" w:rsidP="00FE4B5A">
      <w:pPr>
        <w:pStyle w:val="Textkrper"/>
      </w:pPr>
    </w:p>
    <w:p w14:paraId="239E695C" w14:textId="3FADEB7F" w:rsidR="007B18B0" w:rsidRDefault="007B18B0" w:rsidP="0067496C">
      <w:pPr>
        <w:pStyle w:val="Textkrper"/>
      </w:pPr>
      <w:r>
        <w:rPr>
          <w:noProof/>
        </w:rPr>
        <w:drawing>
          <wp:anchor distT="0" distB="0" distL="114300" distR="114300" simplePos="0" relativeHeight="251696128" behindDoc="1" locked="0" layoutInCell="1" allowOverlap="1" wp14:anchorId="62DB7784" wp14:editId="26AB66CB">
            <wp:simplePos x="0" y="0"/>
            <wp:positionH relativeFrom="margin">
              <wp:posOffset>-1270</wp:posOffset>
            </wp:positionH>
            <wp:positionV relativeFrom="paragraph">
              <wp:posOffset>1087120</wp:posOffset>
            </wp:positionV>
            <wp:extent cx="4619625" cy="2605405"/>
            <wp:effectExtent l="0" t="0" r="9525" b="4445"/>
            <wp:wrapTopAndBottom/>
            <wp:docPr id="17" name="Grafik 17" descr="C:\projects\_ba\doc\img\drift_latenc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rojects\_ba\doc\img\drift_latency.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619625" cy="260540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98176" behindDoc="0" locked="0" layoutInCell="1" allowOverlap="1" wp14:anchorId="6C2FD43E" wp14:editId="2E23E6B8">
                <wp:simplePos x="0" y="0"/>
                <wp:positionH relativeFrom="column">
                  <wp:posOffset>-3810</wp:posOffset>
                </wp:positionH>
                <wp:positionV relativeFrom="paragraph">
                  <wp:posOffset>3638550</wp:posOffset>
                </wp:positionV>
                <wp:extent cx="5572125" cy="647700"/>
                <wp:effectExtent l="0" t="0" r="9525" b="0"/>
                <wp:wrapTopAndBottom/>
                <wp:docPr id="18" name="Textfeld 18"/>
                <wp:cNvGraphicFramePr/>
                <a:graphic xmlns:a="http://schemas.openxmlformats.org/drawingml/2006/main">
                  <a:graphicData uri="http://schemas.microsoft.com/office/word/2010/wordprocessingShape">
                    <wps:wsp>
                      <wps:cNvSpPr txBox="1"/>
                      <wps:spPr>
                        <a:xfrm>
                          <a:off x="0" y="0"/>
                          <a:ext cx="5572125" cy="647700"/>
                        </a:xfrm>
                        <a:prstGeom prst="rect">
                          <a:avLst/>
                        </a:prstGeom>
                        <a:solidFill>
                          <a:prstClr val="white"/>
                        </a:solidFill>
                        <a:ln>
                          <a:noFill/>
                        </a:ln>
                        <a:effectLst/>
                      </wps:spPr>
                      <wps:txbx>
                        <w:txbxContent>
                          <w:p w14:paraId="1E1D82EC" w14:textId="79118190" w:rsidR="003F7CAE" w:rsidRPr="00EE7C21" w:rsidRDefault="003F7CAE" w:rsidP="00412887">
                            <w:pPr>
                              <w:pStyle w:val="Beschriftung"/>
                              <w:jc w:val="left"/>
                              <w:rPr>
                                <w:noProof/>
                                <w:sz w:val="24"/>
                                <w:szCs w:val="24"/>
                              </w:rPr>
                            </w:pPr>
                            <w:bookmarkStart w:id="78" w:name="_Toc411006789"/>
                            <w:r>
                              <w:t xml:space="preserve">Abb. </w:t>
                            </w:r>
                            <w:r w:rsidR="00347A8B">
                              <w:fldChar w:fldCharType="begin"/>
                            </w:r>
                            <w:r w:rsidR="00347A8B">
                              <w:instrText xml:space="preserve"> STYLEREF 1 \s </w:instrText>
                            </w:r>
                            <w:r w:rsidR="00347A8B">
                              <w:fldChar w:fldCharType="separate"/>
                            </w:r>
                            <w:r>
                              <w:rPr>
                                <w:noProof/>
                              </w:rPr>
                              <w:t>2</w:t>
                            </w:r>
                            <w:r w:rsidR="00347A8B">
                              <w:rPr>
                                <w:noProof/>
                              </w:rPr>
                              <w:fldChar w:fldCharType="end"/>
                            </w:r>
                            <w:r>
                              <w:t>.</w:t>
                            </w:r>
                            <w:r w:rsidR="00347A8B">
                              <w:fldChar w:fldCharType="begin"/>
                            </w:r>
                            <w:r w:rsidR="00347A8B">
                              <w:instrText xml:space="preserve"> SEQ Abb. \* ARABIC \s 1 </w:instrText>
                            </w:r>
                            <w:r w:rsidR="00347A8B">
                              <w:fldChar w:fldCharType="separate"/>
                            </w:r>
                            <w:r>
                              <w:rPr>
                                <w:noProof/>
                              </w:rPr>
                              <w:t>2</w:t>
                            </w:r>
                            <w:r w:rsidR="00347A8B">
                              <w:rPr>
                                <w:noProof/>
                              </w:rPr>
                              <w:fldChar w:fldCharType="end"/>
                            </w:r>
                            <w:r>
                              <w:t xml:space="preserve"> </w:t>
                            </w:r>
                            <w:r w:rsidRPr="00412887">
                              <w:t>Mögliche Fehler bei der Datenaufnahme der Position eines bewegten Objektes (schwarze Linie): Aufnahme mit Latenz (blau), mit Drift (Orange), mit Rauschen (grün) dargestellt über die Zeit (horizontale Achse)</w:t>
                            </w:r>
                            <w:r>
                              <w:t xml:space="preserve"> [Dör13]</w:t>
                            </w:r>
                            <w:bookmarkEnd w:id="7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C2FD43E" id="Textfeld 18" o:spid="_x0000_s1027" type="#_x0000_t202" style="position:absolute;left:0;text-align:left;margin-left:-.3pt;margin-top:286.5pt;width:438.75pt;height:51pt;z-index:251698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" stroked="f">
                <v:textbox inset="0,0,0,0">
                  <w:txbxContent>
                    <w:p w14:paraId="1E1D82EC" w14:textId="79118190" w:rsidR="003F7CAE" w:rsidRPr="00EE7C21" w:rsidRDefault="003F7CAE" w:rsidP="00412887">
                      <w:pPr>
                        <w:pStyle w:val="Beschriftung"/>
                        <w:jc w:val="left"/>
                        <w:rPr>
                          <w:noProof/>
                          <w:sz w:val="24"/>
                          <w:szCs w:val="24"/>
                        </w:rPr>
                      </w:pPr>
                      <w:bookmarkStart w:id="79" w:name="_Toc411006789"/>
                      <w:r>
                        <w:t xml:space="preserve">Abb. </w:t>
                      </w:r>
                      <w:r w:rsidR="00347A8B">
                        <w:fldChar w:fldCharType="begin"/>
                      </w:r>
                      <w:r w:rsidR="00347A8B">
                        <w:instrText xml:space="preserve"> STYLEREF 1 \s </w:instrText>
                      </w:r>
                      <w:r w:rsidR="00347A8B">
                        <w:fldChar w:fldCharType="separate"/>
                      </w:r>
                      <w:r>
                        <w:rPr>
                          <w:noProof/>
                        </w:rPr>
                        <w:t>2</w:t>
                      </w:r>
                      <w:r w:rsidR="00347A8B">
                        <w:rPr>
                          <w:noProof/>
                        </w:rPr>
                        <w:fldChar w:fldCharType="end"/>
                      </w:r>
                      <w:r>
                        <w:t>.</w:t>
                      </w:r>
                      <w:r w:rsidR="00347A8B">
                        <w:fldChar w:fldCharType="begin"/>
                      </w:r>
                      <w:r w:rsidR="00347A8B">
                        <w:instrText xml:space="preserve"> SEQ Abb. \* ARABIC \s 1 </w:instrText>
                      </w:r>
                      <w:r w:rsidR="00347A8B">
                        <w:fldChar w:fldCharType="separate"/>
                      </w:r>
                      <w:r>
                        <w:rPr>
                          <w:noProof/>
                        </w:rPr>
                        <w:t>2</w:t>
                      </w:r>
                      <w:r w:rsidR="00347A8B">
                        <w:rPr>
                          <w:noProof/>
                        </w:rPr>
                        <w:fldChar w:fldCharType="end"/>
                      </w:r>
                      <w:r>
                        <w:t xml:space="preserve"> </w:t>
                      </w:r>
                      <w:r w:rsidRPr="00412887">
                        <w:t>Mögliche Fehler bei der Datenaufnahme der Position eines bewegten Objektes (schwarze Linie): Aufnahme mit Latenz (blau), mit Drift (Orange), mit Rauschen (grün) dargestellt über die Zeit (horizontale Achse)</w:t>
                      </w:r>
                      <w:r>
                        <w:t xml:space="preserve"> [Dör13]</w:t>
                      </w:r>
                      <w:bookmarkEnd w:id="79"/>
                    </w:p>
                  </w:txbxContent>
                </v:textbox>
                <w10:wrap type="topAndBottom"/>
              </v:shape>
            </w:pict>
          </mc:Fallback>
        </mc:AlternateContent>
      </w:r>
      <w:r>
        <w:t>Ein</w:t>
      </w:r>
      <w:r w:rsidR="00AD66F7">
        <w:t>e</w:t>
      </w:r>
      <w:r>
        <w:t xml:space="preserve"> Drift</w:t>
      </w:r>
      <w:r w:rsidR="00B233BE">
        <w:t>, auch Messfehler,</w:t>
      </w:r>
      <w:r>
        <w:t xml:space="preserve"> kann durch sich immer weiter aufaddierende Fehler entstehen.  Wenn Eingabegeräte relative Änderungen aufnehmen (z. B. Positionsänderung gegenüber der vorherigen Abtastung bzw. dem vorherigen Messpunkt), dann können Fehler sich über die Zeit aufaddieren, woraus ein fortwährender und an</w:t>
      </w:r>
      <w:r w:rsidR="0067496C">
        <w:t>wachsender Fehler folgt [Dör13].</w:t>
      </w:r>
      <w:r>
        <w:br w:type="page"/>
      </w:r>
    </w:p>
    <w:p w14:paraId="0325EF6D" w14:textId="27265886" w:rsidR="007817C2" w:rsidRDefault="007817C2" w:rsidP="007817C2">
      <w:pPr>
        <w:pStyle w:val="Hervorhebenfett"/>
      </w:pPr>
      <w:r>
        <w:lastRenderedPageBreak/>
        <w:t>Äußere Rahmenbedingungen</w:t>
      </w:r>
    </w:p>
    <w:p w14:paraId="46020392" w14:textId="77777777" w:rsidR="0028677B" w:rsidRPr="0028677B" w:rsidRDefault="0028677B" w:rsidP="0028677B">
      <w:pPr>
        <w:pStyle w:val="Textkrper"/>
      </w:pPr>
    </w:p>
    <w:p w14:paraId="3E7C5131" w14:textId="4A5B6B75" w:rsidR="00631B9B" w:rsidRDefault="0028677B" w:rsidP="00631B9B">
      <w:pPr>
        <w:pStyle w:val="Textkrper"/>
      </w:pPr>
      <w:r>
        <w:t>Äußere Rahmenbedingungen wie Licht, Temperatur oder die Möblierung eines Raumes, können je nach Eingabegerät Einfluss haben auf die Funktionalität. Optische Verfahren können bei gleichmäßiger Beleuchtung besser arbeiten. Bei Verfahren die den Schall nutzen spielen unterschiedliche Temperaturen oder Luftdrücke eine Rolle. Elektromagnetische Verfahren werden von magnetischen Stoffen oder elektromagnetischen Feldern gestört</w:t>
      </w:r>
      <w:r w:rsidR="00EC1D34">
        <w:t xml:space="preserve"> [Dör13]</w:t>
      </w:r>
      <w:r>
        <w:t>.</w:t>
      </w:r>
    </w:p>
    <w:p w14:paraId="564FCF54" w14:textId="77777777" w:rsidR="0028677B" w:rsidRPr="00631B9B" w:rsidRDefault="0028677B" w:rsidP="00631B9B">
      <w:pPr>
        <w:pStyle w:val="Textkrper"/>
      </w:pPr>
    </w:p>
    <w:p w14:paraId="0C2E191C" w14:textId="2232DC26" w:rsidR="007817C2" w:rsidRDefault="007817C2" w:rsidP="007817C2">
      <w:pPr>
        <w:pStyle w:val="Hervorhebenfett"/>
      </w:pPr>
      <w:r>
        <w:t>Kalibrierung</w:t>
      </w:r>
    </w:p>
    <w:p w14:paraId="6C679464" w14:textId="77777777" w:rsidR="00274A41" w:rsidRDefault="00274A41" w:rsidP="00274A41">
      <w:pPr>
        <w:pStyle w:val="Textkrper"/>
      </w:pPr>
    </w:p>
    <w:p w14:paraId="5CB4C39A" w14:textId="18A9E265" w:rsidR="00274A41" w:rsidRDefault="00274A41" w:rsidP="00274A41">
      <w:pPr>
        <w:pStyle w:val="Textkrper"/>
      </w:pPr>
      <w:r>
        <w:t>Die Kalibrierung behandelt den Abgleich von Messwerten. Hier werden Einstellungen vorgenommen, um verfolgte</w:t>
      </w:r>
      <w:ins w:id="80" w:author="Autor">
        <w:r w:rsidR="00AB7249">
          <w:t>n</w:t>
        </w:r>
      </w:ins>
      <w:r>
        <w:t xml:space="preserve"> reale</w:t>
      </w:r>
      <w:ins w:id="81" w:author="Autor">
        <w:r w:rsidR="00AB7249">
          <w:t>n</w:t>
        </w:r>
      </w:ins>
      <w:r>
        <w:t xml:space="preserve"> Bewegungen den Maßen der virtuellen Welt anzupassen und umzuwandeln. Dadurch fühlt sich die Steuerung intuitiv an [Dör13].</w:t>
      </w:r>
    </w:p>
    <w:p w14:paraId="5349AA5B" w14:textId="77777777" w:rsidR="00274A41" w:rsidRPr="00274A41" w:rsidRDefault="00274A41" w:rsidP="00274A41">
      <w:pPr>
        <w:pStyle w:val="Textkrper"/>
      </w:pPr>
    </w:p>
    <w:p w14:paraId="6067F64D" w14:textId="715151AF" w:rsidR="007C573C" w:rsidRDefault="007817C2" w:rsidP="007817C2">
      <w:pPr>
        <w:pStyle w:val="Hervorhebenfett"/>
      </w:pPr>
      <w:r>
        <w:t>Usability</w:t>
      </w:r>
      <w:r w:rsidR="00407441">
        <w:t xml:space="preserve"> </w:t>
      </w:r>
    </w:p>
    <w:p w14:paraId="0F60BFF1" w14:textId="5222B364" w:rsidR="007C573C" w:rsidRDefault="007C573C" w:rsidP="007C573C">
      <w:pPr>
        <w:pStyle w:val="Textkrper"/>
      </w:pPr>
    </w:p>
    <w:p w14:paraId="058F9CAC" w14:textId="00AE6B14" w:rsidR="004A1CDC" w:rsidRDefault="00477A71" w:rsidP="00943EB4">
      <w:pPr>
        <w:pStyle w:val="Textkrper"/>
      </w:pPr>
      <w:r>
        <w:t>Usability kann vor allem durch die Freiheiten, die das Eingabegerät den Nutzer gibt, beschrieben werden. So sind zum einen Einschränkungen durch das Tragen von bestimmten Sensoren oder das Halten eines Contro</w:t>
      </w:r>
      <w:r w:rsidR="00CF4E50">
        <w:t xml:space="preserve">llers gegeben. </w:t>
      </w:r>
      <w:del w:id="82" w:author="Autor">
        <w:r w:rsidR="00CF4E50" w:rsidDel="00AB7249">
          <w:delText>Des Weiteren</w:delText>
        </w:r>
      </w:del>
      <w:ins w:id="83" w:author="Autor">
        <w:r w:rsidR="00AB7249">
          <w:t>Zudem</w:t>
        </w:r>
      </w:ins>
      <w:r w:rsidR="00CF4E50">
        <w:t xml:space="preserve"> sind über Funk verbundene Eingabegeräte benutzerfreundlicher als über Kabel verbundene. Bei optischen Verfahren, die den Nutzer über Kameras verfolgen</w:t>
      </w:r>
      <w:r w:rsidR="00E530C7">
        <w:t>,</w:t>
      </w:r>
      <w:r w:rsidR="00CF4E50">
        <w:t xml:space="preserve"> ist der Interaktionsradius </w:t>
      </w:r>
      <w:r w:rsidR="00B13C4D">
        <w:t xml:space="preserve">ausschlaggebend für das Maß der </w:t>
      </w:r>
      <w:r w:rsidR="00CF4E50">
        <w:t xml:space="preserve">Usability [Dör13]. </w:t>
      </w:r>
    </w:p>
    <w:p w14:paraId="1DF89F9B" w14:textId="77777777" w:rsidR="00943EB4" w:rsidRDefault="00943EB4" w:rsidP="00943EB4">
      <w:pPr>
        <w:pStyle w:val="Textkrper"/>
      </w:pPr>
    </w:p>
    <w:p w14:paraId="5C0F46D1" w14:textId="501CF0D2" w:rsidR="00873B5B" w:rsidRDefault="00873B5B" w:rsidP="00873B5B">
      <w:pPr>
        <w:pStyle w:val="berschrift3"/>
      </w:pPr>
      <w:bookmarkStart w:id="84" w:name="_Toc411006721"/>
      <w:r>
        <w:t>Bewegungskontrolle</w:t>
      </w:r>
      <w:r w:rsidR="00C23E4D">
        <w:t xml:space="preserve"> mit Eingabegeräten</w:t>
      </w:r>
      <w:bookmarkEnd w:id="84"/>
    </w:p>
    <w:p w14:paraId="25A93F74" w14:textId="77777777" w:rsidR="0073627D" w:rsidRPr="0073627D" w:rsidRDefault="0073627D" w:rsidP="0073627D"/>
    <w:p w14:paraId="7427B54F" w14:textId="221AD339" w:rsidR="008C14A1" w:rsidRDefault="00FB6972" w:rsidP="008C14A1">
      <w:r>
        <w:t>Allgemein können Bewegungen durch Eingabegeräte g</w:t>
      </w:r>
      <w:r w:rsidR="0073627D">
        <w:t>esteuert werden. Ob Touchscreen, Tastatur, Controller oder anderes Eingabegerät</w:t>
      </w:r>
      <w:r>
        <w:t xml:space="preserve">, es werden </w:t>
      </w:r>
      <w:r w:rsidR="0073627D">
        <w:t>Eingabedaten</w:t>
      </w:r>
      <w:r>
        <w:t xml:space="preserve"> geliefert, welche verarbeitet und übertragen und in Bewegung in der virtuellen Welt </w:t>
      </w:r>
      <w:r w:rsidR="009F25E4">
        <w:t>umgewandelt</w:t>
      </w:r>
      <w:r>
        <w:t xml:space="preserve"> werden</w:t>
      </w:r>
      <w:r w:rsidR="00AD481B">
        <w:t xml:space="preserve">. </w:t>
      </w:r>
      <w:r w:rsidR="005C1850">
        <w:t>Im Folgenden werden mögliche Arten von Eingabegräten und Verfahren zur Kont</w:t>
      </w:r>
      <w:r w:rsidR="00E530C7">
        <w:t xml:space="preserve">rolle </w:t>
      </w:r>
      <w:r w:rsidR="00A6286E">
        <w:t>von Bewegung gezeigt.</w:t>
      </w:r>
      <w:r w:rsidR="008C14A1">
        <w:br w:type="page"/>
      </w:r>
    </w:p>
    <w:p w14:paraId="4F9DA5DF" w14:textId="77777777" w:rsidR="00FB6972" w:rsidRDefault="00FB6972" w:rsidP="0094748D">
      <w:pPr>
        <w:pStyle w:val="Hervorhebenfett"/>
      </w:pPr>
      <w:r>
        <w:lastRenderedPageBreak/>
        <w:t>Durch Software</w:t>
      </w:r>
    </w:p>
    <w:p w14:paraId="7403D07B" w14:textId="77777777" w:rsidR="005C1850" w:rsidRPr="005C1850" w:rsidRDefault="005C1850" w:rsidP="005C1850"/>
    <w:p w14:paraId="6DF12F08" w14:textId="00FFE514" w:rsidR="00FB6972" w:rsidRDefault="005C1850" w:rsidP="00FB6972">
      <w:r>
        <w:t xml:space="preserve">Bewegungskontrolle kann ohne externes Eingabegerät durch Software erzeugt werden. Dabei dienen bestimmte Punkte in der VR als Bewegungsauslöser. Diese lösen nach einer bestimmten Zeit, in der sie angeschaut werden müssen, eine Bewegung aus und bewegen die virtuelle Kamera in eine bestimmte Richtung oder lassen diese rotieren. </w:t>
      </w:r>
    </w:p>
    <w:p w14:paraId="516202EF" w14:textId="77777777" w:rsidR="005C1850" w:rsidRPr="000F4BDB" w:rsidRDefault="005C1850" w:rsidP="00FB6972"/>
    <w:p w14:paraId="58A629A2" w14:textId="54471B2F" w:rsidR="00FB6972" w:rsidRDefault="00EB4FF4" w:rsidP="0094748D">
      <w:pPr>
        <w:pStyle w:val="Hervorhebenfett"/>
      </w:pPr>
      <w:r>
        <w:t>Optisches Tracking</w:t>
      </w:r>
    </w:p>
    <w:p w14:paraId="71D82A9D" w14:textId="77777777" w:rsidR="00C04D19" w:rsidRPr="00C04D19" w:rsidRDefault="00C04D19" w:rsidP="00C04D19"/>
    <w:p w14:paraId="5ADE9833" w14:textId="77777777" w:rsidR="008039D2" w:rsidRDefault="00EB4FF4" w:rsidP="0080232F">
      <w:r>
        <w:t xml:space="preserve">Optische Trackingverfahren verfolgen die Idee eine Positionierung und Orientierung von </w:t>
      </w:r>
      <w:r w:rsidR="00364823">
        <w:t xml:space="preserve">Objekten im Raum festzustellen. </w:t>
      </w:r>
      <w:r>
        <w:t xml:space="preserve">Diese Feststellung findet anhand von Tiefen- und Farbkameras </w:t>
      </w:r>
      <w:r w:rsidR="00CD3EDE">
        <w:t xml:space="preserve"> (RGBD-Kamera) </w:t>
      </w:r>
      <w:r>
        <w:t>statt</w:t>
      </w:r>
      <w:r w:rsidR="00CD3EDE">
        <w:t xml:space="preserve">. </w:t>
      </w:r>
      <w:r>
        <w:t xml:space="preserve">Diese können über ein mit Infrarot projiziertes Muster oder über die Berechnung der Laufzeiten des reflektierten Lichts (Time of Flight, TOF) eine Tiefenerkennung </w:t>
      </w:r>
      <w:r w:rsidR="000705D5">
        <w:t xml:space="preserve">durchführen und Bewegungen erkennen. </w:t>
      </w:r>
    </w:p>
    <w:p w14:paraId="6302F928" w14:textId="77EA8AB6" w:rsidR="00844C3B" w:rsidRDefault="00105C9B" w:rsidP="0080232F">
      <w:r>
        <w:t>Aktuelle Hardware</w:t>
      </w:r>
      <w:r w:rsidR="00D3188B">
        <w:t>,</w:t>
      </w:r>
      <w:r>
        <w:t xml:space="preserve"> </w:t>
      </w:r>
      <w:r w:rsidR="00D3188B">
        <w:t xml:space="preserve">die diese Technik anwendet, </w:t>
      </w:r>
      <w:r>
        <w:t>ist die Kinect von Microsoft</w:t>
      </w:r>
      <w:r w:rsidR="00484E7C">
        <w:t xml:space="preserve"> [</w:t>
      </w:r>
      <w:r w:rsidR="009221F7">
        <w:t>Kra12</w:t>
      </w:r>
      <w:r w:rsidR="00484E7C">
        <w:t>]</w:t>
      </w:r>
      <w:r>
        <w:t>, die es einem Nutzer erlaubt</w:t>
      </w:r>
      <w:r w:rsidR="00FC7607">
        <w:t>,</w:t>
      </w:r>
      <w:r>
        <w:t xml:space="preserve"> ohne einen Controller Bewegungen in eine virtuelle Welt zu übertragen</w:t>
      </w:r>
      <w:r w:rsidR="00714B7E">
        <w:t xml:space="preserve"> [Dör13]</w:t>
      </w:r>
      <w:r w:rsidR="007D5ABA">
        <w:t xml:space="preserve"> sowie die Leap Motion, die im Gegensatz zur Kinect nicht den ganzen Körper aufnimmt</w:t>
      </w:r>
      <w:r w:rsidR="00AA0AB4">
        <w:t>,</w:t>
      </w:r>
      <w:r w:rsidR="007D5ABA">
        <w:t xml:space="preserve"> sondern nur die Hände des Nutzers</w:t>
      </w:r>
      <w:r w:rsidR="00D94E83">
        <w:t xml:space="preserve"> [@Leap]</w:t>
      </w:r>
      <w:r w:rsidR="00173E70">
        <w:t>.</w:t>
      </w:r>
      <w:r w:rsidR="00D95D22">
        <w:t xml:space="preserve"> Eine noch in der Entwicklung befindliche Hardware ist</w:t>
      </w:r>
      <w:ins w:id="85" w:author="Autor">
        <w:r w:rsidR="009F378A">
          <w:t xml:space="preserve"> das</w:t>
        </w:r>
      </w:ins>
      <w:r w:rsidR="00D95D22">
        <w:t xml:space="preserve"> Project Tango von Google, was </w:t>
      </w:r>
      <w:r w:rsidR="00674200">
        <w:t xml:space="preserve">Ähnlichkeiten zu einem Android-Smartphone besitzt und es ermöglicht 3D Bewegungen, was auch die Translation mit einbezieht, innerhalb eines Raumes </w:t>
      </w:r>
      <w:r w:rsidR="008A15F4">
        <w:t>zu verfolgen [@Tan].</w:t>
      </w:r>
    </w:p>
    <w:p w14:paraId="195F7D7B" w14:textId="660FAF49" w:rsidR="003C31C1" w:rsidRDefault="003C31C1">
      <w:pPr>
        <w:spacing w:before="0" w:after="0" w:line="240" w:lineRule="auto"/>
        <w:jc w:val="left"/>
      </w:pPr>
    </w:p>
    <w:p w14:paraId="103E0BC2" w14:textId="2EE73A50" w:rsidR="00636D8D" w:rsidRDefault="00C86FF0" w:rsidP="00C86FF0">
      <w:pPr>
        <w:keepNext/>
        <w:ind w:right="-2"/>
      </w:pPr>
      <w:r>
        <w:rPr>
          <w:noProof/>
        </w:rPr>
        <w:drawing>
          <wp:anchor distT="0" distB="0" distL="114300" distR="114300" simplePos="0" relativeHeight="251777024" behindDoc="1" locked="0" layoutInCell="1" allowOverlap="1" wp14:anchorId="58BE52CA" wp14:editId="3DDED88E">
            <wp:simplePos x="0" y="0"/>
            <wp:positionH relativeFrom="column">
              <wp:posOffset>3139440</wp:posOffset>
            </wp:positionH>
            <wp:positionV relativeFrom="paragraph">
              <wp:posOffset>418465</wp:posOffset>
            </wp:positionV>
            <wp:extent cx="2426335" cy="1126490"/>
            <wp:effectExtent l="0" t="0" r="0" b="0"/>
            <wp:wrapTight wrapText="bothSides">
              <wp:wrapPolygon edited="0">
                <wp:start x="0" y="0"/>
                <wp:lineTo x="0" y="21186"/>
                <wp:lineTo x="21368" y="21186"/>
                <wp:lineTo x="21368" y="0"/>
                <wp:lineTo x="0" y="0"/>
              </wp:wrapPolygon>
            </wp:wrapTight>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rojects\_ba\doc\img\placeholder.png"/>
                    <pic:cNvPicPr>
                      <a:picLocks noChangeAspect="1" noChangeArrowheads="1"/>
                    </pic:cNvPicPr>
                  </pic:nvPicPr>
                  <pic:blipFill>
                    <a:blip r:embed="rId43" cstate="print">
                      <a:extLst>
                        <a:ext uri="{28A0092B-C50C-407E-A947-70E740481C1C}">
                          <a14:useLocalDpi xmlns:a14="http://schemas.microsoft.com/office/drawing/2010/main" val="0"/>
                        </a:ext>
                      </a:extLst>
                    </a:blip>
                    <a:stretch>
                      <a:fillRect/>
                    </a:stretch>
                  </pic:blipFill>
                  <pic:spPr bwMode="auto">
                    <a:xfrm>
                      <a:off x="0" y="0"/>
                      <a:ext cx="2426335" cy="1126490"/>
                    </a:xfrm>
                    <a:prstGeom prst="rect">
                      <a:avLst/>
                    </a:prstGeom>
                    <a:noFill/>
                    <a:ln>
                      <a:noFill/>
                    </a:ln>
                  </pic:spPr>
                </pic:pic>
              </a:graphicData>
            </a:graphic>
            <wp14:sizeRelH relativeFrom="page">
              <wp14:pctWidth>0</wp14:pctWidth>
            </wp14:sizeRelH>
            <wp14:sizeRelV relativeFrom="page">
              <wp14:pctHeight>0</wp14:pctHeight>
            </wp14:sizeRelV>
          </wp:anchor>
        </w:drawing>
      </w:r>
      <w:r w:rsidR="00A6097E">
        <w:rPr>
          <w:noProof/>
        </w:rPr>
        <w:drawing>
          <wp:inline distT="0" distB="0" distL="0" distR="0" wp14:anchorId="17857721" wp14:editId="043EBE93">
            <wp:extent cx="2977841" cy="1821600"/>
            <wp:effectExtent l="0" t="0" r="0" b="762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rojects\_ba\doc\img\placeholder.png"/>
                    <pic:cNvPicPr>
                      <a:picLocks noChangeAspect="1" noChangeArrowheads="1"/>
                    </pic:cNvPicPr>
                  </pic:nvPicPr>
                  <pic:blipFill>
                    <a:blip r:embed="rId44" cstate="print">
                      <a:extLst>
                        <a:ext uri="{28A0092B-C50C-407E-A947-70E740481C1C}">
                          <a14:useLocalDpi xmlns:a14="http://schemas.microsoft.com/office/drawing/2010/main" val="0"/>
                        </a:ext>
                      </a:extLst>
                    </a:blip>
                    <a:stretch>
                      <a:fillRect/>
                    </a:stretch>
                  </pic:blipFill>
                  <pic:spPr bwMode="auto">
                    <a:xfrm>
                      <a:off x="0" y="0"/>
                      <a:ext cx="2977841" cy="1821600"/>
                    </a:xfrm>
                    <a:prstGeom prst="rect">
                      <a:avLst/>
                    </a:prstGeom>
                    <a:noFill/>
                    <a:ln>
                      <a:noFill/>
                    </a:ln>
                  </pic:spPr>
                </pic:pic>
              </a:graphicData>
            </a:graphic>
          </wp:inline>
        </w:drawing>
      </w:r>
    </w:p>
    <w:p w14:paraId="346FD700" w14:textId="5560DDD4" w:rsidR="00943EB4" w:rsidRDefault="00636D8D" w:rsidP="00976F41">
      <w:pPr>
        <w:pStyle w:val="Beschriftung"/>
      </w:pPr>
      <w:bookmarkStart w:id="86" w:name="_Toc411006790"/>
      <w:r>
        <w:t xml:space="preserve">Abb. </w:t>
      </w:r>
      <w:r w:rsidR="00347A8B">
        <w:fldChar w:fldCharType="begin"/>
      </w:r>
      <w:r w:rsidR="00347A8B">
        <w:instrText xml:space="preserve"> STYLEREF 1 \s </w:instrText>
      </w:r>
      <w:r w:rsidR="00347A8B">
        <w:fldChar w:fldCharType="separate"/>
      </w:r>
      <w:r w:rsidR="000D0636">
        <w:rPr>
          <w:noProof/>
        </w:rPr>
        <w:t>2</w:t>
      </w:r>
      <w:r w:rsidR="00347A8B">
        <w:rPr>
          <w:noProof/>
        </w:rPr>
        <w:fldChar w:fldCharType="end"/>
      </w:r>
      <w:r w:rsidR="004F13BF">
        <w:t>.</w:t>
      </w:r>
      <w:r w:rsidR="00347A8B">
        <w:fldChar w:fldCharType="begin"/>
      </w:r>
      <w:r w:rsidR="00347A8B">
        <w:instrText xml:space="preserve"> SEQ Abb. \* ARABIC \s 1 </w:instrText>
      </w:r>
      <w:r w:rsidR="00347A8B">
        <w:fldChar w:fldCharType="separate"/>
      </w:r>
      <w:r w:rsidR="000D0636">
        <w:rPr>
          <w:noProof/>
        </w:rPr>
        <w:t>3</w:t>
      </w:r>
      <w:r w:rsidR="00347A8B">
        <w:rPr>
          <w:noProof/>
        </w:rPr>
        <w:fldChar w:fldCharType="end"/>
      </w:r>
      <w:r w:rsidR="00486D1F">
        <w:t xml:space="preserve"> Ansicht von </w:t>
      </w:r>
      <w:r w:rsidR="006D31B6">
        <w:t xml:space="preserve">der aktuellen </w:t>
      </w:r>
      <w:r w:rsidR="00486D1F">
        <w:t>Kinect</w:t>
      </w:r>
      <w:r w:rsidR="0099074A">
        <w:t xml:space="preserve"> [Com]</w:t>
      </w:r>
      <w:r w:rsidR="00486D1F">
        <w:t xml:space="preserve"> und </w:t>
      </w:r>
      <w:r>
        <w:t>Leap Motion</w:t>
      </w:r>
      <w:r w:rsidR="00C86FF0">
        <w:t xml:space="preserve"> [Com]</w:t>
      </w:r>
      <w:bookmarkEnd w:id="86"/>
      <w:r>
        <w:t xml:space="preserve"> </w:t>
      </w:r>
      <w:r w:rsidR="00943EB4">
        <w:br w:type="page"/>
      </w:r>
    </w:p>
    <w:p w14:paraId="3EF86DAE" w14:textId="2A820480" w:rsidR="00E46384" w:rsidRDefault="00855724" w:rsidP="0094748D">
      <w:pPr>
        <w:pStyle w:val="Hervorhebenfett"/>
      </w:pPr>
      <w:r>
        <w:lastRenderedPageBreak/>
        <w:t>Bewegungsplattformen</w:t>
      </w:r>
    </w:p>
    <w:p w14:paraId="462049BA" w14:textId="77777777" w:rsidR="00CD6A46" w:rsidRDefault="00CD6A46" w:rsidP="00CD6A46"/>
    <w:p w14:paraId="2D01978A" w14:textId="3403571F" w:rsidR="008C003E" w:rsidRDefault="009C5FC9" w:rsidP="00CD6A46">
      <w:r>
        <w:t xml:space="preserve">Bewegungsplattformen ermöglichen dem Nutzer die Fortbewegung in einer VR. Durch Laufen oder laufähnliche Bewegungen wird diese in die VR übertragen. Als Eingabegerät dienen hier Laufbänder, die eine omnidirektionale Bewegung, d.h. eine Bewegung in alle Richtungen ermöglichen. Solche omnidirektionalen Laufbänder (omnidirectional treadmill, ODT) </w:t>
      </w:r>
      <w:r w:rsidR="00F83D98">
        <w:t>können aus mehreren kleinen Laufbändern bestehen, die orthogonal zur Hauptrichtung angeordnet sind. Über Tracking wird die Geschwindigkeit der Laufbänder so gesteuert, dass sich der Nutzer immer in der Mitte der ODT befindet.</w:t>
      </w:r>
      <w:r w:rsidR="00CD56DB">
        <w:t xml:space="preserve"> Eine günstigere Alternative zum Tracking ist das fixieren des Nutzers durch</w:t>
      </w:r>
      <w:r w:rsidR="00B04E87">
        <w:t xml:space="preserve"> eine Halterung, wie in Abb. 2.4</w:t>
      </w:r>
      <w:r w:rsidR="008A0CC9">
        <w:t xml:space="preserve"> [Dör13]</w:t>
      </w:r>
      <w:r w:rsidR="00CD56DB">
        <w:t>.</w:t>
      </w:r>
      <w:r w:rsidR="00F83D98">
        <w:t xml:space="preserve"> </w:t>
      </w:r>
    </w:p>
    <w:p w14:paraId="58444733" w14:textId="54F923C3" w:rsidR="008C003E" w:rsidRDefault="008C003E" w:rsidP="00CD6A46"/>
    <w:p w14:paraId="5FB9375E" w14:textId="473D3B09" w:rsidR="00CD6A46" w:rsidRDefault="008C003E" w:rsidP="00CD6A46">
      <w:r>
        <w:t>Eine weitere Möglichkeit ist die Nutzung von entsprechend gelagerten Kugeln, in denen sich e</w:t>
      </w:r>
      <w:r w:rsidR="00A17C07">
        <w:t xml:space="preserve">in Nutzer bewegen kann und auf der Stelle bleibt. Hierbei wird das Laufen erschwert, da dem Nutzer kein ebener Boden zur Verfügung steht. </w:t>
      </w:r>
      <w:r w:rsidR="008A0CC9">
        <w:t>Als Beispiel ist hier die Cybersphere zu nennen</w:t>
      </w:r>
      <w:r w:rsidR="00390E80">
        <w:t xml:space="preserve"> [FRE03].</w:t>
      </w:r>
      <w:r w:rsidR="00B04E87">
        <w:t xml:space="preserve"> </w:t>
      </w:r>
    </w:p>
    <w:p w14:paraId="65D4746D" w14:textId="790CDD98" w:rsidR="00C77661" w:rsidRDefault="00C77661" w:rsidP="00CD6A46">
      <w:r>
        <w:rPr>
          <w:noProof/>
        </w:rPr>
        <mc:AlternateContent>
          <mc:Choice Requires="wps">
            <w:drawing>
              <wp:anchor distT="0" distB="0" distL="114300" distR="114300" simplePos="0" relativeHeight="251701248" behindDoc="0" locked="0" layoutInCell="1" allowOverlap="1" wp14:anchorId="44A25F2E" wp14:editId="365A5ACF">
                <wp:simplePos x="0" y="0"/>
                <wp:positionH relativeFrom="column">
                  <wp:posOffset>2062480</wp:posOffset>
                </wp:positionH>
                <wp:positionV relativeFrom="paragraph">
                  <wp:posOffset>1924050</wp:posOffset>
                </wp:positionV>
                <wp:extent cx="2886075" cy="201930"/>
                <wp:effectExtent l="0" t="0" r="9525" b="7620"/>
                <wp:wrapTopAndBottom/>
                <wp:docPr id="20" name="Textfeld 20"/>
                <wp:cNvGraphicFramePr/>
                <a:graphic xmlns:a="http://schemas.openxmlformats.org/drawingml/2006/main">
                  <a:graphicData uri="http://schemas.microsoft.com/office/word/2010/wordprocessingShape">
                    <wps:wsp>
                      <wps:cNvSpPr txBox="1"/>
                      <wps:spPr>
                        <a:xfrm>
                          <a:off x="0" y="0"/>
                          <a:ext cx="2886075" cy="201930"/>
                        </a:xfrm>
                        <a:prstGeom prst="rect">
                          <a:avLst/>
                        </a:prstGeom>
                        <a:noFill/>
                        <a:ln>
                          <a:noFill/>
                        </a:ln>
                        <a:effectLst/>
                      </wps:spPr>
                      <wps:txbx>
                        <w:txbxContent>
                          <w:p w14:paraId="4855E323" w14:textId="0F5AB06C" w:rsidR="003F7CAE" w:rsidRPr="00D47D96" w:rsidRDefault="003F7CAE" w:rsidP="00CD56DB">
                            <w:pPr>
                              <w:pStyle w:val="Beschriftung"/>
                              <w:rPr>
                                <w:noProof/>
                                <w:sz w:val="24"/>
                                <w:szCs w:val="24"/>
                              </w:rPr>
                            </w:pPr>
                            <w:bookmarkStart w:id="87" w:name="_Toc411006791"/>
                            <w:r>
                              <w:t xml:space="preserve">Abb. </w:t>
                            </w:r>
                            <w:r w:rsidR="00347A8B">
                              <w:fldChar w:fldCharType="begin"/>
                            </w:r>
                            <w:r w:rsidR="00347A8B">
                              <w:instrText xml:space="preserve"> STYLEREF 1 \s </w:instrText>
                            </w:r>
                            <w:r w:rsidR="00347A8B">
                              <w:fldChar w:fldCharType="separate"/>
                            </w:r>
                            <w:r>
                              <w:rPr>
                                <w:noProof/>
                              </w:rPr>
                              <w:t>2</w:t>
                            </w:r>
                            <w:r w:rsidR="00347A8B">
                              <w:rPr>
                                <w:noProof/>
                              </w:rPr>
                              <w:fldChar w:fldCharType="end"/>
                            </w:r>
                            <w:r>
                              <w:t>.</w:t>
                            </w:r>
                            <w:r w:rsidR="00347A8B">
                              <w:fldChar w:fldCharType="begin"/>
                            </w:r>
                            <w:r w:rsidR="00347A8B">
                              <w:instrText xml:space="preserve"> SEQ Abb. \* ARABIC \s 1 </w:instrText>
                            </w:r>
                            <w:r w:rsidR="00347A8B">
                              <w:fldChar w:fldCharType="separate"/>
                            </w:r>
                            <w:r>
                              <w:rPr>
                                <w:noProof/>
                              </w:rPr>
                              <w:t>4</w:t>
                            </w:r>
                            <w:r w:rsidR="00347A8B">
                              <w:rPr>
                                <w:noProof/>
                              </w:rPr>
                              <w:fldChar w:fldCharType="end"/>
                            </w:r>
                            <w:r>
                              <w:t xml:space="preserve"> ODT mit Halterung für den Nutzer [Com]</w:t>
                            </w:r>
                            <w:bookmarkEnd w:id="8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A25F2E" id="Textfeld 20" o:spid="_x0000_s1028" type="#_x0000_t202" style="position:absolute;left:0;text-align:left;margin-left:162.4pt;margin-top:151.5pt;width:227.25pt;height:15.9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" filled="f" stroked="f">
                <v:textbox inset="0,0,0,0">
                  <w:txbxContent>
                    <w:p w14:paraId="4855E323" w14:textId="0F5AB06C" w:rsidR="003F7CAE" w:rsidRPr="00D47D96" w:rsidRDefault="003F7CAE" w:rsidP="00CD56DB">
                      <w:pPr>
                        <w:pStyle w:val="Beschriftung"/>
                        <w:rPr>
                          <w:noProof/>
                          <w:sz w:val="24"/>
                          <w:szCs w:val="24"/>
                        </w:rPr>
                      </w:pPr>
                      <w:bookmarkStart w:id="88" w:name="_Toc411006791"/>
                      <w:r>
                        <w:t xml:space="preserve">Abb. </w:t>
                      </w:r>
                      <w:r w:rsidR="00347A8B">
                        <w:fldChar w:fldCharType="begin"/>
                      </w:r>
                      <w:r w:rsidR="00347A8B">
                        <w:instrText xml:space="preserve"> STYLEREF 1 \s </w:instrText>
                      </w:r>
                      <w:r w:rsidR="00347A8B">
                        <w:fldChar w:fldCharType="separate"/>
                      </w:r>
                      <w:r>
                        <w:rPr>
                          <w:noProof/>
                        </w:rPr>
                        <w:t>2</w:t>
                      </w:r>
                      <w:r w:rsidR="00347A8B">
                        <w:rPr>
                          <w:noProof/>
                        </w:rPr>
                        <w:fldChar w:fldCharType="end"/>
                      </w:r>
                      <w:r>
                        <w:t>.</w:t>
                      </w:r>
                      <w:r w:rsidR="00347A8B">
                        <w:fldChar w:fldCharType="begin"/>
                      </w:r>
                      <w:r w:rsidR="00347A8B">
                        <w:instrText xml:space="preserve"> SEQ Abb. \* ARABIC \s 1 </w:instrText>
                      </w:r>
                      <w:r w:rsidR="00347A8B">
                        <w:fldChar w:fldCharType="separate"/>
                      </w:r>
                      <w:r>
                        <w:rPr>
                          <w:noProof/>
                        </w:rPr>
                        <w:t>4</w:t>
                      </w:r>
                      <w:r w:rsidR="00347A8B">
                        <w:rPr>
                          <w:noProof/>
                        </w:rPr>
                        <w:fldChar w:fldCharType="end"/>
                      </w:r>
                      <w:r>
                        <w:t xml:space="preserve"> ODT mit Halterung für den Nutzer [Com]</w:t>
                      </w:r>
                      <w:bookmarkEnd w:id="88"/>
                    </w:p>
                  </w:txbxContent>
                </v:textbox>
                <w10:wrap type="topAndBottom"/>
              </v:shape>
            </w:pict>
          </mc:Fallback>
        </mc:AlternateContent>
      </w:r>
      <w:r>
        <w:rPr>
          <w:noProof/>
        </w:rPr>
        <w:drawing>
          <wp:anchor distT="0" distB="0" distL="114300" distR="114300" simplePos="0" relativeHeight="251699200" behindDoc="1" locked="0" layoutInCell="1" allowOverlap="1" wp14:anchorId="51A8F629" wp14:editId="2FB187C3">
            <wp:simplePos x="0" y="0"/>
            <wp:positionH relativeFrom="column">
              <wp:posOffset>-24765</wp:posOffset>
            </wp:positionH>
            <wp:positionV relativeFrom="paragraph">
              <wp:posOffset>306705</wp:posOffset>
            </wp:positionV>
            <wp:extent cx="1963610" cy="1821600"/>
            <wp:effectExtent l="0" t="0" r="0" b="7620"/>
            <wp:wrapTopAndBottom/>
            <wp:docPr id="19" name="Grafik 19" descr="C:\projects\_ba\doc\img\omnidirectio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rojects\_ba\doc\img\omnidirectional.JPG"/>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l="4957" t="2444" r="5128" b="5827"/>
                    <a:stretch/>
                  </pic:blipFill>
                  <pic:spPr bwMode="auto">
                    <a:xfrm>
                      <a:off x="0" y="0"/>
                      <a:ext cx="1963610" cy="18216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64D7378" w14:textId="77777777" w:rsidR="00943EB4" w:rsidRDefault="00943EB4" w:rsidP="00CD6A46"/>
    <w:p w14:paraId="183F7940" w14:textId="1145D2BD" w:rsidR="00437F9F" w:rsidRDefault="00437F9F" w:rsidP="0094748D">
      <w:pPr>
        <w:pStyle w:val="Hervorhebenfett"/>
      </w:pPr>
      <w:r>
        <w:t>Akustisches Tracking</w:t>
      </w:r>
    </w:p>
    <w:p w14:paraId="561B5D65" w14:textId="1CBB4903" w:rsidR="00437F9F" w:rsidRDefault="00437F9F" w:rsidP="00437F9F"/>
    <w:p w14:paraId="7B6A7011" w14:textId="049C413E" w:rsidR="00553EA7" w:rsidRDefault="0083196E" w:rsidP="00553EA7">
      <w:r>
        <w:t>Das akustische Tracking</w:t>
      </w:r>
      <w:r w:rsidR="00D27D98">
        <w:t xml:space="preserve"> nutzt Unterschiede in der Laufzeit oder Phase von Schallwellen. </w:t>
      </w:r>
      <w:r w:rsidR="00F86321">
        <w:t>Dabei wird Ultraschall verwendet und mithilfe eines Senders</w:t>
      </w:r>
      <w:r w:rsidR="00AA0AB4">
        <w:t xml:space="preserve"> und Empfängers wird eine Abstandsbestimmung durchgeführt. Der Sender wird</w:t>
      </w:r>
      <w:r w:rsidR="00F86321">
        <w:t xml:space="preserve"> am zu übe</w:t>
      </w:r>
      <w:r w:rsidR="00AA0AB4">
        <w:t>rwachenden Objekt angebracht</w:t>
      </w:r>
      <w:r w:rsidR="00F86321">
        <w:t>. Durch die so gesammelten Daten können Bewegungen in die VR übertragen werden.</w:t>
      </w:r>
      <w:r w:rsidR="00553EA7">
        <w:t xml:space="preserve"> </w:t>
      </w:r>
      <w:r w:rsidR="006A45FE">
        <w:t xml:space="preserve">Je mehr </w:t>
      </w:r>
      <w:r w:rsidR="006A45FE">
        <w:lastRenderedPageBreak/>
        <w:t>Sender und Empfänger genutzt werden, desto höher sind die DOF die erreicht werden können</w:t>
      </w:r>
      <w:r w:rsidR="00D85E2C">
        <w:t xml:space="preserve"> [Dör13]</w:t>
      </w:r>
      <w:r w:rsidR="006B657E">
        <w:t xml:space="preserve">. </w:t>
      </w:r>
      <w:r w:rsidR="00553EA7">
        <w:br w:type="page"/>
      </w:r>
    </w:p>
    <w:p w14:paraId="62733956" w14:textId="63AC3336" w:rsidR="006A7088" w:rsidRDefault="00F942CE" w:rsidP="00BE02C1">
      <w:pPr>
        <w:ind w:left="431" w:firstLine="4"/>
        <w:rPr>
          <w:rStyle w:val="Hervorhebung"/>
        </w:rPr>
      </w:pPr>
      <w:r>
        <w:rPr>
          <w:rStyle w:val="Hervorhebung"/>
        </w:rPr>
        <w:lastRenderedPageBreak/>
        <w:t>„</w:t>
      </w:r>
      <w:r w:rsidR="00BE02C1">
        <w:rPr>
          <w:rStyle w:val="Hervorhebung"/>
        </w:rPr>
        <w:t xml:space="preserve">Durch Hinzufügen </w:t>
      </w:r>
      <w:r w:rsidR="00BE02C1" w:rsidRPr="006B657E">
        <w:rPr>
          <w:rStyle w:val="Hervorhebung"/>
        </w:rPr>
        <w:t>eines zweiten Senders oder eines zweiten Empfängers kann die Position bereits auf eine</w:t>
      </w:r>
      <w:r w:rsidR="00BE02C1">
        <w:rPr>
          <w:rStyle w:val="Hervorhebung"/>
        </w:rPr>
        <w:t xml:space="preserve"> </w:t>
      </w:r>
      <w:r w:rsidR="00BE02C1" w:rsidRPr="006B657E">
        <w:rPr>
          <w:rStyle w:val="Hervorhebung"/>
        </w:rPr>
        <w:t>Kreisbahn (als Schnittpunkt von zwei Kugeln) eingegrenzt werden. Die Erweiterung eines</w:t>
      </w:r>
      <w:r w:rsidR="00BE02C1">
        <w:rPr>
          <w:rStyle w:val="Hervorhebung"/>
        </w:rPr>
        <w:t xml:space="preserve"> </w:t>
      </w:r>
      <w:r w:rsidR="00BE02C1" w:rsidRPr="006B657E">
        <w:rPr>
          <w:rStyle w:val="Hervorhebung"/>
        </w:rPr>
        <w:t>dritten Senders oder Empfängers schränkt dann die Position auf zwei Punkte ein (als</w:t>
      </w:r>
      <w:r w:rsidR="00BE02C1">
        <w:rPr>
          <w:rStyle w:val="Hervorhebung"/>
        </w:rPr>
        <w:t xml:space="preserve"> </w:t>
      </w:r>
      <w:r w:rsidR="00BE02C1" w:rsidRPr="006B657E">
        <w:rPr>
          <w:rStyle w:val="Hervorhebung"/>
        </w:rPr>
        <w:t>Schnittpunkte von drei Kugeln bzw. als Schnittpunkte von zwei Kreisen). Mittels Plausibilitätsüberprüfung wird aus diesen beiden die Position bestimmt</w:t>
      </w:r>
      <w:r>
        <w:rPr>
          <w:rStyle w:val="Hervorhebung"/>
        </w:rPr>
        <w:t>.“</w:t>
      </w:r>
      <w:r w:rsidR="00C56032">
        <w:rPr>
          <w:rStyle w:val="Hervorhebung"/>
        </w:rPr>
        <w:t xml:space="preserve"> [Dör13]</w:t>
      </w:r>
    </w:p>
    <w:p w14:paraId="7C47A14A" w14:textId="3753BDED" w:rsidR="006A7088" w:rsidRDefault="006A7088">
      <w:pPr>
        <w:spacing w:before="0" w:after="0" w:line="240" w:lineRule="auto"/>
        <w:jc w:val="left"/>
        <w:rPr>
          <w:rStyle w:val="Hervorhebung"/>
        </w:rPr>
      </w:pPr>
    </w:p>
    <w:p w14:paraId="6303A16C" w14:textId="77777777" w:rsidR="006A7088" w:rsidRDefault="006A7088" w:rsidP="006A7088">
      <w:r>
        <w:t xml:space="preserve">So können mit einem Sender und drei Empfängern die drei DOF der Translation erreicht werden und mit drei Sendern sogar sechs DOF. </w:t>
      </w:r>
    </w:p>
    <w:p w14:paraId="32F56D16" w14:textId="55E36D14" w:rsidR="00FC7607" w:rsidRDefault="006A7088" w:rsidP="00FC7607">
      <w:r>
        <w:t xml:space="preserve">Der Vorteil liegt hier </w:t>
      </w:r>
      <w:r w:rsidR="00AA0AB4">
        <w:t>in</w:t>
      </w:r>
      <w:r>
        <w:t xml:space="preserve"> den günstigen Anschaffungskosten. Diese stehen aber einem </w:t>
      </w:r>
      <w:r w:rsidR="00A07C40">
        <w:t>großen</w:t>
      </w:r>
      <w:r>
        <w:t xml:space="preserve"> Nachteil gegenüber. Dieser </w:t>
      </w:r>
      <w:r w:rsidR="00AA0AB4">
        <w:t xml:space="preserve">Nachteil </w:t>
      </w:r>
      <w:r>
        <w:t>besteht in der Empfindlichkeit des Systems in Bezug auf Temperatur- oder Luftdruckänderungen. Eine solche Änderung hat jedes Mal eine Neukalibrierung des Systems zur Folge.</w:t>
      </w:r>
    </w:p>
    <w:p w14:paraId="32D29E9B" w14:textId="77777777" w:rsidR="00244058" w:rsidRPr="00FC7607" w:rsidRDefault="00244058" w:rsidP="00FC7607"/>
    <w:p w14:paraId="5C85F647" w14:textId="0E44750B" w:rsidR="00FB6972" w:rsidRDefault="00437F9F" w:rsidP="0094748D">
      <w:pPr>
        <w:pStyle w:val="Hervorhebenfett"/>
      </w:pPr>
      <w:r>
        <w:t>Inertial Tracking</w:t>
      </w:r>
    </w:p>
    <w:p w14:paraId="08193FC9" w14:textId="77777777" w:rsidR="00244058" w:rsidRPr="00244058" w:rsidRDefault="00244058" w:rsidP="00244058"/>
    <w:p w14:paraId="7E0A2B5A" w14:textId="2B3B9874" w:rsidR="00B00AEF" w:rsidRDefault="00341637" w:rsidP="00FB6972">
      <w:r>
        <w:t>Das Inertial Tracking nutzt Sensoren, die die Beschleunigung messen. Diese werden auch Trägheits- oder Beschleunigungssensoren genannt. Diese können in lineare Inertialsensoren und Beschleunigungssensoren unterteilt werden. Erstere messen die Beschleunigung anhand einer Achse und letztere erfassen die Winkelbeschleunigung um eine Achse</w:t>
      </w:r>
      <w:r w:rsidR="0035501C">
        <w:t xml:space="preserve"> und werden auch Gyrosensoren genannt aufgrund des ähnlichem Verhaltens zu einem Gyroskop.</w:t>
      </w:r>
      <w:r w:rsidR="00BB0CE1">
        <w:t xml:space="preserve"> Die linearen Beschleunigungssensoren werden im Ruhezustand zur Lagebestimmung genutzt [Dör13]. </w:t>
      </w:r>
    </w:p>
    <w:p w14:paraId="2D8AAB72" w14:textId="2EE5A47F" w:rsidR="00B00AEF" w:rsidRDefault="00B00AEF">
      <w:pPr>
        <w:spacing w:before="0" w:after="0" w:line="240" w:lineRule="auto"/>
        <w:jc w:val="left"/>
      </w:pPr>
    </w:p>
    <w:p w14:paraId="2F0FCF8E" w14:textId="51BFE25D" w:rsidR="00F3027D" w:rsidRDefault="00C13775" w:rsidP="000A7EB5">
      <w:pPr>
        <w:ind w:left="431"/>
        <w:rPr>
          <w:rStyle w:val="Hervorhebung"/>
        </w:rPr>
      </w:pPr>
      <w:r>
        <w:rPr>
          <w:rStyle w:val="Hervorhebung"/>
        </w:rPr>
        <w:t>„</w:t>
      </w:r>
      <w:r w:rsidR="00BB0CE1" w:rsidRPr="000A7EB5">
        <w:rPr>
          <w:rStyle w:val="Hervorhebung"/>
        </w:rPr>
        <w:t>Dann kann auf Basis der Erdbeschleunigung die Neigung zu deren Richtung (d. h. der Senkrechten) gemessen werden. Da die Ausrichtung in der Horizontalen (y-Achse) senkrecht zur Gravitation liegt, kann diese mit linearen Inertialsensoren nicht erfasst werden. Es werden somit maximal Rotationen um die beiden in der horizontalen Ebene liegenden Achsen (x-Achse und z-Achse) erfasst</w:t>
      </w:r>
      <w:r>
        <w:rPr>
          <w:rStyle w:val="Hervorhebung"/>
        </w:rPr>
        <w:t>.“</w:t>
      </w:r>
      <w:r w:rsidR="000A7EB5">
        <w:rPr>
          <w:rStyle w:val="Hervorhebung"/>
        </w:rPr>
        <w:t xml:space="preserve"> [Dör13]</w:t>
      </w:r>
    </w:p>
    <w:p w14:paraId="495BDDDB" w14:textId="183CD8AC" w:rsidR="00F3027D" w:rsidRDefault="00F3027D">
      <w:pPr>
        <w:spacing w:before="0" w:after="0" w:line="240" w:lineRule="auto"/>
        <w:jc w:val="left"/>
        <w:rPr>
          <w:rStyle w:val="Hervorhebung"/>
        </w:rPr>
      </w:pPr>
    </w:p>
    <w:p w14:paraId="47FA8EA6" w14:textId="723F5623" w:rsidR="00553EA7" w:rsidRDefault="00853B88" w:rsidP="00553EA7">
      <w:pPr>
        <w:rPr>
          <w:rStyle w:val="Hervorhebung"/>
          <w:i w:val="0"/>
        </w:rPr>
      </w:pPr>
      <w:r>
        <w:rPr>
          <w:rStyle w:val="Hervorhebung"/>
          <w:i w:val="0"/>
        </w:rPr>
        <w:t xml:space="preserve">Neben der Lageerfassung kann auch eine Positionsbestimmung stattfinden. Diese ist aufgrund der geringen Genauigkeit bei der Umwandlung von analogen Messwerten zu digitalen Werten aber nicht optimal und kann zu Drifteffekten führen. </w:t>
      </w:r>
      <w:r w:rsidR="000E11B1">
        <w:rPr>
          <w:rStyle w:val="Hervorhebung"/>
          <w:i w:val="0"/>
        </w:rPr>
        <w:t>Dasselbe gilt für die Messung der Winkelgeschwindigkeit um einen Rotat</w:t>
      </w:r>
      <w:r w:rsidR="006B0DD9">
        <w:rPr>
          <w:rStyle w:val="Hervorhebung"/>
          <w:i w:val="0"/>
        </w:rPr>
        <w:t xml:space="preserve">ionswinkel zu erhalten [Dör13]. </w:t>
      </w:r>
      <w:r w:rsidR="00553EA7">
        <w:rPr>
          <w:rStyle w:val="Hervorhebung"/>
          <w:i w:val="0"/>
        </w:rPr>
        <w:br w:type="page"/>
      </w:r>
    </w:p>
    <w:p w14:paraId="3E452D2A" w14:textId="31D34CB1" w:rsidR="00C82DCC" w:rsidRDefault="006B0DD9" w:rsidP="00FB6972">
      <w:pPr>
        <w:rPr>
          <w:iCs/>
        </w:rPr>
      </w:pPr>
      <w:r>
        <w:rPr>
          <w:rStyle w:val="Hervorhebung"/>
          <w:i w:val="0"/>
        </w:rPr>
        <w:lastRenderedPageBreak/>
        <w:t>Als Beispiel ist hier Sphero</w:t>
      </w:r>
      <w:r w:rsidR="001D50CE">
        <w:rPr>
          <w:rStyle w:val="Hervorhebung"/>
          <w:i w:val="0"/>
        </w:rPr>
        <w:t xml:space="preserve"> [@Sph]</w:t>
      </w:r>
      <w:r>
        <w:rPr>
          <w:rStyle w:val="Hervorhebung"/>
          <w:i w:val="0"/>
        </w:rPr>
        <w:t xml:space="preserve"> und 3DRudder</w:t>
      </w:r>
      <w:r w:rsidR="001D50CE">
        <w:rPr>
          <w:rStyle w:val="Hervorhebung"/>
          <w:i w:val="0"/>
        </w:rPr>
        <w:t xml:space="preserve"> [@Rud]</w:t>
      </w:r>
      <w:r w:rsidR="00417024">
        <w:rPr>
          <w:rStyle w:val="Hervorhebung"/>
          <w:i w:val="0"/>
        </w:rPr>
        <w:t xml:space="preserve"> aufzuführen. Sphero ist eine Kugel mit entsprechenden Sensoren, die mit einer Hand bedient werden kann und 3DRudder wird mit den Füßen bedient. Auf diese beiden Controller wird im weiteren Verlauf der Arbeit noch genauer eingegangen.</w:t>
      </w:r>
    </w:p>
    <w:p w14:paraId="145E32B3" w14:textId="60B4A53E" w:rsidR="00417024" w:rsidRDefault="00C82DCC" w:rsidP="00FB6972">
      <w:pPr>
        <w:rPr>
          <w:rStyle w:val="Hervorhebung"/>
          <w:i w:val="0"/>
        </w:rPr>
      </w:pPr>
      <w:r>
        <w:rPr>
          <w:iCs/>
          <w:noProof/>
        </w:rPr>
        <w:drawing>
          <wp:anchor distT="0" distB="0" distL="114300" distR="114300" simplePos="0" relativeHeight="251755520" behindDoc="0" locked="0" layoutInCell="1" allowOverlap="1" wp14:anchorId="4CAE798E" wp14:editId="721885D6">
            <wp:simplePos x="0" y="0"/>
            <wp:positionH relativeFrom="column">
              <wp:posOffset>-3810</wp:posOffset>
            </wp:positionH>
            <wp:positionV relativeFrom="paragraph">
              <wp:posOffset>413385</wp:posOffset>
            </wp:positionV>
            <wp:extent cx="2732405" cy="1821180"/>
            <wp:effectExtent l="0" t="0" r="0" b="7620"/>
            <wp:wrapTopAndBottom/>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laceholder.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732405" cy="1821180"/>
                    </a:xfrm>
                    <a:prstGeom prst="rect">
                      <a:avLst/>
                    </a:prstGeom>
                  </pic:spPr>
                </pic:pic>
              </a:graphicData>
            </a:graphic>
            <wp14:sizeRelH relativeFrom="page">
              <wp14:pctWidth>0</wp14:pctWidth>
            </wp14:sizeRelH>
            <wp14:sizeRelV relativeFrom="page">
              <wp14:pctHeight>0</wp14:pctHeight>
            </wp14:sizeRelV>
          </wp:anchor>
        </w:drawing>
      </w:r>
      <w:r>
        <w:rPr>
          <w:iCs/>
          <w:noProof/>
        </w:rPr>
        <w:drawing>
          <wp:anchor distT="0" distB="0" distL="114300" distR="114300" simplePos="0" relativeHeight="251756544" behindDoc="1" locked="0" layoutInCell="1" allowOverlap="1" wp14:anchorId="60775AB9" wp14:editId="026917B7">
            <wp:simplePos x="0" y="0"/>
            <wp:positionH relativeFrom="column">
              <wp:posOffset>2839720</wp:posOffset>
            </wp:positionH>
            <wp:positionV relativeFrom="paragraph">
              <wp:posOffset>409575</wp:posOffset>
            </wp:positionV>
            <wp:extent cx="2724150" cy="1821180"/>
            <wp:effectExtent l="0" t="0" r="0" b="7620"/>
            <wp:wrapTight wrapText="bothSides">
              <wp:wrapPolygon edited="0">
                <wp:start x="0" y="0"/>
                <wp:lineTo x="0" y="21464"/>
                <wp:lineTo x="21449" y="21464"/>
                <wp:lineTo x="21449" y="0"/>
                <wp:lineTo x="0" y="0"/>
              </wp:wrapPolygon>
            </wp:wrapTight>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laceholder.png"/>
                    <pic:cNvPicPr/>
                  </pic:nvPicPr>
                  <pic:blipFill rotWithShape="1">
                    <a:blip r:embed="rId47" cstate="print">
                      <a:extLst>
                        <a:ext uri="{28A0092B-C50C-407E-A947-70E740481C1C}">
                          <a14:useLocalDpi xmlns:a14="http://schemas.microsoft.com/office/drawing/2010/main" val="0"/>
                        </a:ext>
                      </a:extLst>
                    </a:blip>
                    <a:srcRect l="7059" r="8825"/>
                    <a:stretch/>
                  </pic:blipFill>
                  <pic:spPr bwMode="auto">
                    <a:xfrm>
                      <a:off x="0" y="0"/>
                      <a:ext cx="2724150" cy="18211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17B4B">
        <w:rPr>
          <w:noProof/>
        </w:rPr>
        <mc:AlternateContent>
          <mc:Choice Requires="wps">
            <w:drawing>
              <wp:anchor distT="0" distB="0" distL="114300" distR="114300" simplePos="0" relativeHeight="251758592" behindDoc="0" locked="0" layoutInCell="1" allowOverlap="1" wp14:anchorId="5F21A869" wp14:editId="0D343822">
                <wp:simplePos x="0" y="0"/>
                <wp:positionH relativeFrom="column">
                  <wp:posOffset>-3810</wp:posOffset>
                </wp:positionH>
                <wp:positionV relativeFrom="paragraph">
                  <wp:posOffset>2230755</wp:posOffset>
                </wp:positionV>
                <wp:extent cx="5567680" cy="247650"/>
                <wp:effectExtent l="0" t="0" r="0" b="0"/>
                <wp:wrapTopAndBottom/>
                <wp:docPr id="55" name="Textfeld 55"/>
                <wp:cNvGraphicFramePr/>
                <a:graphic xmlns:a="http://schemas.openxmlformats.org/drawingml/2006/main">
                  <a:graphicData uri="http://schemas.microsoft.com/office/word/2010/wordprocessingShape">
                    <wps:wsp>
                      <wps:cNvSpPr txBox="1"/>
                      <wps:spPr>
                        <a:xfrm>
                          <a:off x="0" y="0"/>
                          <a:ext cx="5567680" cy="247650"/>
                        </a:xfrm>
                        <a:prstGeom prst="rect">
                          <a:avLst/>
                        </a:prstGeom>
                        <a:solidFill>
                          <a:prstClr val="white"/>
                        </a:solidFill>
                        <a:ln>
                          <a:noFill/>
                        </a:ln>
                        <a:effectLst/>
                      </wps:spPr>
                      <wps:txbx>
                        <w:txbxContent>
                          <w:p w14:paraId="6FB63E02" w14:textId="4EB89A22" w:rsidR="003F7CAE" w:rsidRPr="00832890" w:rsidRDefault="003F7CAE" w:rsidP="00417024">
                            <w:pPr>
                              <w:pStyle w:val="Beschriftung"/>
                              <w:rPr>
                                <w:iCs/>
                                <w:noProof/>
                                <w:sz w:val="24"/>
                                <w:szCs w:val="24"/>
                              </w:rPr>
                            </w:pPr>
                            <w:bookmarkStart w:id="89" w:name="_Toc411006792"/>
                            <w:r>
                              <w:t xml:space="preserve">Abb. </w:t>
                            </w:r>
                            <w:r w:rsidR="00347A8B">
                              <w:fldChar w:fldCharType="begin"/>
                            </w:r>
                            <w:r w:rsidR="00347A8B">
                              <w:instrText xml:space="preserve"> STYLEREF 1 \s </w:instrText>
                            </w:r>
                            <w:r w:rsidR="00347A8B">
                              <w:fldChar w:fldCharType="separate"/>
                            </w:r>
                            <w:r>
                              <w:rPr>
                                <w:noProof/>
                              </w:rPr>
                              <w:t>2</w:t>
                            </w:r>
                            <w:r w:rsidR="00347A8B">
                              <w:rPr>
                                <w:noProof/>
                              </w:rPr>
                              <w:fldChar w:fldCharType="end"/>
                            </w:r>
                            <w:r>
                              <w:t>.</w:t>
                            </w:r>
                            <w:r w:rsidR="00347A8B">
                              <w:fldChar w:fldCharType="begin"/>
                            </w:r>
                            <w:r w:rsidR="00347A8B">
                              <w:instrText xml:space="preserve"> SEQ Abb.</w:instrText>
                            </w:r>
                            <w:r w:rsidR="00347A8B">
                              <w:instrText xml:space="preserve"> \* ARABIC \s 1 </w:instrText>
                            </w:r>
                            <w:r w:rsidR="00347A8B">
                              <w:fldChar w:fldCharType="separate"/>
                            </w:r>
                            <w:r>
                              <w:rPr>
                                <w:noProof/>
                              </w:rPr>
                              <w:t>5</w:t>
                            </w:r>
                            <w:r w:rsidR="00347A8B">
                              <w:rPr>
                                <w:noProof/>
                              </w:rPr>
                              <w:fldChar w:fldCharType="end"/>
                            </w:r>
                            <w:r>
                              <w:t xml:space="preserve"> </w:t>
                            </w:r>
                            <w:del w:id="90" w:author="Autor">
                              <w:r w:rsidDel="009F378A">
                                <w:delText>Spehro</w:delText>
                              </w:r>
                            </w:del>
                            <w:ins w:id="91" w:author="Autor">
                              <w:r w:rsidR="009F378A">
                                <w:t>Sphero</w:t>
                              </w:r>
                            </w:ins>
                            <w:r>
                              <w:t>[Orb] und 3D Rudder [Rud]</w:t>
                            </w:r>
                            <w:bookmarkEnd w:id="8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21A869" id="Textfeld 55" o:spid="_x0000_s1029" type="#_x0000_t202" style="position:absolute;left:0;text-align:left;margin-left:-.3pt;margin-top:175.65pt;width:438.4pt;height:19.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" stroked="f">
                <v:textbox inset="0,0,0,0">
                  <w:txbxContent>
                    <w:p w14:paraId="6FB63E02" w14:textId="4EB89A22" w:rsidR="003F7CAE" w:rsidRPr="00832890" w:rsidRDefault="003F7CAE" w:rsidP="00417024">
                      <w:pPr>
                        <w:pStyle w:val="Beschriftung"/>
                        <w:rPr>
                          <w:iCs/>
                          <w:noProof/>
                          <w:sz w:val="24"/>
                          <w:szCs w:val="24"/>
                        </w:rPr>
                      </w:pPr>
                      <w:bookmarkStart w:id="92" w:name="_Toc411006792"/>
                      <w:r>
                        <w:t xml:space="preserve">Abb. </w:t>
                      </w:r>
                      <w:r w:rsidR="00347A8B">
                        <w:fldChar w:fldCharType="begin"/>
                      </w:r>
                      <w:r w:rsidR="00347A8B">
                        <w:instrText xml:space="preserve"> STYLEREF 1 \s </w:instrText>
                      </w:r>
                      <w:r w:rsidR="00347A8B">
                        <w:fldChar w:fldCharType="separate"/>
                      </w:r>
                      <w:r>
                        <w:rPr>
                          <w:noProof/>
                        </w:rPr>
                        <w:t>2</w:t>
                      </w:r>
                      <w:r w:rsidR="00347A8B">
                        <w:rPr>
                          <w:noProof/>
                        </w:rPr>
                        <w:fldChar w:fldCharType="end"/>
                      </w:r>
                      <w:r>
                        <w:t>.</w:t>
                      </w:r>
                      <w:r w:rsidR="00347A8B">
                        <w:fldChar w:fldCharType="begin"/>
                      </w:r>
                      <w:r w:rsidR="00347A8B">
                        <w:instrText xml:space="preserve"> SEQ Abb.</w:instrText>
                      </w:r>
                      <w:r w:rsidR="00347A8B">
                        <w:instrText xml:space="preserve"> \* ARABIC \s 1 </w:instrText>
                      </w:r>
                      <w:r w:rsidR="00347A8B">
                        <w:fldChar w:fldCharType="separate"/>
                      </w:r>
                      <w:r>
                        <w:rPr>
                          <w:noProof/>
                        </w:rPr>
                        <w:t>5</w:t>
                      </w:r>
                      <w:r w:rsidR="00347A8B">
                        <w:rPr>
                          <w:noProof/>
                        </w:rPr>
                        <w:fldChar w:fldCharType="end"/>
                      </w:r>
                      <w:r>
                        <w:t xml:space="preserve"> </w:t>
                      </w:r>
                      <w:del w:id="93" w:author="Autor">
                        <w:r w:rsidDel="009F378A">
                          <w:delText>Spehro</w:delText>
                        </w:r>
                      </w:del>
                      <w:ins w:id="94" w:author="Autor">
                        <w:r w:rsidR="009F378A">
                          <w:t>Sphero</w:t>
                        </w:r>
                      </w:ins>
                      <w:r>
                        <w:t>[Orb] und 3D Rudder [Rud]</w:t>
                      </w:r>
                      <w:bookmarkEnd w:id="92"/>
                    </w:p>
                  </w:txbxContent>
                </v:textbox>
                <w10:wrap type="topAndBottom"/>
              </v:shape>
            </w:pict>
          </mc:Fallback>
        </mc:AlternateContent>
      </w:r>
    </w:p>
    <w:p w14:paraId="5533C1DF" w14:textId="71939A22" w:rsidR="00F7293F" w:rsidRPr="00F7293F" w:rsidRDefault="00F7293F" w:rsidP="00FB6972">
      <w:pPr>
        <w:rPr>
          <w:iCs/>
        </w:rPr>
      </w:pPr>
    </w:p>
    <w:p w14:paraId="045B2F49" w14:textId="1B633EB7" w:rsidR="00FB6972" w:rsidRDefault="00BF1067" w:rsidP="0094748D">
      <w:pPr>
        <w:pStyle w:val="Hervorhebenfett"/>
      </w:pPr>
      <w:r>
        <w:t>Magnet</w:t>
      </w:r>
    </w:p>
    <w:p w14:paraId="7E1FF323" w14:textId="77777777" w:rsidR="005A59AD" w:rsidRDefault="005A59AD" w:rsidP="005A59AD"/>
    <w:p w14:paraId="43B28B47" w14:textId="388F9B2B" w:rsidR="003002BD" w:rsidRDefault="003002BD" w:rsidP="005A59AD">
      <w:r>
        <w:t>Eine weitere Möglichkeit der Steuerung in einer VR ist über einen Magneten. So können bestimmte mobile Geräte Dockingstationen oder Abdeckungen anhand der eingebauten Magnetsensoren erkennen</w:t>
      </w:r>
      <w:r w:rsidR="00A66B50">
        <w:t xml:space="preserve">. Durch die Veränderung der Position eines Magneten im Radius dieser Sensoren </w:t>
      </w:r>
      <w:r w:rsidR="00EF681B">
        <w:t xml:space="preserve">kann ein vorher implementierter </w:t>
      </w:r>
      <w:r w:rsidR="00A66B50">
        <w:t xml:space="preserve">Vorgang </w:t>
      </w:r>
      <w:r w:rsidR="00EF681B">
        <w:t>ausgelöst werden</w:t>
      </w:r>
      <w:r w:rsidR="00A66B50">
        <w:t xml:space="preserve">, wie z.B. eine </w:t>
      </w:r>
      <w:r w:rsidR="00EF681B">
        <w:t>Vorwärtsbewegung</w:t>
      </w:r>
      <w:r w:rsidR="00A66B50">
        <w:t>.</w:t>
      </w:r>
      <w:r w:rsidR="00052409">
        <w:t xml:space="preserve"> Somit kann die Veränderung des magnetischen Feldes um ein mobiles Gerät registriert werden</w:t>
      </w:r>
      <w:r w:rsidR="00C33964">
        <w:t xml:space="preserve"> [@Car]</w:t>
      </w:r>
      <w:r w:rsidR="00052409">
        <w:t xml:space="preserve">. </w:t>
      </w:r>
    </w:p>
    <w:p w14:paraId="224E7E54" w14:textId="4676B1A7" w:rsidR="00811285" w:rsidRPr="005A59AD" w:rsidRDefault="00270AED" w:rsidP="005A59AD">
      <w:r>
        <w:t xml:space="preserve">Eine weitere Möglichkeit ist, </w:t>
      </w:r>
      <w:r w:rsidR="00811285">
        <w:t>das</w:t>
      </w:r>
      <w:r>
        <w:t>s</w:t>
      </w:r>
      <w:r w:rsidR="00811285">
        <w:t xml:space="preserve"> </w:t>
      </w:r>
      <w:r>
        <w:t>Position und Orientierung eines</w:t>
      </w:r>
      <w:r w:rsidR="00811285">
        <w:t xml:space="preserve"> </w:t>
      </w:r>
      <w:r>
        <w:t>Controllers</w:t>
      </w:r>
      <w:r w:rsidR="00811285">
        <w:t xml:space="preserve"> durch ein Elektromagnetisches Feld </w:t>
      </w:r>
      <w:r>
        <w:t xml:space="preserve">bestimmt wird. In diesem Fall besteht keine Gefahr </w:t>
      </w:r>
      <w:del w:id="95" w:author="Autor">
        <w:r w:rsidDel="009F378A">
          <w:delText xml:space="preserve">eines </w:delText>
        </w:r>
      </w:del>
      <w:ins w:id="96" w:author="Autor">
        <w:r w:rsidR="009F378A">
          <w:t xml:space="preserve">einer </w:t>
        </w:r>
      </w:ins>
      <w:r>
        <w:t>Drift</w:t>
      </w:r>
      <w:del w:id="97" w:author="Autor">
        <w:r w:rsidDel="009F378A">
          <w:delText>s</w:delText>
        </w:r>
      </w:del>
      <w:r>
        <w:t>, da hier keine Lage- oder Beschleunigungs</w:t>
      </w:r>
      <w:r w:rsidR="00EF585D">
        <w:t>sensoren genutzt werden [@Six].</w:t>
      </w:r>
    </w:p>
    <w:p w14:paraId="45C44999" w14:textId="3AE45D1A" w:rsidR="00262125" w:rsidRDefault="00262125" w:rsidP="006B211E"/>
    <w:p w14:paraId="11C6CB02" w14:textId="66E9EFEE" w:rsidR="006B211E" w:rsidRDefault="006B211E" w:rsidP="006B211E">
      <w:pPr>
        <w:pStyle w:val="Hervorhebenfett"/>
      </w:pPr>
      <w:r>
        <w:t>Gamepad</w:t>
      </w:r>
    </w:p>
    <w:p w14:paraId="37A65E7E" w14:textId="2DB62B92" w:rsidR="006B211E" w:rsidRDefault="006B211E" w:rsidP="006B211E">
      <w:pPr>
        <w:pStyle w:val="Textkrper"/>
      </w:pPr>
    </w:p>
    <w:p w14:paraId="34650E7D" w14:textId="2F06D510" w:rsidR="00BA4375" w:rsidRDefault="006B211E" w:rsidP="006B211E">
      <w:pPr>
        <w:pStyle w:val="Textkrper"/>
      </w:pPr>
      <w:r>
        <w:t xml:space="preserve">Das Gamepad ist einer der gängigsten </w:t>
      </w:r>
      <w:r w:rsidR="00C46D19">
        <w:t xml:space="preserve">genutzten </w:t>
      </w:r>
      <w:r>
        <w:t xml:space="preserve">Controller. </w:t>
      </w:r>
      <w:r w:rsidR="00C46D19">
        <w:t>Dieses wird oft zur Steuerung</w:t>
      </w:r>
      <w:r w:rsidR="007B17C6">
        <w:t xml:space="preserve"> </w:t>
      </w:r>
      <w:r w:rsidR="002850C3">
        <w:t xml:space="preserve">von Videospielen </w:t>
      </w:r>
      <w:r w:rsidR="007B17C6">
        <w:t xml:space="preserve">an Konsolen und </w:t>
      </w:r>
      <w:r w:rsidR="002850C3">
        <w:t xml:space="preserve">Computer verwendet. </w:t>
      </w:r>
      <w:r w:rsidR="0038180B">
        <w:t xml:space="preserve">Hier ermöglicht die Eingabe mit Daumen und Zeigefingern die Bewegungssteuerung und Interaktion in einer virtuellen Welt. </w:t>
      </w:r>
      <w:r w:rsidR="00BA4375">
        <w:t>Da</w:t>
      </w:r>
      <w:r w:rsidR="00BA4375">
        <w:lastRenderedPageBreak/>
        <w:t>bei ist es möglich über verschiedene Knöpfe sowie Miniaturjoysticks ei</w:t>
      </w:r>
      <w:r w:rsidR="004E5268">
        <w:t xml:space="preserve">ne Eingabe zu tätigen, welche </w:t>
      </w:r>
      <w:r w:rsidR="00BA4375">
        <w:t xml:space="preserve"> an die Konsole oder den Computer übertragen wird. Heutige Gamepads ermöglichen eine kabellose Verbindung über Bluetooth und besitzen meist mehrere Knöpfe oder bis hin zu Touchscreens [Fch10].</w:t>
      </w:r>
    </w:p>
    <w:p w14:paraId="4B5B1355" w14:textId="7023C0C0" w:rsidR="00BA4375" w:rsidRDefault="00BA4375" w:rsidP="006B211E">
      <w:pPr>
        <w:pStyle w:val="Textkrper"/>
      </w:pPr>
      <w:r>
        <w:t>Als Beispiel sind hier die Controller aktueller Konsolen wie die Playstation 4 und Xbox One zu nennen.</w:t>
      </w:r>
    </w:p>
    <w:p w14:paraId="7A906303" w14:textId="30AD9F6C" w:rsidR="00417024" w:rsidRDefault="00C86FF0" w:rsidP="006B211E">
      <w:pPr>
        <w:pStyle w:val="Textkrper"/>
      </w:pPr>
      <w:r>
        <w:rPr>
          <w:noProof/>
        </w:rPr>
        <mc:AlternateContent>
          <mc:Choice Requires="wps">
            <w:drawing>
              <wp:anchor distT="0" distB="0" distL="114300" distR="114300" simplePos="0" relativeHeight="251748352" behindDoc="0" locked="0" layoutInCell="1" allowOverlap="1" wp14:anchorId="28F5D80C" wp14:editId="4F13B840">
                <wp:simplePos x="0" y="0"/>
                <wp:positionH relativeFrom="column">
                  <wp:posOffset>2872740</wp:posOffset>
                </wp:positionH>
                <wp:positionV relativeFrom="paragraph">
                  <wp:posOffset>2038350</wp:posOffset>
                </wp:positionV>
                <wp:extent cx="2179320" cy="246380"/>
                <wp:effectExtent l="0" t="0" r="0" b="1270"/>
                <wp:wrapTopAndBottom/>
                <wp:docPr id="48" name="Textfeld 48"/>
                <wp:cNvGraphicFramePr/>
                <a:graphic xmlns:a="http://schemas.openxmlformats.org/drawingml/2006/main">
                  <a:graphicData uri="http://schemas.microsoft.com/office/word/2010/wordprocessingShape">
                    <wps:wsp>
                      <wps:cNvSpPr txBox="1"/>
                      <wps:spPr>
                        <a:xfrm>
                          <a:off x="0" y="0"/>
                          <a:ext cx="2179320" cy="246380"/>
                        </a:xfrm>
                        <a:prstGeom prst="rect">
                          <a:avLst/>
                        </a:prstGeom>
                        <a:solidFill>
                          <a:prstClr val="white"/>
                        </a:solidFill>
                        <a:ln>
                          <a:noFill/>
                        </a:ln>
                        <a:effectLst/>
                      </wps:spPr>
                      <wps:txbx>
                        <w:txbxContent>
                          <w:p w14:paraId="6AA13350" w14:textId="7DB1CC0C" w:rsidR="003F7CAE" w:rsidRPr="00815E3F" w:rsidRDefault="003F7CAE" w:rsidP="0038180B">
                            <w:pPr>
                              <w:pStyle w:val="Beschriftung"/>
                              <w:jc w:val="left"/>
                              <w:rPr>
                                <w:noProof/>
                                <w:sz w:val="24"/>
                                <w:szCs w:val="24"/>
                              </w:rPr>
                            </w:pPr>
                            <w:bookmarkStart w:id="98" w:name="_Toc411006793"/>
                            <w:r>
                              <w:t xml:space="preserve">Abb. </w:t>
                            </w:r>
                            <w:r w:rsidR="00347A8B">
                              <w:fldChar w:fldCharType="begin"/>
                            </w:r>
                            <w:r w:rsidR="00347A8B">
                              <w:instrText xml:space="preserve"> STYLEREF 1 \s </w:instrText>
                            </w:r>
                            <w:r w:rsidR="00347A8B">
                              <w:fldChar w:fldCharType="separate"/>
                            </w:r>
                            <w:r>
                              <w:rPr>
                                <w:noProof/>
                              </w:rPr>
                              <w:t>2</w:t>
                            </w:r>
                            <w:r w:rsidR="00347A8B">
                              <w:rPr>
                                <w:noProof/>
                              </w:rPr>
                              <w:fldChar w:fldCharType="end"/>
                            </w:r>
                            <w:r>
                              <w:t>.</w:t>
                            </w:r>
                            <w:r w:rsidR="00347A8B">
                              <w:fldChar w:fldCharType="begin"/>
                            </w:r>
                            <w:r w:rsidR="00347A8B">
                              <w:instrText xml:space="preserve"> SEQ Abb. \* ARABIC \s 1 </w:instrText>
                            </w:r>
                            <w:r w:rsidR="00347A8B">
                              <w:fldChar w:fldCharType="separate"/>
                            </w:r>
                            <w:r>
                              <w:rPr>
                                <w:noProof/>
                              </w:rPr>
                              <w:t>6</w:t>
                            </w:r>
                            <w:r w:rsidR="00347A8B">
                              <w:rPr>
                                <w:noProof/>
                              </w:rPr>
                              <w:fldChar w:fldCharType="end"/>
                            </w:r>
                            <w:r>
                              <w:t xml:space="preserve"> Playstation 3 Controller [Bus]</w:t>
                            </w:r>
                            <w:bookmarkEnd w:id="9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F5D80C" id="Textfeld 48" o:spid="_x0000_s1030" type="#_x0000_t202" style="position:absolute;left:0;text-align:left;margin-left:226.2pt;margin-top:160.5pt;width:171.6pt;height:19.4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" stroked="f">
                <v:textbox inset="0,0,0,0">
                  <w:txbxContent>
                    <w:p w14:paraId="6AA13350" w14:textId="7DB1CC0C" w:rsidR="003F7CAE" w:rsidRPr="00815E3F" w:rsidRDefault="003F7CAE" w:rsidP="0038180B">
                      <w:pPr>
                        <w:pStyle w:val="Beschriftung"/>
                        <w:jc w:val="left"/>
                        <w:rPr>
                          <w:noProof/>
                          <w:sz w:val="24"/>
                          <w:szCs w:val="24"/>
                        </w:rPr>
                      </w:pPr>
                      <w:bookmarkStart w:id="99" w:name="_Toc411006793"/>
                      <w:r>
                        <w:t xml:space="preserve">Abb. </w:t>
                      </w:r>
                      <w:r w:rsidR="00347A8B">
                        <w:fldChar w:fldCharType="begin"/>
                      </w:r>
                      <w:r w:rsidR="00347A8B">
                        <w:instrText xml:space="preserve"> STYLEREF 1 \s </w:instrText>
                      </w:r>
                      <w:r w:rsidR="00347A8B">
                        <w:fldChar w:fldCharType="separate"/>
                      </w:r>
                      <w:r>
                        <w:rPr>
                          <w:noProof/>
                        </w:rPr>
                        <w:t>2</w:t>
                      </w:r>
                      <w:r w:rsidR="00347A8B">
                        <w:rPr>
                          <w:noProof/>
                        </w:rPr>
                        <w:fldChar w:fldCharType="end"/>
                      </w:r>
                      <w:r>
                        <w:t>.</w:t>
                      </w:r>
                      <w:r w:rsidR="00347A8B">
                        <w:fldChar w:fldCharType="begin"/>
                      </w:r>
                      <w:r w:rsidR="00347A8B">
                        <w:instrText xml:space="preserve"> SEQ Abb. \* ARABIC \s 1 </w:instrText>
                      </w:r>
                      <w:r w:rsidR="00347A8B">
                        <w:fldChar w:fldCharType="separate"/>
                      </w:r>
                      <w:r>
                        <w:rPr>
                          <w:noProof/>
                        </w:rPr>
                        <w:t>6</w:t>
                      </w:r>
                      <w:r w:rsidR="00347A8B">
                        <w:rPr>
                          <w:noProof/>
                        </w:rPr>
                        <w:fldChar w:fldCharType="end"/>
                      </w:r>
                      <w:r>
                        <w:t xml:space="preserve"> Playstation 3 Controller [Bus]</w:t>
                      </w:r>
                      <w:bookmarkEnd w:id="99"/>
                    </w:p>
                  </w:txbxContent>
                </v:textbox>
                <w10:wrap type="topAndBottom"/>
              </v:shape>
            </w:pict>
          </mc:Fallback>
        </mc:AlternateContent>
      </w:r>
      <w:r>
        <w:rPr>
          <w:noProof/>
        </w:rPr>
        <w:drawing>
          <wp:anchor distT="0" distB="0" distL="114300" distR="114300" simplePos="0" relativeHeight="251746304" behindDoc="0" locked="0" layoutInCell="1" allowOverlap="1" wp14:anchorId="34B91262" wp14:editId="0FC9C2A3">
            <wp:simplePos x="0" y="0"/>
            <wp:positionH relativeFrom="column">
              <wp:posOffset>-3810</wp:posOffset>
            </wp:positionH>
            <wp:positionV relativeFrom="paragraph">
              <wp:posOffset>429260</wp:posOffset>
            </wp:positionV>
            <wp:extent cx="2732758" cy="1821600"/>
            <wp:effectExtent l="0" t="0" r="0" b="7620"/>
            <wp:wrapTopAndBottom/>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laceholder.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732758" cy="1821600"/>
                    </a:xfrm>
                    <a:prstGeom prst="rect">
                      <a:avLst/>
                    </a:prstGeom>
                  </pic:spPr>
                </pic:pic>
              </a:graphicData>
            </a:graphic>
            <wp14:sizeRelH relativeFrom="margin">
              <wp14:pctWidth>0</wp14:pctWidth>
            </wp14:sizeRelH>
            <wp14:sizeRelV relativeFrom="margin">
              <wp14:pctHeight>0</wp14:pctHeight>
            </wp14:sizeRelV>
          </wp:anchor>
        </w:drawing>
      </w:r>
    </w:p>
    <w:p w14:paraId="40B252FC" w14:textId="30021E03" w:rsidR="006B211E" w:rsidRDefault="006B211E" w:rsidP="00BA4375">
      <w:pPr>
        <w:keepNext/>
        <w:spacing w:before="0" w:after="0" w:line="240" w:lineRule="auto"/>
        <w:jc w:val="left"/>
      </w:pPr>
    </w:p>
    <w:p w14:paraId="62EEBA68" w14:textId="4A9D960D" w:rsidR="0036461E" w:rsidRDefault="008E3041" w:rsidP="00045ED3">
      <w:pPr>
        <w:pStyle w:val="berschrift2"/>
      </w:pPr>
      <w:bookmarkStart w:id="100" w:name="_Toc411006722"/>
      <w:r>
        <w:t xml:space="preserve">Virtual Reality </w:t>
      </w:r>
      <w:r w:rsidR="00E12123">
        <w:t>für</w:t>
      </w:r>
      <w:r>
        <w:t xml:space="preserve"> mobile Geräte</w:t>
      </w:r>
      <w:bookmarkEnd w:id="100"/>
    </w:p>
    <w:p w14:paraId="6BEBACE4" w14:textId="77777777" w:rsidR="00E704B3" w:rsidRPr="00E704B3" w:rsidRDefault="00E704B3" w:rsidP="00E704B3"/>
    <w:p w14:paraId="6E1685DE" w14:textId="77777777" w:rsidR="007C3A85" w:rsidRDefault="00596737" w:rsidP="00C00D0E">
      <w:r>
        <w:t xml:space="preserve">Virtual Reality lässt sich relativ einfach über ein HMD erzeugen. Aktuelle Geräte wie die Oculus Rift haben aber hohe Anschaffungskosten und </w:t>
      </w:r>
      <w:r w:rsidR="000662E6">
        <w:t xml:space="preserve">sind per Kabel </w:t>
      </w:r>
      <w:r w:rsidR="000855D1">
        <w:t>an einen PC angeschlossen. Dieser PC ist auch unabdingbar, da hier die Spiele oder v</w:t>
      </w:r>
      <w:r w:rsidR="001552F3">
        <w:t>irtuell</w:t>
      </w:r>
      <w:r w:rsidR="007C3A85">
        <w:t>e Welten erzeugt werden [@Ocu].</w:t>
      </w:r>
    </w:p>
    <w:p w14:paraId="24F2AD4F" w14:textId="2065E7EB" w:rsidR="00417024" w:rsidRDefault="007C3A85" w:rsidP="00E01932">
      <w:r>
        <w:t xml:space="preserve">Aufgrund dieser Einschränkungen wurden </w:t>
      </w:r>
      <w:r w:rsidR="00172C30">
        <w:t xml:space="preserve">kostengünstige </w:t>
      </w:r>
      <w:r>
        <w:t>Instrumente entwickelt, die aktuelle Eigenschaften von Smartphones nutzen und somit eine Verbindung zu einem PC überflüssig machen, da die virtuellen Inhalte vom Smartphone selbst berechnet werden</w:t>
      </w:r>
      <w:r w:rsidR="009C0B48">
        <w:t>. Diese Instrumente</w:t>
      </w:r>
      <w:r w:rsidR="002D7BFF">
        <w:t xml:space="preserve"> sind Behälter </w:t>
      </w:r>
      <w:r w:rsidR="00D30838">
        <w:t>in die das Smartphone hineingelegt werden kann</w:t>
      </w:r>
      <w:r w:rsidR="009C02CF">
        <w:t>.</w:t>
      </w:r>
      <w:r w:rsidR="009C0B48">
        <w:t xml:space="preserve"> </w:t>
      </w:r>
      <w:r w:rsidR="00C42C34">
        <w:t xml:space="preserve">Grundlegend besitzen alle </w:t>
      </w:r>
      <w:r w:rsidR="00323925">
        <w:t>Behälter</w:t>
      </w:r>
      <w:r w:rsidR="00C42C34">
        <w:t xml:space="preserve"> zwei Linsen, um das Sichtfeld des Nutzers auf den Handybildschirm zu reduzieren und teilen das Sichtfeld durch eine Trennwand innerhalb </w:t>
      </w:r>
      <w:r w:rsidR="000E0AF6">
        <w:t xml:space="preserve">des Behälters. Dadurch kann für jedes Auge ein separates Bild erzeugt werden und dem Nutzer ein immersives Gefühl vermittelt werden. </w:t>
      </w:r>
      <w:r w:rsidR="009B7C35">
        <w:t>Im folgenden Abschnitt werden aktuelle VR-erzeugenden Instrument</w:t>
      </w:r>
      <w:r w:rsidR="00CC5105">
        <w:t>e für mobile Geräte vorgestellt.</w:t>
      </w:r>
      <w:r w:rsidR="00417024">
        <w:br w:type="page"/>
      </w:r>
    </w:p>
    <w:p w14:paraId="6072A2A4" w14:textId="52000CB3" w:rsidR="00C00D0E" w:rsidRDefault="00C00D0E" w:rsidP="00E01932">
      <w:pPr>
        <w:pStyle w:val="berschrift3"/>
      </w:pPr>
      <w:bookmarkStart w:id="101" w:name="_Toc411006723"/>
      <w:r>
        <w:lastRenderedPageBreak/>
        <w:t>Boxx3D</w:t>
      </w:r>
      <w:bookmarkEnd w:id="101"/>
    </w:p>
    <w:p w14:paraId="1D24BC46" w14:textId="030767B0" w:rsidR="00BB4D16" w:rsidRDefault="00BB4D16" w:rsidP="00BB4D16"/>
    <w:p w14:paraId="4019CC37" w14:textId="10DC7734" w:rsidR="00BB4D16" w:rsidRDefault="00E466F2" w:rsidP="00BB4D16">
      <w:r>
        <w:t>Die Boxx3D von der Firma Die Etagen ist eine Halterung für Smartphones, um eine immersive VR zu erzeugen. Sie besitzt die Grundlege</w:t>
      </w:r>
      <w:r w:rsidR="00AA0AB4">
        <w:t>n</w:t>
      </w:r>
      <w:r>
        <w:t xml:space="preserve">den Eigenschaften und unterstützt </w:t>
      </w:r>
      <w:r w:rsidR="00363EBC">
        <w:t>unterschiedliche</w:t>
      </w:r>
      <w:r>
        <w:t xml:space="preserve"> Smartphone Größen</w:t>
      </w:r>
      <w:r w:rsidR="00F47405">
        <w:t xml:space="preserve"> [Bus14]</w:t>
      </w:r>
      <w:r>
        <w:t>.</w:t>
      </w:r>
      <w:r w:rsidR="00F47405">
        <w:t xml:space="preserve"> </w:t>
      </w:r>
    </w:p>
    <w:p w14:paraId="16A2235D" w14:textId="77777777" w:rsidR="00E378D8" w:rsidRPr="00BB4D16" w:rsidRDefault="00E378D8" w:rsidP="00BB4D16"/>
    <w:p w14:paraId="2DD45BBB" w14:textId="1B162995" w:rsidR="00BB4D16" w:rsidRDefault="00BA4375">
      <w:pPr>
        <w:spacing w:before="0" w:after="0" w:line="240" w:lineRule="auto"/>
        <w:jc w:val="left"/>
      </w:pPr>
      <w:r>
        <w:rPr>
          <w:noProof/>
        </w:rPr>
        <mc:AlternateContent>
          <mc:Choice Requires="wps">
            <w:drawing>
              <wp:anchor distT="0" distB="0" distL="114300" distR="114300" simplePos="0" relativeHeight="251706368" behindDoc="0" locked="0" layoutInCell="1" allowOverlap="1" wp14:anchorId="5A06A4E8" wp14:editId="223992F6">
                <wp:simplePos x="0" y="0"/>
                <wp:positionH relativeFrom="column">
                  <wp:posOffset>3810</wp:posOffset>
                </wp:positionH>
                <wp:positionV relativeFrom="paragraph">
                  <wp:posOffset>1842770</wp:posOffset>
                </wp:positionV>
                <wp:extent cx="5534025" cy="200025"/>
                <wp:effectExtent l="0" t="0" r="9525" b="9525"/>
                <wp:wrapTopAndBottom/>
                <wp:docPr id="25" name="Textfeld 25"/>
                <wp:cNvGraphicFramePr/>
                <a:graphic xmlns:a="http://schemas.openxmlformats.org/drawingml/2006/main">
                  <a:graphicData uri="http://schemas.microsoft.com/office/word/2010/wordprocessingShape">
                    <wps:wsp>
                      <wps:cNvSpPr txBox="1"/>
                      <wps:spPr>
                        <a:xfrm>
                          <a:off x="0" y="0"/>
                          <a:ext cx="5534025" cy="200025"/>
                        </a:xfrm>
                        <a:prstGeom prst="rect">
                          <a:avLst/>
                        </a:prstGeom>
                        <a:noFill/>
                        <a:ln>
                          <a:noFill/>
                        </a:ln>
                        <a:effectLst/>
                      </wps:spPr>
                      <wps:txbx>
                        <w:txbxContent>
                          <w:p w14:paraId="7B87ADCD" w14:textId="29FA4226" w:rsidR="003F7CAE" w:rsidRPr="003A7439" w:rsidRDefault="003F7CAE" w:rsidP="00E466F2">
                            <w:pPr>
                              <w:pStyle w:val="Beschriftung"/>
                              <w:rPr>
                                <w:noProof/>
                                <w:sz w:val="24"/>
                                <w:szCs w:val="24"/>
                              </w:rPr>
                            </w:pPr>
                            <w:bookmarkStart w:id="102" w:name="_Toc411006794"/>
                            <w:r>
                              <w:t xml:space="preserve">Abb. </w:t>
                            </w:r>
                            <w:r w:rsidR="00347A8B">
                              <w:fldChar w:fldCharType="begin"/>
                            </w:r>
                            <w:r w:rsidR="00347A8B">
                              <w:instrText xml:space="preserve"> STYLEREF 1 \s </w:instrText>
                            </w:r>
                            <w:r w:rsidR="00347A8B">
                              <w:fldChar w:fldCharType="separate"/>
                            </w:r>
                            <w:r>
                              <w:rPr>
                                <w:noProof/>
                              </w:rPr>
                              <w:t>2</w:t>
                            </w:r>
                            <w:r w:rsidR="00347A8B">
                              <w:rPr>
                                <w:noProof/>
                              </w:rPr>
                              <w:fldChar w:fldCharType="end"/>
                            </w:r>
                            <w:r>
                              <w:t>.</w:t>
                            </w:r>
                            <w:r w:rsidR="00347A8B">
                              <w:fldChar w:fldCharType="begin"/>
                            </w:r>
                            <w:r w:rsidR="00347A8B">
                              <w:instrText xml:space="preserve"> SEQ Abb. \* ARABIC \s 1 </w:instrText>
                            </w:r>
                            <w:r w:rsidR="00347A8B">
                              <w:fldChar w:fldCharType="separate"/>
                            </w:r>
                            <w:r>
                              <w:rPr>
                                <w:noProof/>
                              </w:rPr>
                              <w:t>7</w:t>
                            </w:r>
                            <w:r w:rsidR="00347A8B">
                              <w:rPr>
                                <w:noProof/>
                              </w:rPr>
                              <w:fldChar w:fldCharType="end"/>
                            </w:r>
                            <w:r>
                              <w:t xml:space="preserve"> Verschiedene Ansichten der Boxx3D [Eta]</w:t>
                            </w:r>
                            <w:bookmarkEnd w:id="10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06A4E8" id="Textfeld 25" o:spid="_x0000_s1031" type="#_x0000_t202" style="position:absolute;margin-left:.3pt;margin-top:145.1pt;width:435.75pt;height:15.7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" filled="f" stroked="f">
                <v:textbox inset="0,0,0,0">
                  <w:txbxContent>
                    <w:p w14:paraId="7B87ADCD" w14:textId="29FA4226" w:rsidR="003F7CAE" w:rsidRPr="003A7439" w:rsidRDefault="003F7CAE" w:rsidP="00E466F2">
                      <w:pPr>
                        <w:pStyle w:val="Beschriftung"/>
                        <w:rPr>
                          <w:noProof/>
                          <w:sz w:val="24"/>
                          <w:szCs w:val="24"/>
                        </w:rPr>
                      </w:pPr>
                      <w:bookmarkStart w:id="103" w:name="_Toc411006794"/>
                      <w:r>
                        <w:t xml:space="preserve">Abb. </w:t>
                      </w:r>
                      <w:r w:rsidR="00347A8B">
                        <w:fldChar w:fldCharType="begin"/>
                      </w:r>
                      <w:r w:rsidR="00347A8B">
                        <w:instrText xml:space="preserve"> STYLEREF 1 \s </w:instrText>
                      </w:r>
                      <w:r w:rsidR="00347A8B">
                        <w:fldChar w:fldCharType="separate"/>
                      </w:r>
                      <w:r>
                        <w:rPr>
                          <w:noProof/>
                        </w:rPr>
                        <w:t>2</w:t>
                      </w:r>
                      <w:r w:rsidR="00347A8B">
                        <w:rPr>
                          <w:noProof/>
                        </w:rPr>
                        <w:fldChar w:fldCharType="end"/>
                      </w:r>
                      <w:r>
                        <w:t>.</w:t>
                      </w:r>
                      <w:r w:rsidR="00347A8B">
                        <w:fldChar w:fldCharType="begin"/>
                      </w:r>
                      <w:r w:rsidR="00347A8B">
                        <w:instrText xml:space="preserve"> SEQ Abb. \* ARABIC \s 1 </w:instrText>
                      </w:r>
                      <w:r w:rsidR="00347A8B">
                        <w:fldChar w:fldCharType="separate"/>
                      </w:r>
                      <w:r>
                        <w:rPr>
                          <w:noProof/>
                        </w:rPr>
                        <w:t>7</w:t>
                      </w:r>
                      <w:r w:rsidR="00347A8B">
                        <w:rPr>
                          <w:noProof/>
                        </w:rPr>
                        <w:fldChar w:fldCharType="end"/>
                      </w:r>
                      <w:r>
                        <w:t xml:space="preserve"> Verschiedene Ansichten der Boxx3D [Eta]</w:t>
                      </w:r>
                      <w:bookmarkEnd w:id="103"/>
                    </w:p>
                  </w:txbxContent>
                </v:textbox>
                <w10:wrap type="topAndBottom"/>
              </v:shape>
            </w:pict>
          </mc:Fallback>
        </mc:AlternateContent>
      </w:r>
      <w:r>
        <w:rPr>
          <w:noProof/>
        </w:rPr>
        <w:drawing>
          <wp:anchor distT="0" distB="0" distL="114300" distR="114300" simplePos="0" relativeHeight="251703296" behindDoc="1" locked="0" layoutInCell="1" allowOverlap="1" wp14:anchorId="67BCED03" wp14:editId="4BF21C6E">
            <wp:simplePos x="0" y="0"/>
            <wp:positionH relativeFrom="column">
              <wp:posOffset>2804160</wp:posOffset>
            </wp:positionH>
            <wp:positionV relativeFrom="paragraph">
              <wp:posOffset>0</wp:posOffset>
            </wp:positionV>
            <wp:extent cx="2733675" cy="1822450"/>
            <wp:effectExtent l="0" t="0" r="9525" b="6350"/>
            <wp:wrapTight wrapText="bothSides">
              <wp:wrapPolygon edited="0">
                <wp:start x="0" y="0"/>
                <wp:lineTo x="0" y="21449"/>
                <wp:lineTo x="21525" y="21449"/>
                <wp:lineTo x="21525" y="0"/>
                <wp:lineTo x="0" y="0"/>
              </wp:wrapPolygon>
            </wp:wrapTight>
            <wp:docPr id="23" name="Grafik 23" descr="C:\projects\_ba\doc\img\IMG_87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projects\_ba\doc\img\IMG_8767.jp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733675" cy="18224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04320" behindDoc="0" locked="0" layoutInCell="1" allowOverlap="1" wp14:anchorId="59F95B8F" wp14:editId="591E5D16">
            <wp:simplePos x="0" y="0"/>
            <wp:positionH relativeFrom="column">
              <wp:posOffset>3973</wp:posOffset>
            </wp:positionH>
            <wp:positionV relativeFrom="paragraph">
              <wp:posOffset>15</wp:posOffset>
            </wp:positionV>
            <wp:extent cx="2733675" cy="1822450"/>
            <wp:effectExtent l="0" t="0" r="9525" b="6350"/>
            <wp:wrapTopAndBottom/>
            <wp:docPr id="21" name="Grafik 21" descr="C:\projects\_ba\doc\img\IMG_88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projects\_ba\doc\img\IMG_8804.jp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733675" cy="18224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8D647B8" w14:textId="4DA8778F" w:rsidR="00C00D0E" w:rsidRDefault="00C00D0E" w:rsidP="00C00D0E">
      <w:pPr>
        <w:pStyle w:val="berschrift3"/>
      </w:pPr>
      <w:bookmarkStart w:id="104" w:name="_Toc411006724"/>
      <w:r>
        <w:t>Google Cardboard</w:t>
      </w:r>
      <w:bookmarkEnd w:id="104"/>
    </w:p>
    <w:p w14:paraId="277F8E96" w14:textId="1DCD0D7B" w:rsidR="001C12B7" w:rsidRPr="001C12B7" w:rsidRDefault="001C12B7" w:rsidP="001C12B7"/>
    <w:p w14:paraId="05C87C48" w14:textId="4AFCA513" w:rsidR="008665DB" w:rsidRDefault="00E378D8" w:rsidP="00E378D8">
      <w:r>
        <w:rPr>
          <w:noProof/>
        </w:rPr>
        <w:drawing>
          <wp:anchor distT="0" distB="0" distL="114300" distR="114300" simplePos="0" relativeHeight="251709440" behindDoc="0" locked="0" layoutInCell="1" allowOverlap="1" wp14:anchorId="29682BCA" wp14:editId="520D9949">
            <wp:simplePos x="0" y="0"/>
            <wp:positionH relativeFrom="column">
              <wp:posOffset>2834005</wp:posOffset>
            </wp:positionH>
            <wp:positionV relativeFrom="paragraph">
              <wp:posOffset>1665605</wp:posOffset>
            </wp:positionV>
            <wp:extent cx="2733040" cy="1821180"/>
            <wp:effectExtent l="0" t="0" r="0" b="7620"/>
            <wp:wrapTopAndBottom/>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rojects\_ba\doc\img\placeholder.png"/>
                    <pic:cNvPicPr>
                      <a:picLocks noChangeAspect="1" noChangeArrowheads="1"/>
                    </pic:cNvPicPr>
                  </pic:nvPicPr>
                  <pic:blipFill>
                    <a:blip r:embed="rId51" cstate="print">
                      <a:extLst>
                        <a:ext uri="{28A0092B-C50C-407E-A947-70E740481C1C}">
                          <a14:useLocalDpi xmlns:a14="http://schemas.microsoft.com/office/drawing/2010/main" val="0"/>
                        </a:ext>
                      </a:extLst>
                    </a:blip>
                    <a:stretch>
                      <a:fillRect/>
                    </a:stretch>
                  </pic:blipFill>
                  <pic:spPr bwMode="auto">
                    <a:xfrm>
                      <a:off x="0" y="0"/>
                      <a:ext cx="2733040" cy="18211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7392" behindDoc="0" locked="0" layoutInCell="1" allowOverlap="1" wp14:anchorId="61FBC747" wp14:editId="6BE66288">
            <wp:simplePos x="0" y="0"/>
            <wp:positionH relativeFrom="column">
              <wp:posOffset>7620</wp:posOffset>
            </wp:positionH>
            <wp:positionV relativeFrom="paragraph">
              <wp:posOffset>1665605</wp:posOffset>
            </wp:positionV>
            <wp:extent cx="2733040" cy="1821180"/>
            <wp:effectExtent l="0" t="0" r="0" b="7620"/>
            <wp:wrapTopAndBottom/>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rojects\_ba\doc\img\placeholder.png"/>
                    <pic:cNvPicPr>
                      <a:picLocks noChangeAspect="1" noChangeArrowheads="1"/>
                    </pic:cNvPicPr>
                  </pic:nvPicPr>
                  <pic:blipFill>
                    <a:blip r:embed="rId52" cstate="print">
                      <a:extLst>
                        <a:ext uri="{28A0092B-C50C-407E-A947-70E740481C1C}">
                          <a14:useLocalDpi xmlns:a14="http://schemas.microsoft.com/office/drawing/2010/main" val="0"/>
                        </a:ext>
                      </a:extLst>
                    </a:blip>
                    <a:stretch>
                      <a:fillRect/>
                    </a:stretch>
                  </pic:blipFill>
                  <pic:spPr bwMode="auto">
                    <a:xfrm>
                      <a:off x="0" y="0"/>
                      <a:ext cx="2733040" cy="18211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17024">
        <w:rPr>
          <w:noProof/>
        </w:rPr>
        <mc:AlternateContent>
          <mc:Choice Requires="wps">
            <w:drawing>
              <wp:anchor distT="0" distB="0" distL="114300" distR="114300" simplePos="0" relativeHeight="251714560" behindDoc="0" locked="0" layoutInCell="1" allowOverlap="1" wp14:anchorId="1B739DAB" wp14:editId="0DD7B7F2">
                <wp:simplePos x="0" y="0"/>
                <wp:positionH relativeFrom="column">
                  <wp:posOffset>3810</wp:posOffset>
                </wp:positionH>
                <wp:positionV relativeFrom="paragraph">
                  <wp:posOffset>3838575</wp:posOffset>
                </wp:positionV>
                <wp:extent cx="5558790" cy="209550"/>
                <wp:effectExtent l="0" t="0" r="3810" b="0"/>
                <wp:wrapTopAndBottom/>
                <wp:docPr id="30" name="Textfeld 30"/>
                <wp:cNvGraphicFramePr/>
                <a:graphic xmlns:a="http://schemas.openxmlformats.org/drawingml/2006/main">
                  <a:graphicData uri="http://schemas.microsoft.com/office/word/2010/wordprocessingShape">
                    <wps:wsp>
                      <wps:cNvSpPr txBox="1"/>
                      <wps:spPr>
                        <a:xfrm>
                          <a:off x="0" y="0"/>
                          <a:ext cx="5558790" cy="209550"/>
                        </a:xfrm>
                        <a:prstGeom prst="rect">
                          <a:avLst/>
                        </a:prstGeom>
                        <a:solidFill>
                          <a:prstClr val="white"/>
                        </a:solidFill>
                        <a:ln>
                          <a:noFill/>
                        </a:ln>
                        <a:effectLst/>
                      </wps:spPr>
                      <wps:txbx>
                        <w:txbxContent>
                          <w:p w14:paraId="328983BF" w14:textId="2E58B10B" w:rsidR="003F7CAE" w:rsidRPr="007024C6" w:rsidRDefault="003F7CAE" w:rsidP="00014774">
                            <w:pPr>
                              <w:pStyle w:val="Beschriftung"/>
                              <w:rPr>
                                <w:noProof/>
                                <w:sz w:val="24"/>
                                <w:szCs w:val="24"/>
                              </w:rPr>
                            </w:pPr>
                            <w:bookmarkStart w:id="105" w:name="_Toc411006795"/>
                            <w:r>
                              <w:t xml:space="preserve">Abb. </w:t>
                            </w:r>
                            <w:r w:rsidR="00347A8B">
                              <w:fldChar w:fldCharType="begin"/>
                            </w:r>
                            <w:r w:rsidR="00347A8B">
                              <w:instrText xml:space="preserve"> STYLEREF 1 \s </w:instrText>
                            </w:r>
                            <w:r w:rsidR="00347A8B">
                              <w:fldChar w:fldCharType="separate"/>
                            </w:r>
                            <w:r>
                              <w:rPr>
                                <w:noProof/>
                              </w:rPr>
                              <w:t>2</w:t>
                            </w:r>
                            <w:r w:rsidR="00347A8B">
                              <w:rPr>
                                <w:noProof/>
                              </w:rPr>
                              <w:fldChar w:fldCharType="end"/>
                            </w:r>
                            <w:r>
                              <w:t>.</w:t>
                            </w:r>
                            <w:r w:rsidR="00347A8B">
                              <w:fldChar w:fldCharType="begin"/>
                            </w:r>
                            <w:r w:rsidR="00347A8B">
                              <w:instrText xml:space="preserve"> SEQ Abb. \* ARABIC \s 1 </w:instrText>
                            </w:r>
                            <w:r w:rsidR="00347A8B">
                              <w:fldChar w:fldCharType="separate"/>
                            </w:r>
                            <w:r>
                              <w:rPr>
                                <w:noProof/>
                              </w:rPr>
                              <w:t>8</w:t>
                            </w:r>
                            <w:r w:rsidR="00347A8B">
                              <w:rPr>
                                <w:noProof/>
                              </w:rPr>
                              <w:fldChar w:fldCharType="end"/>
                            </w:r>
                            <w:r>
                              <w:t xml:space="preserve"> Verschiedene Ansichten der Cardbox [Bus]</w:t>
                            </w:r>
                            <w:bookmarkEnd w:id="10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739DAB" id="Textfeld 30" o:spid="_x0000_s1032" type="#_x0000_t202" style="position:absolute;left:0;text-align:left;margin-left:.3pt;margin-top:302.25pt;width:437.7pt;height:16.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" stroked="f">
                <v:textbox inset="0,0,0,0">
                  <w:txbxContent>
                    <w:p w14:paraId="328983BF" w14:textId="2E58B10B" w:rsidR="003F7CAE" w:rsidRPr="007024C6" w:rsidRDefault="003F7CAE" w:rsidP="00014774">
                      <w:pPr>
                        <w:pStyle w:val="Beschriftung"/>
                        <w:rPr>
                          <w:noProof/>
                          <w:sz w:val="24"/>
                          <w:szCs w:val="24"/>
                        </w:rPr>
                      </w:pPr>
                      <w:bookmarkStart w:id="106" w:name="_Toc411006795"/>
                      <w:r>
                        <w:t xml:space="preserve">Abb. </w:t>
                      </w:r>
                      <w:r w:rsidR="00347A8B">
                        <w:fldChar w:fldCharType="begin"/>
                      </w:r>
                      <w:r w:rsidR="00347A8B">
                        <w:instrText xml:space="preserve"> STYLEREF 1 \s </w:instrText>
                      </w:r>
                      <w:r w:rsidR="00347A8B">
                        <w:fldChar w:fldCharType="separate"/>
                      </w:r>
                      <w:r>
                        <w:rPr>
                          <w:noProof/>
                        </w:rPr>
                        <w:t>2</w:t>
                      </w:r>
                      <w:r w:rsidR="00347A8B">
                        <w:rPr>
                          <w:noProof/>
                        </w:rPr>
                        <w:fldChar w:fldCharType="end"/>
                      </w:r>
                      <w:r>
                        <w:t>.</w:t>
                      </w:r>
                      <w:r w:rsidR="00347A8B">
                        <w:fldChar w:fldCharType="begin"/>
                      </w:r>
                      <w:r w:rsidR="00347A8B">
                        <w:instrText xml:space="preserve"> SEQ Abb. \* ARABIC \s 1 </w:instrText>
                      </w:r>
                      <w:r w:rsidR="00347A8B">
                        <w:fldChar w:fldCharType="separate"/>
                      </w:r>
                      <w:r>
                        <w:rPr>
                          <w:noProof/>
                        </w:rPr>
                        <w:t>8</w:t>
                      </w:r>
                      <w:r w:rsidR="00347A8B">
                        <w:rPr>
                          <w:noProof/>
                        </w:rPr>
                        <w:fldChar w:fldCharType="end"/>
                      </w:r>
                      <w:r>
                        <w:t xml:space="preserve"> Verschiedene Ansichten der Cardbox [Bus]</w:t>
                      </w:r>
                      <w:bookmarkEnd w:id="106"/>
                    </w:p>
                  </w:txbxContent>
                </v:textbox>
                <w10:wrap type="topAndBottom"/>
              </v:shape>
            </w:pict>
          </mc:Fallback>
        </mc:AlternateContent>
      </w:r>
      <w:r w:rsidR="00D520F2">
        <w:t xml:space="preserve">Cardboard von Google entwickelt </w:t>
      </w:r>
      <w:r w:rsidR="00C06F02">
        <w:t xml:space="preserve">ist ähnlich zu der Boxx3D. Auch hier kann ein Smartphone hineingelegt werden und </w:t>
      </w:r>
      <w:r w:rsidR="00AA0AB4">
        <w:t xml:space="preserve">es wird </w:t>
      </w:r>
      <w:r w:rsidR="00C06F02">
        <w:t xml:space="preserve">ein immersiver Eindruck vermittelt. </w:t>
      </w:r>
      <w:r w:rsidR="0070461E">
        <w:t>Neben den grundlegenden Eigenschaften besitzt Cardboard e</w:t>
      </w:r>
      <w:r w:rsidR="00C06F02">
        <w:t>ine zusätzliche Funktionalität</w:t>
      </w:r>
      <w:r w:rsidR="008F5A82">
        <w:t xml:space="preserve"> – einen an</w:t>
      </w:r>
      <w:r w:rsidR="00C06F02">
        <w:t xml:space="preserve"> </w:t>
      </w:r>
      <w:r w:rsidR="008F5A82">
        <w:t xml:space="preserve">der </w:t>
      </w:r>
      <w:r w:rsidR="00C06F02">
        <w:t>Seite befindliche</w:t>
      </w:r>
      <w:r w:rsidR="00F56C73">
        <w:t>n</w:t>
      </w:r>
      <w:r w:rsidR="00C06F02">
        <w:t xml:space="preserve"> Schalter. Dieser besteht aus zwei Magneten. Einer </w:t>
      </w:r>
      <w:r w:rsidR="00AA0AB4">
        <w:t>ist an</w:t>
      </w:r>
      <w:r w:rsidR="00C06F02">
        <w:t xml:space="preserve"> der Außenseite und ein weiterer an der Innenseite des Gehäuses befestigt.</w:t>
      </w:r>
      <w:r w:rsidR="00DC2709">
        <w:t xml:space="preserve"> </w:t>
      </w:r>
    </w:p>
    <w:p w14:paraId="5955B845" w14:textId="77777777" w:rsidR="008665DB" w:rsidRDefault="008665DB">
      <w:pPr>
        <w:spacing w:before="0" w:after="0" w:line="240" w:lineRule="auto"/>
        <w:jc w:val="left"/>
      </w:pPr>
      <w:r>
        <w:br w:type="page"/>
      </w:r>
    </w:p>
    <w:p w14:paraId="265F57F2" w14:textId="60625197" w:rsidR="00BA4375" w:rsidRDefault="00DC2709" w:rsidP="00E378D8">
      <w:r>
        <w:lastRenderedPageBreak/>
        <w:t>Durch das Herunterziehen des Schalters und das darauf folgende Zurückschnellen des äußeren Magneten, w</w:t>
      </w:r>
      <w:r w:rsidR="008665DB">
        <w:t xml:space="preserve">ird das Magnetfeld beeinflusst. </w:t>
      </w:r>
      <w:r>
        <w:t>Dieses wiederum kann von bestimmten Smartphones registriert werden und d</w:t>
      </w:r>
      <w:r w:rsidR="003B4179">
        <w:t>ann bestimmte Aktionen auslösen [@Car].</w:t>
      </w:r>
    </w:p>
    <w:p w14:paraId="1AE3B4A4" w14:textId="77777777" w:rsidR="00E378D8" w:rsidRPr="00E378D8" w:rsidRDefault="00E378D8" w:rsidP="00E378D8"/>
    <w:p w14:paraId="0DB3D243" w14:textId="483EA57C" w:rsidR="00C00D0E" w:rsidRDefault="00C00D0E" w:rsidP="00C00D0E">
      <w:pPr>
        <w:pStyle w:val="berschrift3"/>
      </w:pPr>
      <w:bookmarkStart w:id="107" w:name="_Toc411006725"/>
      <w:r>
        <w:t>Gear</w:t>
      </w:r>
      <w:r w:rsidR="000601AF">
        <w:t xml:space="preserve"> </w:t>
      </w:r>
      <w:r>
        <w:t>VR</w:t>
      </w:r>
      <w:bookmarkEnd w:id="107"/>
    </w:p>
    <w:p w14:paraId="7EC7ADE3" w14:textId="65359FC5" w:rsidR="0058072A" w:rsidRDefault="0058072A">
      <w:pPr>
        <w:spacing w:before="0" w:after="0" w:line="240" w:lineRule="auto"/>
        <w:jc w:val="left"/>
      </w:pPr>
    </w:p>
    <w:p w14:paraId="6EC8917E" w14:textId="120527D8" w:rsidR="006B211E" w:rsidRDefault="000601AF" w:rsidP="00835D92">
      <w:r>
        <w:t>Die Gear</w:t>
      </w:r>
      <w:r w:rsidR="00AE43BC">
        <w:t xml:space="preserve"> </w:t>
      </w:r>
      <w:r w:rsidR="00684079">
        <w:t>VR ist durch eine Kollaboration von Samsung Electronics und Oculus VR entstanden. Im Gegensatz zu der Boxx3D und Cardboard besitzt diese eine Kopf</w:t>
      </w:r>
      <w:r w:rsidR="00D260D7">
        <w:t xml:space="preserve">befestigung. </w:t>
      </w:r>
    </w:p>
    <w:p w14:paraId="4E344215" w14:textId="571F8FCF" w:rsidR="00BA4375" w:rsidRDefault="00BA4375" w:rsidP="00835D92">
      <w:r>
        <w:rPr>
          <w:noProof/>
        </w:rPr>
        <mc:AlternateContent>
          <mc:Choice Requires="wps">
            <w:drawing>
              <wp:anchor distT="0" distB="0" distL="114300" distR="114300" simplePos="0" relativeHeight="251712512" behindDoc="0" locked="0" layoutInCell="1" allowOverlap="1" wp14:anchorId="4071539A" wp14:editId="4C482143">
                <wp:simplePos x="0" y="0"/>
                <wp:positionH relativeFrom="column">
                  <wp:posOffset>2976880</wp:posOffset>
                </wp:positionH>
                <wp:positionV relativeFrom="paragraph">
                  <wp:posOffset>1932940</wp:posOffset>
                </wp:positionV>
                <wp:extent cx="2233930" cy="208915"/>
                <wp:effectExtent l="0" t="0" r="0" b="635"/>
                <wp:wrapTopAndBottom/>
                <wp:docPr id="29" name="Textfeld 29"/>
                <wp:cNvGraphicFramePr/>
                <a:graphic xmlns:a="http://schemas.openxmlformats.org/drawingml/2006/main">
                  <a:graphicData uri="http://schemas.microsoft.com/office/word/2010/wordprocessingShape">
                    <wps:wsp>
                      <wps:cNvSpPr txBox="1"/>
                      <wps:spPr>
                        <a:xfrm>
                          <a:off x="0" y="0"/>
                          <a:ext cx="2233930" cy="208915"/>
                        </a:xfrm>
                        <a:prstGeom prst="rect">
                          <a:avLst/>
                        </a:prstGeom>
                        <a:solidFill>
                          <a:prstClr val="white"/>
                        </a:solidFill>
                        <a:ln>
                          <a:noFill/>
                        </a:ln>
                        <a:effectLst/>
                      </wps:spPr>
                      <wps:txbx>
                        <w:txbxContent>
                          <w:p w14:paraId="7424B1FB" w14:textId="6F0B2721" w:rsidR="003F7CAE" w:rsidRDefault="003F7CAE" w:rsidP="007577CA">
                            <w:pPr>
                              <w:pStyle w:val="Beschriftung"/>
                              <w:jc w:val="left"/>
                            </w:pPr>
                            <w:bookmarkStart w:id="108" w:name="_Toc411006796"/>
                            <w:r>
                              <w:t xml:space="preserve">Abb. </w:t>
                            </w:r>
                            <w:r w:rsidR="00347A8B">
                              <w:fldChar w:fldCharType="begin"/>
                            </w:r>
                            <w:r w:rsidR="00347A8B">
                              <w:instrText xml:space="preserve"> STYLEREF 1 \s </w:instrText>
                            </w:r>
                            <w:r w:rsidR="00347A8B">
                              <w:fldChar w:fldCharType="separate"/>
                            </w:r>
                            <w:r>
                              <w:rPr>
                                <w:noProof/>
                              </w:rPr>
                              <w:t>2</w:t>
                            </w:r>
                            <w:r w:rsidR="00347A8B">
                              <w:rPr>
                                <w:noProof/>
                              </w:rPr>
                              <w:fldChar w:fldCharType="end"/>
                            </w:r>
                            <w:r>
                              <w:t>.</w:t>
                            </w:r>
                            <w:r w:rsidR="00347A8B">
                              <w:fldChar w:fldCharType="begin"/>
                            </w:r>
                            <w:r w:rsidR="00347A8B">
                              <w:instrText xml:space="preserve"> SEQ Abb. \* ARABIC \s 1 </w:instrText>
                            </w:r>
                            <w:r w:rsidR="00347A8B">
                              <w:fldChar w:fldCharType="separate"/>
                            </w:r>
                            <w:r>
                              <w:rPr>
                                <w:noProof/>
                              </w:rPr>
                              <w:t>9</w:t>
                            </w:r>
                            <w:r w:rsidR="00347A8B">
                              <w:rPr>
                                <w:noProof/>
                              </w:rPr>
                              <w:fldChar w:fldCharType="end"/>
                            </w:r>
                            <w:r>
                              <w:t xml:space="preserve"> Ansicht der Gear VR [Com]</w:t>
                            </w:r>
                            <w:bookmarkEnd w:id="108"/>
                          </w:p>
                          <w:p w14:paraId="7E383ACA" w14:textId="77777777" w:rsidR="003F7CAE" w:rsidRPr="00BA4375" w:rsidRDefault="003F7CAE" w:rsidP="00BA4375"/>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71539A" id="Textfeld 29" o:spid="_x0000_s1033" type="#_x0000_t202" style="position:absolute;left:0;text-align:left;margin-left:234.4pt;margin-top:152.2pt;width:175.9pt;height:16.4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" stroked="f">
                <v:textbox inset="0,0,0,0">
                  <w:txbxContent>
                    <w:p w14:paraId="7424B1FB" w14:textId="6F0B2721" w:rsidR="003F7CAE" w:rsidRDefault="003F7CAE" w:rsidP="007577CA">
                      <w:pPr>
                        <w:pStyle w:val="Beschriftung"/>
                        <w:jc w:val="left"/>
                      </w:pPr>
                      <w:bookmarkStart w:id="109" w:name="_Toc411006796"/>
                      <w:r>
                        <w:t xml:space="preserve">Abb. </w:t>
                      </w:r>
                      <w:r w:rsidR="00347A8B">
                        <w:fldChar w:fldCharType="begin"/>
                      </w:r>
                      <w:r w:rsidR="00347A8B">
                        <w:instrText xml:space="preserve"> STYLEREF 1 \s </w:instrText>
                      </w:r>
                      <w:r w:rsidR="00347A8B">
                        <w:fldChar w:fldCharType="separate"/>
                      </w:r>
                      <w:r>
                        <w:rPr>
                          <w:noProof/>
                        </w:rPr>
                        <w:t>2</w:t>
                      </w:r>
                      <w:r w:rsidR="00347A8B">
                        <w:rPr>
                          <w:noProof/>
                        </w:rPr>
                        <w:fldChar w:fldCharType="end"/>
                      </w:r>
                      <w:r>
                        <w:t>.</w:t>
                      </w:r>
                      <w:r w:rsidR="00347A8B">
                        <w:fldChar w:fldCharType="begin"/>
                      </w:r>
                      <w:r w:rsidR="00347A8B">
                        <w:instrText xml:space="preserve"> SEQ Abb. \* ARABIC \s 1 </w:instrText>
                      </w:r>
                      <w:r w:rsidR="00347A8B">
                        <w:fldChar w:fldCharType="separate"/>
                      </w:r>
                      <w:r>
                        <w:rPr>
                          <w:noProof/>
                        </w:rPr>
                        <w:t>9</w:t>
                      </w:r>
                      <w:r w:rsidR="00347A8B">
                        <w:rPr>
                          <w:noProof/>
                        </w:rPr>
                        <w:fldChar w:fldCharType="end"/>
                      </w:r>
                      <w:r>
                        <w:t xml:space="preserve"> Ansicht der Gear VR [Com]</w:t>
                      </w:r>
                      <w:bookmarkEnd w:id="109"/>
                    </w:p>
                    <w:p w14:paraId="7E383ACA" w14:textId="77777777" w:rsidR="003F7CAE" w:rsidRPr="00BA4375" w:rsidRDefault="003F7CAE" w:rsidP="00BA4375"/>
                  </w:txbxContent>
                </v:textbox>
                <w10:wrap type="topAndBottom"/>
              </v:shape>
            </w:pict>
          </mc:Fallback>
        </mc:AlternateContent>
      </w:r>
      <w:r w:rsidRPr="007577CA">
        <w:rPr>
          <w:noProof/>
        </w:rPr>
        <w:drawing>
          <wp:anchor distT="0" distB="0" distL="114300" distR="114300" simplePos="0" relativeHeight="251710464" behindDoc="0" locked="0" layoutInCell="1" allowOverlap="1" wp14:anchorId="6787C450" wp14:editId="1395FECD">
            <wp:simplePos x="0" y="0"/>
            <wp:positionH relativeFrom="column">
              <wp:posOffset>3810</wp:posOffset>
            </wp:positionH>
            <wp:positionV relativeFrom="paragraph">
              <wp:posOffset>325120</wp:posOffset>
            </wp:positionV>
            <wp:extent cx="2734323" cy="1821600"/>
            <wp:effectExtent l="0" t="0" r="8890" b="7620"/>
            <wp:wrapTopAndBottom/>
            <wp:docPr id="28" name="Grafik 28" descr="C:\projects\_ba\doc\img\Samsung_Gear_V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projects\_ba\doc\img\Samsung_Gear_VR.jp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734323" cy="1821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F6A5F86" w14:textId="77777777" w:rsidR="00BA4375" w:rsidRDefault="00BA4375" w:rsidP="00835D92"/>
    <w:p w14:paraId="6F06946F" w14:textId="3A715C61" w:rsidR="00F427F8" w:rsidRDefault="00AA0AB4" w:rsidP="00835D92">
      <w:r>
        <w:t>D</w:t>
      </w:r>
      <w:r w:rsidR="00D260D7">
        <w:t>ie Kosten</w:t>
      </w:r>
      <w:r>
        <w:t xml:space="preserve"> sind</w:t>
      </w:r>
      <w:r w:rsidR="00D260D7">
        <w:t xml:space="preserve"> gegenüber den anderen beiden vorgestellten Instrumenten deutlich höher, da das Gehäuse der Gear VR hochwertiger ist und Anschlüsse innerhalb des Gehäuses verbaut sind. </w:t>
      </w:r>
      <w:r w:rsidR="007577CA">
        <w:t>A</w:t>
      </w:r>
      <w:r w:rsidR="00D260D7">
        <w:t>ußerdem kann die Gear VR nur mit einem bestimmten Smartphone benutzt werden, was wieder Kosten verursachen kann</w:t>
      </w:r>
      <w:r w:rsidR="00CC6EB7">
        <w:t xml:space="preserve"> [@Gear]</w:t>
      </w:r>
      <w:r w:rsidR="007577CA">
        <w:t>.</w:t>
      </w:r>
    </w:p>
    <w:p w14:paraId="052EB237" w14:textId="19790BA8" w:rsidR="00F62CAF" w:rsidRDefault="00F62CAF" w:rsidP="00835D92"/>
    <w:p w14:paraId="24305B7A" w14:textId="6A795D62" w:rsidR="00F04C4F" w:rsidRDefault="00F04C4F" w:rsidP="00F04C4F">
      <w:pPr>
        <w:pStyle w:val="berschrift2"/>
        <w:rPr>
          <w:noProof/>
        </w:rPr>
      </w:pPr>
      <w:bookmarkStart w:id="110" w:name="_Toc411006726"/>
      <w:r>
        <w:rPr>
          <w:noProof/>
        </w:rPr>
        <w:t>Unity</w:t>
      </w:r>
      <w:bookmarkEnd w:id="110"/>
    </w:p>
    <w:p w14:paraId="4308A4CE" w14:textId="77777777" w:rsidR="00F427F8" w:rsidRPr="00F427F8" w:rsidRDefault="00F427F8" w:rsidP="00F427F8"/>
    <w:p w14:paraId="70E83507" w14:textId="4938C6EE" w:rsidR="008704CA" w:rsidRPr="007B35F8" w:rsidRDefault="008704CA" w:rsidP="007B35F8">
      <w:r>
        <w:t>Unity wird als Entwicklungsumgebung genutzt, um die prototypische Anwendung umzusetzen. Unity ist besonders für Anwendungen im B</w:t>
      </w:r>
      <w:r w:rsidR="00E31CB6">
        <w:t xml:space="preserve">ereich VR geeignet, da Unity das Programmieren auf Objekte ermöglicht und die Platzierung von virtuellen Kameras trivial gestaltet. Des Weiteren können die Anwendungen auf verschiedene Plattformen veröffentlicht werden, </w:t>
      </w:r>
      <w:r w:rsidR="00E31CB6">
        <w:lastRenderedPageBreak/>
        <w:t xml:space="preserve">ohne </w:t>
      </w:r>
      <w:r w:rsidR="00AA0AB4">
        <w:t xml:space="preserve">unterschiedliche Implementierungen vorzunehmen </w:t>
      </w:r>
      <w:r w:rsidR="00E31CB6">
        <w:t xml:space="preserve">[Sei14]. Dieser Abschnitt gibt einen Überblick über die </w:t>
      </w:r>
      <w:r w:rsidR="00342C6C">
        <w:t xml:space="preserve">Funktionen und Werkzeuge </w:t>
      </w:r>
      <w:r w:rsidR="003204F8">
        <w:t>die genutzt werden</w:t>
      </w:r>
      <w:r w:rsidR="00C644AA">
        <w:t xml:space="preserve"> und stellt verwendete Plugins vor.</w:t>
      </w:r>
    </w:p>
    <w:p w14:paraId="2ECF1555" w14:textId="3DA73958" w:rsidR="00702AFA" w:rsidRDefault="008704CA" w:rsidP="00702AFA">
      <w:r>
        <w:t>Es wird mit Version 4.6 gearbeitet</w:t>
      </w:r>
      <w:r w:rsidR="004724F1">
        <w:t xml:space="preserve">, die zum Vorgänger Änderungen am GUI-System hat und allgemein </w:t>
      </w:r>
      <w:r w:rsidR="00184883">
        <w:t>eine höhere Leistung aufweist</w:t>
      </w:r>
      <w:r>
        <w:t xml:space="preserve"> [@Uni].</w:t>
      </w:r>
    </w:p>
    <w:p w14:paraId="534FBBE2" w14:textId="6EBE7576" w:rsidR="00BA4375" w:rsidRDefault="00BA4375">
      <w:pPr>
        <w:spacing w:before="0" w:after="0" w:line="240" w:lineRule="auto"/>
        <w:jc w:val="left"/>
      </w:pPr>
    </w:p>
    <w:p w14:paraId="5FE55E53" w14:textId="469A1703" w:rsidR="00B95B04" w:rsidRDefault="002F1758" w:rsidP="00B95B04">
      <w:pPr>
        <w:pStyle w:val="berschrift3"/>
      </w:pPr>
      <w:bookmarkStart w:id="111" w:name="_Toc411006727"/>
      <w:r>
        <w:t>Programmierung über Skripte</w:t>
      </w:r>
      <w:bookmarkEnd w:id="111"/>
    </w:p>
    <w:p w14:paraId="7D608079" w14:textId="4970AA2D" w:rsidR="00B95B04" w:rsidRDefault="00B95B04" w:rsidP="00B95B04"/>
    <w:p w14:paraId="42592868" w14:textId="49211C43" w:rsidR="009C654F" w:rsidRDefault="00E1534C" w:rsidP="000A53E7">
      <w:r>
        <w:t xml:space="preserve">Unity hat für das Programmieren von Skripten eine eigene Entwicklungsumgebung. </w:t>
      </w:r>
      <w:r w:rsidR="00540D63">
        <w:t xml:space="preserve">Diese ist MonoDevelop, welche </w:t>
      </w:r>
      <w:r>
        <w:t>Open-Source</w:t>
      </w:r>
      <w:r w:rsidR="00540D63">
        <w:t xml:space="preserve"> ist</w:t>
      </w:r>
      <w:r>
        <w:t xml:space="preserve"> u</w:t>
      </w:r>
      <w:r w:rsidR="00227F75">
        <w:t xml:space="preserve">nd unter dem Aspekt entstand </w:t>
      </w:r>
      <w:r>
        <w:t xml:space="preserve">ein leichteres Debuggen von Unity Projekten zu ermöglichen. </w:t>
      </w:r>
      <w:r w:rsidR="00E2566B">
        <w:t>Verfügbare Programmiersprachen sind C#, JavaScript und Boo. In dieser</w:t>
      </w:r>
      <w:r w:rsidR="00B478C9">
        <w:t xml:space="preserve"> Arbeit wird mit C# gearbeitet. </w:t>
      </w:r>
      <w:r>
        <w:t xml:space="preserve">Skripte sind als eigene Klassen aufzufassen, die als Komponente an Objekte angehängt und dadurch erst genutzt werden können. </w:t>
      </w:r>
      <w:r w:rsidR="00B933C0">
        <w:t>Jedes Skript muss von de</w:t>
      </w:r>
      <w:r w:rsidR="00227F75">
        <w:t>r Klasse MonoBehaviour erben, um</w:t>
      </w:r>
      <w:r w:rsidR="00B933C0">
        <w:t xml:space="preserve"> die Funktionalität eines Skripts als Komponente ermöglicht.</w:t>
      </w:r>
      <w:ins w:id="112" w:author="Autor">
        <w:r w:rsidR="00B218D8">
          <w:t>?</w:t>
        </w:r>
      </w:ins>
      <w:r w:rsidR="00540D63">
        <w:t xml:space="preserve"> Skripte lassen</w:t>
      </w:r>
      <w:r w:rsidR="00227F75">
        <w:t xml:space="preserve"> sich</w:t>
      </w:r>
      <w:r w:rsidR="00540D63">
        <w:t xml:space="preserve"> über das Hauptmenü erstellen oder können direkt als Komponenten eines Objektes zugewiesen werden</w:t>
      </w:r>
      <w:r w:rsidR="009C654F">
        <w:t xml:space="preserve"> [Sei14]</w:t>
      </w:r>
      <w:r w:rsidR="00540D63">
        <w:t>.</w:t>
      </w:r>
    </w:p>
    <w:p w14:paraId="37B583C9" w14:textId="25B5BE2C" w:rsidR="00745A23" w:rsidRDefault="008B7201" w:rsidP="006B211E">
      <w:r>
        <w:t>Ein neu erstelltes C#-Skript enthält über using eingebundene Namespaces</w:t>
      </w:r>
      <w:r w:rsidR="001B642E">
        <w:t xml:space="preserve">, um bestimmte Grundlegende Funktionalitäten zur Verfügung zu stellen. Nach den Namespaces </w:t>
      </w:r>
      <w:r w:rsidR="00227F75">
        <w:t>kommen</w:t>
      </w:r>
      <w:r w:rsidR="001B642E">
        <w:t xml:space="preserve"> die Klassendefinition und die MonoBehaviour-Erbung. </w:t>
      </w:r>
      <w:r w:rsidR="002E38A0">
        <w:t>Diese Erbung erhä</w:t>
      </w:r>
      <w:r w:rsidR="00A07824">
        <w:t>l</w:t>
      </w:r>
      <w:r w:rsidR="002E38A0">
        <w:t>t jedes Skript Standardmäßig da hier auch die Start- und Update-Methoden bereitgestellt werden [Sei14].</w:t>
      </w:r>
    </w:p>
    <w:p w14:paraId="3BAF819C" w14:textId="77777777" w:rsidR="00BA4375" w:rsidRDefault="00BA4375" w:rsidP="006B211E"/>
    <w:p w14:paraId="7A3A65AF" w14:textId="2D5BD98B" w:rsidR="00AD452F" w:rsidRDefault="00AD452F" w:rsidP="00E75394">
      <w:pPr>
        <w:pStyle w:val="Hervorhebenfett"/>
      </w:pPr>
      <w:r>
        <w:t>Event-Methoden</w:t>
      </w:r>
    </w:p>
    <w:p w14:paraId="47EEBDA0" w14:textId="77777777" w:rsidR="00E378D8" w:rsidRDefault="00E378D8" w:rsidP="00E378D8">
      <w:pPr>
        <w:pStyle w:val="Textkrper"/>
      </w:pPr>
    </w:p>
    <w:p w14:paraId="300208D5" w14:textId="77777777" w:rsidR="00E378D8" w:rsidRDefault="00E378D8" w:rsidP="00E378D8">
      <w:r>
        <w:t>Die Start-Methode wird einmalig ausgeführt, und dient der Initialisierung von Variablen. Sobald eine Skript-Instanz aktiviert ist, wird als erstes die Start-Methode ausgeführt. Dadurch ist es möglich die Reihenfolge von Initialisierungen zu bestimmen [Sei14].</w:t>
      </w:r>
    </w:p>
    <w:p w14:paraId="59199D08" w14:textId="77777777" w:rsidR="00E378D8" w:rsidRDefault="00E378D8" w:rsidP="00E378D8">
      <w:r>
        <w:t xml:space="preserve">Die Update-Methode zählt zu den wichtigsten Methoden in Unity. Update wird jedes Mal aufgerufen bevor ein Frame gerendert wird. Hier ist es z.B. möglich einem Objekt Bewegungen zuzufügen durch das Verändern der Positionsparameter [Sei14]. </w:t>
      </w:r>
    </w:p>
    <w:p w14:paraId="46AA2AF3" w14:textId="77777777" w:rsidR="00E378D8" w:rsidRDefault="00E378D8" w:rsidP="00E378D8">
      <w:r>
        <w:lastRenderedPageBreak/>
        <w:t>Neben diesen beiden Methoden gibt es noch weitere Grundlegende Methoden die je nach Notwendigkeit genutzt, aber hier nicht näher beleuchtet werden.</w:t>
      </w:r>
    </w:p>
    <w:p w14:paraId="2CED8B34" w14:textId="093E8D77" w:rsidR="00E378D8" w:rsidRDefault="00E378D8">
      <w:pPr>
        <w:spacing w:before="0" w:after="0" w:line="240" w:lineRule="auto"/>
        <w:jc w:val="left"/>
      </w:pPr>
      <w:r>
        <w:br w:type="page"/>
      </w:r>
    </w:p>
    <w:p w14:paraId="6148E93D" w14:textId="77777777" w:rsidR="00AB269A" w:rsidRPr="001E7938" w:rsidRDefault="00AB269A" w:rsidP="00AB269A">
      <w:pPr>
        <w:pStyle w:val="Code"/>
        <w:rPr>
          <w:lang w:val="en-US"/>
          <w:rPrChange w:id="113" w:author="Autor">
            <w:rPr/>
          </w:rPrChange>
        </w:rPr>
      </w:pPr>
      <w:r w:rsidRPr="001E7938">
        <w:rPr>
          <w:lang w:val="en-US"/>
          <w:rPrChange w:id="114" w:author="Autor">
            <w:rPr/>
          </w:rPrChange>
        </w:rPr>
        <w:lastRenderedPageBreak/>
        <w:t>using UnityEngine;</w:t>
      </w:r>
    </w:p>
    <w:p w14:paraId="4528C34B" w14:textId="77777777" w:rsidR="00AB269A" w:rsidRPr="001E7938" w:rsidRDefault="00AB269A" w:rsidP="00AB269A">
      <w:pPr>
        <w:pStyle w:val="Code"/>
        <w:rPr>
          <w:lang w:val="en-US"/>
          <w:rPrChange w:id="115" w:author="Autor">
            <w:rPr/>
          </w:rPrChange>
        </w:rPr>
      </w:pPr>
      <w:r w:rsidRPr="001E7938">
        <w:rPr>
          <w:lang w:val="en-US"/>
          <w:rPrChange w:id="116" w:author="Autor">
            <w:rPr/>
          </w:rPrChange>
        </w:rPr>
        <w:t>using System.Collections;</w:t>
      </w:r>
    </w:p>
    <w:p w14:paraId="47D8F0EF" w14:textId="77777777" w:rsidR="00AB269A" w:rsidRPr="001E7938" w:rsidRDefault="00AB269A" w:rsidP="00AB269A">
      <w:pPr>
        <w:pStyle w:val="Code"/>
        <w:rPr>
          <w:lang w:val="en-US"/>
          <w:rPrChange w:id="117" w:author="Autor">
            <w:rPr/>
          </w:rPrChange>
        </w:rPr>
      </w:pPr>
    </w:p>
    <w:p w14:paraId="689FCEBF" w14:textId="77777777" w:rsidR="00AB269A" w:rsidRPr="001E7938" w:rsidRDefault="00AB269A" w:rsidP="00AB269A">
      <w:pPr>
        <w:pStyle w:val="Code"/>
        <w:rPr>
          <w:lang w:val="en-US"/>
          <w:rPrChange w:id="118" w:author="Autor">
            <w:rPr/>
          </w:rPrChange>
        </w:rPr>
      </w:pPr>
      <w:r w:rsidRPr="001E7938">
        <w:rPr>
          <w:lang w:val="en-US"/>
          <w:rPrChange w:id="119" w:author="Autor">
            <w:rPr/>
          </w:rPrChange>
        </w:rPr>
        <w:t>public class NewScript : MonoBehaviour {</w:t>
      </w:r>
    </w:p>
    <w:p w14:paraId="55CB71FE" w14:textId="77777777" w:rsidR="00AB269A" w:rsidRPr="001E7938" w:rsidRDefault="00AB269A" w:rsidP="00AB269A">
      <w:pPr>
        <w:pStyle w:val="Code"/>
        <w:rPr>
          <w:lang w:val="en-US"/>
          <w:rPrChange w:id="120" w:author="Autor">
            <w:rPr/>
          </w:rPrChange>
        </w:rPr>
      </w:pPr>
    </w:p>
    <w:p w14:paraId="78E0F9BB" w14:textId="77777777" w:rsidR="00AB269A" w:rsidRPr="001E7938" w:rsidRDefault="00AB269A" w:rsidP="00AB269A">
      <w:pPr>
        <w:pStyle w:val="Code"/>
        <w:rPr>
          <w:lang w:val="en-US"/>
          <w:rPrChange w:id="121" w:author="Autor">
            <w:rPr/>
          </w:rPrChange>
        </w:rPr>
      </w:pPr>
      <w:r w:rsidRPr="001E7938">
        <w:rPr>
          <w:lang w:val="en-US"/>
          <w:rPrChange w:id="122" w:author="Autor">
            <w:rPr/>
          </w:rPrChange>
        </w:rPr>
        <w:tab/>
        <w:t>// Use this for initialization</w:t>
      </w:r>
    </w:p>
    <w:p w14:paraId="582A75E4" w14:textId="09AFDA97" w:rsidR="00AB269A" w:rsidRPr="001E7938" w:rsidRDefault="00BF2B0E" w:rsidP="00BF2B0E">
      <w:pPr>
        <w:pStyle w:val="Code"/>
        <w:rPr>
          <w:lang w:val="en-US"/>
          <w:rPrChange w:id="123" w:author="Autor">
            <w:rPr/>
          </w:rPrChange>
        </w:rPr>
      </w:pPr>
      <w:r w:rsidRPr="001E7938">
        <w:rPr>
          <w:lang w:val="en-US"/>
          <w:rPrChange w:id="124" w:author="Autor">
            <w:rPr/>
          </w:rPrChange>
        </w:rPr>
        <w:tab/>
        <w:t>void Start () {</w:t>
      </w:r>
    </w:p>
    <w:p w14:paraId="6FF98E22" w14:textId="77777777" w:rsidR="00AB269A" w:rsidRPr="001E7938" w:rsidRDefault="00AB269A" w:rsidP="00AB269A">
      <w:pPr>
        <w:pStyle w:val="Code"/>
        <w:rPr>
          <w:lang w:val="en-US"/>
          <w:rPrChange w:id="125" w:author="Autor">
            <w:rPr/>
          </w:rPrChange>
        </w:rPr>
      </w:pPr>
      <w:r w:rsidRPr="001E7938">
        <w:rPr>
          <w:lang w:val="en-US"/>
          <w:rPrChange w:id="126" w:author="Autor">
            <w:rPr/>
          </w:rPrChange>
        </w:rPr>
        <w:tab/>
        <w:t>}</w:t>
      </w:r>
    </w:p>
    <w:p w14:paraId="53CE942E" w14:textId="1B73DDF6" w:rsidR="00AB269A" w:rsidRPr="001E7938" w:rsidRDefault="00AB269A" w:rsidP="00AB269A">
      <w:pPr>
        <w:pStyle w:val="Code"/>
        <w:rPr>
          <w:lang w:val="en-US"/>
          <w:rPrChange w:id="127" w:author="Autor">
            <w:rPr/>
          </w:rPrChange>
        </w:rPr>
      </w:pPr>
    </w:p>
    <w:p w14:paraId="37177CDB" w14:textId="77777777" w:rsidR="00AB269A" w:rsidRPr="001E7938" w:rsidRDefault="00AB269A" w:rsidP="00AB269A">
      <w:pPr>
        <w:pStyle w:val="Code"/>
        <w:rPr>
          <w:lang w:val="en-US"/>
          <w:rPrChange w:id="128" w:author="Autor">
            <w:rPr/>
          </w:rPrChange>
        </w:rPr>
      </w:pPr>
      <w:r w:rsidRPr="001E7938">
        <w:rPr>
          <w:lang w:val="en-US"/>
          <w:rPrChange w:id="129" w:author="Autor">
            <w:rPr/>
          </w:rPrChange>
        </w:rPr>
        <w:tab/>
        <w:t>// Update is called once per frame</w:t>
      </w:r>
    </w:p>
    <w:p w14:paraId="5DF7B6E4" w14:textId="12D1F36A" w:rsidR="00AB269A" w:rsidRDefault="00AB269A" w:rsidP="00356886">
      <w:pPr>
        <w:pStyle w:val="Code"/>
      </w:pPr>
      <w:r w:rsidRPr="001E7938">
        <w:rPr>
          <w:lang w:val="en-US"/>
          <w:rPrChange w:id="130" w:author="Autor">
            <w:rPr/>
          </w:rPrChange>
        </w:rPr>
        <w:tab/>
      </w:r>
      <w:r>
        <w:t>v</w:t>
      </w:r>
      <w:r w:rsidR="00356886">
        <w:t>oid Update () {</w:t>
      </w:r>
    </w:p>
    <w:p w14:paraId="033020F3" w14:textId="77777777" w:rsidR="00AB269A" w:rsidRDefault="00AB269A" w:rsidP="00AB269A">
      <w:pPr>
        <w:pStyle w:val="Code"/>
      </w:pPr>
      <w:r>
        <w:tab/>
        <w:t>}</w:t>
      </w:r>
    </w:p>
    <w:p w14:paraId="1B98D8D7" w14:textId="686CAEC4" w:rsidR="00AB269A" w:rsidRPr="00FF07A0" w:rsidRDefault="00AB269A" w:rsidP="00AB269A">
      <w:pPr>
        <w:pStyle w:val="Code"/>
      </w:pPr>
      <w:r>
        <w:t>}</w:t>
      </w:r>
    </w:p>
    <w:p w14:paraId="3417C861" w14:textId="6B35A29F" w:rsidR="007E6C9E" w:rsidRDefault="009113B1" w:rsidP="00AB269A">
      <w:pPr>
        <w:pStyle w:val="Beschriftung"/>
      </w:pPr>
      <w:bookmarkStart w:id="131" w:name="_Toc411006823"/>
      <w:r>
        <w:t>Listing</w:t>
      </w:r>
      <w:r w:rsidR="00AB269A">
        <w:t xml:space="preserve"> </w:t>
      </w:r>
      <w:r w:rsidR="00347A8B">
        <w:fldChar w:fldCharType="begin"/>
      </w:r>
      <w:r w:rsidR="00347A8B">
        <w:instrText xml:space="preserve"> STYLEREF 1 \s </w:instrText>
      </w:r>
      <w:r w:rsidR="00347A8B">
        <w:fldChar w:fldCharType="separate"/>
      </w:r>
      <w:r w:rsidR="000D0636">
        <w:rPr>
          <w:noProof/>
        </w:rPr>
        <w:t>2</w:t>
      </w:r>
      <w:r w:rsidR="00347A8B">
        <w:rPr>
          <w:noProof/>
        </w:rPr>
        <w:fldChar w:fldCharType="end"/>
      </w:r>
      <w:r w:rsidR="002B0D9C">
        <w:t>.</w:t>
      </w:r>
      <w:r w:rsidR="00347A8B">
        <w:fldChar w:fldCharType="begin"/>
      </w:r>
      <w:r w:rsidR="00347A8B">
        <w:instrText xml:space="preserve"> SEQ Listing \* ARABIC \s 1 </w:instrText>
      </w:r>
      <w:r w:rsidR="00347A8B">
        <w:fldChar w:fldCharType="separate"/>
      </w:r>
      <w:r w:rsidR="000D0636">
        <w:rPr>
          <w:noProof/>
        </w:rPr>
        <w:t>1</w:t>
      </w:r>
      <w:r w:rsidR="00347A8B">
        <w:rPr>
          <w:noProof/>
        </w:rPr>
        <w:fldChar w:fldCharType="end"/>
      </w:r>
      <w:r w:rsidR="00AB269A">
        <w:t xml:space="preserve"> Grundgerüst eines </w:t>
      </w:r>
      <w:r w:rsidR="008B23BC">
        <w:t>C#-</w:t>
      </w:r>
      <w:r w:rsidR="00AB269A">
        <w:t>Skripts</w:t>
      </w:r>
      <w:bookmarkEnd w:id="131"/>
    </w:p>
    <w:p w14:paraId="1BFB38B4" w14:textId="77777777" w:rsidR="00AD452F" w:rsidRDefault="00AD452F" w:rsidP="00B95B04"/>
    <w:p w14:paraId="1DE24CCA" w14:textId="0DA8B382" w:rsidR="00AD452F" w:rsidRDefault="00AD452F" w:rsidP="00E75394">
      <w:pPr>
        <w:pStyle w:val="Hervorhebenfett"/>
      </w:pPr>
      <w:r>
        <w:t>Komponenten</w:t>
      </w:r>
    </w:p>
    <w:p w14:paraId="0FBB06E5" w14:textId="77777777" w:rsidR="00AD452F" w:rsidRPr="00AD452F" w:rsidRDefault="00AD452F" w:rsidP="00AD452F"/>
    <w:p w14:paraId="2167600D" w14:textId="68073540" w:rsidR="00D35661" w:rsidRDefault="00D35661" w:rsidP="00EC2D2F">
      <w:r>
        <w:t>Der nächste wichtige Aspekt ist die Komponentenprogrammierung. Diese erlaubt es ein Skript zu erstellen, welches an beliebig viel</w:t>
      </w:r>
      <w:r w:rsidR="00EC2D2F">
        <w:t>e Objekte angehängt werden kann.</w:t>
      </w:r>
    </w:p>
    <w:p w14:paraId="5F6CB276" w14:textId="77777777" w:rsidR="00EC2D2F" w:rsidRDefault="00EC2D2F" w:rsidP="00EC2D2F">
      <w:pPr>
        <w:rPr>
          <w:rStyle w:val="Hervorhebung"/>
        </w:rPr>
      </w:pPr>
    </w:p>
    <w:p w14:paraId="5CCE92FE" w14:textId="5242F5F4" w:rsidR="008575CD" w:rsidRPr="008575CD" w:rsidRDefault="00D35661" w:rsidP="00CD1495">
      <w:pPr>
        <w:ind w:left="431"/>
        <w:rPr>
          <w:rStyle w:val="Hervorhebung"/>
        </w:rPr>
      </w:pPr>
      <w:r>
        <w:rPr>
          <w:rStyle w:val="Hervorhebung"/>
        </w:rPr>
        <w:t>„</w:t>
      </w:r>
      <w:r w:rsidR="008575CD" w:rsidRPr="008575CD">
        <w:rPr>
          <w:rStyle w:val="Hervorhebung"/>
        </w:rPr>
        <w:t>Ein wichtiger Grundsatz von Unity ist, dass jedes GameObject seine eigenen Components</w:t>
      </w:r>
    </w:p>
    <w:p w14:paraId="7BEA093D" w14:textId="77777777" w:rsidR="008575CD" w:rsidRPr="008575CD" w:rsidRDefault="008575CD" w:rsidP="00CD1495">
      <w:pPr>
        <w:ind w:left="431"/>
        <w:rPr>
          <w:rStyle w:val="Hervorhebung"/>
        </w:rPr>
      </w:pPr>
      <w:r w:rsidRPr="008575CD">
        <w:rPr>
          <w:rStyle w:val="Hervorhebung"/>
        </w:rPr>
        <w:t>besitzt. Sie programmieren also keine Lebensverwaltung, die die Lebensstärke aller Gegner</w:t>
      </w:r>
    </w:p>
    <w:p w14:paraId="5C7169BC" w14:textId="77777777" w:rsidR="008575CD" w:rsidRPr="008575CD" w:rsidRDefault="008575CD" w:rsidP="00CD1495">
      <w:pPr>
        <w:ind w:left="431"/>
        <w:rPr>
          <w:rStyle w:val="Hervorhebung"/>
        </w:rPr>
      </w:pPr>
      <w:r w:rsidRPr="008575CD">
        <w:rPr>
          <w:rStyle w:val="Hervorhebung"/>
        </w:rPr>
        <w:t>verwaltet, sondern ein Skript, das lediglich die Gesundheit eines einzelnen Gegners verwaltet. Dieses Skript wird dann aber wieder jedem Gegner zugefügt, sodass jeder Gegner seine</w:t>
      </w:r>
    </w:p>
    <w:p w14:paraId="1B989800" w14:textId="0B1AD922" w:rsidR="00022397" w:rsidRPr="008575CD" w:rsidRDefault="008575CD" w:rsidP="00CD1495">
      <w:pPr>
        <w:ind w:left="431"/>
        <w:rPr>
          <w:rStyle w:val="Hervorhebung"/>
        </w:rPr>
      </w:pPr>
      <w:r w:rsidRPr="008575CD">
        <w:rPr>
          <w:rStyle w:val="Hervorhebung"/>
        </w:rPr>
        <w:t>eigene Verwaltung hat</w:t>
      </w:r>
      <w:r w:rsidR="00D35661">
        <w:rPr>
          <w:rStyle w:val="Hervorhebung"/>
        </w:rPr>
        <w:t>.“</w:t>
      </w:r>
      <w:r>
        <w:rPr>
          <w:rStyle w:val="Hervorhebung"/>
        </w:rPr>
        <w:t xml:space="preserve"> [Sei14]</w:t>
      </w:r>
    </w:p>
    <w:p w14:paraId="480BFE48" w14:textId="200A8DEE" w:rsidR="00022397" w:rsidRDefault="00022397" w:rsidP="008575CD">
      <w:pPr>
        <w:rPr>
          <w:rStyle w:val="Hervorhebung"/>
          <w:i w:val="0"/>
        </w:rPr>
      </w:pPr>
    </w:p>
    <w:p w14:paraId="636D9C5D" w14:textId="04A8396A" w:rsidR="00AD452F" w:rsidRDefault="00411564" w:rsidP="008575CD">
      <w:pPr>
        <w:rPr>
          <w:rStyle w:val="Hervorhebung"/>
          <w:i w:val="0"/>
        </w:rPr>
      </w:pPr>
      <w:r>
        <w:rPr>
          <w:rStyle w:val="Hervorhebung"/>
          <w:i w:val="0"/>
        </w:rPr>
        <w:t>So ist es möglich über die Variable gameObject auf Komponenten d</w:t>
      </w:r>
      <w:r w:rsidR="0055050B">
        <w:rPr>
          <w:rStyle w:val="Hervorhebung"/>
          <w:i w:val="0"/>
        </w:rPr>
        <w:t>es eigenen Objektes zuzugreifen, um Parameter zu verändern.</w:t>
      </w:r>
    </w:p>
    <w:p w14:paraId="44AF50E7" w14:textId="7F2A0FA2" w:rsidR="00AD452F" w:rsidRDefault="00AD452F">
      <w:pPr>
        <w:spacing w:before="0" w:after="0" w:line="240" w:lineRule="auto"/>
        <w:jc w:val="left"/>
        <w:rPr>
          <w:rStyle w:val="Hervorhebung"/>
          <w:i w:val="0"/>
        </w:rPr>
      </w:pPr>
    </w:p>
    <w:p w14:paraId="270EECB4" w14:textId="6321DF5C" w:rsidR="00411564" w:rsidRPr="001E7938" w:rsidRDefault="00411564" w:rsidP="000B0FDA">
      <w:pPr>
        <w:pStyle w:val="Code"/>
        <w:rPr>
          <w:rStyle w:val="Hervorhebung"/>
          <w:rFonts w:ascii="Courier New" w:hAnsi="Courier New"/>
          <w:i w:val="0"/>
          <w:iCs w:val="0"/>
          <w:lang w:val="en-US"/>
          <w:rPrChange w:id="132" w:author="Autor">
            <w:rPr>
              <w:rStyle w:val="Hervorhebung"/>
              <w:rFonts w:ascii="Courier New" w:hAnsi="Courier New"/>
              <w:i w:val="0"/>
              <w:iCs w:val="0"/>
              <w:sz w:val="24"/>
            </w:rPr>
          </w:rPrChange>
        </w:rPr>
      </w:pPr>
      <w:r w:rsidRPr="001E7938">
        <w:rPr>
          <w:rStyle w:val="Hervorhebung"/>
          <w:rFonts w:ascii="Courier New" w:hAnsi="Courier New"/>
          <w:i w:val="0"/>
          <w:iCs w:val="0"/>
          <w:lang w:val="en-US"/>
          <w:rPrChange w:id="133" w:author="Autor">
            <w:rPr>
              <w:rStyle w:val="Hervorhebung"/>
              <w:rFonts w:ascii="Courier New" w:hAnsi="Courier New"/>
              <w:i w:val="0"/>
              <w:iCs w:val="0"/>
            </w:rPr>
          </w:rPrChange>
        </w:rPr>
        <w:t>Transform transform = gameObject.GetComponent&lt;Transform&gt;();</w:t>
      </w:r>
    </w:p>
    <w:p w14:paraId="59F94618" w14:textId="49EE08FA" w:rsidR="00E378D8" w:rsidRDefault="009113B1" w:rsidP="00553EA7">
      <w:pPr>
        <w:pStyle w:val="Beschriftung"/>
      </w:pPr>
      <w:bookmarkStart w:id="134" w:name="_Toc411006824"/>
      <w:r>
        <w:t>Listing</w:t>
      </w:r>
      <w:r w:rsidR="000B0FDA">
        <w:t xml:space="preserve"> </w:t>
      </w:r>
      <w:r w:rsidR="00347A8B">
        <w:fldChar w:fldCharType="begin"/>
      </w:r>
      <w:r w:rsidR="00347A8B">
        <w:instrText xml:space="preserve"> STYLEREF 1 \s </w:instrText>
      </w:r>
      <w:r w:rsidR="00347A8B">
        <w:fldChar w:fldCharType="separate"/>
      </w:r>
      <w:r w:rsidR="000D0636">
        <w:rPr>
          <w:noProof/>
        </w:rPr>
        <w:t>2</w:t>
      </w:r>
      <w:r w:rsidR="00347A8B">
        <w:rPr>
          <w:noProof/>
        </w:rPr>
        <w:fldChar w:fldCharType="end"/>
      </w:r>
      <w:r w:rsidR="002B0D9C">
        <w:t>.</w:t>
      </w:r>
      <w:r w:rsidR="00347A8B">
        <w:fldChar w:fldCharType="begin"/>
      </w:r>
      <w:r w:rsidR="00347A8B">
        <w:instrText xml:space="preserve"> SEQ Listing \* ARABIC \s 1 </w:instrText>
      </w:r>
      <w:r w:rsidR="00347A8B">
        <w:fldChar w:fldCharType="separate"/>
      </w:r>
      <w:r w:rsidR="000D0636">
        <w:rPr>
          <w:noProof/>
        </w:rPr>
        <w:t>2</w:t>
      </w:r>
      <w:r w:rsidR="00347A8B">
        <w:rPr>
          <w:noProof/>
        </w:rPr>
        <w:fldChar w:fldCharType="end"/>
      </w:r>
      <w:r w:rsidR="000B0FDA">
        <w:t xml:space="preserve"> Zugriff auf eigene Komponente eines Objektes</w:t>
      </w:r>
      <w:bookmarkEnd w:id="134"/>
    </w:p>
    <w:p w14:paraId="5445C39C" w14:textId="77777777" w:rsidR="00E378D8" w:rsidRDefault="00E378D8">
      <w:pPr>
        <w:spacing w:before="0" w:after="0" w:line="240" w:lineRule="auto"/>
        <w:jc w:val="left"/>
        <w:rPr>
          <w:b/>
          <w:bCs/>
          <w:sz w:val="20"/>
          <w:szCs w:val="20"/>
        </w:rPr>
      </w:pPr>
      <w:r>
        <w:br w:type="page"/>
      </w:r>
    </w:p>
    <w:p w14:paraId="2DF2B94D" w14:textId="3DE71D1C" w:rsidR="00B57E72" w:rsidRPr="001E7938" w:rsidRDefault="00072DE4" w:rsidP="00B57E72">
      <w:pPr>
        <w:pStyle w:val="Code"/>
        <w:rPr>
          <w:lang w:val="en-US"/>
          <w:rPrChange w:id="135" w:author="Autor">
            <w:rPr/>
          </w:rPrChange>
        </w:rPr>
      </w:pPr>
      <w:r w:rsidRPr="001E7938">
        <w:rPr>
          <w:lang w:val="en-US"/>
          <w:rPrChange w:id="136" w:author="Autor">
            <w:rPr/>
          </w:rPrChange>
        </w:rPr>
        <w:lastRenderedPageBreak/>
        <w:t xml:space="preserve">public class </w:t>
      </w:r>
      <w:r w:rsidR="002A5220" w:rsidRPr="001E7938">
        <w:rPr>
          <w:lang w:val="en-US"/>
          <w:rPrChange w:id="137" w:author="Autor">
            <w:rPr/>
          </w:rPrChange>
        </w:rPr>
        <w:t>ComponentExample</w:t>
      </w:r>
      <w:r w:rsidR="00B57E72" w:rsidRPr="001E7938">
        <w:rPr>
          <w:lang w:val="en-US"/>
          <w:rPrChange w:id="138" w:author="Autor">
            <w:rPr/>
          </w:rPrChange>
        </w:rPr>
        <w:t xml:space="preserve"> : MonoBehaviour {</w:t>
      </w:r>
    </w:p>
    <w:p w14:paraId="38F9CB67" w14:textId="5B668C46" w:rsidR="00B57E72" w:rsidRPr="001E7938" w:rsidRDefault="00B57E72" w:rsidP="00553EA7">
      <w:pPr>
        <w:pStyle w:val="Code"/>
        <w:rPr>
          <w:lang w:val="en-US"/>
          <w:rPrChange w:id="139" w:author="Autor">
            <w:rPr/>
          </w:rPrChange>
        </w:rPr>
      </w:pPr>
      <w:r w:rsidRPr="001E7938">
        <w:rPr>
          <w:lang w:val="en-US"/>
          <w:rPrChange w:id="140" w:author="Autor">
            <w:rPr/>
          </w:rPrChange>
        </w:rPr>
        <w:tab/>
        <w:t>public GameObject</w:t>
      </w:r>
      <w:r w:rsidR="00CC347C" w:rsidRPr="001E7938">
        <w:rPr>
          <w:lang w:val="en-US"/>
          <w:rPrChange w:id="141" w:author="Autor">
            <w:rPr/>
          </w:rPrChange>
        </w:rPr>
        <w:t xml:space="preserve"> </w:t>
      </w:r>
      <w:r w:rsidR="00D67113" w:rsidRPr="001E7938">
        <w:rPr>
          <w:lang w:val="en-US"/>
          <w:rPrChange w:id="142" w:author="Autor">
            <w:rPr/>
          </w:rPrChange>
        </w:rPr>
        <w:t>user</w:t>
      </w:r>
      <w:r w:rsidRPr="001E7938">
        <w:rPr>
          <w:lang w:val="en-US"/>
          <w:rPrChange w:id="143" w:author="Autor">
            <w:rPr/>
          </w:rPrChange>
        </w:rPr>
        <w:t>;</w:t>
      </w:r>
    </w:p>
    <w:p w14:paraId="61FD0A47" w14:textId="43803A28" w:rsidR="00B57E72" w:rsidRPr="00690630" w:rsidRDefault="00B57E72" w:rsidP="00B57E72">
      <w:pPr>
        <w:pStyle w:val="Code"/>
      </w:pPr>
      <w:r>
        <w:t>}</w:t>
      </w:r>
    </w:p>
    <w:p w14:paraId="7B591B8D" w14:textId="15FC00A0" w:rsidR="0022065B" w:rsidRDefault="009113B1" w:rsidP="0022065B">
      <w:pPr>
        <w:pStyle w:val="Beschriftung"/>
      </w:pPr>
      <w:bookmarkStart w:id="144" w:name="_Toc411006825"/>
      <w:r>
        <w:t>Listing</w:t>
      </w:r>
      <w:r w:rsidR="0022065B">
        <w:t xml:space="preserve"> </w:t>
      </w:r>
      <w:r w:rsidR="00347A8B">
        <w:fldChar w:fldCharType="begin"/>
      </w:r>
      <w:r w:rsidR="00347A8B">
        <w:instrText xml:space="preserve"> STYLEREF 1 \s </w:instrText>
      </w:r>
      <w:r w:rsidR="00347A8B">
        <w:fldChar w:fldCharType="separate"/>
      </w:r>
      <w:r w:rsidR="000D0636">
        <w:rPr>
          <w:noProof/>
        </w:rPr>
        <w:t>2</w:t>
      </w:r>
      <w:r w:rsidR="00347A8B">
        <w:rPr>
          <w:noProof/>
        </w:rPr>
        <w:fldChar w:fldCharType="end"/>
      </w:r>
      <w:r w:rsidR="002B0D9C">
        <w:t>.</w:t>
      </w:r>
      <w:r w:rsidR="00347A8B">
        <w:fldChar w:fldCharType="begin"/>
      </w:r>
      <w:r w:rsidR="00347A8B">
        <w:instrText xml:space="preserve"> SEQ Listing \* ARABIC \s 1 </w:instrText>
      </w:r>
      <w:r w:rsidR="00347A8B">
        <w:fldChar w:fldCharType="separate"/>
      </w:r>
      <w:r w:rsidR="000D0636">
        <w:rPr>
          <w:noProof/>
        </w:rPr>
        <w:t>3</w:t>
      </w:r>
      <w:r w:rsidR="00347A8B">
        <w:rPr>
          <w:noProof/>
        </w:rPr>
        <w:fldChar w:fldCharType="end"/>
      </w:r>
      <w:r w:rsidR="0022065B">
        <w:t xml:space="preserve"> Inspector Zuweisung einer public Variablen</w:t>
      </w:r>
      <w:bookmarkEnd w:id="144"/>
    </w:p>
    <w:p w14:paraId="2FE81668" w14:textId="77777777" w:rsidR="00E378D8" w:rsidRPr="00E378D8" w:rsidRDefault="00E378D8" w:rsidP="00E378D8"/>
    <w:p w14:paraId="4A9E246C" w14:textId="77777777" w:rsidR="00E378D8" w:rsidRDefault="00E378D8" w:rsidP="00E378D8">
      <w:r>
        <w:t xml:space="preserve">Der Zugriff auf andere Objekte erfolgt über den Inspector. In einem Skript werden public-Variablen gesetzt, die im Inspector erscheinen und in die per Drag&amp;Drop Objekte gezogen werden können [Sei14]. </w:t>
      </w:r>
    </w:p>
    <w:p w14:paraId="0EAAD445" w14:textId="77777777" w:rsidR="00E378D8" w:rsidRPr="00E378D8" w:rsidRDefault="00E378D8" w:rsidP="00E378D8"/>
    <w:p w14:paraId="6AABB270" w14:textId="65B6C49A" w:rsidR="000B0627" w:rsidRPr="000B0627" w:rsidRDefault="005E2E49" w:rsidP="000B0627">
      <w:r>
        <w:rPr>
          <w:noProof/>
        </w:rPr>
        <mc:AlternateContent>
          <mc:Choice Requires="wps">
            <w:drawing>
              <wp:anchor distT="0" distB="0" distL="114300" distR="114300" simplePos="0" relativeHeight="251717632" behindDoc="0" locked="0" layoutInCell="1" allowOverlap="1" wp14:anchorId="2FA1332B" wp14:editId="3BE6B6C0">
                <wp:simplePos x="0" y="0"/>
                <wp:positionH relativeFrom="column">
                  <wp:posOffset>3767455</wp:posOffset>
                </wp:positionH>
                <wp:positionV relativeFrom="paragraph">
                  <wp:posOffset>191770</wp:posOffset>
                </wp:positionV>
                <wp:extent cx="1931670" cy="414020"/>
                <wp:effectExtent l="0" t="0" r="0" b="5080"/>
                <wp:wrapTopAndBottom/>
                <wp:docPr id="36" name="Textfeld 36"/>
                <wp:cNvGraphicFramePr/>
                <a:graphic xmlns:a="http://schemas.openxmlformats.org/drawingml/2006/main">
                  <a:graphicData uri="http://schemas.microsoft.com/office/word/2010/wordprocessingShape">
                    <wps:wsp>
                      <wps:cNvSpPr txBox="1"/>
                      <wps:spPr>
                        <a:xfrm>
                          <a:off x="0" y="0"/>
                          <a:ext cx="1931670" cy="414020"/>
                        </a:xfrm>
                        <a:prstGeom prst="rect">
                          <a:avLst/>
                        </a:prstGeom>
                        <a:solidFill>
                          <a:prstClr val="white"/>
                        </a:solidFill>
                        <a:ln>
                          <a:noFill/>
                        </a:ln>
                        <a:effectLst/>
                      </wps:spPr>
                      <wps:txbx>
                        <w:txbxContent>
                          <w:p w14:paraId="2AAEA8A8" w14:textId="48961B4C" w:rsidR="003F7CAE" w:rsidRPr="0094003B" w:rsidRDefault="003F7CAE" w:rsidP="009475C7">
                            <w:pPr>
                              <w:pStyle w:val="Beschriftung"/>
                              <w:jc w:val="left"/>
                              <w:rPr>
                                <w:noProof/>
                                <w:sz w:val="24"/>
                                <w:szCs w:val="24"/>
                              </w:rPr>
                            </w:pPr>
                            <w:bookmarkStart w:id="145" w:name="_Toc411006797"/>
                            <w:r>
                              <w:t xml:space="preserve">Abb. </w:t>
                            </w:r>
                            <w:r w:rsidR="00347A8B">
                              <w:fldChar w:fldCharType="begin"/>
                            </w:r>
                            <w:r w:rsidR="00347A8B">
                              <w:instrText xml:space="preserve"> STYLEREF 1 \s </w:instrText>
                            </w:r>
                            <w:r w:rsidR="00347A8B">
                              <w:fldChar w:fldCharType="separate"/>
                            </w:r>
                            <w:r>
                              <w:rPr>
                                <w:noProof/>
                              </w:rPr>
                              <w:t>2</w:t>
                            </w:r>
                            <w:r w:rsidR="00347A8B">
                              <w:rPr>
                                <w:noProof/>
                              </w:rPr>
                              <w:fldChar w:fldCharType="end"/>
                            </w:r>
                            <w:r>
                              <w:t>.</w:t>
                            </w:r>
                            <w:r w:rsidR="00347A8B">
                              <w:fldChar w:fldCharType="begin"/>
                            </w:r>
                            <w:r w:rsidR="00347A8B">
                              <w:instrText xml:space="preserve"> SEQ Abb. \* ARABIC \s 1 </w:instrText>
                            </w:r>
                            <w:r w:rsidR="00347A8B">
                              <w:fldChar w:fldCharType="separate"/>
                            </w:r>
                            <w:r>
                              <w:rPr>
                                <w:noProof/>
                              </w:rPr>
                              <w:t>10</w:t>
                            </w:r>
                            <w:r w:rsidR="00347A8B">
                              <w:rPr>
                                <w:noProof/>
                              </w:rPr>
                              <w:fldChar w:fldCharType="end"/>
                            </w:r>
                            <w:r>
                              <w:t xml:space="preserve"> Inspectoransicht nach Zuweisung einer public-Variablen</w:t>
                            </w:r>
                            <w:bookmarkEnd w:id="14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A1332B" id="Textfeld 36" o:spid="_x0000_s1034" type="#_x0000_t202" style="position:absolute;left:0;text-align:left;margin-left:296.65pt;margin-top:15.1pt;width:152.1pt;height:32.6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" stroked="f">
                <v:textbox inset="0,0,0,0">
                  <w:txbxContent>
                    <w:p w14:paraId="2AAEA8A8" w14:textId="48961B4C" w:rsidR="003F7CAE" w:rsidRPr="0094003B" w:rsidRDefault="003F7CAE" w:rsidP="009475C7">
                      <w:pPr>
                        <w:pStyle w:val="Beschriftung"/>
                        <w:jc w:val="left"/>
                        <w:rPr>
                          <w:noProof/>
                          <w:sz w:val="24"/>
                          <w:szCs w:val="24"/>
                        </w:rPr>
                      </w:pPr>
                      <w:bookmarkStart w:id="146" w:name="_Toc411006797"/>
                      <w:r>
                        <w:t xml:space="preserve">Abb. </w:t>
                      </w:r>
                      <w:r w:rsidR="00347A8B">
                        <w:fldChar w:fldCharType="begin"/>
                      </w:r>
                      <w:r w:rsidR="00347A8B">
                        <w:instrText xml:space="preserve"> STYLEREF 1 \s </w:instrText>
                      </w:r>
                      <w:r w:rsidR="00347A8B">
                        <w:fldChar w:fldCharType="separate"/>
                      </w:r>
                      <w:r>
                        <w:rPr>
                          <w:noProof/>
                        </w:rPr>
                        <w:t>2</w:t>
                      </w:r>
                      <w:r w:rsidR="00347A8B">
                        <w:rPr>
                          <w:noProof/>
                        </w:rPr>
                        <w:fldChar w:fldCharType="end"/>
                      </w:r>
                      <w:r>
                        <w:t>.</w:t>
                      </w:r>
                      <w:r w:rsidR="00347A8B">
                        <w:fldChar w:fldCharType="begin"/>
                      </w:r>
                      <w:r w:rsidR="00347A8B">
                        <w:instrText xml:space="preserve"> SEQ Abb. \* ARABIC \s 1 </w:instrText>
                      </w:r>
                      <w:r w:rsidR="00347A8B">
                        <w:fldChar w:fldCharType="separate"/>
                      </w:r>
                      <w:r>
                        <w:rPr>
                          <w:noProof/>
                        </w:rPr>
                        <w:t>10</w:t>
                      </w:r>
                      <w:r w:rsidR="00347A8B">
                        <w:rPr>
                          <w:noProof/>
                        </w:rPr>
                        <w:fldChar w:fldCharType="end"/>
                      </w:r>
                      <w:r>
                        <w:t xml:space="preserve"> Inspectoransicht nach Zuweisung einer public-Variablen</w:t>
                      </w:r>
                      <w:bookmarkEnd w:id="146"/>
                    </w:p>
                  </w:txbxContent>
                </v:textbox>
                <w10:wrap type="topAndBottom"/>
              </v:shape>
            </w:pict>
          </mc:Fallback>
        </mc:AlternateContent>
      </w:r>
      <w:r>
        <w:rPr>
          <w:noProof/>
        </w:rPr>
        <w:drawing>
          <wp:anchor distT="0" distB="0" distL="114300" distR="114300" simplePos="0" relativeHeight="251715584" behindDoc="0" locked="0" layoutInCell="1" allowOverlap="1" wp14:anchorId="1CB07375" wp14:editId="18510C9F">
            <wp:simplePos x="0" y="0"/>
            <wp:positionH relativeFrom="column">
              <wp:posOffset>-1833</wp:posOffset>
            </wp:positionH>
            <wp:positionV relativeFrom="paragraph">
              <wp:posOffset>2600</wp:posOffset>
            </wp:positionV>
            <wp:extent cx="3657600" cy="569595"/>
            <wp:effectExtent l="0" t="0" r="0" b="1905"/>
            <wp:wrapTopAndBottom/>
            <wp:docPr id="35" name="Grafik 35" descr="C:\projects\_ba\doc\img\public_Vari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projects\_ba\doc\img\public_Variable.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657600" cy="569595"/>
                    </a:xfrm>
                    <a:prstGeom prst="rect">
                      <a:avLst/>
                    </a:prstGeom>
                    <a:noFill/>
                    <a:ln>
                      <a:noFill/>
                    </a:ln>
                  </pic:spPr>
                </pic:pic>
              </a:graphicData>
            </a:graphic>
          </wp:anchor>
        </w:drawing>
      </w:r>
    </w:p>
    <w:p w14:paraId="14DD1E40" w14:textId="484D5CC6" w:rsidR="00D95BBD" w:rsidRDefault="00022DB4" w:rsidP="008575CD">
      <w:r>
        <w:t>Diese Form um auf andere Objekte zuzugreifen ist die performanteste und wird bei der Erstellung der prototypischen App verwendet. Hierbei findet der Zugriff zur Entwicklungszeit statt.</w:t>
      </w:r>
      <w:r w:rsidR="00D95BBD">
        <w:t xml:space="preserve"> Auch zur Laufzeit ist es möglich auf Objekte zuzugreifen. Diese Methode kostet aber mehr Ressourcen, da Unity erst das passende Objekt finden muss und bei einer großen Menge von Objekte</w:t>
      </w:r>
      <w:r w:rsidR="00227F75">
        <w:t>n</w:t>
      </w:r>
      <w:r w:rsidR="00D95BBD">
        <w:t xml:space="preserve"> alle durchgelaufen werden, bis das entsprechende gefunden wurde</w:t>
      </w:r>
      <w:r w:rsidR="009E7AF4">
        <w:t xml:space="preserve"> [Sei14]</w:t>
      </w:r>
      <w:r w:rsidR="00D95BBD">
        <w:t>.</w:t>
      </w:r>
    </w:p>
    <w:p w14:paraId="13912619" w14:textId="41E36A73" w:rsidR="005529B1" w:rsidRDefault="005529B1">
      <w:pPr>
        <w:spacing w:before="0" w:after="0" w:line="240" w:lineRule="auto"/>
        <w:jc w:val="left"/>
      </w:pPr>
    </w:p>
    <w:p w14:paraId="426F528A" w14:textId="2B1BEEC1" w:rsidR="00AD452F" w:rsidRDefault="001231DF" w:rsidP="00E75394">
      <w:pPr>
        <w:pStyle w:val="Hervorhebenfett"/>
      </w:pPr>
      <w:r>
        <w:t>Coroutine</w:t>
      </w:r>
      <w:r w:rsidR="00E00982">
        <w:t xml:space="preserve"> und Invoke</w:t>
      </w:r>
    </w:p>
    <w:p w14:paraId="43BE6095" w14:textId="77777777" w:rsidR="00AD452F" w:rsidRPr="00AD452F" w:rsidRDefault="00AD452F" w:rsidP="00AD452F"/>
    <w:p w14:paraId="7A27CC07" w14:textId="13A557A6" w:rsidR="001231DF" w:rsidRDefault="00AD452F" w:rsidP="008575CD">
      <w:r>
        <w:t>Ein weiteres wichtiges Element ist das parallele Ausführen von Code. Über sogenannte Coroutines können Codeblöcke parallel zu Update-Aufrufen ausgeführt werden und sich über beliebig viele Frames erstrecken</w:t>
      </w:r>
      <w:r w:rsidR="0064499F">
        <w:t xml:space="preserve"> [Sei14]</w:t>
      </w:r>
      <w:r w:rsidR="00646365">
        <w:t>.</w:t>
      </w:r>
      <w:r w:rsidR="00E00982">
        <w:t xml:space="preserve"> </w:t>
      </w:r>
    </w:p>
    <w:p w14:paraId="797BFB73" w14:textId="77777777" w:rsidR="006244C5" w:rsidRDefault="006244C5" w:rsidP="008575CD"/>
    <w:p w14:paraId="01A386EE" w14:textId="791A6E47" w:rsidR="006244C5" w:rsidRPr="001E7938" w:rsidRDefault="006244C5" w:rsidP="006244C5">
      <w:pPr>
        <w:pStyle w:val="Code"/>
        <w:rPr>
          <w:lang w:val="en-US"/>
          <w:rPrChange w:id="147" w:author="Autor">
            <w:rPr/>
          </w:rPrChange>
        </w:rPr>
      </w:pPr>
      <w:r w:rsidRPr="001E7938">
        <w:rPr>
          <w:lang w:val="en-US"/>
          <w:rPrChange w:id="148" w:author="Autor">
            <w:rPr/>
          </w:rPrChange>
        </w:rPr>
        <w:t xml:space="preserve">IEnumerator </w:t>
      </w:r>
      <w:r w:rsidR="008E41FD" w:rsidRPr="001E7938">
        <w:rPr>
          <w:lang w:val="en-US"/>
          <w:rPrChange w:id="149" w:author="Autor">
            <w:rPr/>
          </w:rPrChange>
        </w:rPr>
        <w:t>Message</w:t>
      </w:r>
      <w:r w:rsidRPr="001E7938">
        <w:rPr>
          <w:lang w:val="en-US"/>
          <w:rPrChange w:id="150" w:author="Autor">
            <w:rPr/>
          </w:rPrChange>
        </w:rPr>
        <w:t>(){</w:t>
      </w:r>
    </w:p>
    <w:p w14:paraId="209727E8" w14:textId="21B80B93" w:rsidR="006244C5" w:rsidRPr="001E7938" w:rsidRDefault="006244C5" w:rsidP="006244C5">
      <w:pPr>
        <w:pStyle w:val="Code"/>
        <w:rPr>
          <w:lang w:val="en-US"/>
          <w:rPrChange w:id="151" w:author="Autor">
            <w:rPr/>
          </w:rPrChange>
        </w:rPr>
      </w:pPr>
      <w:r w:rsidRPr="001E7938">
        <w:rPr>
          <w:lang w:val="en-US"/>
          <w:rPrChange w:id="152" w:author="Autor">
            <w:rPr/>
          </w:rPrChange>
        </w:rPr>
        <w:tab/>
        <w:t>yield return new WaitForSeconds(1);</w:t>
      </w:r>
    </w:p>
    <w:p w14:paraId="2CA0DCDF" w14:textId="0AECF21B" w:rsidR="006244C5" w:rsidRDefault="006244C5" w:rsidP="006244C5">
      <w:pPr>
        <w:pStyle w:val="Code"/>
      </w:pPr>
      <w:r w:rsidRPr="001E7938">
        <w:rPr>
          <w:lang w:val="en-US"/>
          <w:rPrChange w:id="153" w:author="Autor">
            <w:rPr/>
          </w:rPrChange>
        </w:rPr>
        <w:tab/>
      </w:r>
      <w:r w:rsidR="00BE66D5">
        <w:t>message=“1“;</w:t>
      </w:r>
    </w:p>
    <w:p w14:paraId="518A3B9E" w14:textId="3F1E0200" w:rsidR="006244C5" w:rsidRDefault="006244C5" w:rsidP="006244C5">
      <w:pPr>
        <w:pStyle w:val="Code"/>
      </w:pPr>
      <w:r>
        <w:t>}</w:t>
      </w:r>
    </w:p>
    <w:p w14:paraId="058D8634" w14:textId="65B32B7A" w:rsidR="001231DF" w:rsidRDefault="009113B1" w:rsidP="00A87022">
      <w:pPr>
        <w:pStyle w:val="Beschriftung"/>
      </w:pPr>
      <w:bookmarkStart w:id="154" w:name="_Toc411006826"/>
      <w:r>
        <w:t>Listing</w:t>
      </w:r>
      <w:r w:rsidR="00A87022">
        <w:t xml:space="preserve"> </w:t>
      </w:r>
      <w:r w:rsidR="00347A8B">
        <w:fldChar w:fldCharType="begin"/>
      </w:r>
      <w:r w:rsidR="00347A8B">
        <w:instrText xml:space="preserve"> STYLEREF 1 \s </w:instrText>
      </w:r>
      <w:r w:rsidR="00347A8B">
        <w:fldChar w:fldCharType="separate"/>
      </w:r>
      <w:r w:rsidR="000D0636">
        <w:rPr>
          <w:noProof/>
        </w:rPr>
        <w:t>2</w:t>
      </w:r>
      <w:r w:rsidR="00347A8B">
        <w:rPr>
          <w:noProof/>
        </w:rPr>
        <w:fldChar w:fldCharType="end"/>
      </w:r>
      <w:r w:rsidR="002B0D9C">
        <w:t>.</w:t>
      </w:r>
      <w:r w:rsidR="00347A8B">
        <w:fldChar w:fldCharType="begin"/>
      </w:r>
      <w:r w:rsidR="00347A8B">
        <w:instrText xml:space="preserve"> SEQ Listing \* ARABIC \s 1 </w:instrText>
      </w:r>
      <w:r w:rsidR="00347A8B">
        <w:fldChar w:fldCharType="separate"/>
      </w:r>
      <w:r w:rsidR="000D0636">
        <w:rPr>
          <w:noProof/>
        </w:rPr>
        <w:t>4</w:t>
      </w:r>
      <w:r w:rsidR="00347A8B">
        <w:rPr>
          <w:noProof/>
        </w:rPr>
        <w:fldChar w:fldCharType="end"/>
      </w:r>
      <w:r w:rsidR="00A87022">
        <w:t xml:space="preserve"> Aufbau einer Coroutine</w:t>
      </w:r>
      <w:bookmarkEnd w:id="154"/>
    </w:p>
    <w:p w14:paraId="7144EB08" w14:textId="0630ED19" w:rsidR="008665DB" w:rsidRDefault="008665DB">
      <w:pPr>
        <w:spacing w:before="0" w:after="0" w:line="240" w:lineRule="auto"/>
        <w:jc w:val="left"/>
      </w:pPr>
      <w:r>
        <w:br w:type="page"/>
      </w:r>
    </w:p>
    <w:p w14:paraId="3D152679" w14:textId="1FB760ED" w:rsidR="00BE66D5" w:rsidRDefault="00BE66D5" w:rsidP="008575CD">
      <w:r>
        <w:lastRenderedPageBreak/>
        <w:t>Das gezeigte Beispiel in Code 2.4 wartet eine Sekunde, um dann dem String message einen neuen Wert zuzuweisen.</w:t>
      </w:r>
      <w:r w:rsidR="00890BEF">
        <w:t xml:space="preserve"> Die Methode WaitForSeconds sorgt dafür</w:t>
      </w:r>
      <w:r w:rsidR="00FC3AF8">
        <w:t>,</w:t>
      </w:r>
      <w:r w:rsidR="00890BEF">
        <w:t xml:space="preserve"> da</w:t>
      </w:r>
      <w:r w:rsidR="00FC3AF8">
        <w:t>s</w:t>
      </w:r>
      <w:r w:rsidR="00890BEF">
        <w:t>s die Ausführung der Coroutine, um die angegebene Zeit unterbrochen wird</w:t>
      </w:r>
      <w:r w:rsidR="00FC3AF8">
        <w:t xml:space="preserve"> [Sei14]</w:t>
      </w:r>
      <w:r w:rsidR="00890BEF">
        <w:t>.</w:t>
      </w:r>
    </w:p>
    <w:p w14:paraId="74F15FD8" w14:textId="3CF74B55" w:rsidR="0064499F" w:rsidRDefault="0064499F" w:rsidP="008575CD">
      <w:r>
        <w:t>Um eine Coroutine zu implementieren</w:t>
      </w:r>
      <w:r w:rsidR="008E41FD">
        <w:t xml:space="preserve"> wird die Schnittstellendefinition IEnumerator sowie der Befehl yield return benötigt. Ersteres ermöglicht das Durchführen der Methode über mehrere Frames und letzteres speichert den aktuellen Stand der Routine. Das ist notwendig, um die Methode beim nächsten Frame an gleicher Stelle fortsetzen zu können. Um eine Coroutine dann ausführen zu können wird der Befehl StartCoroutine genutzt</w:t>
      </w:r>
      <w:r w:rsidR="00BE66D5">
        <w:t xml:space="preserve"> [Sei14]</w:t>
      </w:r>
      <w:r w:rsidR="008E41FD">
        <w:t>.</w:t>
      </w:r>
    </w:p>
    <w:p w14:paraId="16F1F7BA" w14:textId="0F6980B7" w:rsidR="00553EA7" w:rsidRDefault="00553EA7">
      <w:pPr>
        <w:spacing w:before="0" w:after="0" w:line="240" w:lineRule="auto"/>
        <w:jc w:val="left"/>
      </w:pPr>
    </w:p>
    <w:p w14:paraId="5BB96AD1" w14:textId="6ECA1DA7" w:rsidR="008E41FD" w:rsidRDefault="008E41FD" w:rsidP="008E41FD">
      <w:pPr>
        <w:pStyle w:val="Code"/>
      </w:pPr>
      <w:r>
        <w:t>void Start(){</w:t>
      </w:r>
    </w:p>
    <w:p w14:paraId="58CDEB56" w14:textId="060592A8" w:rsidR="008E41FD" w:rsidRDefault="008E41FD" w:rsidP="008E41FD">
      <w:pPr>
        <w:pStyle w:val="Code"/>
      </w:pPr>
      <w:r>
        <w:tab/>
        <w:t>StartCoroutine(Message());</w:t>
      </w:r>
    </w:p>
    <w:p w14:paraId="5AE08095" w14:textId="71B1CA23" w:rsidR="008E41FD" w:rsidRDefault="008E41FD" w:rsidP="008E41FD">
      <w:pPr>
        <w:pStyle w:val="Code"/>
      </w:pPr>
      <w:r>
        <w:t>}</w:t>
      </w:r>
    </w:p>
    <w:p w14:paraId="7343C25E" w14:textId="77777777" w:rsidR="008E41FD" w:rsidRDefault="008E41FD" w:rsidP="008575CD"/>
    <w:p w14:paraId="0AE9B748" w14:textId="6696BA0A" w:rsidR="001231DF" w:rsidRDefault="00E00982" w:rsidP="008575CD">
      <w:r>
        <w:t>Des Weiteren gibt es verzögerte Funktio</w:t>
      </w:r>
      <w:r w:rsidR="00FF0E40">
        <w:t>nsaufrufe, die über den Invoke-Befehl erreicht werden.</w:t>
      </w:r>
      <w:r w:rsidR="00565359">
        <w:t xml:space="preserve"> </w:t>
      </w:r>
      <w:r w:rsidR="00227F75">
        <w:t xml:space="preserve">Hier </w:t>
      </w:r>
      <w:r w:rsidR="00876CBA">
        <w:t>werden</w:t>
      </w:r>
      <w:r w:rsidR="00227F75">
        <w:t xml:space="preserve"> eine Funktion und ein</w:t>
      </w:r>
      <w:r w:rsidR="00565359">
        <w:t xml:space="preserve"> Sekundenwert angegeben. Das führt dazu, dass die angegebene Methode mit bestimmter Verzögerung nach der Start-Methode ausgeführt wird. Dabei ist darauf zu achten, dass sich die Methode im selben Skript befindet [Sei14].</w:t>
      </w:r>
    </w:p>
    <w:p w14:paraId="28461426" w14:textId="77777777" w:rsidR="005529B1" w:rsidRDefault="005529B1" w:rsidP="005529B1">
      <w:pPr>
        <w:spacing w:after="0"/>
      </w:pPr>
    </w:p>
    <w:p w14:paraId="24D35E84" w14:textId="472F6E64" w:rsidR="00565359" w:rsidRPr="001E7938" w:rsidRDefault="00565359" w:rsidP="00565359">
      <w:pPr>
        <w:pStyle w:val="Code"/>
        <w:rPr>
          <w:lang w:val="en-US"/>
          <w:rPrChange w:id="155" w:author="Autor">
            <w:rPr/>
          </w:rPrChange>
        </w:rPr>
      </w:pPr>
      <w:r w:rsidRPr="001E7938">
        <w:rPr>
          <w:lang w:val="en-US"/>
          <w:rPrChange w:id="156" w:author="Autor">
            <w:rPr/>
          </w:rPrChange>
        </w:rPr>
        <w:t>Invoke („ExampleFunction“,2.5f);</w:t>
      </w:r>
    </w:p>
    <w:p w14:paraId="73496EB5" w14:textId="2BC58CF5" w:rsidR="00745A23" w:rsidRPr="001E7938" w:rsidRDefault="009113B1" w:rsidP="00745A23">
      <w:pPr>
        <w:pStyle w:val="Beschriftung"/>
        <w:rPr>
          <w:b w:val="0"/>
          <w:bCs w:val="0"/>
          <w:lang w:val="en-US"/>
          <w:rPrChange w:id="157" w:author="Autor">
            <w:rPr>
              <w:b w:val="0"/>
              <w:bCs w:val="0"/>
            </w:rPr>
          </w:rPrChange>
        </w:rPr>
      </w:pPr>
      <w:bookmarkStart w:id="158" w:name="_Toc411006827"/>
      <w:r w:rsidRPr="001E7938">
        <w:rPr>
          <w:lang w:val="en-US"/>
          <w:rPrChange w:id="159" w:author="Autor">
            <w:rPr/>
          </w:rPrChange>
        </w:rPr>
        <w:t>Listing</w:t>
      </w:r>
      <w:r w:rsidR="00565359" w:rsidRPr="001E7938">
        <w:rPr>
          <w:lang w:val="en-US"/>
          <w:rPrChange w:id="160" w:author="Autor">
            <w:rPr/>
          </w:rPrChange>
        </w:rPr>
        <w:t xml:space="preserve"> </w:t>
      </w:r>
      <w:r w:rsidR="00643708">
        <w:fldChar w:fldCharType="begin"/>
      </w:r>
      <w:r w:rsidR="00643708" w:rsidRPr="001E7938">
        <w:rPr>
          <w:lang w:val="en-US"/>
          <w:rPrChange w:id="161" w:author="Autor">
            <w:rPr/>
          </w:rPrChange>
        </w:rPr>
        <w:instrText xml:space="preserve"> STYLEREF 1 \s </w:instrText>
      </w:r>
      <w:r w:rsidR="00643708">
        <w:fldChar w:fldCharType="separate"/>
      </w:r>
      <w:r w:rsidR="000D0636" w:rsidRPr="001E7938">
        <w:rPr>
          <w:noProof/>
          <w:lang w:val="en-US"/>
          <w:rPrChange w:id="162" w:author="Autor">
            <w:rPr>
              <w:noProof/>
            </w:rPr>
          </w:rPrChange>
        </w:rPr>
        <w:t>2</w:t>
      </w:r>
      <w:r w:rsidR="00643708">
        <w:rPr>
          <w:noProof/>
        </w:rPr>
        <w:fldChar w:fldCharType="end"/>
      </w:r>
      <w:r w:rsidR="002B0D9C" w:rsidRPr="001E7938">
        <w:rPr>
          <w:lang w:val="en-US"/>
          <w:rPrChange w:id="163" w:author="Autor">
            <w:rPr/>
          </w:rPrChange>
        </w:rPr>
        <w:t>.</w:t>
      </w:r>
      <w:r w:rsidR="00643708">
        <w:fldChar w:fldCharType="begin"/>
      </w:r>
      <w:r w:rsidR="00643708" w:rsidRPr="001E7938">
        <w:rPr>
          <w:lang w:val="en-US"/>
          <w:rPrChange w:id="164" w:author="Autor">
            <w:rPr/>
          </w:rPrChange>
        </w:rPr>
        <w:instrText xml:space="preserve"> SEQ Listing \* ARABIC \s 1 </w:instrText>
      </w:r>
      <w:r w:rsidR="00643708">
        <w:fldChar w:fldCharType="separate"/>
      </w:r>
      <w:r w:rsidR="000D0636" w:rsidRPr="001E7938">
        <w:rPr>
          <w:noProof/>
          <w:lang w:val="en-US"/>
          <w:rPrChange w:id="165" w:author="Autor">
            <w:rPr>
              <w:noProof/>
            </w:rPr>
          </w:rPrChange>
        </w:rPr>
        <w:t>5</w:t>
      </w:r>
      <w:r w:rsidR="00643708">
        <w:rPr>
          <w:noProof/>
        </w:rPr>
        <w:fldChar w:fldCharType="end"/>
      </w:r>
      <w:r w:rsidR="00565359" w:rsidRPr="001E7938">
        <w:rPr>
          <w:lang w:val="en-US"/>
          <w:rPrChange w:id="166" w:author="Autor">
            <w:rPr/>
          </w:rPrChange>
        </w:rPr>
        <w:t xml:space="preserve"> Beispiel Invoke</w:t>
      </w:r>
      <w:bookmarkEnd w:id="158"/>
    </w:p>
    <w:p w14:paraId="1B142DFA" w14:textId="34E9E035" w:rsidR="00646365" w:rsidRDefault="00646365" w:rsidP="00E75394">
      <w:pPr>
        <w:pStyle w:val="Hervorhebenfett"/>
      </w:pPr>
      <w:r>
        <w:t>Laden und Speichern</w:t>
      </w:r>
    </w:p>
    <w:p w14:paraId="1D37052E" w14:textId="77777777" w:rsidR="005E5F8B" w:rsidRPr="005E5F8B" w:rsidRDefault="005E5F8B" w:rsidP="005E5F8B"/>
    <w:p w14:paraId="6B459ED3" w14:textId="3ED7EE68" w:rsidR="00702AFA" w:rsidRDefault="00EB156C" w:rsidP="00F93FFD">
      <w:r>
        <w:t>Eine weitere wichtige Grundlage ist das Laden und Speichern von Daten, um Werte unabhängig vom System zu speichern. Dazu stellt Unity die PlayerPrefs-Methoden zur Verfügung. Diese erhalten zu speichernde Werte und Unity kümmert sich um die Verarbeitung und das Speichern dieser Daten. So können bei unerwartetem Beenden der App Spielstände wiederhergestellt werden und der Nutzer muss bei einem Spiel nicht immer wieder von vorne anfangen. Dafür stellt PlayerPrefs drei Methoden zur Verfügung. Hier können Werte als int, float oder str</w:t>
      </w:r>
      <w:r w:rsidR="00F93FFD">
        <w:t>ing gespeichert werden [Sei14].</w:t>
      </w:r>
    </w:p>
    <w:p w14:paraId="40689725" w14:textId="77777777" w:rsidR="00EB156C" w:rsidRPr="001E7938" w:rsidRDefault="00EB156C" w:rsidP="00EB156C">
      <w:pPr>
        <w:pStyle w:val="Code"/>
        <w:rPr>
          <w:lang w:val="en-US"/>
          <w:rPrChange w:id="167" w:author="Autor">
            <w:rPr/>
          </w:rPrChange>
        </w:rPr>
      </w:pPr>
      <w:r w:rsidRPr="001E7938">
        <w:rPr>
          <w:lang w:val="en-US"/>
          <w:rPrChange w:id="168" w:author="Autor">
            <w:rPr/>
          </w:rPrChange>
        </w:rPr>
        <w:t>PlayerPrefs.SetInt("Points",2);</w:t>
      </w:r>
    </w:p>
    <w:p w14:paraId="077B3618" w14:textId="77CAD72C" w:rsidR="00EB156C" w:rsidRPr="001E7938" w:rsidRDefault="00EB156C" w:rsidP="00EB156C">
      <w:pPr>
        <w:pStyle w:val="Code"/>
        <w:rPr>
          <w:lang w:val="en-US"/>
          <w:rPrChange w:id="169" w:author="Autor">
            <w:rPr/>
          </w:rPrChange>
        </w:rPr>
      </w:pPr>
      <w:r w:rsidRPr="001E7938">
        <w:rPr>
          <w:lang w:val="en-US"/>
          <w:rPrChange w:id="170" w:author="Autor">
            <w:rPr/>
          </w:rPrChange>
        </w:rPr>
        <w:t>PlayerPrefs.SetFloat("Power",1.2f);</w:t>
      </w:r>
    </w:p>
    <w:p w14:paraId="6F1B39B6" w14:textId="3BADB788" w:rsidR="00EB156C" w:rsidRPr="001E7938" w:rsidRDefault="00EB156C" w:rsidP="00EB156C">
      <w:pPr>
        <w:pStyle w:val="Code"/>
        <w:rPr>
          <w:lang w:val="en-US"/>
          <w:rPrChange w:id="171" w:author="Autor">
            <w:rPr/>
          </w:rPrChange>
        </w:rPr>
      </w:pPr>
      <w:r w:rsidRPr="001E7938">
        <w:rPr>
          <w:lang w:val="en-US"/>
          <w:rPrChange w:id="172" w:author="Autor">
            <w:rPr/>
          </w:rPrChange>
        </w:rPr>
        <w:t>PlayerPrefs.SetString("Name","Max");</w:t>
      </w:r>
    </w:p>
    <w:p w14:paraId="30C1C2DE" w14:textId="59EF4677" w:rsidR="008665DB" w:rsidRDefault="009113B1" w:rsidP="008665DB">
      <w:pPr>
        <w:pStyle w:val="Beschriftung"/>
        <w:rPr>
          <w:b w:val="0"/>
          <w:bCs w:val="0"/>
        </w:rPr>
      </w:pPr>
      <w:bookmarkStart w:id="173" w:name="_Toc411006828"/>
      <w:r w:rsidRPr="001E7938">
        <w:rPr>
          <w:lang w:val="en-US"/>
          <w:rPrChange w:id="174" w:author="Autor">
            <w:rPr/>
          </w:rPrChange>
        </w:rPr>
        <w:t>Listing</w:t>
      </w:r>
      <w:r w:rsidR="00EB156C" w:rsidRPr="001E7938">
        <w:rPr>
          <w:lang w:val="en-US"/>
          <w:rPrChange w:id="175" w:author="Autor">
            <w:rPr/>
          </w:rPrChange>
        </w:rPr>
        <w:t xml:space="preserve"> </w:t>
      </w:r>
      <w:r w:rsidR="00643708">
        <w:fldChar w:fldCharType="begin"/>
      </w:r>
      <w:r w:rsidR="00643708" w:rsidRPr="001E7938">
        <w:rPr>
          <w:lang w:val="en-US"/>
          <w:rPrChange w:id="176" w:author="Autor">
            <w:rPr/>
          </w:rPrChange>
        </w:rPr>
        <w:instrText xml:space="preserve"> STYLEREF 1 \s </w:instrText>
      </w:r>
      <w:r w:rsidR="00643708">
        <w:fldChar w:fldCharType="separate"/>
      </w:r>
      <w:r w:rsidR="000D0636" w:rsidRPr="001E7938">
        <w:rPr>
          <w:noProof/>
          <w:lang w:val="en-US"/>
          <w:rPrChange w:id="177" w:author="Autor">
            <w:rPr>
              <w:noProof/>
            </w:rPr>
          </w:rPrChange>
        </w:rPr>
        <w:t>2</w:t>
      </w:r>
      <w:r w:rsidR="00643708">
        <w:rPr>
          <w:noProof/>
        </w:rPr>
        <w:fldChar w:fldCharType="end"/>
      </w:r>
      <w:r w:rsidR="002B0D9C" w:rsidRPr="001E7938">
        <w:rPr>
          <w:lang w:val="en-US"/>
          <w:rPrChange w:id="178" w:author="Autor">
            <w:rPr/>
          </w:rPrChange>
        </w:rPr>
        <w:t>.</w:t>
      </w:r>
      <w:r w:rsidR="00643708">
        <w:fldChar w:fldCharType="begin"/>
      </w:r>
      <w:r w:rsidR="00643708" w:rsidRPr="001E7938">
        <w:rPr>
          <w:lang w:val="en-US"/>
          <w:rPrChange w:id="179" w:author="Autor">
            <w:rPr/>
          </w:rPrChange>
        </w:rPr>
        <w:instrText xml:space="preserve"> SEQ Listing \* ARABIC \s 1 </w:instrText>
      </w:r>
      <w:r w:rsidR="00643708">
        <w:fldChar w:fldCharType="separate"/>
      </w:r>
      <w:r w:rsidR="000D0636">
        <w:rPr>
          <w:noProof/>
        </w:rPr>
        <w:t>6</w:t>
      </w:r>
      <w:r w:rsidR="00643708">
        <w:rPr>
          <w:noProof/>
        </w:rPr>
        <w:fldChar w:fldCharType="end"/>
      </w:r>
      <w:r w:rsidR="00EB156C">
        <w:t xml:space="preserve"> Speichern von Daten</w:t>
      </w:r>
      <w:bookmarkEnd w:id="173"/>
      <w:r w:rsidR="008665DB">
        <w:br w:type="page"/>
      </w:r>
    </w:p>
    <w:p w14:paraId="21475DCC" w14:textId="1D487E1F" w:rsidR="00EB156C" w:rsidRDefault="00EB156C" w:rsidP="008665DB">
      <w:r>
        <w:lastRenderedPageBreak/>
        <w:t>Der erste Param</w:t>
      </w:r>
      <w:r w:rsidR="00126F56">
        <w:t xml:space="preserve">eter ist die ID des Wertes, der zweite der eigentliche Wert. Wie beim Speichern gibt es auch beim Laden von Werten die Möglichkeit </w:t>
      </w:r>
      <w:r w:rsidR="0063000C">
        <w:t xml:space="preserve">int, float oder string-Werte zu laden. Dafür </w:t>
      </w:r>
      <w:r w:rsidR="00227F75">
        <w:t>wird</w:t>
      </w:r>
      <w:r w:rsidR="0063000C">
        <w:t xml:space="preserve"> die zuvor gespeicherte ID übergeben </w:t>
      </w:r>
      <w:r w:rsidR="00A01365">
        <w:t>[Sei14]</w:t>
      </w:r>
      <w:r w:rsidR="0063000C">
        <w:t>.</w:t>
      </w:r>
    </w:p>
    <w:p w14:paraId="14D5BD16" w14:textId="77777777" w:rsidR="0063000C" w:rsidRDefault="0063000C" w:rsidP="00B95B04"/>
    <w:p w14:paraId="78FD3BB2" w14:textId="77777777" w:rsidR="00F14E47" w:rsidRDefault="00F14E47" w:rsidP="00F14E47">
      <w:pPr>
        <w:pStyle w:val="Code"/>
      </w:pPr>
      <w:r>
        <w:t>int points = PlayerPrefs.GetInt("Points");</w:t>
      </w:r>
    </w:p>
    <w:p w14:paraId="25E825C2" w14:textId="7298CD9D" w:rsidR="00F14E47" w:rsidRPr="001E7938" w:rsidRDefault="00F14E47" w:rsidP="00F14E47">
      <w:pPr>
        <w:pStyle w:val="Code"/>
        <w:rPr>
          <w:lang w:val="en-US"/>
          <w:rPrChange w:id="180" w:author="Autor">
            <w:rPr/>
          </w:rPrChange>
        </w:rPr>
      </w:pPr>
      <w:r w:rsidRPr="001E7938">
        <w:rPr>
          <w:lang w:val="en-US"/>
          <w:rPrChange w:id="181" w:author="Autor">
            <w:rPr/>
          </w:rPrChange>
        </w:rPr>
        <w:t>float power = PlayerPrefs.GetFloat("Power");</w:t>
      </w:r>
    </w:p>
    <w:p w14:paraId="3CE08C4B" w14:textId="6B14FB97" w:rsidR="00F14E47" w:rsidRPr="001E7938" w:rsidRDefault="00F14E47" w:rsidP="00F14E47">
      <w:pPr>
        <w:pStyle w:val="Code"/>
        <w:rPr>
          <w:lang w:val="en-US"/>
          <w:rPrChange w:id="182" w:author="Autor">
            <w:rPr/>
          </w:rPrChange>
        </w:rPr>
      </w:pPr>
      <w:r w:rsidRPr="001E7938">
        <w:rPr>
          <w:lang w:val="en-US"/>
          <w:rPrChange w:id="183" w:author="Autor">
            <w:rPr/>
          </w:rPrChange>
        </w:rPr>
        <w:t>string name = PlayerPrefs.GetString("Name");</w:t>
      </w:r>
    </w:p>
    <w:p w14:paraId="02AB657F" w14:textId="67566859" w:rsidR="00F93FFD" w:rsidRDefault="009113B1" w:rsidP="00F93FFD">
      <w:pPr>
        <w:pStyle w:val="Beschriftung"/>
      </w:pPr>
      <w:bookmarkStart w:id="184" w:name="_Toc411006829"/>
      <w:r>
        <w:t>Listing</w:t>
      </w:r>
      <w:r w:rsidR="00F14E47">
        <w:t xml:space="preserve"> </w:t>
      </w:r>
      <w:r w:rsidR="00347A8B">
        <w:fldChar w:fldCharType="begin"/>
      </w:r>
      <w:r w:rsidR="00347A8B">
        <w:instrText xml:space="preserve"> STYLEREF 1 \s </w:instrText>
      </w:r>
      <w:r w:rsidR="00347A8B">
        <w:fldChar w:fldCharType="separate"/>
      </w:r>
      <w:r w:rsidR="000D0636">
        <w:rPr>
          <w:noProof/>
        </w:rPr>
        <w:t>2</w:t>
      </w:r>
      <w:r w:rsidR="00347A8B">
        <w:rPr>
          <w:noProof/>
        </w:rPr>
        <w:fldChar w:fldCharType="end"/>
      </w:r>
      <w:r w:rsidR="002B0D9C">
        <w:t>.</w:t>
      </w:r>
      <w:r w:rsidR="00347A8B">
        <w:fldChar w:fldCharType="begin"/>
      </w:r>
      <w:r w:rsidR="00347A8B">
        <w:instrText xml:space="preserve"> SEQ Listing \* ARA</w:instrText>
      </w:r>
      <w:r w:rsidR="00347A8B">
        <w:instrText xml:space="preserve">BIC \s 1 </w:instrText>
      </w:r>
      <w:r w:rsidR="00347A8B">
        <w:fldChar w:fldCharType="separate"/>
      </w:r>
      <w:r w:rsidR="000D0636">
        <w:rPr>
          <w:noProof/>
        </w:rPr>
        <w:t>7</w:t>
      </w:r>
      <w:r w:rsidR="00347A8B">
        <w:rPr>
          <w:noProof/>
        </w:rPr>
        <w:fldChar w:fldCharType="end"/>
      </w:r>
      <w:r w:rsidR="00F14E47">
        <w:t xml:space="preserve"> Laden von  Daten</w:t>
      </w:r>
      <w:bookmarkEnd w:id="184"/>
    </w:p>
    <w:p w14:paraId="0213E750" w14:textId="77777777" w:rsidR="00F93FFD" w:rsidRPr="00F93FFD" w:rsidRDefault="00F93FFD" w:rsidP="00F93FFD"/>
    <w:p w14:paraId="62CE87FB" w14:textId="436994A0" w:rsidR="005E5F8B" w:rsidRDefault="005E5F8B" w:rsidP="00E75394">
      <w:pPr>
        <w:pStyle w:val="Hervorhebenfett"/>
      </w:pPr>
      <w:r>
        <w:t>Debug</w:t>
      </w:r>
    </w:p>
    <w:p w14:paraId="284392F5" w14:textId="77777777" w:rsidR="005E5F8B" w:rsidRDefault="005E5F8B" w:rsidP="001D0C8B"/>
    <w:p w14:paraId="61A12A04" w14:textId="2F1D7A1D" w:rsidR="0043314D" w:rsidRDefault="00371521" w:rsidP="001D0C8B">
      <w:r>
        <w:t xml:space="preserve">Um Fehler und Warnungen zu überprüfen besitzt Unity die Console. Diese werden dort angezeigt und geben Hinweise um aufzutretende Fehler zu beheben. Über die Klasse Debug </w:t>
      </w:r>
      <w:r w:rsidR="00B03FFA">
        <w:t>besteht die Möglichkeit</w:t>
      </w:r>
      <w:r>
        <w:t xml:space="preserve"> eigene Meldungen aus</w:t>
      </w:r>
      <w:r w:rsidR="00B03FFA">
        <w:t>zu</w:t>
      </w:r>
      <w:r>
        <w:t>gegeben, um z.B. bestimmte Ausgaben von Funktionen zu überprüfen</w:t>
      </w:r>
      <w:r w:rsidR="001D0C8B">
        <w:t>. Die Varianten LogError, LogException und Log</w:t>
      </w:r>
      <w:r w:rsidR="00876CBA">
        <w:t>Warning geben die entsprechende</w:t>
      </w:r>
      <w:r w:rsidR="001D0C8B">
        <w:t xml:space="preserve"> Meldung aus und werden zusätzlich noch entsprechend gekennzeichnet </w:t>
      </w:r>
      <w:r w:rsidR="00D43C8B">
        <w:t>[Sei14]</w:t>
      </w:r>
      <w:r>
        <w:t>.</w:t>
      </w:r>
    </w:p>
    <w:p w14:paraId="6074BE65" w14:textId="77777777" w:rsidR="00371521" w:rsidRDefault="00371521" w:rsidP="00B95B04"/>
    <w:p w14:paraId="3FDB608D" w14:textId="77777777" w:rsidR="00371521" w:rsidRPr="001E7938" w:rsidRDefault="00371521" w:rsidP="00371521">
      <w:pPr>
        <w:pStyle w:val="Code"/>
        <w:rPr>
          <w:lang w:val="en-US"/>
          <w:rPrChange w:id="185" w:author="Autor">
            <w:rPr/>
          </w:rPrChange>
        </w:rPr>
      </w:pPr>
      <w:r w:rsidRPr="001E7938">
        <w:rPr>
          <w:lang w:val="en-US"/>
          <w:rPrChange w:id="186" w:author="Autor">
            <w:rPr/>
          </w:rPrChange>
        </w:rPr>
        <w:t>Debug.Log("Success");</w:t>
      </w:r>
    </w:p>
    <w:p w14:paraId="5E13DC09" w14:textId="28C5158D" w:rsidR="00371521" w:rsidRPr="001E7938" w:rsidRDefault="00371521" w:rsidP="00371521">
      <w:pPr>
        <w:pStyle w:val="Code"/>
        <w:rPr>
          <w:lang w:val="en-US"/>
          <w:rPrChange w:id="187" w:author="Autor">
            <w:rPr/>
          </w:rPrChange>
        </w:rPr>
      </w:pPr>
      <w:r w:rsidRPr="001E7938">
        <w:rPr>
          <w:lang w:val="en-US"/>
          <w:rPrChange w:id="188" w:author="Autor">
            <w:rPr/>
          </w:rPrChange>
        </w:rPr>
        <w:t>Debug.LogError("Error");</w:t>
      </w:r>
    </w:p>
    <w:p w14:paraId="3AED24CE" w14:textId="2BD8868F" w:rsidR="00371521" w:rsidRPr="001E7938" w:rsidRDefault="00371521" w:rsidP="00371521">
      <w:pPr>
        <w:pStyle w:val="Code"/>
        <w:rPr>
          <w:lang w:val="en-US"/>
          <w:rPrChange w:id="189" w:author="Autor">
            <w:rPr/>
          </w:rPrChange>
        </w:rPr>
      </w:pPr>
      <w:r w:rsidRPr="001E7938">
        <w:rPr>
          <w:lang w:val="en-US"/>
          <w:rPrChange w:id="190" w:author="Autor">
            <w:rPr/>
          </w:rPrChange>
        </w:rPr>
        <w:t>Debug.LogException("Exception");</w:t>
      </w:r>
    </w:p>
    <w:p w14:paraId="79B918C8" w14:textId="2CAEE89A" w:rsidR="00371521" w:rsidRPr="001E7938" w:rsidRDefault="00371521" w:rsidP="00371521">
      <w:pPr>
        <w:pStyle w:val="Code"/>
        <w:rPr>
          <w:lang w:val="en-US"/>
          <w:rPrChange w:id="191" w:author="Autor">
            <w:rPr/>
          </w:rPrChange>
        </w:rPr>
      </w:pPr>
      <w:r w:rsidRPr="001E7938">
        <w:rPr>
          <w:lang w:val="en-US"/>
          <w:rPrChange w:id="192" w:author="Autor">
            <w:rPr/>
          </w:rPrChange>
        </w:rPr>
        <w:t>Debug.LogWarning("Warning");</w:t>
      </w:r>
    </w:p>
    <w:p w14:paraId="2E1AC48E" w14:textId="17792AA6" w:rsidR="0043314D" w:rsidRDefault="009113B1" w:rsidP="004F0EDA">
      <w:pPr>
        <w:pStyle w:val="Beschriftung"/>
      </w:pPr>
      <w:bookmarkStart w:id="193" w:name="_Toc411006830"/>
      <w:r>
        <w:t>Listing</w:t>
      </w:r>
      <w:r w:rsidR="004F0EDA">
        <w:t xml:space="preserve"> </w:t>
      </w:r>
      <w:r w:rsidR="00347A8B">
        <w:fldChar w:fldCharType="begin"/>
      </w:r>
      <w:r w:rsidR="00347A8B">
        <w:instrText xml:space="preserve"> STYLEREF 1 \s </w:instrText>
      </w:r>
      <w:r w:rsidR="00347A8B">
        <w:fldChar w:fldCharType="separate"/>
      </w:r>
      <w:r w:rsidR="000D0636">
        <w:rPr>
          <w:noProof/>
        </w:rPr>
        <w:t>2</w:t>
      </w:r>
      <w:r w:rsidR="00347A8B">
        <w:rPr>
          <w:noProof/>
        </w:rPr>
        <w:fldChar w:fldCharType="end"/>
      </w:r>
      <w:r w:rsidR="002B0D9C">
        <w:t>.</w:t>
      </w:r>
      <w:r w:rsidR="00347A8B">
        <w:fldChar w:fldCharType="begin"/>
      </w:r>
      <w:r w:rsidR="00347A8B">
        <w:instrText xml:space="preserve"> SEQ Listing \* ARABIC \s 1 </w:instrText>
      </w:r>
      <w:r w:rsidR="00347A8B">
        <w:fldChar w:fldCharType="separate"/>
      </w:r>
      <w:r w:rsidR="000D0636">
        <w:rPr>
          <w:noProof/>
        </w:rPr>
        <w:t>8</w:t>
      </w:r>
      <w:r w:rsidR="00347A8B">
        <w:rPr>
          <w:noProof/>
        </w:rPr>
        <w:fldChar w:fldCharType="end"/>
      </w:r>
      <w:r w:rsidR="004F0EDA">
        <w:t xml:space="preserve"> Debug-Möglichkeiten</w:t>
      </w:r>
      <w:bookmarkEnd w:id="193"/>
    </w:p>
    <w:p w14:paraId="53F334D5" w14:textId="0B06CD06" w:rsidR="00C863D8" w:rsidRDefault="00C863D8">
      <w:pPr>
        <w:spacing w:before="0" w:after="0" w:line="240" w:lineRule="auto"/>
        <w:jc w:val="left"/>
      </w:pPr>
    </w:p>
    <w:p w14:paraId="2E085CA8" w14:textId="328FA96B" w:rsidR="003D3FBB" w:rsidRDefault="003D3FBB" w:rsidP="003D3FBB">
      <w:pPr>
        <w:pStyle w:val="berschrift3"/>
      </w:pPr>
      <w:bookmarkStart w:id="194" w:name="_Toc411006728"/>
      <w:r>
        <w:t>Objekte</w:t>
      </w:r>
      <w:r w:rsidR="00323202">
        <w:t xml:space="preserve"> im 3D-Raum</w:t>
      </w:r>
      <w:bookmarkEnd w:id="194"/>
    </w:p>
    <w:p w14:paraId="1EF42637" w14:textId="77777777" w:rsidR="005529B1" w:rsidRPr="005529B1" w:rsidRDefault="005529B1" w:rsidP="005529B1"/>
    <w:p w14:paraId="58265D29" w14:textId="52D0C21D" w:rsidR="00342C6C" w:rsidRDefault="00342C6C" w:rsidP="005222E8">
      <w:r>
        <w:t xml:space="preserve">Virtuelle Objekte können in Unity in einer Szene platziert werden. Es ist möglich platzierte Objekte zu skalieren, rotieren oder zu verschieben, um so eine virtuelle Welt für den Nutzer zu erzeugen. </w:t>
      </w:r>
    </w:p>
    <w:p w14:paraId="00232E0D" w14:textId="60AA49FD" w:rsidR="00B824A9" w:rsidRDefault="005B3920" w:rsidP="00AE38A1">
      <w:r>
        <w:t xml:space="preserve">Für die Darstellung von Objekten wird ein linkshändiges Koordinatensystem genutzt. Die Darstellung erfolgt anhand von Punkten, die im dreidimensionalen Raum durch Vektoren </w:t>
      </w:r>
      <w:r>
        <w:lastRenderedPageBreak/>
        <w:t>beschrieben</w:t>
      </w:r>
      <w:r w:rsidR="00B824A9">
        <w:t xml:space="preserve"> sind</w:t>
      </w:r>
      <w:r>
        <w:t xml:space="preserve">. </w:t>
      </w:r>
      <w:r w:rsidR="00970430">
        <w:t>Unity hat dafür den Typ Vector3, über den die Parameter x, y, z eines Vektors verändert werden können</w:t>
      </w:r>
      <w:r w:rsidR="0025265A">
        <w:t xml:space="preserve">. Neben der Beschreibung von Punkten werden Vektoren auch für die Richtungsbeschreibung und Abfragen von Kollisionen eingesetzt </w:t>
      </w:r>
      <w:r w:rsidR="00002AC9">
        <w:t>[Sei14]</w:t>
      </w:r>
      <w:r w:rsidR="00970430">
        <w:t>.</w:t>
      </w:r>
    </w:p>
    <w:p w14:paraId="5D457913" w14:textId="77777777" w:rsidR="00AE38A1" w:rsidRDefault="00AE38A1" w:rsidP="00AE38A1"/>
    <w:p w14:paraId="3C784B60" w14:textId="1F0D4020" w:rsidR="00A75186" w:rsidRPr="001E7938" w:rsidRDefault="00A75186" w:rsidP="00A75186">
      <w:pPr>
        <w:pStyle w:val="Code"/>
        <w:rPr>
          <w:lang w:val="en-US"/>
          <w:rPrChange w:id="195" w:author="Autor">
            <w:rPr/>
          </w:rPrChange>
        </w:rPr>
      </w:pPr>
      <w:r w:rsidRPr="001E7938">
        <w:rPr>
          <w:lang w:val="en-US"/>
          <w:rPrChange w:id="196" w:author="Autor">
            <w:rPr/>
          </w:rPrChange>
        </w:rPr>
        <w:t>Vector3 v1 = new Vector3(1, 1, 1);</w:t>
      </w:r>
    </w:p>
    <w:p w14:paraId="3CE96601" w14:textId="74F562B5" w:rsidR="00570ABB" w:rsidRPr="001E7938" w:rsidRDefault="00A75186" w:rsidP="00570ABB">
      <w:pPr>
        <w:pStyle w:val="Code"/>
        <w:rPr>
          <w:lang w:val="en-US"/>
          <w:rPrChange w:id="197" w:author="Autor">
            <w:rPr/>
          </w:rPrChange>
        </w:rPr>
      </w:pPr>
      <w:r w:rsidRPr="001E7938">
        <w:rPr>
          <w:lang w:val="en-US"/>
          <w:rPrChange w:id="198" w:author="Autor">
            <w:rPr/>
          </w:rPrChange>
        </w:rPr>
        <w:t>Vector3 v2</w:t>
      </w:r>
      <w:r w:rsidR="00570ABB" w:rsidRPr="001E7938">
        <w:rPr>
          <w:lang w:val="en-US"/>
          <w:rPrChange w:id="199" w:author="Autor">
            <w:rPr/>
          </w:rPrChange>
        </w:rPr>
        <w:t xml:space="preserve"> = new Vector3();</w:t>
      </w:r>
    </w:p>
    <w:p w14:paraId="60FB09A1" w14:textId="1650B758" w:rsidR="00570ABB" w:rsidRPr="001E7938" w:rsidRDefault="00A75186" w:rsidP="00570ABB">
      <w:pPr>
        <w:pStyle w:val="Code"/>
        <w:rPr>
          <w:lang w:val="en-US"/>
          <w:rPrChange w:id="200" w:author="Autor">
            <w:rPr/>
          </w:rPrChange>
        </w:rPr>
      </w:pPr>
      <w:r w:rsidRPr="001E7938">
        <w:rPr>
          <w:lang w:val="en-US"/>
          <w:rPrChange w:id="201" w:author="Autor">
            <w:rPr/>
          </w:rPrChange>
        </w:rPr>
        <w:t>v2</w:t>
      </w:r>
      <w:r w:rsidR="00570ABB" w:rsidRPr="001E7938">
        <w:rPr>
          <w:lang w:val="en-US"/>
          <w:rPrChange w:id="202" w:author="Autor">
            <w:rPr/>
          </w:rPrChange>
        </w:rPr>
        <w:t>.x = 1;</w:t>
      </w:r>
    </w:p>
    <w:p w14:paraId="19AD5A74" w14:textId="06B29CBE" w:rsidR="00570ABB" w:rsidRPr="001E7938" w:rsidRDefault="00A75186" w:rsidP="00570ABB">
      <w:pPr>
        <w:pStyle w:val="Code"/>
        <w:rPr>
          <w:lang w:val="en-US"/>
          <w:rPrChange w:id="203" w:author="Autor">
            <w:rPr/>
          </w:rPrChange>
        </w:rPr>
      </w:pPr>
      <w:r w:rsidRPr="001E7938">
        <w:rPr>
          <w:lang w:val="en-US"/>
          <w:rPrChange w:id="204" w:author="Autor">
            <w:rPr/>
          </w:rPrChange>
        </w:rPr>
        <w:t>v2</w:t>
      </w:r>
      <w:r w:rsidR="00570ABB" w:rsidRPr="001E7938">
        <w:rPr>
          <w:lang w:val="en-US"/>
          <w:rPrChange w:id="205" w:author="Autor">
            <w:rPr/>
          </w:rPrChange>
        </w:rPr>
        <w:t>.y = 1;</w:t>
      </w:r>
    </w:p>
    <w:p w14:paraId="2A73DC60" w14:textId="0595B5BD" w:rsidR="00570ABB" w:rsidRPr="001E7938" w:rsidRDefault="00A75186" w:rsidP="00570ABB">
      <w:pPr>
        <w:pStyle w:val="Code"/>
        <w:rPr>
          <w:lang w:val="en-US"/>
          <w:rPrChange w:id="206" w:author="Autor">
            <w:rPr/>
          </w:rPrChange>
        </w:rPr>
      </w:pPr>
      <w:r w:rsidRPr="001E7938">
        <w:rPr>
          <w:lang w:val="en-US"/>
          <w:rPrChange w:id="207" w:author="Autor">
            <w:rPr/>
          </w:rPrChange>
        </w:rPr>
        <w:t>v2</w:t>
      </w:r>
      <w:r w:rsidR="00570ABB" w:rsidRPr="001E7938">
        <w:rPr>
          <w:lang w:val="en-US"/>
          <w:rPrChange w:id="208" w:author="Autor">
            <w:rPr/>
          </w:rPrChange>
        </w:rPr>
        <w:t>.z = 1;</w:t>
      </w:r>
    </w:p>
    <w:p w14:paraId="7B25F6E8" w14:textId="3A9A98C5" w:rsidR="00553EA7" w:rsidRDefault="009113B1" w:rsidP="00F93FFD">
      <w:pPr>
        <w:pStyle w:val="Beschriftung"/>
      </w:pPr>
      <w:bookmarkStart w:id="209" w:name="_Toc411006831"/>
      <w:r w:rsidRPr="00540012">
        <w:t xml:space="preserve">Listing </w:t>
      </w:r>
      <w:r w:rsidR="00643708">
        <w:fldChar w:fldCharType="begin"/>
      </w:r>
      <w:r w:rsidR="00643708" w:rsidRPr="00540012">
        <w:instrText xml:space="preserve"> STYLEREF 1 \s </w:instrText>
      </w:r>
      <w:r w:rsidR="00643708">
        <w:fldChar w:fldCharType="separate"/>
      </w:r>
      <w:r w:rsidR="000D0636" w:rsidRPr="00540012">
        <w:rPr>
          <w:noProof/>
        </w:rPr>
        <w:t>2</w:t>
      </w:r>
      <w:r w:rsidR="00643708">
        <w:rPr>
          <w:noProof/>
        </w:rPr>
        <w:fldChar w:fldCharType="end"/>
      </w:r>
      <w:r w:rsidR="002B0D9C" w:rsidRPr="00540012">
        <w:t>.</w:t>
      </w:r>
      <w:r w:rsidR="00643708">
        <w:fldChar w:fldCharType="begin"/>
      </w:r>
      <w:r w:rsidR="00643708" w:rsidRPr="00540012">
        <w:instrText xml:space="preserve"> SEQ Listing \* ARABIC \s 1 </w:instrText>
      </w:r>
      <w:r w:rsidR="00643708">
        <w:fldChar w:fldCharType="separate"/>
      </w:r>
      <w:r w:rsidR="000D0636">
        <w:rPr>
          <w:noProof/>
        </w:rPr>
        <w:t>9</w:t>
      </w:r>
      <w:r w:rsidR="00643708">
        <w:rPr>
          <w:noProof/>
        </w:rPr>
        <w:fldChar w:fldCharType="end"/>
      </w:r>
      <w:r>
        <w:t xml:space="preserve"> Beispiele für die Erzeugung eines Vektors</w:t>
      </w:r>
      <w:bookmarkEnd w:id="209"/>
    </w:p>
    <w:p w14:paraId="361874BB" w14:textId="77777777" w:rsidR="00F93FFD" w:rsidRPr="00F93FFD" w:rsidRDefault="00F93FFD" w:rsidP="00F93FFD"/>
    <w:p w14:paraId="1ED628D4" w14:textId="2CCAB5C8" w:rsidR="00323202" w:rsidRDefault="00002AC9" w:rsidP="005222E8">
      <w:r>
        <w:t xml:space="preserve">Viele einzelne Vektoren zusammen ergeben dann ein 3D-Modell. Diese einzelnen Vektoren </w:t>
      </w:r>
      <w:r w:rsidR="00B824A9">
        <w:t>heißen</w:t>
      </w:r>
      <w:r>
        <w:t xml:space="preserve"> auch Vertices </w:t>
      </w:r>
      <w:r w:rsidR="00DD45C8">
        <w:t>und drei beieinander liegende</w:t>
      </w:r>
      <w:r>
        <w:t xml:space="preserve"> Vertices, die eine dreieckige Fläche ergeben, </w:t>
      </w:r>
      <w:r w:rsidR="00DD45C8">
        <w:t>nennt man Polygone.</w:t>
      </w:r>
      <w:r>
        <w:t xml:space="preserve"> Komplexere 3D-Modelle bestehen also aus vielen Polygonen. Diese Struktur wird oft als Polygonnetz oder Mesh bezeichnet. In Unity wird der Begriff Mesh genutzt.</w:t>
      </w:r>
      <w:r w:rsidR="00907229">
        <w:t xml:space="preserve"> Umso mehr Polygone ein Objekt besitzt desto höher sind die Anforderungen an die Performance. Daher sollte immer darauf geachtet werden möglichst wenige Polygone pro Objekt zu haben, insbesondere wenn Anwendungen </w:t>
      </w:r>
      <w:r w:rsidR="00670190">
        <w:t>für mobile</w:t>
      </w:r>
      <w:r w:rsidR="00763162">
        <w:t xml:space="preserve"> Geräte (Apps) </w:t>
      </w:r>
      <w:r w:rsidR="00907229">
        <w:t>umgesetzt werden [Sei14]</w:t>
      </w:r>
      <w:r w:rsidR="00E95D83">
        <w:t xml:space="preserve"> [Bla11]</w:t>
      </w:r>
      <w:r w:rsidR="00907229">
        <w:t>.</w:t>
      </w:r>
    </w:p>
    <w:p w14:paraId="773AB1B6" w14:textId="00BEC69E" w:rsidR="00F84FDD" w:rsidRDefault="00F20207" w:rsidP="005529B1">
      <w:r>
        <w:t xml:space="preserve">Jedes Objekt in einer Szene in Unity wird als GameObject bezeichnet. Ein GameObject kann mithilfe von Komponenten ein Mesh darstellen. </w:t>
      </w:r>
      <w:r w:rsidR="004161FE">
        <w:t>Die erste Komponente ist der MeshFilter, damit das GameObject das Mesh aufnehmen kann. Für das Anzeigen des eigentlichen 3D-Objektes ist im nächsten Schritt der MeshRenderer zuständig</w:t>
      </w:r>
      <w:r w:rsidR="00DD45C8">
        <w:t>.</w:t>
      </w:r>
      <w:r w:rsidR="004161FE">
        <w:t xml:space="preserve"> </w:t>
      </w:r>
      <w:r w:rsidR="00A75186">
        <w:t xml:space="preserve">Die Erzeugung der Komponenten findet automatisch statt, wenn ein 3D-Modell aus dem Project Browser in die Szene hineingezogen wird. </w:t>
      </w:r>
      <w:r w:rsidR="00DD45C8">
        <w:t>Es besteht die Möglichkeit alle Komponenten per Code zu verändern und anzupassen [</w:t>
      </w:r>
      <w:r w:rsidR="00DD3538">
        <w:t>Sei14]</w:t>
      </w:r>
      <w:r w:rsidR="005529B1">
        <w:t>.</w:t>
      </w:r>
    </w:p>
    <w:p w14:paraId="4414B53D" w14:textId="31D65E63" w:rsidR="005529B1" w:rsidRDefault="008530F9" w:rsidP="00424058">
      <w:r>
        <w:t>Eine weitere Komponente, die jedes GameObject erhält, ist die Transform-Komponente. Diese sorgt dafür, dass ein Objekt skaliert, rotiert und verschoben werden kann. Die zugehörigen Parameter können direkt in der Szene über die Transform-Tools geändert oder im Inspector in die entsprechenden Felder eingetragen werden.</w:t>
      </w:r>
      <w:r w:rsidR="006D671C">
        <w:t xml:space="preserve"> Der Inspector gibt eine Übersicht der Komponenten eines einzelnen Objektes und der Nutzer hat die Möglichkeit Werte </w:t>
      </w:r>
      <w:r w:rsidR="00424058">
        <w:t xml:space="preserve">anzupassen. </w:t>
      </w:r>
      <w:r w:rsidR="009D6CF7">
        <w:t xml:space="preserve">Diese Anpassung kann auch </w:t>
      </w:r>
      <w:r w:rsidR="008B428D">
        <w:t>mit Hilfe von</w:t>
      </w:r>
      <w:r w:rsidR="009D6CF7">
        <w:t xml:space="preserve"> Code erfolgen durch den Zugriff auf die Trans</w:t>
      </w:r>
      <w:r w:rsidR="009D6CF7">
        <w:lastRenderedPageBreak/>
        <w:t xml:space="preserve">form-Klasse. Diese stellt Eigenschaften und Methoden bereit um das Objekt zu transformieren </w:t>
      </w:r>
      <w:r w:rsidR="006D671C">
        <w:t>[Sei14].</w:t>
      </w:r>
    </w:p>
    <w:p w14:paraId="75C8265D" w14:textId="07EFBE48" w:rsidR="000B1237" w:rsidRDefault="00612345" w:rsidP="00424058">
      <w:r>
        <w:t>Da ein Mesh ein aus Polygonen bestehendes Netz ist</w:t>
      </w:r>
      <w:r w:rsidR="00DD45C8">
        <w:t>,</w:t>
      </w:r>
      <w:r>
        <w:t xml:space="preserve"> bietet Unity die Möglichkeit durch Materials die Oberfläche eines solchen Drahtgitters zu verändern. So können Eigenschaften wie die Textur, die Farbe und die Reaktion auf äußere Einflüsse wie Licht festgelegt werden. Die Berechnung des Aussehens findet mit Hilfe von Shadern statt. Shader bestimmen wie Materialien auf Oberflächen gerendert werden sollen</w:t>
      </w:r>
      <w:r w:rsidR="00A90C62">
        <w:t xml:space="preserve">. Hier muss bei Apps wieder darauf geachtet werden spezielle mobile Shader zu verwenden, um eine hohe Performance zu erreichen </w:t>
      </w:r>
      <w:r>
        <w:t>[Sei14].</w:t>
      </w:r>
    </w:p>
    <w:p w14:paraId="0A1CB682" w14:textId="014897E1" w:rsidR="000B1237" w:rsidRDefault="000B1237" w:rsidP="00424058">
      <w:r>
        <w:t>Das Hinzufügen von 3D-Modellen erfolgt</w:t>
      </w:r>
      <w:ins w:id="210" w:author="Autor">
        <w:r w:rsidR="006E7071">
          <w:t>,</w:t>
        </w:r>
      </w:ins>
      <w:r>
        <w:t xml:space="preserve"> wie erwähnt</w:t>
      </w:r>
      <w:ins w:id="211" w:author="Autor">
        <w:r w:rsidR="006E7071">
          <w:t>,</w:t>
        </w:r>
      </w:ins>
      <w:r>
        <w:t xml:space="preserve"> über den </w:t>
      </w:r>
      <w:r w:rsidR="00273A28">
        <w:t>Project Browser</w:t>
      </w:r>
      <w:r>
        <w:t xml:space="preserve">. Hier </w:t>
      </w:r>
      <w:r w:rsidR="00540E35">
        <w:t>stellt</w:t>
      </w:r>
      <w:r>
        <w:t xml:space="preserve"> Unity schon vorgefertigte Grundobjekte wie Kugeln oder Würfel zur Verfügung.</w:t>
      </w:r>
      <w:r w:rsidR="00876FE5">
        <w:t xml:space="preserve"> Diese werden oft als Hilfsmittel genutzt. Komplexere 3D-Modelle werden in einem dafür entsprechenden Programm erstellt und in Unity importiert. Die importierten Modelle werden als Prefab angelegt und erhalten</w:t>
      </w:r>
      <w:ins w:id="212" w:author="Autor">
        <w:r w:rsidR="007C7F90">
          <w:t>,</w:t>
        </w:r>
      </w:ins>
      <w:r w:rsidR="00876FE5">
        <w:t xml:space="preserve"> sobald sie in die Szene gezogen werden, die notwendigen Komponenten</w:t>
      </w:r>
      <w:r w:rsidR="00F47579">
        <w:t xml:space="preserve"> [Sei14]</w:t>
      </w:r>
      <w:r w:rsidR="00876FE5">
        <w:t>. Auf Prefabs wird im Abschnitt 2.3.7 näher eingegangen.</w:t>
      </w:r>
    </w:p>
    <w:p w14:paraId="5F897738" w14:textId="77777777" w:rsidR="00D55B7E" w:rsidRDefault="00D55B7E" w:rsidP="00424058"/>
    <w:p w14:paraId="6811AA4E" w14:textId="6911AA68" w:rsidR="00E84638" w:rsidRDefault="00441CE4" w:rsidP="00E84638">
      <w:pPr>
        <w:pStyle w:val="berschrift3"/>
      </w:pPr>
      <w:bookmarkStart w:id="213" w:name="_Toc411006729"/>
      <w:r>
        <w:t>K</w:t>
      </w:r>
      <w:r w:rsidR="00FF07A0">
        <w:t>amera</w:t>
      </w:r>
      <w:bookmarkEnd w:id="213"/>
    </w:p>
    <w:p w14:paraId="03E9EA97" w14:textId="77777777" w:rsidR="00FF07A0" w:rsidRDefault="00FF07A0" w:rsidP="00FF07A0"/>
    <w:p w14:paraId="37AF7609" w14:textId="41C2AF59" w:rsidR="00D55B7E" w:rsidRDefault="008738FB" w:rsidP="00FF07A0">
      <w:r>
        <w:t>Die Kameras geben dem Nutzer die Möglichkeit das Spiel zu sehen und geben je nach Position der Kamera und Sichtweite ein ganz individuelles Nutzererlebnis. Insbesondere für das Erstellen der VR ist die Kamera sehr wichtig. Hier werden Parameter festgelegt, um dem Nutzer ein möglichst hohes immersives Gefühl zu vermitteln.</w:t>
      </w:r>
    </w:p>
    <w:p w14:paraId="07D64285" w14:textId="2370AF2C" w:rsidR="008738FB" w:rsidRDefault="008738FB" w:rsidP="00FF07A0">
      <w:r>
        <w:t>Damit ein GameObject zur Kamera wird benötigt es das CameraComponent. Dies</w:t>
      </w:r>
      <w:r w:rsidR="00C17459">
        <w:t>e</w:t>
      </w:r>
      <w:r>
        <w:t xml:space="preserve"> Komponente ermöglicht es der Kamera zu sehen un</w:t>
      </w:r>
      <w:r w:rsidR="00FA4B41">
        <w:t xml:space="preserve">d besitzt verschiedene </w:t>
      </w:r>
      <w:r w:rsidR="008E681C">
        <w:t>Parameter</w:t>
      </w:r>
      <w:r w:rsidR="00DD45C8">
        <w:t xml:space="preserve">. Die für das Erzeugen einer </w:t>
      </w:r>
      <w:r w:rsidR="00FA4B41">
        <w:t>Kamera benötigten</w:t>
      </w:r>
      <w:r w:rsidR="00DD45C8">
        <w:t xml:space="preserve"> Parameter</w:t>
      </w:r>
      <w:r w:rsidR="00FA4B41">
        <w:t xml:space="preserve"> werden im Folgenden kurz beschrieben</w:t>
      </w:r>
      <w:r w:rsidR="00650B93">
        <w:t xml:space="preserve"> [Sei14]</w:t>
      </w:r>
      <w:r w:rsidR="008545DC">
        <w:t>:</w:t>
      </w:r>
    </w:p>
    <w:p w14:paraId="682B7A84" w14:textId="7C87ACDA" w:rsidR="008738FB" w:rsidRDefault="008738FB">
      <w:pPr>
        <w:spacing w:before="0" w:after="0" w:line="240" w:lineRule="auto"/>
        <w:jc w:val="left"/>
      </w:pPr>
    </w:p>
    <w:p w14:paraId="71CFA37C" w14:textId="18E2861A" w:rsidR="008738FB" w:rsidRDefault="00C07B21" w:rsidP="007613F4">
      <w:pPr>
        <w:pStyle w:val="Listenabsatz"/>
        <w:numPr>
          <w:ilvl w:val="0"/>
          <w:numId w:val="16"/>
        </w:numPr>
      </w:pPr>
      <w:r w:rsidRPr="0096621F">
        <w:rPr>
          <w:b/>
        </w:rPr>
        <w:t>Clear Flags</w:t>
      </w:r>
      <w:r>
        <w:t xml:space="preserve"> </w:t>
      </w:r>
      <w:r w:rsidR="003F2837">
        <w:t>sorgt dafür wie der Hintergrund</w:t>
      </w:r>
      <w:r w:rsidR="0096621F">
        <w:t xml:space="preserve"> aussieht.</w:t>
      </w:r>
      <w:r w:rsidR="003F2837">
        <w:t xml:space="preserve"> Hintergrund bezeichnet alles wo keine Objekte gerendert werden.</w:t>
      </w:r>
      <w:r w:rsidR="0096621F">
        <w:t xml:space="preserve"> Das kann eine einfach</w:t>
      </w:r>
      <w:r w:rsidR="00876CBA">
        <w:t>e</w:t>
      </w:r>
      <w:r w:rsidR="0096621F">
        <w:t xml:space="preserve"> Farbe oder ein Himmel mithilfe einer Skybox sein.</w:t>
      </w:r>
      <w:r w:rsidR="00DE0354">
        <w:t xml:space="preserve"> Eine Skybox ist ein aus sechs Bildern bestehender Würfel der sich um die gesamte Szene legt und so den Eindruck eines umgebenden Himmels vermittelt.</w:t>
      </w:r>
    </w:p>
    <w:p w14:paraId="21869E56" w14:textId="459FF75A" w:rsidR="00FA4B41" w:rsidRPr="00302204" w:rsidRDefault="00FA4B41" w:rsidP="007613F4">
      <w:pPr>
        <w:pStyle w:val="Listenabsatz"/>
        <w:numPr>
          <w:ilvl w:val="0"/>
          <w:numId w:val="16"/>
        </w:numPr>
        <w:rPr>
          <w:b/>
        </w:rPr>
      </w:pPr>
      <w:r w:rsidRPr="00302204">
        <w:rPr>
          <w:b/>
        </w:rPr>
        <w:t>Background</w:t>
      </w:r>
      <w:r w:rsidR="00302204">
        <w:rPr>
          <w:b/>
        </w:rPr>
        <w:t xml:space="preserve"> </w:t>
      </w:r>
      <w:r w:rsidR="00302204">
        <w:t>lässt den Nutzer die Hintergrundfarbe auswählen falls dieses bei Clear Flags angegeben wurde.</w:t>
      </w:r>
    </w:p>
    <w:p w14:paraId="757C1396" w14:textId="3EEB983B" w:rsidR="00FA4B41" w:rsidRPr="00302204" w:rsidRDefault="00FA4B41" w:rsidP="007613F4">
      <w:pPr>
        <w:pStyle w:val="Listenabsatz"/>
        <w:numPr>
          <w:ilvl w:val="0"/>
          <w:numId w:val="16"/>
        </w:numPr>
        <w:rPr>
          <w:b/>
        </w:rPr>
      </w:pPr>
      <w:r w:rsidRPr="00302204">
        <w:rPr>
          <w:b/>
        </w:rPr>
        <w:lastRenderedPageBreak/>
        <w:t>Projection</w:t>
      </w:r>
      <w:r w:rsidR="00302204">
        <w:rPr>
          <w:b/>
        </w:rPr>
        <w:t xml:space="preserve"> </w:t>
      </w:r>
      <w:r w:rsidR="00302204">
        <w:t>bestimmt die Ansicht der Kamera. Hier kann zwischen einer dreidimensionalen, perspektivischen oder einer orthogonalen Ansicht gewählt werden.</w:t>
      </w:r>
    </w:p>
    <w:p w14:paraId="3FF7C2A7" w14:textId="460429D3" w:rsidR="00FA4B41" w:rsidRPr="00486560" w:rsidRDefault="00FA4B41" w:rsidP="007613F4">
      <w:pPr>
        <w:pStyle w:val="Listenabsatz"/>
        <w:numPr>
          <w:ilvl w:val="0"/>
          <w:numId w:val="16"/>
        </w:numPr>
        <w:rPr>
          <w:b/>
        </w:rPr>
      </w:pPr>
      <w:r w:rsidRPr="00302204">
        <w:rPr>
          <w:b/>
        </w:rPr>
        <w:t>Field of View</w:t>
      </w:r>
      <w:r w:rsidR="00302204">
        <w:rPr>
          <w:b/>
        </w:rPr>
        <w:t xml:space="preserve"> </w:t>
      </w:r>
      <w:r w:rsidR="00892B82">
        <w:t>legt die Größe des Sichtbereiches fest. Hier muss durch Testen ein Wert ermittelt werden der für VR optimal ist.</w:t>
      </w:r>
    </w:p>
    <w:p w14:paraId="7A1B5366" w14:textId="25AA9CD6" w:rsidR="00FA4B41" w:rsidRPr="00F8074B" w:rsidRDefault="00FA4B41" w:rsidP="007613F4">
      <w:pPr>
        <w:pStyle w:val="Listenabsatz"/>
        <w:numPr>
          <w:ilvl w:val="0"/>
          <w:numId w:val="16"/>
        </w:numPr>
        <w:rPr>
          <w:b/>
        </w:rPr>
      </w:pPr>
      <w:r w:rsidRPr="00486560">
        <w:rPr>
          <w:b/>
        </w:rPr>
        <w:t xml:space="preserve">Clipping </w:t>
      </w:r>
      <w:r w:rsidR="00486560">
        <w:rPr>
          <w:b/>
        </w:rPr>
        <w:t xml:space="preserve">Planes </w:t>
      </w:r>
      <w:r w:rsidR="00486560">
        <w:t>legt den Abstand von gerenderten Objekten fest. Das heißt Objekte die zu nah dran sind oder zu weit weg werden nicht gerendert.</w:t>
      </w:r>
    </w:p>
    <w:p w14:paraId="1F6D0B9F" w14:textId="21D42868" w:rsidR="00FA4B41" w:rsidRPr="0053071D" w:rsidRDefault="00F84FDD" w:rsidP="007613F4">
      <w:pPr>
        <w:pStyle w:val="Listenabsatz"/>
        <w:numPr>
          <w:ilvl w:val="0"/>
          <w:numId w:val="16"/>
        </w:numPr>
        <w:rPr>
          <w:b/>
        </w:rPr>
      </w:pPr>
      <w:r>
        <w:rPr>
          <w:b/>
        </w:rPr>
        <w:t>Norm</w:t>
      </w:r>
      <w:r w:rsidR="00F8074B">
        <w:rPr>
          <w:b/>
        </w:rPr>
        <w:t xml:space="preserve">alized View Port Rect </w:t>
      </w:r>
      <w:r w:rsidR="004C7C20">
        <w:t xml:space="preserve">passt den Raum den das Kamerabild auf dem Bildschirm des Nutzers einnimmt an. Bei VR müssen zwei Kameras platziert </w:t>
      </w:r>
      <w:r w:rsidR="00DD45C8">
        <w:t>sein und</w:t>
      </w:r>
      <w:r w:rsidR="004C7C20">
        <w:t xml:space="preserve"> an dieser Stelle die Breite der beiden Kamerabilder auf die Hälfte reduziert werden, damit zwei nebeneinander </w:t>
      </w:r>
      <w:r w:rsidR="008545DC">
        <w:t>liegende</w:t>
      </w:r>
      <w:r w:rsidR="004C7C20">
        <w:t xml:space="preserve"> Kamerabilder entstehen.</w:t>
      </w:r>
    </w:p>
    <w:p w14:paraId="1CBAEB4F" w14:textId="77777777" w:rsidR="0053071D" w:rsidRDefault="0053071D" w:rsidP="0053071D">
      <w:pPr>
        <w:rPr>
          <w:b/>
        </w:rPr>
      </w:pPr>
    </w:p>
    <w:p w14:paraId="21980176" w14:textId="4F65F9D9" w:rsidR="00513947" w:rsidRDefault="00513947" w:rsidP="0053071D">
      <w:r>
        <w:t>Da Kameras auch GameObjects sind, lassen sich auch hier Skripte an diese anhängen. Insbesondere die Steuerung der Kameras muss in der VR synchron erfolgen. Diese Funktionalität wird über mehrer</w:t>
      </w:r>
      <w:r w:rsidR="007E457F">
        <w:t>e</w:t>
      </w:r>
      <w:r w:rsidR="005A65DD">
        <w:t xml:space="preserve"> Plugins gelöst, die im</w:t>
      </w:r>
      <w:r>
        <w:t xml:space="preserve"> Abschnitt 2.3.7 vorgestellt werden.</w:t>
      </w:r>
    </w:p>
    <w:p w14:paraId="3FD95715" w14:textId="77777777" w:rsidR="00FF07A0" w:rsidRDefault="00FF07A0" w:rsidP="00FF07A0"/>
    <w:p w14:paraId="76390334" w14:textId="76494AD9" w:rsidR="00FF07A0" w:rsidRDefault="00FF07A0" w:rsidP="00FF07A0">
      <w:pPr>
        <w:pStyle w:val="berschrift3"/>
      </w:pPr>
      <w:bookmarkStart w:id="214" w:name="_Toc411006730"/>
      <w:r>
        <w:t>Physik</w:t>
      </w:r>
      <w:bookmarkEnd w:id="214"/>
    </w:p>
    <w:p w14:paraId="3063E8E2" w14:textId="77777777" w:rsidR="00FF07A0" w:rsidRDefault="00FF07A0" w:rsidP="00FF07A0"/>
    <w:p w14:paraId="173917B3" w14:textId="3EFA3721" w:rsidR="007E457F" w:rsidRDefault="007E457F" w:rsidP="00FF07A0">
      <w:r>
        <w:t>Die Physik-Engine in Unity wird in dieser Arbeit nur genutzt, um Schwerkraft auf den Nutzer in der virtuellen Welt auszuüben und um ihn mit anderen Objekten interagieren zu lassen. Wichtigste Komponente ist dabei die Rigidbody-Komponente. Mit deren Hilfe kann einem GameObject eine Kraft zugefügt werden, wie z.B. die Erdanziehungskraft</w:t>
      </w:r>
      <w:r w:rsidR="002F4632">
        <w:t xml:space="preserve"> [Sei14]</w:t>
      </w:r>
      <w:r>
        <w:t>.</w:t>
      </w:r>
    </w:p>
    <w:p w14:paraId="5487A045" w14:textId="453F4593" w:rsidR="002F21EC" w:rsidRDefault="002F4632" w:rsidP="00876CBA">
      <w:r>
        <w:t xml:space="preserve">Eine weitere Komponente sind sogenannte Collider. Collider registrieren Kollisionen und können </w:t>
      </w:r>
      <w:r w:rsidR="00F14BD8">
        <w:t>dadurch</w:t>
      </w:r>
      <w:r>
        <w:t xml:space="preserve"> bestimmte Events auslösen. In dieser Arbeit wird der Mesh-Collider verwendet, der sich an die Form des jeweiligen Meshs anpasst[Sei14].</w:t>
      </w:r>
    </w:p>
    <w:p w14:paraId="71AC27AF" w14:textId="7821D5CE" w:rsidR="00F93FFD" w:rsidRDefault="002F4632" w:rsidP="00876CBA">
      <w:r>
        <w:t xml:space="preserve">Eine Kombination aus Rigidbody und Collider stellt der Character Controller dar. </w:t>
      </w:r>
      <w:r w:rsidR="00C4082F">
        <w:t>Dieser fügt einem Objekt einen kapselförmigen Collider zu und ermöglicht es diesen zu bewegen und zu steuern. In Verbindung mit einer Kamera kann der Nutzer aus der Egoperspketive (first-person perspective, FPP) die VR erkunden</w:t>
      </w:r>
      <w:r w:rsidR="00821A84">
        <w:t xml:space="preserve"> [Sei14]</w:t>
      </w:r>
      <w:r w:rsidR="00C4082F">
        <w:t>.</w:t>
      </w:r>
    </w:p>
    <w:p w14:paraId="45142D88" w14:textId="77777777" w:rsidR="00F93FFD" w:rsidRDefault="00F93FFD">
      <w:pPr>
        <w:spacing w:before="0" w:after="0" w:line="240" w:lineRule="auto"/>
        <w:jc w:val="left"/>
      </w:pPr>
      <w:r>
        <w:br w:type="page"/>
      </w:r>
    </w:p>
    <w:p w14:paraId="7630B115" w14:textId="7EC3C6CE" w:rsidR="00C73C00" w:rsidRDefault="00305366" w:rsidP="00C73C00">
      <w:pPr>
        <w:pStyle w:val="berschrift3"/>
      </w:pPr>
      <w:bookmarkStart w:id="215" w:name="_Toc411006731"/>
      <w:r>
        <w:lastRenderedPageBreak/>
        <w:t>Inputmöglichkeiten</w:t>
      </w:r>
      <w:bookmarkEnd w:id="215"/>
    </w:p>
    <w:p w14:paraId="4D613985" w14:textId="77777777" w:rsidR="00FF07A0" w:rsidRDefault="00FF07A0" w:rsidP="00FF07A0"/>
    <w:p w14:paraId="62DAE400" w14:textId="18720231" w:rsidR="00501877" w:rsidRDefault="00152C28" w:rsidP="00FF07A0">
      <w:r>
        <w:t xml:space="preserve">Dieser Abschnitt beschreibt die Möglichkeiten, die Unity bietet um Eingabegräte anzuschließen und zu konfigurieren. Eingabegeräte sind ein wichtiger Bestandteil von VR, da sie es dem Nutzer ermöglichen mit der VR zu interagieren und sich in dieser zu bewegen. Eingabegeräte sind neben den schon beschriebenen, </w:t>
      </w:r>
      <w:r w:rsidR="00501877">
        <w:t xml:space="preserve">auch Tastatur und Maus sowie Touch-Eingaben. Diese werden hier nicht näher beleuchtet, da auf der einen Seite Touch-Eingaben nicht möglich sind, da sich das mobile Gerät in einer Box befindet und Tastatur und Maus das immersive Gefühl vermindern. </w:t>
      </w:r>
      <w:r w:rsidR="00427429">
        <w:t>Auch das Auswerten von Beschleunigungssensoren oder Kompass eines mobilen Gerätes ist möglich</w:t>
      </w:r>
      <w:r w:rsidR="00614E7C">
        <w:t xml:space="preserve"> [Sei14]</w:t>
      </w:r>
      <w:r w:rsidR="00427429">
        <w:t>.</w:t>
      </w:r>
    </w:p>
    <w:p w14:paraId="18F81E72" w14:textId="77777777" w:rsidR="00427429" w:rsidRDefault="00427429" w:rsidP="00FF07A0"/>
    <w:p w14:paraId="2B923F07" w14:textId="2488C484" w:rsidR="00501877" w:rsidRDefault="00501877" w:rsidP="00501877">
      <w:pPr>
        <w:pStyle w:val="Hervorhebenfett"/>
      </w:pPr>
      <w:r>
        <w:t>Virtuelle Achsen und Tasten</w:t>
      </w:r>
    </w:p>
    <w:p w14:paraId="0ADCFB8E" w14:textId="77777777" w:rsidR="00427429" w:rsidRDefault="00427429" w:rsidP="00427429">
      <w:pPr>
        <w:pStyle w:val="Textkrper"/>
      </w:pPr>
    </w:p>
    <w:p w14:paraId="5AAB3D8B" w14:textId="58F748E9" w:rsidR="00427429" w:rsidRDefault="00614E7C" w:rsidP="00427429">
      <w:pPr>
        <w:pStyle w:val="Textkrper"/>
      </w:pPr>
      <w:r>
        <w:t>Unity bietet die Möglichkeit virtuelle Achsen und Tasten zu belegen. Das führt dazu, dass zwischen verschiedenen Eingabegeräten gewechselt werden kann</w:t>
      </w:r>
      <w:del w:id="216" w:author="Autor">
        <w:r w:rsidDel="007C7F90">
          <w:delText>,</w:delText>
        </w:r>
      </w:del>
      <w:r>
        <w:t xml:space="preserve"> ohne die Belegung dieser zu verändern. Dieses modulare M</w:t>
      </w:r>
      <w:r w:rsidR="0048774E">
        <w:t>a</w:t>
      </w:r>
      <w:r>
        <w:t>pping von Achsen und Tasten erfolgt über den sogenannten Input Manager [Sei14].</w:t>
      </w:r>
    </w:p>
    <w:p w14:paraId="332F6946" w14:textId="2364F58C" w:rsidR="005529B1" w:rsidRDefault="005529B1">
      <w:pPr>
        <w:spacing w:before="0" w:after="0" w:line="240" w:lineRule="auto"/>
        <w:jc w:val="left"/>
      </w:pPr>
    </w:p>
    <w:p w14:paraId="25E8754A" w14:textId="4CB35931" w:rsidR="00FF07A0" w:rsidRDefault="0048774E" w:rsidP="00685DED">
      <w:pPr>
        <w:pStyle w:val="Hervorhebenfett"/>
      </w:pPr>
      <w:r>
        <w:t>Input-</w:t>
      </w:r>
      <w:r w:rsidR="00FF07A0">
        <w:t>Manager</w:t>
      </w:r>
    </w:p>
    <w:p w14:paraId="3CE67261" w14:textId="77777777" w:rsidR="0048774E" w:rsidRDefault="0048774E" w:rsidP="0048774E">
      <w:pPr>
        <w:pStyle w:val="Textkrper"/>
      </w:pPr>
    </w:p>
    <w:p w14:paraId="6FBEC5CF" w14:textId="523085EE" w:rsidR="008665DB" w:rsidRDefault="00F40F17" w:rsidP="0048774E">
      <w:pPr>
        <w:pStyle w:val="Textkrper"/>
      </w:pPr>
      <w:r>
        <w:t xml:space="preserve">Der Input-Manager bietet die Möglichkeit Achsen und Tasten in einem Unity-Projekt zu ändern, erweitern oder zu löschen. Standardmäßig sind bei der Erstellung eines neuen </w:t>
      </w:r>
      <w:r w:rsidR="00553EA7">
        <w:t>Unity-Projekts</w:t>
      </w:r>
      <w:r>
        <w:t xml:space="preserve"> die wichtigsten Eingaben schon belegt. Diese belaufen sich auf die </w:t>
      </w:r>
      <w:r w:rsidR="00C447F1">
        <w:t>Navigation,</w:t>
      </w:r>
      <w:r>
        <w:t xml:space="preserve"> das Schießen und Springen</w:t>
      </w:r>
      <w:r w:rsidR="008B5850">
        <w:t xml:space="preserve"> [Sei14]</w:t>
      </w:r>
      <w:r>
        <w:t xml:space="preserve">. </w:t>
      </w:r>
    </w:p>
    <w:p w14:paraId="2A8ED0CF" w14:textId="77777777" w:rsidR="008665DB" w:rsidRDefault="008665DB">
      <w:pPr>
        <w:spacing w:before="0" w:after="0" w:line="240" w:lineRule="auto"/>
        <w:jc w:val="left"/>
      </w:pPr>
      <w:r>
        <w:br w:type="page"/>
      </w:r>
    </w:p>
    <w:p w14:paraId="2E76A9C7" w14:textId="278FB6B5" w:rsidR="00553EA7" w:rsidRDefault="008665DB" w:rsidP="008665DB">
      <w:pPr>
        <w:pStyle w:val="Textkrper"/>
      </w:pPr>
      <w:r>
        <w:rPr>
          <w:noProof/>
        </w:rPr>
        <w:lastRenderedPageBreak/>
        <mc:AlternateContent>
          <mc:Choice Requires="wps">
            <w:drawing>
              <wp:anchor distT="0" distB="0" distL="114300" distR="114300" simplePos="0" relativeHeight="251721728" behindDoc="0" locked="0" layoutInCell="1" allowOverlap="1" wp14:anchorId="4D46E95E" wp14:editId="3A775CC8">
                <wp:simplePos x="0" y="0"/>
                <wp:positionH relativeFrom="column">
                  <wp:posOffset>3247390</wp:posOffset>
                </wp:positionH>
                <wp:positionV relativeFrom="paragraph">
                  <wp:posOffset>3059430</wp:posOffset>
                </wp:positionV>
                <wp:extent cx="2162175" cy="228600"/>
                <wp:effectExtent l="0" t="0" r="9525" b="0"/>
                <wp:wrapTopAndBottom/>
                <wp:docPr id="9" name="Textfeld 9"/>
                <wp:cNvGraphicFramePr/>
                <a:graphic xmlns:a="http://schemas.openxmlformats.org/drawingml/2006/main">
                  <a:graphicData uri="http://schemas.microsoft.com/office/word/2010/wordprocessingShape">
                    <wps:wsp>
                      <wps:cNvSpPr txBox="1"/>
                      <wps:spPr>
                        <a:xfrm>
                          <a:off x="0" y="0"/>
                          <a:ext cx="2162175" cy="228600"/>
                        </a:xfrm>
                        <a:prstGeom prst="rect">
                          <a:avLst/>
                        </a:prstGeom>
                        <a:solidFill>
                          <a:prstClr val="white"/>
                        </a:solidFill>
                        <a:ln>
                          <a:noFill/>
                        </a:ln>
                        <a:effectLst/>
                      </wps:spPr>
                      <wps:txbx>
                        <w:txbxContent>
                          <w:p w14:paraId="05D32186" w14:textId="3E9E8354" w:rsidR="003F7CAE" w:rsidRPr="008963DE" w:rsidRDefault="003F7CAE" w:rsidP="00020DF4">
                            <w:pPr>
                              <w:pStyle w:val="Beschriftung"/>
                              <w:jc w:val="left"/>
                              <w:rPr>
                                <w:noProof/>
                                <w:sz w:val="24"/>
                                <w:szCs w:val="24"/>
                              </w:rPr>
                            </w:pPr>
                            <w:bookmarkStart w:id="217" w:name="_Toc411006798"/>
                            <w:r>
                              <w:t xml:space="preserve">Abb. </w:t>
                            </w:r>
                            <w:r w:rsidR="00347A8B">
                              <w:fldChar w:fldCharType="begin"/>
                            </w:r>
                            <w:r w:rsidR="00347A8B">
                              <w:instrText xml:space="preserve"> STYLEREF 1 \s </w:instrText>
                            </w:r>
                            <w:r w:rsidR="00347A8B">
                              <w:fldChar w:fldCharType="separate"/>
                            </w:r>
                            <w:r>
                              <w:rPr>
                                <w:noProof/>
                              </w:rPr>
                              <w:t>2</w:t>
                            </w:r>
                            <w:r w:rsidR="00347A8B">
                              <w:rPr>
                                <w:noProof/>
                              </w:rPr>
                              <w:fldChar w:fldCharType="end"/>
                            </w:r>
                            <w:r>
                              <w:t>.</w:t>
                            </w:r>
                            <w:r w:rsidR="00347A8B">
                              <w:fldChar w:fldCharType="begin"/>
                            </w:r>
                            <w:r w:rsidR="00347A8B">
                              <w:instrText xml:space="preserve"> SEQ Abb. \* ARABIC \s 1 </w:instrText>
                            </w:r>
                            <w:r w:rsidR="00347A8B">
                              <w:fldChar w:fldCharType="separate"/>
                            </w:r>
                            <w:r>
                              <w:rPr>
                                <w:noProof/>
                              </w:rPr>
                              <w:t>11</w:t>
                            </w:r>
                            <w:r w:rsidR="00347A8B">
                              <w:rPr>
                                <w:noProof/>
                              </w:rPr>
                              <w:fldChar w:fldCharType="end"/>
                            </w:r>
                            <w:r>
                              <w:t xml:space="preserve"> Ansicht des Input-Managers</w:t>
                            </w:r>
                            <w:bookmarkEnd w:id="217"/>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46E95E" id="Textfeld 9" o:spid="_x0000_s1035" type="#_x0000_t202" style="position:absolute;left:0;text-align:left;margin-left:255.7pt;margin-top:240.9pt;width:170.25pt;height:18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" stroked="f">
                <v:textbox inset="0,0,0,0">
                  <w:txbxContent>
                    <w:p w14:paraId="05D32186" w14:textId="3E9E8354" w:rsidR="003F7CAE" w:rsidRPr="008963DE" w:rsidRDefault="003F7CAE" w:rsidP="00020DF4">
                      <w:pPr>
                        <w:pStyle w:val="Beschriftung"/>
                        <w:jc w:val="left"/>
                        <w:rPr>
                          <w:noProof/>
                          <w:sz w:val="24"/>
                          <w:szCs w:val="24"/>
                        </w:rPr>
                      </w:pPr>
                      <w:bookmarkStart w:id="218" w:name="_Toc411006798"/>
                      <w:r>
                        <w:t xml:space="preserve">Abb. </w:t>
                      </w:r>
                      <w:r w:rsidR="00347A8B">
                        <w:fldChar w:fldCharType="begin"/>
                      </w:r>
                      <w:r w:rsidR="00347A8B">
                        <w:instrText xml:space="preserve"> STYLEREF 1 \s </w:instrText>
                      </w:r>
                      <w:r w:rsidR="00347A8B">
                        <w:fldChar w:fldCharType="separate"/>
                      </w:r>
                      <w:r>
                        <w:rPr>
                          <w:noProof/>
                        </w:rPr>
                        <w:t>2</w:t>
                      </w:r>
                      <w:r w:rsidR="00347A8B">
                        <w:rPr>
                          <w:noProof/>
                        </w:rPr>
                        <w:fldChar w:fldCharType="end"/>
                      </w:r>
                      <w:r>
                        <w:t>.</w:t>
                      </w:r>
                      <w:r w:rsidR="00347A8B">
                        <w:fldChar w:fldCharType="begin"/>
                      </w:r>
                      <w:r w:rsidR="00347A8B">
                        <w:instrText xml:space="preserve"> SEQ Abb. \* ARABIC \s 1 </w:instrText>
                      </w:r>
                      <w:r w:rsidR="00347A8B">
                        <w:fldChar w:fldCharType="separate"/>
                      </w:r>
                      <w:r>
                        <w:rPr>
                          <w:noProof/>
                        </w:rPr>
                        <w:t>11</w:t>
                      </w:r>
                      <w:r w:rsidR="00347A8B">
                        <w:rPr>
                          <w:noProof/>
                        </w:rPr>
                        <w:fldChar w:fldCharType="end"/>
                      </w:r>
                      <w:r>
                        <w:t xml:space="preserve"> Ansicht des Input-Managers</w:t>
                      </w:r>
                      <w:bookmarkEnd w:id="218"/>
                      <w:r>
                        <w:t xml:space="preserve"> </w:t>
                      </w:r>
                    </w:p>
                  </w:txbxContent>
                </v:textbox>
                <w10:wrap type="topAndBottom"/>
              </v:shape>
            </w:pict>
          </mc:Fallback>
        </mc:AlternateContent>
      </w:r>
      <w:r w:rsidR="00D30B78">
        <w:rPr>
          <w:noProof/>
        </w:rPr>
        <w:drawing>
          <wp:anchor distT="0" distB="0" distL="114300" distR="114300" simplePos="0" relativeHeight="251719680" behindDoc="0" locked="0" layoutInCell="1" allowOverlap="1" wp14:anchorId="410F67F9" wp14:editId="71B77EFD">
            <wp:simplePos x="0" y="0"/>
            <wp:positionH relativeFrom="column">
              <wp:posOffset>15240</wp:posOffset>
            </wp:positionH>
            <wp:positionV relativeFrom="paragraph">
              <wp:posOffset>0</wp:posOffset>
            </wp:positionV>
            <wp:extent cx="3072765" cy="3246755"/>
            <wp:effectExtent l="0" t="0" r="0" b="0"/>
            <wp:wrapTopAndBottom/>
            <wp:docPr id="196" name="Bild 2" descr="input-mana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nput-manage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072765" cy="3246755"/>
                    </a:xfrm>
                    <a:prstGeom prst="rect">
                      <a:avLst/>
                    </a:prstGeom>
                    <a:noFill/>
                  </pic:spPr>
                </pic:pic>
              </a:graphicData>
            </a:graphic>
            <wp14:sizeRelH relativeFrom="page">
              <wp14:pctWidth>0</wp14:pctWidth>
            </wp14:sizeRelH>
            <wp14:sizeRelV relativeFrom="page">
              <wp14:pctHeight>0</wp14:pctHeight>
            </wp14:sizeRelV>
          </wp:anchor>
        </w:drawing>
      </w:r>
    </w:p>
    <w:p w14:paraId="0CC52220" w14:textId="2EAA9157" w:rsidR="00553EA7" w:rsidRDefault="00ED5A5D" w:rsidP="00D84033">
      <w:r>
        <w:t>Die Bedeutung und Einstellungsmöglichkeiten der einzelnen Parameter werden im Folgenden kurz beschrieben und als Beispiel wird auf die horizontale Steuerung in Abb. 2.9 mit Maus und Tastatur eingegangen.</w:t>
      </w:r>
      <w:r w:rsidR="008B5850">
        <w:t xml:space="preserve"> Diese Steuerung beschreibt Bewegungen nach rechts und links</w:t>
      </w:r>
      <w:r w:rsidR="00DE06A8">
        <w:t xml:space="preserve"> [Sei14]</w:t>
      </w:r>
      <w:r w:rsidR="008B5850">
        <w:t>.</w:t>
      </w:r>
    </w:p>
    <w:p w14:paraId="609680DC" w14:textId="6644085F" w:rsidR="00553EA7" w:rsidRDefault="00553EA7">
      <w:pPr>
        <w:spacing w:before="0" w:after="0" w:line="240" w:lineRule="auto"/>
        <w:jc w:val="left"/>
      </w:pPr>
    </w:p>
    <w:p w14:paraId="109A9FCC" w14:textId="2292D272" w:rsidR="002F30ED" w:rsidRPr="002F30ED" w:rsidRDefault="008B5850" w:rsidP="007613F4">
      <w:pPr>
        <w:pStyle w:val="Listenabsatz"/>
        <w:numPr>
          <w:ilvl w:val="0"/>
          <w:numId w:val="17"/>
        </w:numPr>
        <w:rPr>
          <w:b/>
        </w:rPr>
      </w:pPr>
      <w:r w:rsidRPr="008B5850">
        <w:rPr>
          <w:b/>
        </w:rPr>
        <w:t xml:space="preserve">Name </w:t>
      </w:r>
      <w:r w:rsidR="002F30ED">
        <w:t>ist die Bezeichnung der Abfrage eines Wertes. Hier sollte darauf geachtet werden die Funktionalität möglichst gut zu beschreiben, um eine gute Code-Lesbarkeit zu erreichen</w:t>
      </w:r>
      <w:r w:rsidR="00B01BD4">
        <w:t>.</w:t>
      </w:r>
    </w:p>
    <w:p w14:paraId="371D1940" w14:textId="7EE04FD8" w:rsidR="00467CBA" w:rsidRPr="000D268E" w:rsidRDefault="00ED52E7" w:rsidP="007613F4">
      <w:pPr>
        <w:pStyle w:val="Listenabsatz"/>
        <w:numPr>
          <w:ilvl w:val="0"/>
          <w:numId w:val="17"/>
        </w:numPr>
        <w:rPr>
          <w:b/>
        </w:rPr>
      </w:pPr>
      <w:r>
        <w:rPr>
          <w:b/>
        </w:rPr>
        <w:t xml:space="preserve">Descriptive Name und Descriptive Negative Name </w:t>
      </w:r>
      <w:r w:rsidR="000D268E">
        <w:t>enthalten den Beschreibungstext für die positive sowie negative Achsenbeschreibung</w:t>
      </w:r>
      <w:r w:rsidR="00B01BD4">
        <w:t>.</w:t>
      </w:r>
    </w:p>
    <w:p w14:paraId="5AC2FAB9" w14:textId="30EF9B68" w:rsidR="000D268E" w:rsidRPr="000D268E" w:rsidRDefault="000D268E" w:rsidP="007613F4">
      <w:pPr>
        <w:pStyle w:val="Listenabsatz"/>
        <w:numPr>
          <w:ilvl w:val="0"/>
          <w:numId w:val="17"/>
        </w:numPr>
        <w:rPr>
          <w:b/>
        </w:rPr>
      </w:pPr>
      <w:r>
        <w:rPr>
          <w:b/>
        </w:rPr>
        <w:t xml:space="preserve">Negative Button und Positive Button </w:t>
      </w:r>
      <w:r>
        <w:t xml:space="preserve">sind die positiven sowie negativen Tasten für den Achsenwert. In diesem Fall für die Bewegung nach links </w:t>
      </w:r>
      <w:r w:rsidRPr="000D268E">
        <w:rPr>
          <w:i/>
        </w:rPr>
        <w:t>left</w:t>
      </w:r>
      <w:r>
        <w:t xml:space="preserve"> und für die Bewegung </w:t>
      </w:r>
      <w:r w:rsidR="00DD45C8">
        <w:t>nach</w:t>
      </w:r>
      <w:r>
        <w:t xml:space="preserve"> rechts </w:t>
      </w:r>
      <w:r w:rsidRPr="000D268E">
        <w:rPr>
          <w:i/>
        </w:rPr>
        <w:t>right</w:t>
      </w:r>
      <w:r>
        <w:t>. Diese stehen für die Pfeiltasten auf der Tastatur.</w:t>
      </w:r>
    </w:p>
    <w:p w14:paraId="322EE0DD" w14:textId="0EAC30FF" w:rsidR="000D268E" w:rsidRPr="00B01BD4" w:rsidRDefault="000D268E" w:rsidP="007613F4">
      <w:pPr>
        <w:pStyle w:val="Listenabsatz"/>
        <w:numPr>
          <w:ilvl w:val="0"/>
          <w:numId w:val="17"/>
        </w:numPr>
        <w:rPr>
          <w:b/>
        </w:rPr>
      </w:pPr>
      <w:r>
        <w:rPr>
          <w:b/>
        </w:rPr>
        <w:t xml:space="preserve">Alt Negative Button und Alt Positive Button </w:t>
      </w:r>
      <w:r>
        <w:t>sind alternative Belegungen für den positiven sowie negativen Achsenwert</w:t>
      </w:r>
      <w:r w:rsidR="00B01BD4">
        <w:t>.</w:t>
      </w:r>
      <w:r>
        <w:t xml:space="preserve"> </w:t>
      </w:r>
    </w:p>
    <w:p w14:paraId="1B6BB930" w14:textId="66159395" w:rsidR="00B01BD4" w:rsidRPr="00B01BD4" w:rsidRDefault="00B01BD4" w:rsidP="007613F4">
      <w:pPr>
        <w:pStyle w:val="Listenabsatz"/>
        <w:numPr>
          <w:ilvl w:val="0"/>
          <w:numId w:val="17"/>
        </w:numPr>
        <w:rPr>
          <w:b/>
        </w:rPr>
      </w:pPr>
      <w:r>
        <w:rPr>
          <w:b/>
        </w:rPr>
        <w:t xml:space="preserve">Gravity </w:t>
      </w:r>
      <w:r>
        <w:t>beschreibt die Zeit in der der Wert auf 0 zurück fällt nach einem Tastenanschlag</w:t>
      </w:r>
    </w:p>
    <w:p w14:paraId="75089A55" w14:textId="554A1498" w:rsidR="00B01BD4" w:rsidRPr="00B01BD4" w:rsidRDefault="00B01BD4" w:rsidP="007613F4">
      <w:pPr>
        <w:pStyle w:val="Listenabsatz"/>
        <w:numPr>
          <w:ilvl w:val="0"/>
          <w:numId w:val="17"/>
        </w:numPr>
        <w:rPr>
          <w:b/>
        </w:rPr>
      </w:pPr>
      <w:r>
        <w:rPr>
          <w:b/>
        </w:rPr>
        <w:t xml:space="preserve">Dead </w:t>
      </w:r>
      <w:r>
        <w:t>enthält den Wert ab dem Achsenwerte auf 0 gesetzt werden.</w:t>
      </w:r>
    </w:p>
    <w:p w14:paraId="099A51F3" w14:textId="122A3389" w:rsidR="00CC3025" w:rsidRDefault="00B01BD4" w:rsidP="005529B1">
      <w:pPr>
        <w:pStyle w:val="Listenabsatz"/>
        <w:numPr>
          <w:ilvl w:val="0"/>
          <w:numId w:val="17"/>
        </w:numPr>
      </w:pPr>
      <w:r>
        <w:rPr>
          <w:b/>
        </w:rPr>
        <w:t xml:space="preserve">Sensitivity </w:t>
      </w:r>
      <w:r>
        <w:t>beschreibt die Zeit in der der Wert auf den Zielwert ansteigt</w:t>
      </w:r>
      <w:r w:rsidR="002A5C7C">
        <w:t>.</w:t>
      </w:r>
    </w:p>
    <w:p w14:paraId="56B16CA7" w14:textId="4D04F79C" w:rsidR="00B01BD4" w:rsidRPr="002A5C7C" w:rsidRDefault="00B01BD4" w:rsidP="007613F4">
      <w:pPr>
        <w:pStyle w:val="Listenabsatz"/>
        <w:numPr>
          <w:ilvl w:val="0"/>
          <w:numId w:val="17"/>
        </w:numPr>
        <w:rPr>
          <w:b/>
        </w:rPr>
      </w:pPr>
      <w:r>
        <w:rPr>
          <w:b/>
        </w:rPr>
        <w:lastRenderedPageBreak/>
        <w:t xml:space="preserve">Snap </w:t>
      </w:r>
      <w:r w:rsidR="00824BCA">
        <w:t>setzt den Achsenwert auf 0 zurück, wenn die entgegengesetzte Richtung gedrückt wird</w:t>
      </w:r>
      <w:r w:rsidR="002A5C7C">
        <w:t>.</w:t>
      </w:r>
    </w:p>
    <w:p w14:paraId="422968E5" w14:textId="189952AA" w:rsidR="002A5C7C" w:rsidRPr="002A5C7C" w:rsidRDefault="002A5C7C" w:rsidP="007613F4">
      <w:pPr>
        <w:pStyle w:val="Listenabsatz"/>
        <w:numPr>
          <w:ilvl w:val="0"/>
          <w:numId w:val="17"/>
        </w:numPr>
        <w:rPr>
          <w:b/>
        </w:rPr>
      </w:pPr>
      <w:r>
        <w:rPr>
          <w:b/>
        </w:rPr>
        <w:t xml:space="preserve">Invert </w:t>
      </w:r>
      <w:r>
        <w:t>invertiert alle Werte.</w:t>
      </w:r>
    </w:p>
    <w:p w14:paraId="496B24D4" w14:textId="249620C3" w:rsidR="002A5C7C" w:rsidRPr="002A5C7C" w:rsidRDefault="002A5C7C" w:rsidP="007613F4">
      <w:pPr>
        <w:pStyle w:val="Listenabsatz"/>
        <w:numPr>
          <w:ilvl w:val="0"/>
          <w:numId w:val="17"/>
        </w:numPr>
        <w:rPr>
          <w:b/>
        </w:rPr>
      </w:pPr>
      <w:r>
        <w:rPr>
          <w:b/>
        </w:rPr>
        <w:t xml:space="preserve">Type </w:t>
      </w:r>
      <w:r>
        <w:t>bestimmt den Eingabetyp, also Taste, Maustaste oder Joystick Achse</w:t>
      </w:r>
    </w:p>
    <w:p w14:paraId="1C7A8D94" w14:textId="799E04AD" w:rsidR="002A5C7C" w:rsidRPr="002A5C7C" w:rsidRDefault="002A5C7C" w:rsidP="007613F4">
      <w:pPr>
        <w:pStyle w:val="Listenabsatz"/>
        <w:numPr>
          <w:ilvl w:val="0"/>
          <w:numId w:val="17"/>
        </w:numPr>
        <w:rPr>
          <w:b/>
        </w:rPr>
      </w:pPr>
      <w:r>
        <w:rPr>
          <w:b/>
        </w:rPr>
        <w:t xml:space="preserve">Axis </w:t>
      </w:r>
      <w:r>
        <w:t>gibt die Möglichkeit bei angeschlossen</w:t>
      </w:r>
      <w:r w:rsidR="00627804">
        <w:t>em externem</w:t>
      </w:r>
      <w:r>
        <w:t xml:space="preserve"> Eingabegerät die entsprechende Achse auszuwählen.</w:t>
      </w:r>
    </w:p>
    <w:p w14:paraId="040D3B3A" w14:textId="08F931E8" w:rsidR="002A5C7C" w:rsidRPr="00D353D0" w:rsidRDefault="002A5C7C" w:rsidP="007613F4">
      <w:pPr>
        <w:pStyle w:val="Listenabsatz"/>
        <w:numPr>
          <w:ilvl w:val="0"/>
          <w:numId w:val="17"/>
        </w:numPr>
        <w:rPr>
          <w:b/>
        </w:rPr>
      </w:pPr>
      <w:r>
        <w:rPr>
          <w:b/>
        </w:rPr>
        <w:t xml:space="preserve">Joy Num </w:t>
      </w:r>
      <w:r>
        <w:t>ist wichtig wenn mehrere externe Eingabegeräte angeschlossen sind. Dann muss an dieser Stelle das entsprechende Eingabegerät ausgewählt werden.</w:t>
      </w:r>
    </w:p>
    <w:p w14:paraId="2287FA38" w14:textId="77777777" w:rsidR="00D353D0" w:rsidRDefault="00D353D0" w:rsidP="00D353D0">
      <w:pPr>
        <w:rPr>
          <w:b/>
        </w:rPr>
      </w:pPr>
    </w:p>
    <w:p w14:paraId="0FE31B63" w14:textId="235A6D3F" w:rsidR="00D353D0" w:rsidRDefault="00D353D0" w:rsidP="00D353D0">
      <w:r>
        <w:t>Der Unterschied zwischen virtuellen Achsen und virtuellen Tasten besteht darin, dass Unity diese verschieden auswertet. So werden Achsen über zwei Tasten gesteuert und dabei kann die eine Taste einen Wertebereich von 0 bis -1 annehmen und die anderen einen zwischen 0 und +1. Virtuelle Tasten d</w:t>
      </w:r>
      <w:r w:rsidR="00DD45C8">
        <w:t>agegen enthalten nur eine Taste</w:t>
      </w:r>
      <w:r>
        <w:t>, die einen Wertebereich zwischen 0 und +1 annimmt [Sei14].</w:t>
      </w:r>
    </w:p>
    <w:p w14:paraId="58D83051" w14:textId="1408A857" w:rsidR="00592796" w:rsidRDefault="00D56785" w:rsidP="00592796">
      <w:r>
        <w:t xml:space="preserve">Da es bei Eingabegeräten sehr viele Unterschiede gibt, bietet Unity mit den Joystick-Inputs eine Möglichkeit um externe Eingabegeräte anschließen zu können. </w:t>
      </w:r>
      <w:r w:rsidR="00B53E5B">
        <w:t xml:space="preserve">Diese müssen aufgrund der Unterschiedlichkeit oft einmalig justiert werden. </w:t>
      </w:r>
    </w:p>
    <w:p w14:paraId="69344438" w14:textId="37C69894" w:rsidR="00D353D0" w:rsidRDefault="00B53E5B" w:rsidP="00D353D0">
      <w:r>
        <w:t>Folgende Parameter sind dabei zu beachten [Sei14]:</w:t>
      </w:r>
    </w:p>
    <w:p w14:paraId="69025288" w14:textId="78C2895C" w:rsidR="00553EA7" w:rsidRDefault="00553EA7">
      <w:pPr>
        <w:spacing w:before="0" w:after="0" w:line="240" w:lineRule="auto"/>
        <w:jc w:val="left"/>
      </w:pPr>
    </w:p>
    <w:p w14:paraId="192518F4" w14:textId="42A34030" w:rsidR="00B53E5B" w:rsidRDefault="00B53E5B" w:rsidP="007613F4">
      <w:pPr>
        <w:pStyle w:val="Listenabsatz"/>
        <w:numPr>
          <w:ilvl w:val="0"/>
          <w:numId w:val="18"/>
        </w:numPr>
      </w:pPr>
      <w:r>
        <w:rPr>
          <w:b/>
        </w:rPr>
        <w:t xml:space="preserve">Type </w:t>
      </w:r>
      <w:r>
        <w:t>muss auf Joystick Axis gestellt sein.</w:t>
      </w:r>
    </w:p>
    <w:p w14:paraId="38557CD8" w14:textId="7C730DFD" w:rsidR="00B53E5B" w:rsidRDefault="00B53E5B" w:rsidP="007613F4">
      <w:pPr>
        <w:pStyle w:val="Listenabsatz"/>
        <w:numPr>
          <w:ilvl w:val="0"/>
          <w:numId w:val="18"/>
        </w:numPr>
      </w:pPr>
      <w:r>
        <w:rPr>
          <w:b/>
        </w:rPr>
        <w:t xml:space="preserve">Axis </w:t>
      </w:r>
      <w:r>
        <w:t>muss auf die entsprechende Achse gestellt sein.</w:t>
      </w:r>
    </w:p>
    <w:p w14:paraId="0243C1EB" w14:textId="584FF3A2" w:rsidR="00B53E5B" w:rsidRDefault="00B53E5B" w:rsidP="007613F4">
      <w:pPr>
        <w:pStyle w:val="Listenabsatz"/>
        <w:numPr>
          <w:ilvl w:val="0"/>
          <w:numId w:val="18"/>
        </w:numPr>
      </w:pPr>
      <w:r>
        <w:rPr>
          <w:b/>
        </w:rPr>
        <w:t xml:space="preserve">Joy Num </w:t>
      </w:r>
      <w:r>
        <w:t>muss auf den entsprechenden Controller gestellt sein.</w:t>
      </w:r>
    </w:p>
    <w:p w14:paraId="11EBF3A8" w14:textId="77777777" w:rsidR="00553EA7" w:rsidRDefault="00553EA7" w:rsidP="00E5775C"/>
    <w:p w14:paraId="4C43BE2D" w14:textId="763CFD33" w:rsidR="00E5775C" w:rsidRDefault="00535974" w:rsidP="00E5775C">
      <w:r>
        <w:t>Neue Inputs lassen sich über den Input-Manager anlegen, indem die Zahl bei Size erhöht wird [Sei14].</w:t>
      </w:r>
    </w:p>
    <w:p w14:paraId="1CCA7C0D" w14:textId="77777777" w:rsidR="001A5AE1" w:rsidRDefault="001A5AE1" w:rsidP="00E5775C"/>
    <w:p w14:paraId="61E866C8" w14:textId="38BFC1DC" w:rsidR="00FF07A0" w:rsidRDefault="00FF07A0" w:rsidP="00904388">
      <w:pPr>
        <w:pStyle w:val="Hervorhebenfett"/>
      </w:pPr>
      <w:r>
        <w:t>Auswertung von Eingaben</w:t>
      </w:r>
    </w:p>
    <w:p w14:paraId="249BC014" w14:textId="77777777" w:rsidR="00535974" w:rsidRDefault="00535974" w:rsidP="00535974">
      <w:pPr>
        <w:pStyle w:val="Textkrper"/>
      </w:pPr>
    </w:p>
    <w:p w14:paraId="570B2297" w14:textId="6888E29D" w:rsidR="00CC3025" w:rsidRDefault="00CC3025" w:rsidP="00CC3025">
      <w:pPr>
        <w:pStyle w:val="Textkrper"/>
      </w:pPr>
      <w:r>
        <w:t>Die Auswertung von Eingaben lässt sich über die Klasse Input realisieren. Diese enthält Methoden mit denen die Abfrage von Eingaben ermöglicht wird.</w:t>
      </w:r>
      <w:r w:rsidR="008C1927">
        <w:t xml:space="preserve"> Hier</w:t>
      </w:r>
      <w:r w:rsidR="002F21EC">
        <w:t>bei können neben den vir</w:t>
      </w:r>
      <w:r w:rsidR="002F21EC">
        <w:lastRenderedPageBreak/>
        <w:t>tuellen</w:t>
      </w:r>
      <w:r w:rsidR="005529B1">
        <w:t xml:space="preserve"> </w:t>
      </w:r>
      <w:r w:rsidR="008C1927">
        <w:t>Achsen und Tasten auch Tastatur- und Maustasten, Toucheingaben und Beschleunigungssensoren abgefragt werden [Sei14].</w:t>
      </w:r>
    </w:p>
    <w:p w14:paraId="713C5975" w14:textId="4E1CC6BE" w:rsidR="00535974" w:rsidRDefault="006F1BFE" w:rsidP="00535974">
      <w:pPr>
        <w:pStyle w:val="Textkrper"/>
      </w:pPr>
      <w:r>
        <w:t>Im Folgenden werden entsprechende Methoden kurz vorgestellt und anhand von Beispielen erklärt.</w:t>
      </w:r>
    </w:p>
    <w:p w14:paraId="41013387" w14:textId="77777777" w:rsidR="006F1BFE" w:rsidRDefault="006F1BFE" w:rsidP="00535974">
      <w:pPr>
        <w:pStyle w:val="Textkrper"/>
      </w:pPr>
    </w:p>
    <w:p w14:paraId="662286FA" w14:textId="0231C27A" w:rsidR="006F1BFE" w:rsidRDefault="00736C7D" w:rsidP="007613F4">
      <w:pPr>
        <w:pStyle w:val="Textkrper"/>
        <w:numPr>
          <w:ilvl w:val="0"/>
          <w:numId w:val="19"/>
        </w:numPr>
      </w:pPr>
      <w:r>
        <w:rPr>
          <w:b/>
        </w:rPr>
        <w:t xml:space="preserve">GetAxis </w:t>
      </w:r>
      <w:r w:rsidR="00D65325">
        <w:t>gibt den Wert einer Achse zurück</w:t>
      </w:r>
    </w:p>
    <w:p w14:paraId="365EB05C" w14:textId="77777777" w:rsidR="000A05E6" w:rsidRDefault="000A05E6" w:rsidP="000A05E6">
      <w:pPr>
        <w:pStyle w:val="Textkrper"/>
        <w:ind w:left="360"/>
      </w:pPr>
    </w:p>
    <w:p w14:paraId="637DCE35" w14:textId="6C5CA656" w:rsidR="009610D0" w:rsidRPr="001E7938" w:rsidRDefault="00D65325" w:rsidP="009610D0">
      <w:pPr>
        <w:pStyle w:val="Code"/>
        <w:rPr>
          <w:lang w:val="en-US"/>
          <w:rPrChange w:id="219" w:author="Autor">
            <w:rPr/>
          </w:rPrChange>
        </w:rPr>
      </w:pPr>
      <w:r w:rsidRPr="001E7938">
        <w:rPr>
          <w:lang w:val="en-US"/>
          <w:rPrChange w:id="220" w:author="Autor">
            <w:rPr/>
          </w:rPrChange>
        </w:rPr>
        <w:t>float horizontalSpeed = Input.GetAxis(„Horizontal“);</w:t>
      </w:r>
    </w:p>
    <w:p w14:paraId="39661E57" w14:textId="37FE1137" w:rsidR="009610D0" w:rsidRDefault="009610D0" w:rsidP="009610D0">
      <w:pPr>
        <w:pStyle w:val="Beschriftung"/>
      </w:pPr>
      <w:bookmarkStart w:id="221" w:name="_Toc411006832"/>
      <w:r>
        <w:t xml:space="preserve">Listing </w:t>
      </w:r>
      <w:r w:rsidR="00347A8B">
        <w:fldChar w:fldCharType="begin"/>
      </w:r>
      <w:r w:rsidR="00347A8B">
        <w:instrText xml:space="preserve"> STYLEREF 1 \s </w:instrText>
      </w:r>
      <w:r w:rsidR="00347A8B">
        <w:fldChar w:fldCharType="separate"/>
      </w:r>
      <w:r w:rsidR="000D0636">
        <w:rPr>
          <w:noProof/>
        </w:rPr>
        <w:t>2</w:t>
      </w:r>
      <w:r w:rsidR="00347A8B">
        <w:rPr>
          <w:noProof/>
        </w:rPr>
        <w:fldChar w:fldCharType="end"/>
      </w:r>
      <w:r w:rsidR="002B0D9C">
        <w:t>.</w:t>
      </w:r>
      <w:r w:rsidR="00347A8B">
        <w:fldChar w:fldCharType="begin"/>
      </w:r>
      <w:r w:rsidR="00347A8B">
        <w:instrText xml:space="preserve"> SEQ Listing \* ARABIC \s 1 </w:instrText>
      </w:r>
      <w:r w:rsidR="00347A8B">
        <w:fldChar w:fldCharType="separate"/>
      </w:r>
      <w:r w:rsidR="000D0636">
        <w:rPr>
          <w:noProof/>
        </w:rPr>
        <w:t>10</w:t>
      </w:r>
      <w:r w:rsidR="00347A8B">
        <w:rPr>
          <w:noProof/>
        </w:rPr>
        <w:fldChar w:fldCharType="end"/>
      </w:r>
      <w:r>
        <w:t xml:space="preserve"> Zugriff auf Eingaben durch GetAxis</w:t>
      </w:r>
      <w:bookmarkEnd w:id="221"/>
    </w:p>
    <w:p w14:paraId="69A08BFE" w14:textId="77777777" w:rsidR="000A05E6" w:rsidRPr="000A05E6" w:rsidRDefault="000A05E6" w:rsidP="000A05E6"/>
    <w:p w14:paraId="5AC63DC6" w14:textId="624EF469" w:rsidR="00CC3025" w:rsidRDefault="00C925D2" w:rsidP="007613F4">
      <w:pPr>
        <w:pStyle w:val="Textkrper"/>
        <w:numPr>
          <w:ilvl w:val="0"/>
          <w:numId w:val="19"/>
        </w:numPr>
      </w:pPr>
      <w:r>
        <w:rPr>
          <w:b/>
        </w:rPr>
        <w:t xml:space="preserve">GetButton </w:t>
      </w:r>
      <w:r>
        <w:t>gibt True oder False zurück, wenn eine Taste gedrückt wird. Dabei wird die ganze Zeit True zurück gegeben, während entsprechende Taste gedrückt wird</w:t>
      </w:r>
    </w:p>
    <w:p w14:paraId="78DA1B1C" w14:textId="322F23B7" w:rsidR="00C925D2" w:rsidRDefault="00C925D2" w:rsidP="007613F4">
      <w:pPr>
        <w:pStyle w:val="Textkrper"/>
        <w:numPr>
          <w:ilvl w:val="0"/>
          <w:numId w:val="19"/>
        </w:numPr>
      </w:pPr>
      <w:r>
        <w:rPr>
          <w:b/>
        </w:rPr>
        <w:t xml:space="preserve">GetButtonDown </w:t>
      </w:r>
      <w:r>
        <w:t xml:space="preserve">gibt True in dem Frame zurück in dem die Tasten gedrückt </w:t>
      </w:r>
      <w:r w:rsidR="002D1854">
        <w:t>sind</w:t>
      </w:r>
      <w:r>
        <w:t>.</w:t>
      </w:r>
    </w:p>
    <w:p w14:paraId="3AF0B1E8" w14:textId="2AEA303F" w:rsidR="00C925D2" w:rsidRDefault="00C925D2" w:rsidP="007613F4">
      <w:pPr>
        <w:pStyle w:val="Textkrper"/>
        <w:numPr>
          <w:ilvl w:val="0"/>
          <w:numId w:val="19"/>
        </w:numPr>
      </w:pPr>
      <w:r>
        <w:rPr>
          <w:b/>
        </w:rPr>
        <w:t xml:space="preserve">GetButtonUp </w:t>
      </w:r>
      <w:r w:rsidRPr="00C925D2">
        <w:t>gibt</w:t>
      </w:r>
      <w:r>
        <w:rPr>
          <w:b/>
        </w:rPr>
        <w:t xml:space="preserve"> </w:t>
      </w:r>
      <w:r>
        <w:t>True zurück, wenn die Taste losgelassen wird.</w:t>
      </w:r>
    </w:p>
    <w:p w14:paraId="1D323C95" w14:textId="77777777" w:rsidR="00592796" w:rsidRDefault="00592796" w:rsidP="00592796">
      <w:pPr>
        <w:pStyle w:val="Textkrper"/>
      </w:pPr>
    </w:p>
    <w:p w14:paraId="311C364A" w14:textId="4A02F17E" w:rsidR="009610D0" w:rsidRPr="001E7938" w:rsidRDefault="005F6444" w:rsidP="009610D0">
      <w:pPr>
        <w:pStyle w:val="Code"/>
        <w:rPr>
          <w:lang w:val="en-US"/>
          <w:rPrChange w:id="222" w:author="Autor">
            <w:rPr/>
          </w:rPrChange>
        </w:rPr>
      </w:pPr>
      <w:r w:rsidRPr="001E7938">
        <w:rPr>
          <w:lang w:val="en-US"/>
          <w:rPrChange w:id="223" w:author="Autor">
            <w:rPr/>
          </w:rPrChange>
        </w:rPr>
        <w:t>public bool autoFire = false;</w:t>
      </w:r>
    </w:p>
    <w:p w14:paraId="57CE7E36" w14:textId="47018B26" w:rsidR="005F6444" w:rsidRPr="001E7938" w:rsidRDefault="005F6444" w:rsidP="009610D0">
      <w:pPr>
        <w:pStyle w:val="Code"/>
        <w:rPr>
          <w:lang w:val="en-US"/>
          <w:rPrChange w:id="224" w:author="Autor">
            <w:rPr/>
          </w:rPrChange>
        </w:rPr>
      </w:pPr>
      <w:r w:rsidRPr="001E7938">
        <w:rPr>
          <w:lang w:val="en-US"/>
          <w:rPrChange w:id="225" w:author="Autor">
            <w:rPr/>
          </w:rPrChange>
        </w:rPr>
        <w:t>void Update(){</w:t>
      </w:r>
    </w:p>
    <w:p w14:paraId="43DFF2BD" w14:textId="77777777" w:rsidR="005F6444" w:rsidRPr="001E7938" w:rsidRDefault="005F6444" w:rsidP="009610D0">
      <w:pPr>
        <w:pStyle w:val="Code"/>
        <w:rPr>
          <w:lang w:val="en-US"/>
          <w:rPrChange w:id="226" w:author="Autor">
            <w:rPr/>
          </w:rPrChange>
        </w:rPr>
      </w:pPr>
      <w:r w:rsidRPr="001E7938">
        <w:rPr>
          <w:lang w:val="en-US"/>
          <w:rPrChange w:id="227" w:author="Autor">
            <w:rPr/>
          </w:rPrChange>
        </w:rPr>
        <w:tab/>
        <w:t>autoFire = false;</w:t>
      </w:r>
    </w:p>
    <w:p w14:paraId="08B66F2E" w14:textId="7F348FB9" w:rsidR="005F6444" w:rsidRPr="001E7938" w:rsidRDefault="005F6444" w:rsidP="009610D0">
      <w:pPr>
        <w:pStyle w:val="Code"/>
        <w:rPr>
          <w:lang w:val="en-US"/>
          <w:rPrChange w:id="228" w:author="Autor">
            <w:rPr/>
          </w:rPrChange>
        </w:rPr>
      </w:pPr>
      <w:r w:rsidRPr="001E7938">
        <w:rPr>
          <w:lang w:val="en-US"/>
          <w:rPrChange w:id="229" w:author="Autor">
            <w:rPr/>
          </w:rPrChange>
        </w:rPr>
        <w:tab/>
        <w:t>if (Input.GetButtonDown(„Fire1“))</w:t>
      </w:r>
    </w:p>
    <w:p w14:paraId="2E808A9E" w14:textId="1E7AAE82" w:rsidR="005F6444" w:rsidRPr="001E7938" w:rsidRDefault="005F6444" w:rsidP="009610D0">
      <w:pPr>
        <w:pStyle w:val="Code"/>
        <w:rPr>
          <w:lang w:val="en-US"/>
          <w:rPrChange w:id="230" w:author="Autor">
            <w:rPr/>
          </w:rPrChange>
        </w:rPr>
      </w:pPr>
      <w:r w:rsidRPr="001E7938">
        <w:rPr>
          <w:lang w:val="en-US"/>
          <w:rPrChange w:id="231" w:author="Autor">
            <w:rPr/>
          </w:rPrChange>
        </w:rPr>
        <w:tab/>
      </w:r>
      <w:r w:rsidRPr="001E7938">
        <w:rPr>
          <w:lang w:val="en-US"/>
          <w:rPrChange w:id="232" w:author="Autor">
            <w:rPr/>
          </w:rPrChange>
        </w:rPr>
        <w:tab/>
        <w:t xml:space="preserve"> audio.Play();</w:t>
      </w:r>
    </w:p>
    <w:p w14:paraId="6B80632B" w14:textId="77777777" w:rsidR="005F6444" w:rsidRPr="001E7938" w:rsidRDefault="005F6444" w:rsidP="009610D0">
      <w:pPr>
        <w:pStyle w:val="Code"/>
        <w:rPr>
          <w:lang w:val="en-US"/>
          <w:rPrChange w:id="233" w:author="Autor">
            <w:rPr/>
          </w:rPrChange>
        </w:rPr>
      </w:pPr>
      <w:r w:rsidRPr="001E7938">
        <w:rPr>
          <w:lang w:val="en-US"/>
          <w:rPrChange w:id="234" w:author="Autor">
            <w:rPr/>
          </w:rPrChange>
        </w:rPr>
        <w:tab/>
        <w:t>if (Input.GetButton(„Fire1))</w:t>
      </w:r>
    </w:p>
    <w:p w14:paraId="04A8D839" w14:textId="55175B00" w:rsidR="005F6444" w:rsidRPr="001E7938" w:rsidRDefault="005F6444" w:rsidP="009610D0">
      <w:pPr>
        <w:pStyle w:val="Code"/>
        <w:rPr>
          <w:lang w:val="en-US"/>
          <w:rPrChange w:id="235" w:author="Autor">
            <w:rPr/>
          </w:rPrChange>
        </w:rPr>
      </w:pPr>
      <w:r w:rsidRPr="001E7938">
        <w:rPr>
          <w:lang w:val="en-US"/>
          <w:rPrChange w:id="236" w:author="Autor">
            <w:rPr/>
          </w:rPrChange>
        </w:rPr>
        <w:tab/>
      </w:r>
      <w:r w:rsidRPr="001E7938">
        <w:rPr>
          <w:lang w:val="en-US"/>
          <w:rPrChange w:id="237" w:author="Autor">
            <w:rPr/>
          </w:rPrChange>
        </w:rPr>
        <w:tab/>
        <w:t xml:space="preserve"> autoFire = true;</w:t>
      </w:r>
      <w:r w:rsidRPr="001E7938">
        <w:rPr>
          <w:lang w:val="en-US"/>
          <w:rPrChange w:id="238" w:author="Autor">
            <w:rPr/>
          </w:rPrChange>
        </w:rPr>
        <w:tab/>
      </w:r>
    </w:p>
    <w:p w14:paraId="27A8FE4E" w14:textId="5321C1DA" w:rsidR="00174094" w:rsidRPr="001E7938" w:rsidRDefault="00174094" w:rsidP="009610D0">
      <w:pPr>
        <w:pStyle w:val="Code"/>
        <w:rPr>
          <w:lang w:val="en-US"/>
          <w:rPrChange w:id="239" w:author="Autor">
            <w:rPr/>
          </w:rPrChange>
        </w:rPr>
      </w:pPr>
      <w:r w:rsidRPr="001E7938">
        <w:rPr>
          <w:lang w:val="en-US"/>
          <w:rPrChange w:id="240" w:author="Autor">
            <w:rPr/>
          </w:rPrChange>
        </w:rPr>
        <w:tab/>
        <w:t>if (Input.GetButtonUp(„Fire1))</w:t>
      </w:r>
    </w:p>
    <w:p w14:paraId="24119F87" w14:textId="2420E767" w:rsidR="00174094" w:rsidRDefault="00174094" w:rsidP="009610D0">
      <w:pPr>
        <w:pStyle w:val="Code"/>
      </w:pPr>
      <w:r w:rsidRPr="001E7938">
        <w:rPr>
          <w:lang w:val="en-US"/>
          <w:rPrChange w:id="241" w:author="Autor">
            <w:rPr/>
          </w:rPrChange>
        </w:rPr>
        <w:tab/>
      </w:r>
      <w:r w:rsidRPr="001E7938">
        <w:rPr>
          <w:lang w:val="en-US"/>
          <w:rPrChange w:id="242" w:author="Autor">
            <w:rPr/>
          </w:rPrChange>
        </w:rPr>
        <w:tab/>
        <w:t xml:space="preserve"> </w:t>
      </w:r>
      <w:r>
        <w:t>audio.Stop();</w:t>
      </w:r>
    </w:p>
    <w:p w14:paraId="11707618" w14:textId="226F2ED8" w:rsidR="005F6444" w:rsidRPr="00535974" w:rsidRDefault="005F6444" w:rsidP="009610D0">
      <w:pPr>
        <w:pStyle w:val="Code"/>
      </w:pPr>
      <w:r>
        <w:t>}</w:t>
      </w:r>
    </w:p>
    <w:p w14:paraId="1D5A25E0" w14:textId="28FC0DDB" w:rsidR="00174094" w:rsidRDefault="00174094" w:rsidP="00174094">
      <w:pPr>
        <w:pStyle w:val="Beschriftung"/>
      </w:pPr>
      <w:bookmarkStart w:id="243" w:name="_Toc411006833"/>
      <w:r>
        <w:t xml:space="preserve">Listing </w:t>
      </w:r>
      <w:r w:rsidR="00347A8B">
        <w:fldChar w:fldCharType="begin"/>
      </w:r>
      <w:r w:rsidR="00347A8B">
        <w:instrText xml:space="preserve"> STYLEREF 1 \s </w:instrText>
      </w:r>
      <w:r w:rsidR="00347A8B">
        <w:fldChar w:fldCharType="separate"/>
      </w:r>
      <w:r w:rsidR="000D0636">
        <w:rPr>
          <w:noProof/>
        </w:rPr>
        <w:t>2</w:t>
      </w:r>
      <w:r w:rsidR="00347A8B">
        <w:rPr>
          <w:noProof/>
        </w:rPr>
        <w:fldChar w:fldCharType="end"/>
      </w:r>
      <w:r w:rsidR="002B0D9C">
        <w:t>.</w:t>
      </w:r>
      <w:r w:rsidR="00347A8B">
        <w:fldChar w:fldCharType="begin"/>
      </w:r>
      <w:r w:rsidR="00347A8B">
        <w:instrText xml:space="preserve"> SEQ Listing \* ARABIC \s 1 </w:instrText>
      </w:r>
      <w:r w:rsidR="00347A8B">
        <w:fldChar w:fldCharType="separate"/>
      </w:r>
      <w:r w:rsidR="000D0636">
        <w:rPr>
          <w:noProof/>
        </w:rPr>
        <w:t>11</w:t>
      </w:r>
      <w:r w:rsidR="00347A8B">
        <w:rPr>
          <w:noProof/>
        </w:rPr>
        <w:fldChar w:fldCharType="end"/>
      </w:r>
      <w:r>
        <w:t xml:space="preserve"> Zugriff auf Eingaben mit GetButton</w:t>
      </w:r>
      <w:r w:rsidR="00813FBC">
        <w:t xml:space="preserve"> [Sei14]</w:t>
      </w:r>
      <w:bookmarkEnd w:id="243"/>
    </w:p>
    <w:p w14:paraId="1B5F697D" w14:textId="1F05AF34" w:rsidR="00E5775C" w:rsidRDefault="00E5775C">
      <w:pPr>
        <w:spacing w:before="0" w:after="0" w:line="240" w:lineRule="auto"/>
        <w:jc w:val="left"/>
      </w:pPr>
    </w:p>
    <w:p w14:paraId="2297FBAC" w14:textId="4B3B5E65" w:rsidR="00D976F9" w:rsidRDefault="000D30DF" w:rsidP="007613F4">
      <w:pPr>
        <w:pStyle w:val="Listenabsatz"/>
        <w:numPr>
          <w:ilvl w:val="0"/>
          <w:numId w:val="20"/>
        </w:numPr>
      </w:pPr>
      <w:r>
        <w:rPr>
          <w:b/>
        </w:rPr>
        <w:t xml:space="preserve">GetKey </w:t>
      </w:r>
      <w:r>
        <w:t xml:space="preserve">funktioniert wie die GetButton-Methode, benötigt aber einen KeyCode oder den entsprechenden Buchstaben auf der Tastatur. Auch hier gibt es wieder eine GetKeyDown sowie GetKeyUp-Methode, die wie die entsprechenden Gegenstücke bei GetButton </w:t>
      </w:r>
      <w:del w:id="244" w:author="Autor">
        <w:r w:rsidR="00A05CBC" w:rsidDel="00C574AE">
          <w:delText>funktionieren</w:delText>
        </w:r>
      </w:del>
      <w:ins w:id="245" w:author="Autor">
        <w:r w:rsidR="00C574AE">
          <w:t>funktioniert</w:t>
        </w:r>
      </w:ins>
      <w:r w:rsidR="00383251">
        <w:t>.</w:t>
      </w:r>
    </w:p>
    <w:p w14:paraId="417683BC" w14:textId="1916F508" w:rsidR="00F93FFD" w:rsidRDefault="00F93FFD">
      <w:pPr>
        <w:spacing w:before="0" w:after="0" w:line="240" w:lineRule="auto"/>
        <w:jc w:val="left"/>
      </w:pPr>
      <w:r>
        <w:br w:type="page"/>
      </w:r>
    </w:p>
    <w:p w14:paraId="0F28B58F" w14:textId="537B49F2" w:rsidR="00383251" w:rsidRPr="001E7938" w:rsidRDefault="00383251" w:rsidP="00383251">
      <w:pPr>
        <w:pStyle w:val="Code"/>
        <w:rPr>
          <w:lang w:val="en-US"/>
          <w:rPrChange w:id="246" w:author="Autor">
            <w:rPr/>
          </w:rPrChange>
        </w:rPr>
      </w:pPr>
      <w:r w:rsidRPr="001E7938">
        <w:rPr>
          <w:lang w:val="en-US"/>
          <w:rPrChange w:id="247" w:author="Autor">
            <w:rPr/>
          </w:rPrChange>
        </w:rPr>
        <w:lastRenderedPageBreak/>
        <w:t>…</w:t>
      </w:r>
    </w:p>
    <w:p w14:paraId="3BD0B21D" w14:textId="00D5F568" w:rsidR="00383251" w:rsidRPr="001E7938" w:rsidRDefault="00383251" w:rsidP="00383251">
      <w:pPr>
        <w:pStyle w:val="Code"/>
        <w:rPr>
          <w:lang w:val="en-US"/>
          <w:rPrChange w:id="248" w:author="Autor">
            <w:rPr/>
          </w:rPrChange>
        </w:rPr>
      </w:pPr>
      <w:r w:rsidRPr="001E7938">
        <w:rPr>
          <w:lang w:val="en-US"/>
          <w:rPrChange w:id="249" w:author="Autor">
            <w:rPr/>
          </w:rPrChange>
        </w:rPr>
        <w:tab/>
        <w:t>If (Input.GetKey(„a“))</w:t>
      </w:r>
    </w:p>
    <w:p w14:paraId="79AD1A46" w14:textId="57C12384" w:rsidR="00383251" w:rsidRPr="001E7938" w:rsidRDefault="00383251" w:rsidP="00383251">
      <w:pPr>
        <w:pStyle w:val="Code"/>
        <w:rPr>
          <w:lang w:val="en-US"/>
          <w:rPrChange w:id="250" w:author="Autor">
            <w:rPr/>
          </w:rPrChange>
        </w:rPr>
      </w:pPr>
      <w:r w:rsidRPr="001E7938">
        <w:rPr>
          <w:lang w:val="en-US"/>
          <w:rPrChange w:id="251" w:author="Autor">
            <w:rPr/>
          </w:rPrChange>
        </w:rPr>
        <w:tab/>
      </w:r>
      <w:r w:rsidRPr="001E7938">
        <w:rPr>
          <w:lang w:val="en-US"/>
          <w:rPrChange w:id="252" w:author="Autor">
            <w:rPr/>
          </w:rPrChange>
        </w:rPr>
        <w:tab/>
        <w:t xml:space="preserve"> autoFire = true;</w:t>
      </w:r>
    </w:p>
    <w:p w14:paraId="160BA4E2" w14:textId="409969DA" w:rsidR="00383251" w:rsidRPr="00390170" w:rsidRDefault="00383251" w:rsidP="00383251">
      <w:pPr>
        <w:pStyle w:val="Code"/>
      </w:pPr>
      <w:r>
        <w:t>…</w:t>
      </w:r>
    </w:p>
    <w:p w14:paraId="07C3B77F" w14:textId="28A45004" w:rsidR="00533990" w:rsidRDefault="00A05CBC" w:rsidP="005303E5">
      <w:pPr>
        <w:pStyle w:val="Beschriftung"/>
      </w:pPr>
      <w:bookmarkStart w:id="253" w:name="_Toc411006834"/>
      <w:r>
        <w:t xml:space="preserve">Listing </w:t>
      </w:r>
      <w:r w:rsidR="00347A8B">
        <w:fldChar w:fldCharType="begin"/>
      </w:r>
      <w:r w:rsidR="00347A8B">
        <w:instrText xml:space="preserve"> STYLEREF 1 \s </w:instrText>
      </w:r>
      <w:r w:rsidR="00347A8B">
        <w:fldChar w:fldCharType="separate"/>
      </w:r>
      <w:r w:rsidR="000D0636">
        <w:rPr>
          <w:noProof/>
        </w:rPr>
        <w:t>2</w:t>
      </w:r>
      <w:r w:rsidR="00347A8B">
        <w:rPr>
          <w:noProof/>
        </w:rPr>
        <w:fldChar w:fldCharType="end"/>
      </w:r>
      <w:r w:rsidR="002B0D9C">
        <w:t>.</w:t>
      </w:r>
      <w:r w:rsidR="00347A8B">
        <w:fldChar w:fldCharType="begin"/>
      </w:r>
      <w:r w:rsidR="00347A8B">
        <w:instrText xml:space="preserve"> SEQ Listing \* ARABIC \s 1 </w:instrText>
      </w:r>
      <w:r w:rsidR="00347A8B">
        <w:fldChar w:fldCharType="separate"/>
      </w:r>
      <w:r w:rsidR="000D0636">
        <w:rPr>
          <w:noProof/>
        </w:rPr>
        <w:t>12</w:t>
      </w:r>
      <w:r w:rsidR="00347A8B">
        <w:rPr>
          <w:noProof/>
        </w:rPr>
        <w:fldChar w:fldCharType="end"/>
      </w:r>
      <w:r>
        <w:t xml:space="preserve"> Zugriff auf Eingaben mit GetKey</w:t>
      </w:r>
      <w:bookmarkEnd w:id="253"/>
    </w:p>
    <w:p w14:paraId="504430E8" w14:textId="77777777" w:rsidR="00F50F03" w:rsidRPr="00F50F03" w:rsidRDefault="00F50F03" w:rsidP="00F50F03"/>
    <w:p w14:paraId="2F7CF0EF" w14:textId="55F135BA" w:rsidR="00FF07A0" w:rsidRDefault="00FF07A0" w:rsidP="00904388">
      <w:pPr>
        <w:pStyle w:val="Hervorhebenfett"/>
      </w:pPr>
      <w:r>
        <w:t xml:space="preserve">Auswertung </w:t>
      </w:r>
      <w:r w:rsidR="00533990">
        <w:t>des</w:t>
      </w:r>
      <w:r>
        <w:t xml:space="preserve"> Beschleunigungssensor</w:t>
      </w:r>
      <w:r w:rsidR="00533990">
        <w:t>s</w:t>
      </w:r>
    </w:p>
    <w:p w14:paraId="21A70307" w14:textId="77777777" w:rsidR="00533990" w:rsidRDefault="00533990" w:rsidP="00533990">
      <w:pPr>
        <w:pStyle w:val="Textkrper"/>
      </w:pPr>
    </w:p>
    <w:p w14:paraId="22E2B724" w14:textId="26710DA7" w:rsidR="005303E5" w:rsidRDefault="005303E5" w:rsidP="00533990">
      <w:pPr>
        <w:pStyle w:val="Textkrper"/>
      </w:pPr>
      <w:r>
        <w:t>Beschleunigungssensoren sind in fas</w:t>
      </w:r>
      <w:r w:rsidR="00057868">
        <w:t>t</w:t>
      </w:r>
      <w:r>
        <w:t xml:space="preserve"> </w:t>
      </w:r>
      <w:r w:rsidR="00057868">
        <w:t>jedem</w:t>
      </w:r>
      <w:r>
        <w:t xml:space="preserve"> Smartphone oder Tablet zu finden. Diese können für die Steuerung und Orientierung genutzt werden. Unity bietet mit der acceleration</w:t>
      </w:r>
      <w:ins w:id="254" w:author="Autor">
        <w:r w:rsidR="00C574AE">
          <w:t>s</w:t>
        </w:r>
      </w:ins>
      <w:r>
        <w:t>-Variable</w:t>
      </w:r>
      <w:ins w:id="255" w:author="Autor">
        <w:r w:rsidR="00C574AE">
          <w:t>n</w:t>
        </w:r>
      </w:ins>
      <w:r>
        <w:t xml:space="preserve"> Zugriff auf die Werte des Beschleunigungssensors in Form eines Vector3-Objektes.</w:t>
      </w:r>
      <w:r w:rsidR="00057868">
        <w:t xml:space="preserve"> Der Zugriff erfolgt dabei über die entsprechenden x, y und z-Achsen [Sei14]. </w:t>
      </w:r>
      <w:r w:rsidR="007801DF">
        <w:t xml:space="preserve">Man kann so </w:t>
      </w:r>
      <w:r>
        <w:t xml:space="preserve">ein Objekt mit einem Beschleunigungssensor </w:t>
      </w:r>
      <w:r w:rsidR="007801DF">
        <w:t>steuern</w:t>
      </w:r>
      <w:r>
        <w:t>, was im folgenden Beispiel zu sehen ist.</w:t>
      </w:r>
    </w:p>
    <w:p w14:paraId="024AE6F0" w14:textId="77777777" w:rsidR="005303E5" w:rsidRDefault="005303E5" w:rsidP="00533990">
      <w:pPr>
        <w:pStyle w:val="Textkrper"/>
      </w:pPr>
    </w:p>
    <w:p w14:paraId="6FDA0F50" w14:textId="468F47FA" w:rsidR="005303E5" w:rsidRPr="001E7938" w:rsidRDefault="005303E5" w:rsidP="005303E5">
      <w:pPr>
        <w:pStyle w:val="Code"/>
        <w:rPr>
          <w:lang w:val="en-US"/>
          <w:rPrChange w:id="256" w:author="Autor">
            <w:rPr/>
          </w:rPrChange>
        </w:rPr>
      </w:pPr>
      <w:r w:rsidRPr="001E7938">
        <w:rPr>
          <w:lang w:val="en-US"/>
          <w:rPrChange w:id="257" w:author="Autor">
            <w:rPr/>
          </w:rPrChange>
        </w:rPr>
        <w:t>void Update() {</w:t>
      </w:r>
    </w:p>
    <w:p w14:paraId="0746EA18" w14:textId="4CE386E5" w:rsidR="005303E5" w:rsidRPr="001E7938" w:rsidRDefault="005303E5" w:rsidP="005303E5">
      <w:pPr>
        <w:pStyle w:val="Code"/>
        <w:rPr>
          <w:lang w:val="en-US"/>
          <w:rPrChange w:id="258" w:author="Autor">
            <w:rPr/>
          </w:rPrChange>
        </w:rPr>
      </w:pPr>
      <w:r w:rsidRPr="001E7938">
        <w:rPr>
          <w:lang w:val="en-US"/>
          <w:rPrChange w:id="259" w:author="Autor">
            <w:rPr/>
          </w:rPrChange>
        </w:rPr>
        <w:tab/>
        <w:t>transform.Translate(Input.acceleration.x * 10,0 ,0);</w:t>
      </w:r>
    </w:p>
    <w:p w14:paraId="4FBAD85B" w14:textId="4E0AFABE" w:rsidR="005303E5" w:rsidRPr="00533990" w:rsidRDefault="005303E5" w:rsidP="005303E5">
      <w:pPr>
        <w:pStyle w:val="Code"/>
      </w:pPr>
      <w:r>
        <w:t>}</w:t>
      </w:r>
    </w:p>
    <w:p w14:paraId="64906741" w14:textId="02AEF788" w:rsidR="005303E5" w:rsidRDefault="00450217" w:rsidP="00450217">
      <w:pPr>
        <w:pStyle w:val="Beschriftung"/>
      </w:pPr>
      <w:bookmarkStart w:id="260" w:name="_Toc411006835"/>
      <w:r>
        <w:t xml:space="preserve">Listing </w:t>
      </w:r>
      <w:r w:rsidR="00347A8B">
        <w:fldChar w:fldCharType="begin"/>
      </w:r>
      <w:r w:rsidR="00347A8B">
        <w:instrText xml:space="preserve"> STYLEREF 1 \s </w:instrText>
      </w:r>
      <w:r w:rsidR="00347A8B">
        <w:fldChar w:fldCharType="separate"/>
      </w:r>
      <w:r w:rsidR="000D0636">
        <w:rPr>
          <w:noProof/>
        </w:rPr>
        <w:t>2</w:t>
      </w:r>
      <w:r w:rsidR="00347A8B">
        <w:rPr>
          <w:noProof/>
        </w:rPr>
        <w:fldChar w:fldCharType="end"/>
      </w:r>
      <w:r w:rsidR="002B0D9C">
        <w:t>.</w:t>
      </w:r>
      <w:r w:rsidR="00347A8B">
        <w:fldChar w:fldCharType="begin"/>
      </w:r>
      <w:r w:rsidR="00347A8B">
        <w:instrText xml:space="preserve"> SEQ Listing \* ARABIC \s 1 </w:instrText>
      </w:r>
      <w:r w:rsidR="00347A8B">
        <w:fldChar w:fldCharType="separate"/>
      </w:r>
      <w:r w:rsidR="000D0636">
        <w:rPr>
          <w:noProof/>
        </w:rPr>
        <w:t>13</w:t>
      </w:r>
      <w:r w:rsidR="00347A8B">
        <w:rPr>
          <w:noProof/>
        </w:rPr>
        <w:fldChar w:fldCharType="end"/>
      </w:r>
      <w:r>
        <w:t xml:space="preserve"> Beispiel für Input.acceleration</w:t>
      </w:r>
      <w:bookmarkEnd w:id="260"/>
    </w:p>
    <w:p w14:paraId="125FDC41" w14:textId="77777777" w:rsidR="00450217" w:rsidRPr="00450217" w:rsidRDefault="00450217" w:rsidP="00450217"/>
    <w:p w14:paraId="6313AE70" w14:textId="1D421C1E" w:rsidR="00592796" w:rsidRDefault="00EF7F4C" w:rsidP="00592796">
      <w:r>
        <w:t xml:space="preserve">Objekte die dieses Skript angehängt bekommen, </w:t>
      </w:r>
      <w:r w:rsidR="007801DF">
        <w:t>lassen sich</w:t>
      </w:r>
      <w:r>
        <w:t xml:space="preserve"> durch den Besch</w:t>
      </w:r>
      <w:r w:rsidR="007801DF">
        <w:t>leunigungssensor in x-Richtung verschieben</w:t>
      </w:r>
      <w:r>
        <w:t>.</w:t>
      </w:r>
    </w:p>
    <w:p w14:paraId="58102A0B" w14:textId="77777777" w:rsidR="00F93FFD" w:rsidRDefault="00F93FFD" w:rsidP="00592796"/>
    <w:p w14:paraId="05CDD072" w14:textId="23AE5F37" w:rsidR="00C73C00" w:rsidRDefault="00C73C00" w:rsidP="00C73C00">
      <w:pPr>
        <w:pStyle w:val="berschrift3"/>
      </w:pPr>
      <w:bookmarkStart w:id="261" w:name="_Toc411006732"/>
      <w:r>
        <w:t>GUI</w:t>
      </w:r>
      <w:bookmarkEnd w:id="261"/>
    </w:p>
    <w:p w14:paraId="09AD73CE" w14:textId="77777777" w:rsidR="00FF07A0" w:rsidRDefault="00FF07A0" w:rsidP="005222E8"/>
    <w:p w14:paraId="634F96D9" w14:textId="0C3D7442" w:rsidR="00D976F9" w:rsidRDefault="00EF7F4C" w:rsidP="00D976F9">
      <w:r>
        <w:t>Dieser Abschnitt soll einen groben Überblick über die Möglichkeiten der Gestaltung einer grafischen Benutzeroberfläche</w:t>
      </w:r>
      <w:r w:rsidR="008758A1">
        <w:t xml:space="preserve"> (Graphical User Interface, GUI)</w:t>
      </w:r>
      <w:r>
        <w:t xml:space="preserve"> geben. Es wird nicht im Detail darauf eingegangen, da nur elementare Grundlagen aus Unity genutzt werden.</w:t>
      </w:r>
      <w:r w:rsidR="008758A1">
        <w:t xml:space="preserve"> Da ab der Version 4.6 Unity ein neues GUI-System nutzt, wird auch dieses hier vorgestellt. Dieses neue System erlaubt es direkt in der Szene die GUI zu verändern</w:t>
      </w:r>
      <w:r w:rsidR="0040365F">
        <w:t xml:space="preserve"> und Arbeit mit 2D-Objekten, was vorher nur über Skripte möglich war [Sei14].</w:t>
      </w:r>
    </w:p>
    <w:p w14:paraId="56501809" w14:textId="55943DFA" w:rsidR="0040365F" w:rsidRDefault="0040365F" w:rsidP="005222E8">
      <w:r>
        <w:lastRenderedPageBreak/>
        <w:t xml:space="preserve">Das </w:t>
      </w:r>
      <w:r w:rsidR="00F57F81">
        <w:t>Hauptelement, um die GUI nutzen zu können ist das Canvas. Das Canvas muss von jeder GUI-Komponente das Eltern-Objekt sein. Es ist</w:t>
      </w:r>
      <w:r w:rsidR="00DC735A">
        <w:t xml:space="preserve"> ein</w:t>
      </w:r>
      <w:r w:rsidR="00F57F81">
        <w:t xml:space="preserve"> zwei dimensionales Rechteck, was sich je nach Render Mode selbständig dem Bildschirm d</w:t>
      </w:r>
      <w:r w:rsidR="00DC735A">
        <w:t>es Ausgabegerätes anpassen kann und vor allen anderen Objekten liegt.</w:t>
      </w:r>
    </w:p>
    <w:p w14:paraId="71549314" w14:textId="77777777" w:rsidR="00BC0323" w:rsidRDefault="00BC0323" w:rsidP="005222E8"/>
    <w:p w14:paraId="2B176396" w14:textId="1AAEBC7D" w:rsidR="00BC0323" w:rsidRDefault="00D30B78" w:rsidP="00BC0323">
      <w:pPr>
        <w:keepNext/>
      </w:pPr>
      <w:r>
        <w:rPr>
          <w:noProof/>
        </w:rPr>
        <w:drawing>
          <wp:anchor distT="0" distB="0" distL="114300" distR="114300" simplePos="0" relativeHeight="251723776" behindDoc="0" locked="0" layoutInCell="1" allowOverlap="1" wp14:anchorId="5D95DDC3" wp14:editId="1F1C45CE">
            <wp:simplePos x="0" y="0"/>
            <wp:positionH relativeFrom="column">
              <wp:posOffset>3336290</wp:posOffset>
            </wp:positionH>
            <wp:positionV relativeFrom="paragraph">
              <wp:posOffset>1722755</wp:posOffset>
            </wp:positionV>
            <wp:extent cx="2242185" cy="924560"/>
            <wp:effectExtent l="0" t="0" r="5715" b="8890"/>
            <wp:wrapNone/>
            <wp:docPr id="195" name="Bild 3" descr="GUI_Gam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UI_GameView"/>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242185" cy="92456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inline distT="0" distB="0" distL="0" distR="0" wp14:anchorId="458E0EBA" wp14:editId="650ED7AA">
            <wp:extent cx="5581650" cy="2667000"/>
            <wp:effectExtent l="0" t="0" r="0" b="0"/>
            <wp:docPr id="62" name="Bild 1" descr="G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UI"/>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581650" cy="2667000"/>
                    </a:xfrm>
                    <a:prstGeom prst="rect">
                      <a:avLst/>
                    </a:prstGeom>
                    <a:noFill/>
                    <a:ln>
                      <a:noFill/>
                    </a:ln>
                  </pic:spPr>
                </pic:pic>
              </a:graphicData>
            </a:graphic>
          </wp:inline>
        </w:drawing>
      </w:r>
    </w:p>
    <w:p w14:paraId="79AAD254" w14:textId="60D342C0" w:rsidR="00BC0323" w:rsidRDefault="00BC0323" w:rsidP="00BC0323">
      <w:pPr>
        <w:pStyle w:val="Beschriftung"/>
      </w:pPr>
      <w:bookmarkStart w:id="262" w:name="_Toc411006799"/>
      <w:r>
        <w:t xml:space="preserve">Abb. </w:t>
      </w:r>
      <w:r w:rsidR="00347A8B">
        <w:fldChar w:fldCharType="begin"/>
      </w:r>
      <w:r w:rsidR="00347A8B">
        <w:instrText xml:space="preserve"> STYLEREF 1 \s </w:instrText>
      </w:r>
      <w:r w:rsidR="00347A8B">
        <w:fldChar w:fldCharType="separate"/>
      </w:r>
      <w:r w:rsidR="000D0636">
        <w:rPr>
          <w:noProof/>
        </w:rPr>
        <w:t>2</w:t>
      </w:r>
      <w:r w:rsidR="00347A8B">
        <w:rPr>
          <w:noProof/>
        </w:rPr>
        <w:fldChar w:fldCharType="end"/>
      </w:r>
      <w:r w:rsidR="004F13BF">
        <w:t>.</w:t>
      </w:r>
      <w:r w:rsidR="00347A8B">
        <w:fldChar w:fldCharType="begin"/>
      </w:r>
      <w:r w:rsidR="00347A8B">
        <w:instrText xml:space="preserve"> SEQ Abb. \* ARABIC \s 1 </w:instrText>
      </w:r>
      <w:r w:rsidR="00347A8B">
        <w:fldChar w:fldCharType="separate"/>
      </w:r>
      <w:r w:rsidR="000D0636">
        <w:rPr>
          <w:noProof/>
        </w:rPr>
        <w:t>12</w:t>
      </w:r>
      <w:r w:rsidR="00347A8B">
        <w:rPr>
          <w:noProof/>
        </w:rPr>
        <w:fldChar w:fldCharType="end"/>
      </w:r>
      <w:r>
        <w:t xml:space="preserve"> Beispiel einer GUI </w:t>
      </w:r>
      <w:r w:rsidR="00E02EBF">
        <w:t>im Scene und Game View</w:t>
      </w:r>
      <w:bookmarkEnd w:id="262"/>
    </w:p>
    <w:p w14:paraId="0C2B424E" w14:textId="0263FBFB" w:rsidR="001A5AE1" w:rsidRDefault="001A5AE1">
      <w:pPr>
        <w:spacing w:before="0" w:after="0" w:line="240" w:lineRule="auto"/>
        <w:jc w:val="left"/>
      </w:pPr>
    </w:p>
    <w:p w14:paraId="729B745D" w14:textId="1EC3FCD7" w:rsidR="00BC0323" w:rsidRDefault="00622A43" w:rsidP="00BC0323">
      <w:r>
        <w:t xml:space="preserve">Die verschiedenen Render Modes </w:t>
      </w:r>
      <w:r w:rsidR="00FA21AA">
        <w:t>auf welche Art das Canvas gerendert wird [Sei14]:</w:t>
      </w:r>
    </w:p>
    <w:p w14:paraId="1628C5CC" w14:textId="77777777" w:rsidR="00BD6CA5" w:rsidRDefault="00BD6CA5" w:rsidP="00BC0323"/>
    <w:p w14:paraId="38674EB2" w14:textId="38135251" w:rsidR="00FA21AA" w:rsidRDefault="00FA21AA" w:rsidP="007613F4">
      <w:pPr>
        <w:pStyle w:val="Listenabsatz"/>
        <w:numPr>
          <w:ilvl w:val="0"/>
          <w:numId w:val="20"/>
        </w:numPr>
      </w:pPr>
      <w:r>
        <w:rPr>
          <w:b/>
        </w:rPr>
        <w:t xml:space="preserve">Screen Space – Overlay </w:t>
      </w:r>
      <w:r>
        <w:t>passt das Canvas der aktuellen Bildschirmgröße an und legt alle im Canvas enthaltenen Objekte über das Bild der Kamera</w:t>
      </w:r>
    </w:p>
    <w:p w14:paraId="67D38146" w14:textId="5A87A599" w:rsidR="00FA21AA" w:rsidRDefault="00FA21AA" w:rsidP="007613F4">
      <w:pPr>
        <w:pStyle w:val="Listenabsatz"/>
        <w:numPr>
          <w:ilvl w:val="0"/>
          <w:numId w:val="20"/>
        </w:numPr>
      </w:pPr>
      <w:r>
        <w:rPr>
          <w:b/>
        </w:rPr>
        <w:t xml:space="preserve">Screen Space – Camera </w:t>
      </w:r>
      <w:r>
        <w:t>passt das Canvas auch dem Bildschirm an. Hier kann zusätzlich aber eine Kamera zugewiesen werden, die für die Darstellung der GUI zuständig ist.</w:t>
      </w:r>
    </w:p>
    <w:p w14:paraId="718A1D01" w14:textId="719CAE03" w:rsidR="00FA21AA" w:rsidRDefault="00FA21AA" w:rsidP="007613F4">
      <w:pPr>
        <w:pStyle w:val="Listenabsatz"/>
        <w:numPr>
          <w:ilvl w:val="0"/>
          <w:numId w:val="20"/>
        </w:numPr>
      </w:pPr>
      <w:r>
        <w:rPr>
          <w:b/>
        </w:rPr>
        <w:t>World Space</w:t>
      </w:r>
      <w:r>
        <w:t xml:space="preserve"> ermöglicht es das GUI innerhalb der Szene zu platzieren. Das bedeutet, dass die GUI nicht über das Bild der Kamera gelegt wird</w:t>
      </w:r>
      <w:r w:rsidR="00061A2F">
        <w:t>,</w:t>
      </w:r>
      <w:r>
        <w:t xml:space="preserve"> sondern</w:t>
      </w:r>
      <w:r w:rsidR="00061A2F">
        <w:t xml:space="preserve"> als Ga</w:t>
      </w:r>
      <w:r w:rsidR="00BD6CA5">
        <w:t>meObject platziert werden kann.</w:t>
      </w:r>
    </w:p>
    <w:p w14:paraId="4B2538F4" w14:textId="77777777" w:rsidR="00BD6CA5" w:rsidRDefault="00BD6CA5" w:rsidP="005222E8"/>
    <w:p w14:paraId="6E06CE64" w14:textId="648B735E" w:rsidR="00BD6CA5" w:rsidRDefault="00191E10" w:rsidP="005222E8">
      <w:r>
        <w:t xml:space="preserve">Innerhalb des Canvas </w:t>
      </w:r>
      <w:r w:rsidR="00DC735A">
        <w:t>lassen sich GUI-Elemente platzieren</w:t>
      </w:r>
      <w:r>
        <w:t>. Diese besitzen keine herkömmliche Transform-Komponente sondern eine RectTransform-Komponente. Diese besitzt zusätzliche Eigenschaften, um die Breite und Höhe der GUI-Komponente zu verändern. Des Weite</w:t>
      </w:r>
      <w:r>
        <w:lastRenderedPageBreak/>
        <w:t>ren gibt es einen Pivot-Punkt, der für Orientierung oder Skalierung als Ausgangspunkt genommen wird</w:t>
      </w:r>
      <w:r w:rsidR="00E7782F">
        <w:t xml:space="preserve">. </w:t>
      </w:r>
      <w:del w:id="263" w:author="Autor">
        <w:r w:rsidR="00E7782F" w:rsidDel="009A6F1A">
          <w:delText>Ein</w:delText>
        </w:r>
        <w:r w:rsidR="00DC735A" w:rsidDel="009A6F1A">
          <w:delText>e</w:delText>
        </w:r>
        <w:r w:rsidR="00E7782F" w:rsidDel="009A6F1A">
          <w:delText xml:space="preserve"> weitere </w:delText>
        </w:r>
      </w:del>
      <w:ins w:id="264" w:author="Autor">
        <w:r w:rsidR="009A6F1A">
          <w:t xml:space="preserve">Weitere </w:t>
        </w:r>
      </w:ins>
      <w:r w:rsidR="00D82359">
        <w:t>Komponente</w:t>
      </w:r>
      <w:ins w:id="265" w:author="Autor">
        <w:r w:rsidR="009A6F1A">
          <w:t>n</w:t>
        </w:r>
      </w:ins>
      <w:r w:rsidR="00E7782F">
        <w:t xml:space="preserve"> sind Anchors. Diese können festlegen, wie sich ein GUI-Element zum Canvas verhalten soll. So soll z.B. bei Vergrößerung des Canvas die Anzeige für Lebenspunkte immer unten links sein.</w:t>
      </w:r>
      <w:r w:rsidR="00D53906">
        <w:t xml:space="preserve"> Unity hält dafür schon Vorgaben bereit, die </w:t>
      </w:r>
      <w:r w:rsidR="00DC735A">
        <w:t>man verwenden kann</w:t>
      </w:r>
      <w:r w:rsidR="00D53906">
        <w:t>.</w:t>
      </w:r>
    </w:p>
    <w:p w14:paraId="41982933" w14:textId="5A4B6618" w:rsidR="00E7782F" w:rsidRDefault="004E4907" w:rsidP="005222E8">
      <w:r>
        <w:rPr>
          <w:noProof/>
        </w:rPr>
        <mc:AlternateContent>
          <mc:Choice Requires="wps">
            <w:drawing>
              <wp:anchor distT="0" distB="0" distL="114300" distR="114300" simplePos="0" relativeHeight="251727872" behindDoc="0" locked="0" layoutInCell="1" allowOverlap="1" wp14:anchorId="1E6926F7" wp14:editId="20D6D797">
                <wp:simplePos x="0" y="0"/>
                <wp:positionH relativeFrom="column">
                  <wp:posOffset>2895600</wp:posOffset>
                </wp:positionH>
                <wp:positionV relativeFrom="paragraph">
                  <wp:posOffset>3248660</wp:posOffset>
                </wp:positionV>
                <wp:extent cx="2084705" cy="226695"/>
                <wp:effectExtent l="0" t="0" r="0" b="1905"/>
                <wp:wrapTopAndBottom/>
                <wp:docPr id="37" name="Textfeld 37"/>
                <wp:cNvGraphicFramePr/>
                <a:graphic xmlns:a="http://schemas.openxmlformats.org/drawingml/2006/main">
                  <a:graphicData uri="http://schemas.microsoft.com/office/word/2010/wordprocessingShape">
                    <wps:wsp>
                      <wps:cNvSpPr txBox="1"/>
                      <wps:spPr>
                        <a:xfrm>
                          <a:off x="0" y="0"/>
                          <a:ext cx="2084705" cy="226695"/>
                        </a:xfrm>
                        <a:prstGeom prst="rect">
                          <a:avLst/>
                        </a:prstGeom>
                        <a:solidFill>
                          <a:prstClr val="white"/>
                        </a:solidFill>
                        <a:ln>
                          <a:noFill/>
                        </a:ln>
                        <a:effectLst/>
                      </wps:spPr>
                      <wps:txbx>
                        <w:txbxContent>
                          <w:p w14:paraId="650DD786" w14:textId="433BE93F" w:rsidR="003F7CAE" w:rsidRPr="00721EED" w:rsidRDefault="003F7CAE" w:rsidP="00E7782F">
                            <w:pPr>
                              <w:pStyle w:val="Beschriftung"/>
                              <w:jc w:val="left"/>
                              <w:rPr>
                                <w:noProof/>
                              </w:rPr>
                            </w:pPr>
                            <w:bookmarkStart w:id="266" w:name="_Toc411006800"/>
                            <w:r>
                              <w:t xml:space="preserve">Abb. </w:t>
                            </w:r>
                            <w:r w:rsidR="00347A8B">
                              <w:fldChar w:fldCharType="begin"/>
                            </w:r>
                            <w:r w:rsidR="00347A8B">
                              <w:instrText xml:space="preserve"> STYLEREF </w:instrText>
                            </w:r>
                            <w:r w:rsidR="00347A8B">
                              <w:instrText xml:space="preserve">1 \s </w:instrText>
                            </w:r>
                            <w:r w:rsidR="00347A8B">
                              <w:fldChar w:fldCharType="separate"/>
                            </w:r>
                            <w:r>
                              <w:rPr>
                                <w:noProof/>
                              </w:rPr>
                              <w:t>2</w:t>
                            </w:r>
                            <w:r w:rsidR="00347A8B">
                              <w:rPr>
                                <w:noProof/>
                              </w:rPr>
                              <w:fldChar w:fldCharType="end"/>
                            </w:r>
                            <w:r>
                              <w:t>.</w:t>
                            </w:r>
                            <w:r w:rsidR="00347A8B">
                              <w:fldChar w:fldCharType="begin"/>
                            </w:r>
                            <w:r w:rsidR="00347A8B">
                              <w:instrText xml:space="preserve"> SEQ Abb. \* ARABIC \s 1 </w:instrText>
                            </w:r>
                            <w:r w:rsidR="00347A8B">
                              <w:fldChar w:fldCharType="separate"/>
                            </w:r>
                            <w:r>
                              <w:rPr>
                                <w:noProof/>
                              </w:rPr>
                              <w:t>13</w:t>
                            </w:r>
                            <w:r w:rsidR="00347A8B">
                              <w:rPr>
                                <w:noProof/>
                              </w:rPr>
                              <w:fldChar w:fldCharType="end"/>
                            </w:r>
                            <w:r>
                              <w:t xml:space="preserve"> Anchor-Vorgaben</w:t>
                            </w:r>
                            <w:bookmarkEnd w:id="26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E6926F7" id="Textfeld 37" o:spid="_x0000_s1036" type="#_x0000_t202" style="position:absolute;left:0;text-align:left;margin-left:228pt;margin-top:255.8pt;width:164.15pt;height:17.85pt;z-index:251727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" stroked="f">
                <v:textbox inset="0,0,0,0">
                  <w:txbxContent>
                    <w:p w14:paraId="650DD786" w14:textId="433BE93F" w:rsidR="003F7CAE" w:rsidRPr="00721EED" w:rsidRDefault="003F7CAE" w:rsidP="00E7782F">
                      <w:pPr>
                        <w:pStyle w:val="Beschriftung"/>
                        <w:jc w:val="left"/>
                        <w:rPr>
                          <w:noProof/>
                        </w:rPr>
                      </w:pPr>
                      <w:bookmarkStart w:id="267" w:name="_Toc411006800"/>
                      <w:r>
                        <w:t xml:space="preserve">Abb. </w:t>
                      </w:r>
                      <w:r w:rsidR="00347A8B">
                        <w:fldChar w:fldCharType="begin"/>
                      </w:r>
                      <w:r w:rsidR="00347A8B">
                        <w:instrText xml:space="preserve"> STYLEREF </w:instrText>
                      </w:r>
                      <w:r w:rsidR="00347A8B">
                        <w:instrText xml:space="preserve">1 \s </w:instrText>
                      </w:r>
                      <w:r w:rsidR="00347A8B">
                        <w:fldChar w:fldCharType="separate"/>
                      </w:r>
                      <w:r>
                        <w:rPr>
                          <w:noProof/>
                        </w:rPr>
                        <w:t>2</w:t>
                      </w:r>
                      <w:r w:rsidR="00347A8B">
                        <w:rPr>
                          <w:noProof/>
                        </w:rPr>
                        <w:fldChar w:fldCharType="end"/>
                      </w:r>
                      <w:r>
                        <w:t>.</w:t>
                      </w:r>
                      <w:r w:rsidR="00347A8B">
                        <w:fldChar w:fldCharType="begin"/>
                      </w:r>
                      <w:r w:rsidR="00347A8B">
                        <w:instrText xml:space="preserve"> SEQ Abb. \* ARABIC \s 1 </w:instrText>
                      </w:r>
                      <w:r w:rsidR="00347A8B">
                        <w:fldChar w:fldCharType="separate"/>
                      </w:r>
                      <w:r>
                        <w:rPr>
                          <w:noProof/>
                        </w:rPr>
                        <w:t>13</w:t>
                      </w:r>
                      <w:r w:rsidR="00347A8B">
                        <w:rPr>
                          <w:noProof/>
                        </w:rPr>
                        <w:fldChar w:fldCharType="end"/>
                      </w:r>
                      <w:r>
                        <w:t xml:space="preserve"> Anchor-Vorgaben</w:t>
                      </w:r>
                      <w:bookmarkEnd w:id="267"/>
                    </w:p>
                  </w:txbxContent>
                </v:textbox>
                <w10:wrap type="topAndBottom"/>
              </v:shape>
            </w:pict>
          </mc:Fallback>
        </mc:AlternateContent>
      </w:r>
      <w:r w:rsidR="00D30B78">
        <w:rPr>
          <w:noProof/>
        </w:rPr>
        <w:drawing>
          <wp:anchor distT="0" distB="0" distL="114300" distR="114300" simplePos="0" relativeHeight="251725824" behindDoc="0" locked="0" layoutInCell="1" allowOverlap="1" wp14:anchorId="150CB7CC" wp14:editId="7CFB9335">
            <wp:simplePos x="0" y="0"/>
            <wp:positionH relativeFrom="column">
              <wp:posOffset>2540</wp:posOffset>
            </wp:positionH>
            <wp:positionV relativeFrom="paragraph">
              <wp:posOffset>329565</wp:posOffset>
            </wp:positionV>
            <wp:extent cx="2634615" cy="3106420"/>
            <wp:effectExtent l="0" t="0" r="0" b="0"/>
            <wp:wrapTopAndBottom/>
            <wp:docPr id="194" name="Bild 4" descr="GUI_Anch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UI_Anchors"/>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634615" cy="3106420"/>
                    </a:xfrm>
                    <a:prstGeom prst="rect">
                      <a:avLst/>
                    </a:prstGeom>
                    <a:noFill/>
                  </pic:spPr>
                </pic:pic>
              </a:graphicData>
            </a:graphic>
            <wp14:sizeRelH relativeFrom="page">
              <wp14:pctWidth>0</wp14:pctWidth>
            </wp14:sizeRelH>
            <wp14:sizeRelV relativeFrom="page">
              <wp14:pctHeight>0</wp14:pctHeight>
            </wp14:sizeRelV>
          </wp:anchor>
        </w:drawing>
      </w:r>
    </w:p>
    <w:p w14:paraId="22BCD731" w14:textId="4F04538C" w:rsidR="00E7782F" w:rsidRDefault="00E7782F" w:rsidP="00205329">
      <w:pPr>
        <w:pStyle w:val="Beschriftung"/>
        <w:jc w:val="left"/>
      </w:pPr>
    </w:p>
    <w:p w14:paraId="566B57A4" w14:textId="0F75A612" w:rsidR="00FF07A0" w:rsidRDefault="009E57C9" w:rsidP="005222E8">
      <w:r>
        <w:t>Wie schon erwähnt gibt es noch deutlich mehr Möglichkeiten und Funktionalitäten. Diese werden im Rahmen dieser Arbeit nicht genutzt und daher auch nicht näher betrachtet.</w:t>
      </w:r>
    </w:p>
    <w:p w14:paraId="268B55CA" w14:textId="7F29D71C" w:rsidR="00592796" w:rsidRDefault="00592796">
      <w:pPr>
        <w:spacing w:before="0" w:after="0" w:line="240" w:lineRule="auto"/>
        <w:jc w:val="left"/>
      </w:pPr>
    </w:p>
    <w:p w14:paraId="64046987" w14:textId="26AADF84" w:rsidR="00C73C00" w:rsidRDefault="00C73C00" w:rsidP="00C73C00">
      <w:pPr>
        <w:pStyle w:val="berschrift3"/>
      </w:pPr>
      <w:bookmarkStart w:id="268" w:name="_Toc411006733"/>
      <w:r>
        <w:t>Prefabs</w:t>
      </w:r>
      <w:bookmarkEnd w:id="268"/>
    </w:p>
    <w:p w14:paraId="0DAC01FD" w14:textId="77777777" w:rsidR="00FF07A0" w:rsidRDefault="00FF07A0" w:rsidP="00FF07A0"/>
    <w:p w14:paraId="4A66DB22" w14:textId="2583483F" w:rsidR="00286562" w:rsidRDefault="0092576C" w:rsidP="00FF07A0">
      <w:r>
        <w:t>Prefabs sind im eigentlichen Sinne Vorlagen. Diese verkörpern GameObjects, die mit Komponenten bestückt und angepasst wurden. Durch Prefabs ist es möglich beliebig viele Instanzen zur Laufzeit von einem GameObject zu erzeugen. Ein gutes Beispiel ist das Erstellen von Projektilen oder Gegnern, die zufällig in der Spielwelt erzeugt werden sollen [Sei14].</w:t>
      </w:r>
    </w:p>
    <w:p w14:paraId="069DFE0B" w14:textId="4B39F75D" w:rsidR="00482545" w:rsidRDefault="0092576C" w:rsidP="004E4907">
      <w:r>
        <w:t xml:space="preserve">Um ein Prefab zu erzeugen, muss ein GameObject aus der Hierarchy einer Szene in der Project Browser gezogen werden. Unity sorgt dann dafür, dass aus dem GameObject ein Prefab </w:t>
      </w:r>
      <w:r>
        <w:lastRenderedPageBreak/>
        <w:t>erstellt wird, welches Materialien, Texturen,</w:t>
      </w:r>
      <w:r w:rsidR="00D66211">
        <w:t xml:space="preserve"> Collider, </w:t>
      </w:r>
      <w:r>
        <w:t>usw</w:t>
      </w:r>
      <w:r w:rsidR="00D66211">
        <w:t>.</w:t>
      </w:r>
      <w:r>
        <w:t xml:space="preserve"> enthält</w:t>
      </w:r>
      <w:r w:rsidR="00A368AA">
        <w:t xml:space="preserve">. Diese Prefab erscheint dann im Project Browser </w:t>
      </w:r>
      <w:r w:rsidR="002D7231">
        <w:t>[Sei14]</w:t>
      </w:r>
      <w:r>
        <w:t>.</w:t>
      </w:r>
    </w:p>
    <w:p w14:paraId="1AD4F7D7" w14:textId="7C4439B4" w:rsidR="00FF07A0" w:rsidRDefault="00FF07A0" w:rsidP="00FF07A0">
      <w:r>
        <w:t>Instanzen</w:t>
      </w:r>
      <w:r w:rsidR="005411F3">
        <w:t xml:space="preserve"> </w:t>
      </w:r>
      <w:r w:rsidR="00564649">
        <w:t>kann man dann auf zwei Arten erstellen</w:t>
      </w:r>
      <w:r w:rsidR="005411F3">
        <w:t>. Zum einen gibt es die Möglichkeit per Drag&amp;Drop ein Prefab in die Szene zu ziehen. So können beliebig viele Instanzen in eine Szene platziert und auch verändert werden. Dabei wird das Original, also das Prefab nicht verändert [Sei14].</w:t>
      </w:r>
    </w:p>
    <w:p w14:paraId="61C13F27" w14:textId="24A5B7A8" w:rsidR="005411F3" w:rsidRDefault="005411F3" w:rsidP="00FF07A0">
      <w:r>
        <w:t>Die zweite Möglichkeit ist die Erstellung von Instanzen per Code. Das Stichwort ist hier Instantiate. Instantiate erzeugt eine Instanz von dem ihm übergebenen Prefab.</w:t>
      </w:r>
      <w:r w:rsidR="00CC729A">
        <w:t xml:space="preserve"> Das Erzeugen so einer P</w:t>
      </w:r>
      <w:r w:rsidR="00053F29">
        <w:t>r</w:t>
      </w:r>
      <w:r w:rsidR="00CC729A">
        <w:t>efab-Instanz sieht wie folgt aus:</w:t>
      </w:r>
    </w:p>
    <w:p w14:paraId="6097E8BB" w14:textId="77777777" w:rsidR="00CC729A" w:rsidRDefault="00CC729A" w:rsidP="00FF07A0"/>
    <w:p w14:paraId="20F8199A" w14:textId="71761C6B" w:rsidR="00CC729A" w:rsidRPr="001E7938" w:rsidRDefault="00CC729A" w:rsidP="003A1877">
      <w:pPr>
        <w:pStyle w:val="Code"/>
        <w:rPr>
          <w:lang w:val="en-US"/>
          <w:rPrChange w:id="269" w:author="Autor">
            <w:rPr/>
          </w:rPrChange>
        </w:rPr>
      </w:pPr>
      <w:r w:rsidRPr="001E7938">
        <w:rPr>
          <w:lang w:val="en-US"/>
          <w:rPrChange w:id="270" w:author="Autor">
            <w:rPr/>
          </w:rPrChange>
        </w:rPr>
        <w:t>public GameObject newPrefab;</w:t>
      </w:r>
    </w:p>
    <w:p w14:paraId="4219C3B7" w14:textId="6E1825B7" w:rsidR="00CC729A" w:rsidRPr="001E7938" w:rsidRDefault="00CC729A" w:rsidP="003A1877">
      <w:pPr>
        <w:pStyle w:val="Code"/>
        <w:rPr>
          <w:lang w:val="en-US"/>
          <w:rPrChange w:id="271" w:author="Autor">
            <w:rPr/>
          </w:rPrChange>
        </w:rPr>
      </w:pPr>
      <w:r w:rsidRPr="001E7938">
        <w:rPr>
          <w:lang w:val="en-US"/>
          <w:rPrChange w:id="272" w:author="Autor">
            <w:rPr/>
          </w:rPrChange>
        </w:rPr>
        <w:t>void Start() {</w:t>
      </w:r>
    </w:p>
    <w:p w14:paraId="5B2D2603" w14:textId="709E05EB" w:rsidR="00CC729A" w:rsidRPr="001E7938" w:rsidRDefault="00CC729A" w:rsidP="003A1877">
      <w:pPr>
        <w:pStyle w:val="Code"/>
        <w:rPr>
          <w:lang w:val="en-US"/>
          <w:rPrChange w:id="273" w:author="Autor">
            <w:rPr/>
          </w:rPrChange>
        </w:rPr>
      </w:pPr>
      <w:r w:rsidRPr="001E7938">
        <w:rPr>
          <w:lang w:val="en-US"/>
          <w:rPrChange w:id="274" w:author="Autor">
            <w:rPr/>
          </w:rPrChange>
        </w:rPr>
        <w:tab/>
        <w:t>Instantiate(newPrefab, new Vector3(10,0,0),Quaternion.identity);</w:t>
      </w:r>
    </w:p>
    <w:p w14:paraId="2F6BDB83" w14:textId="57D0F825" w:rsidR="00CC729A" w:rsidRDefault="00CC729A" w:rsidP="003A1877">
      <w:pPr>
        <w:pStyle w:val="Code"/>
      </w:pPr>
      <w:r>
        <w:t>}</w:t>
      </w:r>
    </w:p>
    <w:p w14:paraId="6C974B2A" w14:textId="3FC4D1B2" w:rsidR="005411F3" w:rsidRDefault="00CC729A" w:rsidP="00CC729A">
      <w:pPr>
        <w:pStyle w:val="Beschriftung"/>
      </w:pPr>
      <w:bookmarkStart w:id="275" w:name="_Toc411006836"/>
      <w:r>
        <w:t xml:space="preserve">Listing </w:t>
      </w:r>
      <w:r w:rsidR="00347A8B">
        <w:fldChar w:fldCharType="begin"/>
      </w:r>
      <w:r w:rsidR="00347A8B">
        <w:instrText xml:space="preserve"> STYLEREF 1 \s </w:instrText>
      </w:r>
      <w:r w:rsidR="00347A8B">
        <w:fldChar w:fldCharType="separate"/>
      </w:r>
      <w:r w:rsidR="000D0636">
        <w:rPr>
          <w:noProof/>
        </w:rPr>
        <w:t>2</w:t>
      </w:r>
      <w:r w:rsidR="00347A8B">
        <w:rPr>
          <w:noProof/>
        </w:rPr>
        <w:fldChar w:fldCharType="end"/>
      </w:r>
      <w:r w:rsidR="002B0D9C">
        <w:t>.</w:t>
      </w:r>
      <w:r w:rsidR="00347A8B">
        <w:fldChar w:fldCharType="begin"/>
      </w:r>
      <w:r w:rsidR="00347A8B">
        <w:instrText xml:space="preserve"> SEQ Listing \* ARABIC \s 1 </w:instrText>
      </w:r>
      <w:r w:rsidR="00347A8B">
        <w:fldChar w:fldCharType="separate"/>
      </w:r>
      <w:r w:rsidR="000D0636">
        <w:rPr>
          <w:noProof/>
        </w:rPr>
        <w:t>14</w:t>
      </w:r>
      <w:r w:rsidR="00347A8B">
        <w:rPr>
          <w:noProof/>
        </w:rPr>
        <w:fldChar w:fldCharType="end"/>
      </w:r>
      <w:r>
        <w:t xml:space="preserve"> Instanzerzeugung über Code</w:t>
      </w:r>
      <w:bookmarkEnd w:id="275"/>
    </w:p>
    <w:p w14:paraId="3088A44D" w14:textId="77777777" w:rsidR="003A1877" w:rsidRDefault="003A1877" w:rsidP="00FF07A0"/>
    <w:p w14:paraId="28DB98B1" w14:textId="032E5BB1" w:rsidR="005529B1" w:rsidRDefault="00E51FE2" w:rsidP="001A5AE1">
      <w:r>
        <w:t>Neben dem Prefab wird Insta</w:t>
      </w:r>
      <w:r w:rsidR="00053F29">
        <w:t>n</w:t>
      </w:r>
      <w:r>
        <w:t>tiate noch eine Positionsangabe sowie Drehung im Quaternion Format übergeben.</w:t>
      </w:r>
      <w:r w:rsidR="00E607AC">
        <w:t xml:space="preserve"> Quaternion ist ein Datentyp für Rotation. Quaternion.identity bedeutet, dass in diesem Fall die Instanz nicht noch zusätzlich gedreht werden soll</w:t>
      </w:r>
      <w:r w:rsidR="00E045F0">
        <w:t xml:space="preserve"> [Sei14]</w:t>
      </w:r>
      <w:r w:rsidR="001A5AE1">
        <w:t>.</w:t>
      </w:r>
    </w:p>
    <w:p w14:paraId="248034FF" w14:textId="77777777" w:rsidR="00F93FFD" w:rsidRDefault="00F93FFD" w:rsidP="001A5AE1"/>
    <w:p w14:paraId="3B14AAD6" w14:textId="25C38401" w:rsidR="004D2724" w:rsidRDefault="00B82B2A" w:rsidP="004D7B4B">
      <w:pPr>
        <w:pStyle w:val="berschrift3"/>
      </w:pPr>
      <w:bookmarkStart w:id="276" w:name="_Toc411006734"/>
      <w:r>
        <w:t>UnityPackage</w:t>
      </w:r>
      <w:bookmarkEnd w:id="276"/>
    </w:p>
    <w:p w14:paraId="4251E069" w14:textId="77777777" w:rsidR="004D7B4B" w:rsidRDefault="004D7B4B" w:rsidP="004D7B4B"/>
    <w:p w14:paraId="5A1AE619" w14:textId="271EACED" w:rsidR="00F93FFD" w:rsidRDefault="00B82B2A" w:rsidP="004D7B4B">
      <w:r>
        <w:t>UnityPackages sind Container, die</w:t>
      </w:r>
      <w:r w:rsidR="00F34B3A">
        <w:t xml:space="preserve"> man</w:t>
      </w:r>
      <w:r>
        <w:t xml:space="preserve"> für den Austausch von Elementen zwischen v</w:t>
      </w:r>
      <w:r w:rsidR="00F34B3A">
        <w:t>erschiedenen Projekten verwendet</w:t>
      </w:r>
      <w:r>
        <w:t>. So kann z.B. eine konfigurierte Spielerfigur von einem Projekt in das andere übernommen und an dieser Stelle dann für das Projekt angepasst werden</w:t>
      </w:r>
      <w:r w:rsidR="00F34B3A">
        <w:t xml:space="preserve"> [Sei14].</w:t>
      </w:r>
      <w:r>
        <w:t xml:space="preserve"> Im Folgenden </w:t>
      </w:r>
      <w:r w:rsidR="00F34B3A">
        <w:t xml:space="preserve">werden </w:t>
      </w:r>
      <w:r>
        <w:t>zwei genutzte Uni</w:t>
      </w:r>
      <w:r w:rsidR="00F34B3A">
        <w:t>tyPackages kurz vorgestellt.</w:t>
      </w:r>
    </w:p>
    <w:p w14:paraId="174AAD2F" w14:textId="77777777" w:rsidR="00F93FFD" w:rsidRDefault="00F93FFD">
      <w:pPr>
        <w:spacing w:before="0" w:after="0" w:line="240" w:lineRule="auto"/>
        <w:jc w:val="left"/>
      </w:pPr>
      <w:r>
        <w:br w:type="page"/>
      </w:r>
    </w:p>
    <w:p w14:paraId="22EAAB56" w14:textId="617EC835" w:rsidR="004D2724" w:rsidRDefault="00B82B2A" w:rsidP="00B82B2A">
      <w:pPr>
        <w:pStyle w:val="Hervorhebenfett"/>
      </w:pPr>
      <w:r>
        <w:lastRenderedPageBreak/>
        <w:t xml:space="preserve">Durovis </w:t>
      </w:r>
      <w:r w:rsidR="004D2724">
        <w:t xml:space="preserve">Dive </w:t>
      </w:r>
    </w:p>
    <w:p w14:paraId="1FBBC2AF" w14:textId="77777777" w:rsidR="004D2724" w:rsidRPr="002313A5" w:rsidRDefault="004D2724" w:rsidP="004D2724"/>
    <w:p w14:paraId="01286F25" w14:textId="0B76504F" w:rsidR="004D2724" w:rsidRPr="00142016" w:rsidRDefault="00B82B2A" w:rsidP="001F19F0">
      <w:r>
        <w:t>Das UnityPackage von Durovis Dive erleichtert die Platzierung von Kameras und den Zugriff auf die Sensoren des Smartphones.</w:t>
      </w:r>
      <w:r w:rsidR="001F19F0">
        <w:t xml:space="preserve"> So wird ein Dive FPS Player Prefab zur Verfügung gestellt, welches in einer Szene platziert wird und neben einem steuerbaren Spieler-Objekt</w:t>
      </w:r>
      <w:r w:rsidR="00DC2A91">
        <w:t>,</w:t>
      </w:r>
      <w:r w:rsidR="001F19F0">
        <w:t xml:space="preserve"> auch zwei Kameras und die entsprechenden Skripte für den Zugriff auf die Sensoren enthält [@Dur].</w:t>
      </w:r>
      <w:r w:rsidR="000F601E">
        <w:t xml:space="preserve"> </w:t>
      </w:r>
    </w:p>
    <w:p w14:paraId="073CA16E" w14:textId="77777777" w:rsidR="004D2724" w:rsidRDefault="004D2724" w:rsidP="004D2724"/>
    <w:p w14:paraId="3C09BB46" w14:textId="3E9E80CF" w:rsidR="004D2724" w:rsidRPr="000F4BDB" w:rsidRDefault="004D2724" w:rsidP="000B4543">
      <w:pPr>
        <w:pStyle w:val="Hervorhebenfett"/>
      </w:pPr>
      <w:r>
        <w:t xml:space="preserve">Cardboard SDK </w:t>
      </w:r>
      <w:r w:rsidR="000B4543">
        <w:t>für</w:t>
      </w:r>
      <w:r>
        <w:t xml:space="preserve"> Unity</w:t>
      </w:r>
    </w:p>
    <w:p w14:paraId="78AFB51E" w14:textId="77777777" w:rsidR="004D2724" w:rsidRDefault="004D2724" w:rsidP="00FF07A0"/>
    <w:p w14:paraId="7ACD8FDA" w14:textId="10C0F537" w:rsidR="004D2724" w:rsidRDefault="000B4543" w:rsidP="00FF07A0">
      <w:r>
        <w:t xml:space="preserve">Das Cardboard SDK </w:t>
      </w:r>
      <w:r w:rsidR="00873463">
        <w:t xml:space="preserve">wird für den Vergleich zum Package von Durovis Dive hinzugezogen und ermöglicht </w:t>
      </w:r>
      <w:r>
        <w:t>für Unity neben dem vereinfachten Erstellen von VR-Kameras den Zugriff auf den Magnet-Schalter</w:t>
      </w:r>
      <w:r w:rsidR="00FC5BC3">
        <w:t xml:space="preserve"> von Carboard</w:t>
      </w:r>
      <w:r>
        <w:t>. Dadurch ist es möglich durch das Betätigen des Schalters bestimmte vorher implementierte Ereignisse auszulösen. Des Weiteren liefert die SDK noch weitere Skripte die für die Entwicklung einer App für Cardboard benötigt werden können [@Car].</w:t>
      </w:r>
    </w:p>
    <w:p w14:paraId="7B1FA6CB" w14:textId="77777777" w:rsidR="000B4543" w:rsidRDefault="000B4543" w:rsidP="00FF07A0"/>
    <w:p w14:paraId="1D78D3D9" w14:textId="21EC9022" w:rsidR="00FF07A0" w:rsidRDefault="00053F29" w:rsidP="00FF07A0">
      <w:pPr>
        <w:pStyle w:val="berschrift3"/>
      </w:pPr>
      <w:bookmarkStart w:id="277" w:name="_Toc411006735"/>
      <w:r>
        <w:t>Debugging</w:t>
      </w:r>
      <w:r w:rsidR="00422F0A">
        <w:t xml:space="preserve"> und Performance</w:t>
      </w:r>
      <w:bookmarkEnd w:id="277"/>
    </w:p>
    <w:p w14:paraId="7BF63B0B" w14:textId="77777777" w:rsidR="00FF07A0" w:rsidRDefault="00FF07A0" w:rsidP="00FF07A0"/>
    <w:p w14:paraId="45927678" w14:textId="13176F9F" w:rsidR="00592796" w:rsidRDefault="00767C52" w:rsidP="00F93FFD">
      <w:r>
        <w:t xml:space="preserve">Das Debugging oder auch Fehlersuche kann in Unity über MonoDevelop erfolgen. Hier kann wie auch in anderen Entwicklungsumgebungen über das </w:t>
      </w:r>
      <w:r w:rsidR="009257FB">
        <w:t>Setzen</w:t>
      </w:r>
      <w:r>
        <w:t xml:space="preserve"> von Breakpoints und dem Beobachten von Variablen eine Fehlersuche erfolgen</w:t>
      </w:r>
      <w:r w:rsidR="009257FB">
        <w:t xml:space="preserve"> [Sei14]</w:t>
      </w:r>
      <w:r>
        <w:t xml:space="preserve">. </w:t>
      </w:r>
    </w:p>
    <w:p w14:paraId="72209B5F" w14:textId="4E342A63" w:rsidR="004D2724" w:rsidRDefault="009257FB" w:rsidP="00422F0A">
      <w:r>
        <w:t>Um eine Echtzeitanalyse auf Endgeräten durchzuführen, bietet Unity aber noch weitere Werkzeuge. Diese dienen dazu die ausgeführte Anwendung z.B. auf dem Smartphone zu testen, Verhalten zu beobach</w:t>
      </w:r>
      <w:r w:rsidR="00422F0A">
        <w:t>ten und Ausgaben zu analysieren.</w:t>
      </w:r>
      <w:r w:rsidR="0025586E">
        <w:t xml:space="preserve"> Dafür muss das mobile Gerät und der Entwickler-PC im gleichen WLAN sein und bestimmte Parameter aktiviert werden, damit MonoDevelop auf die Ausführung auf dem Gerät reagiert und der Debugger gestartet wird [Sei14].</w:t>
      </w:r>
    </w:p>
    <w:p w14:paraId="2BBB968F" w14:textId="2B23CB0F" w:rsidR="00DE2451" w:rsidRDefault="00422F0A" w:rsidP="004E4907">
      <w:del w:id="278" w:author="Autor">
        <w:r w:rsidDel="009A6F1A">
          <w:delText>Des Weiteren</w:delText>
        </w:r>
      </w:del>
      <w:ins w:id="279" w:author="Autor">
        <w:r w:rsidR="009A6F1A">
          <w:t xml:space="preserve">Es </w:t>
        </w:r>
      </w:ins>
      <w:r>
        <w:t xml:space="preserve"> können neben Fehlern auch Performance-Probleme auftreten, die sich erst bei der Ausführung auf der Endanwender-Umgebung bemerkbar machen. Das Werkzeug welches Unity dem Entwickler hier an die Hand legt ist der Profiler. Dieser gibt Auskunft über die Performance, </w:t>
      </w:r>
      <w:r>
        <w:lastRenderedPageBreak/>
        <w:t xml:space="preserve">was z.B. die CPU- oder GPU-Nutzung betrifft. Auch die Analyse von ausgeführten Skripten ist hier möglich </w:t>
      </w:r>
      <w:r w:rsidR="009257FB">
        <w:t>[Sei14].</w:t>
      </w:r>
    </w:p>
    <w:p w14:paraId="2B51DEC5" w14:textId="3364FD3E" w:rsidR="005529B1" w:rsidRDefault="00C90790" w:rsidP="004E4907">
      <w:r>
        <w:rPr>
          <w:noProof/>
        </w:rPr>
        <mc:AlternateContent>
          <mc:Choice Requires="wps">
            <w:drawing>
              <wp:anchor distT="0" distB="0" distL="114300" distR="114300" simplePos="0" relativeHeight="251742208" behindDoc="0" locked="0" layoutInCell="1" allowOverlap="1" wp14:anchorId="306A8D36" wp14:editId="1888EFCD">
                <wp:simplePos x="0" y="0"/>
                <wp:positionH relativeFrom="column">
                  <wp:posOffset>4558665</wp:posOffset>
                </wp:positionH>
                <wp:positionV relativeFrom="paragraph">
                  <wp:posOffset>3037840</wp:posOffset>
                </wp:positionV>
                <wp:extent cx="1220470" cy="700405"/>
                <wp:effectExtent l="0" t="0" r="0" b="4445"/>
                <wp:wrapTopAndBottom/>
                <wp:docPr id="42" name="Textfeld 42"/>
                <wp:cNvGraphicFramePr/>
                <a:graphic xmlns:a="http://schemas.openxmlformats.org/drawingml/2006/main">
                  <a:graphicData uri="http://schemas.microsoft.com/office/word/2010/wordprocessingShape">
                    <wps:wsp>
                      <wps:cNvSpPr txBox="1"/>
                      <wps:spPr>
                        <a:xfrm>
                          <a:off x="0" y="0"/>
                          <a:ext cx="1220470" cy="700405"/>
                        </a:xfrm>
                        <a:prstGeom prst="rect">
                          <a:avLst/>
                        </a:prstGeom>
                        <a:solidFill>
                          <a:prstClr val="white"/>
                        </a:solidFill>
                        <a:ln>
                          <a:noFill/>
                        </a:ln>
                        <a:effectLst/>
                      </wps:spPr>
                      <wps:txbx>
                        <w:txbxContent>
                          <w:p w14:paraId="4B88C3A4" w14:textId="0F993A67" w:rsidR="003F7CAE" w:rsidRPr="00372DB1" w:rsidRDefault="003F7CAE" w:rsidP="00DE2451">
                            <w:pPr>
                              <w:pStyle w:val="Beschriftung"/>
                              <w:jc w:val="left"/>
                              <w:rPr>
                                <w:noProof/>
                                <w:sz w:val="24"/>
                                <w:szCs w:val="24"/>
                              </w:rPr>
                            </w:pPr>
                            <w:bookmarkStart w:id="280" w:name="_Toc411006801"/>
                            <w:r>
                              <w:t xml:space="preserve">Abb. </w:t>
                            </w:r>
                            <w:r w:rsidR="00347A8B">
                              <w:fldChar w:fldCharType="begin"/>
                            </w:r>
                            <w:r w:rsidR="00347A8B">
                              <w:instrText xml:space="preserve"> STYLEREF 1 \s </w:instrText>
                            </w:r>
                            <w:r w:rsidR="00347A8B">
                              <w:fldChar w:fldCharType="separate"/>
                            </w:r>
                            <w:r>
                              <w:rPr>
                                <w:noProof/>
                              </w:rPr>
                              <w:t>2</w:t>
                            </w:r>
                            <w:r w:rsidR="00347A8B">
                              <w:rPr>
                                <w:noProof/>
                              </w:rPr>
                              <w:fldChar w:fldCharType="end"/>
                            </w:r>
                            <w:r>
                              <w:t>.</w:t>
                            </w:r>
                            <w:r w:rsidR="00347A8B">
                              <w:fldChar w:fldCharType="begin"/>
                            </w:r>
                            <w:r w:rsidR="00347A8B">
                              <w:instrText xml:space="preserve"> SEQ Abb. \* ARABIC \s 1 </w:instrText>
                            </w:r>
                            <w:r w:rsidR="00347A8B">
                              <w:fldChar w:fldCharType="separate"/>
                            </w:r>
                            <w:r>
                              <w:rPr>
                                <w:noProof/>
                              </w:rPr>
                              <w:t>14</w:t>
                            </w:r>
                            <w:r w:rsidR="00347A8B">
                              <w:rPr>
                                <w:noProof/>
                              </w:rPr>
                              <w:fldChar w:fldCharType="end"/>
                            </w:r>
                            <w:r>
                              <w:t xml:space="preserve"> Ansicht des Profilers: Darstellung der Performance eines </w:t>
                            </w:r>
                            <w:del w:id="281" w:author="Autor">
                              <w:r w:rsidDel="009A6F1A">
                                <w:delText>Tesgerätes</w:delText>
                              </w:r>
                            </w:del>
                            <w:bookmarkEnd w:id="280"/>
                            <w:ins w:id="282" w:author="Autor">
                              <w:r w:rsidR="009A6F1A">
                                <w:t>Testgerätes</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6A8D36" id="Textfeld 42" o:spid="_x0000_s1037" type="#_x0000_t202" style="position:absolute;left:0;text-align:left;margin-left:358.95pt;margin-top:239.2pt;width:96.1pt;height:55.1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" stroked="f">
                <v:textbox inset="0,0,0,0">
                  <w:txbxContent>
                    <w:p w14:paraId="4B88C3A4" w14:textId="0F993A67" w:rsidR="003F7CAE" w:rsidRPr="00372DB1" w:rsidRDefault="003F7CAE" w:rsidP="00DE2451">
                      <w:pPr>
                        <w:pStyle w:val="Beschriftung"/>
                        <w:jc w:val="left"/>
                        <w:rPr>
                          <w:noProof/>
                          <w:sz w:val="24"/>
                          <w:szCs w:val="24"/>
                        </w:rPr>
                      </w:pPr>
                      <w:bookmarkStart w:id="283" w:name="_Toc411006801"/>
                      <w:r>
                        <w:t xml:space="preserve">Abb. </w:t>
                      </w:r>
                      <w:r w:rsidR="00347A8B">
                        <w:fldChar w:fldCharType="begin"/>
                      </w:r>
                      <w:r w:rsidR="00347A8B">
                        <w:instrText xml:space="preserve"> STYLEREF 1 \s </w:instrText>
                      </w:r>
                      <w:r w:rsidR="00347A8B">
                        <w:fldChar w:fldCharType="separate"/>
                      </w:r>
                      <w:r>
                        <w:rPr>
                          <w:noProof/>
                        </w:rPr>
                        <w:t>2</w:t>
                      </w:r>
                      <w:r w:rsidR="00347A8B">
                        <w:rPr>
                          <w:noProof/>
                        </w:rPr>
                        <w:fldChar w:fldCharType="end"/>
                      </w:r>
                      <w:r>
                        <w:t>.</w:t>
                      </w:r>
                      <w:r w:rsidR="00347A8B">
                        <w:fldChar w:fldCharType="begin"/>
                      </w:r>
                      <w:r w:rsidR="00347A8B">
                        <w:instrText xml:space="preserve"> SEQ Abb. \* ARABIC \s 1 </w:instrText>
                      </w:r>
                      <w:r w:rsidR="00347A8B">
                        <w:fldChar w:fldCharType="separate"/>
                      </w:r>
                      <w:r>
                        <w:rPr>
                          <w:noProof/>
                        </w:rPr>
                        <w:t>14</w:t>
                      </w:r>
                      <w:r w:rsidR="00347A8B">
                        <w:rPr>
                          <w:noProof/>
                        </w:rPr>
                        <w:fldChar w:fldCharType="end"/>
                      </w:r>
                      <w:r>
                        <w:t xml:space="preserve"> Ansicht des Profilers: Darstellung der Performance eines </w:t>
                      </w:r>
                      <w:del w:id="284" w:author="Autor">
                        <w:r w:rsidDel="009A6F1A">
                          <w:delText>Tesgerätes</w:delText>
                        </w:r>
                      </w:del>
                      <w:bookmarkEnd w:id="283"/>
                      <w:ins w:id="285" w:author="Autor">
                        <w:r w:rsidR="009A6F1A">
                          <w:t>Testgerätes</w:t>
                        </w:r>
                      </w:ins>
                    </w:p>
                  </w:txbxContent>
                </v:textbox>
                <w10:wrap type="topAndBottom"/>
              </v:shape>
            </w:pict>
          </mc:Fallback>
        </mc:AlternateContent>
      </w:r>
      <w:r>
        <w:rPr>
          <w:noProof/>
        </w:rPr>
        <w:drawing>
          <wp:anchor distT="0" distB="0" distL="114300" distR="114300" simplePos="0" relativeHeight="251740160" behindDoc="0" locked="0" layoutInCell="1" allowOverlap="1" wp14:anchorId="7FC0B97D" wp14:editId="04707361">
            <wp:simplePos x="0" y="0"/>
            <wp:positionH relativeFrom="column">
              <wp:posOffset>3810</wp:posOffset>
            </wp:positionH>
            <wp:positionV relativeFrom="paragraph">
              <wp:posOffset>0</wp:posOffset>
            </wp:positionV>
            <wp:extent cx="4316730" cy="3754755"/>
            <wp:effectExtent l="0" t="0" r="7620" b="0"/>
            <wp:wrapTopAndBottom/>
            <wp:docPr id="41" name="Grafik 41" descr="C:\projects\_ba\doc\img\profi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projects\_ba\doc\img\profiler.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316730" cy="37547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AF12AD2" w14:textId="046247C8" w:rsidR="00683DAD" w:rsidRDefault="0025586E" w:rsidP="00683DAD">
      <w:r>
        <w:t>Da sich die Entwicklung der prototypischen App auf Android konzentriert bietet sich eine weitere Möglichkeit der Analyse von einer laufenden Anwendung. Die Android Debug Bridge (ADB)</w:t>
      </w:r>
      <w:r w:rsidR="00210C03">
        <w:t xml:space="preserve"> erlaubt eine Fehlersuche und</w:t>
      </w:r>
      <w:r w:rsidR="00683DAD">
        <w:t xml:space="preserve"> Ausgaben zur Laufzeit der App. So kann über einen Aufruf </w:t>
      </w:r>
      <w:r w:rsidR="007C0373">
        <w:t>i</w:t>
      </w:r>
      <w:r w:rsidR="00683DAD">
        <w:t>n der Windows Kommandozeile eine Ech</w:t>
      </w:r>
      <w:ins w:id="286" w:author="Autor">
        <w:r w:rsidR="009A6F1A">
          <w:t>t</w:t>
        </w:r>
      </w:ins>
      <w:r w:rsidR="00683DAD">
        <w:t>zeitüberwachung und Ausgabe gestartet werden.</w:t>
      </w:r>
      <w:r w:rsidR="00592796">
        <w:t xml:space="preserve"> Di</w:t>
      </w:r>
      <w:r w:rsidR="00683DAD">
        <w:t>eser Aufruf erfolgt mithilfe von logcat</w:t>
      </w:r>
      <w:r w:rsidR="007E5DAC">
        <w:t xml:space="preserve">, dem Logging System von Android. </w:t>
      </w:r>
      <w:r w:rsidR="00A81687">
        <w:t>Diese</w:t>
      </w:r>
      <w:r w:rsidR="007E5DAC">
        <w:t xml:space="preserve"> gibt dann alles aus, was auf dem Gerät passiert und lässt sich über bestimmte Parameter auf Ausgaben von Unity reduzieren </w:t>
      </w:r>
      <w:r w:rsidR="00D52B1D">
        <w:t>[Fin13]</w:t>
      </w:r>
      <w:r w:rsidR="007E5DAC">
        <w:t>[@ADB][@Cat]</w:t>
      </w:r>
      <w:r w:rsidR="00502EF6">
        <w:t>.</w:t>
      </w:r>
    </w:p>
    <w:p w14:paraId="22C88E63" w14:textId="77777777" w:rsidR="00683DAD" w:rsidRDefault="00683DAD" w:rsidP="00683DAD"/>
    <w:p w14:paraId="18D0F04A" w14:textId="295B8BE7" w:rsidR="00422F0A" w:rsidRPr="001E7938" w:rsidRDefault="00683DAD" w:rsidP="00683DAD">
      <w:pPr>
        <w:pStyle w:val="Code"/>
        <w:rPr>
          <w:lang w:val="en-US"/>
          <w:rPrChange w:id="287" w:author="Autor">
            <w:rPr/>
          </w:rPrChange>
        </w:rPr>
      </w:pPr>
      <w:r w:rsidRPr="001E7938">
        <w:rPr>
          <w:lang w:val="en-US"/>
          <w:rPrChange w:id="288" w:author="Autor">
            <w:rPr/>
          </w:rPrChange>
        </w:rPr>
        <w:t>adb logcat</w:t>
      </w:r>
    </w:p>
    <w:p w14:paraId="45CB7530" w14:textId="5763A834" w:rsidR="00683DAD" w:rsidRPr="001E7938" w:rsidRDefault="00683DAD" w:rsidP="00683DAD">
      <w:pPr>
        <w:pStyle w:val="Code"/>
        <w:rPr>
          <w:lang w:val="en-US"/>
          <w:rPrChange w:id="289" w:author="Autor">
            <w:rPr/>
          </w:rPrChange>
        </w:rPr>
      </w:pPr>
      <w:r w:rsidRPr="001E7938">
        <w:rPr>
          <w:lang w:val="en-US"/>
          <w:rPrChange w:id="290" w:author="Autor">
            <w:rPr/>
          </w:rPrChange>
        </w:rPr>
        <w:t>adb logcat –s Unity</w:t>
      </w:r>
    </w:p>
    <w:p w14:paraId="6CBE30D1" w14:textId="04CB79A5" w:rsidR="00683DAD" w:rsidRPr="001E7938" w:rsidRDefault="00683DAD" w:rsidP="00683DAD">
      <w:pPr>
        <w:pStyle w:val="Code"/>
        <w:rPr>
          <w:lang w:val="en-US"/>
          <w:rPrChange w:id="291" w:author="Autor">
            <w:rPr/>
          </w:rPrChange>
        </w:rPr>
      </w:pPr>
      <w:r w:rsidRPr="001E7938">
        <w:rPr>
          <w:lang w:val="en-US"/>
          <w:rPrChange w:id="292" w:author="Autor">
            <w:rPr/>
          </w:rPrChange>
        </w:rPr>
        <w:t>adb logcat</w:t>
      </w:r>
      <w:r w:rsidR="007E5DAC" w:rsidRPr="001E7938">
        <w:rPr>
          <w:lang w:val="en-US"/>
          <w:rPrChange w:id="293" w:author="Autor">
            <w:rPr/>
          </w:rPrChange>
        </w:rPr>
        <w:t xml:space="preserve"> –s Unity ActivityManager PackageManager dalvikvm DEBUG</w:t>
      </w:r>
    </w:p>
    <w:p w14:paraId="2F7691EF" w14:textId="4AF0E0AC" w:rsidR="00A81687" w:rsidRDefault="007E5DAC" w:rsidP="007E5DAC">
      <w:pPr>
        <w:pStyle w:val="Beschriftung"/>
      </w:pPr>
      <w:bookmarkStart w:id="294" w:name="_Toc411006837"/>
      <w:r>
        <w:t xml:space="preserve">Listing </w:t>
      </w:r>
      <w:r w:rsidR="00347A8B">
        <w:fldChar w:fldCharType="begin"/>
      </w:r>
      <w:r w:rsidR="00347A8B">
        <w:instrText xml:space="preserve"> STYLEREF 1 \s </w:instrText>
      </w:r>
      <w:r w:rsidR="00347A8B">
        <w:fldChar w:fldCharType="separate"/>
      </w:r>
      <w:r w:rsidR="000D0636">
        <w:rPr>
          <w:noProof/>
        </w:rPr>
        <w:t>2</w:t>
      </w:r>
      <w:r w:rsidR="00347A8B">
        <w:rPr>
          <w:noProof/>
        </w:rPr>
        <w:fldChar w:fldCharType="end"/>
      </w:r>
      <w:r w:rsidR="002B0D9C">
        <w:t>.</w:t>
      </w:r>
      <w:r w:rsidR="00347A8B">
        <w:fldChar w:fldCharType="begin"/>
      </w:r>
      <w:r w:rsidR="00347A8B">
        <w:instrText xml:space="preserve"> SEQ Listing \* AR</w:instrText>
      </w:r>
      <w:r w:rsidR="00347A8B">
        <w:instrText xml:space="preserve">ABIC \s 1 </w:instrText>
      </w:r>
      <w:r w:rsidR="00347A8B">
        <w:fldChar w:fldCharType="separate"/>
      </w:r>
      <w:r w:rsidR="000D0636">
        <w:rPr>
          <w:noProof/>
        </w:rPr>
        <w:t>15</w:t>
      </w:r>
      <w:r w:rsidR="00347A8B">
        <w:rPr>
          <w:noProof/>
        </w:rPr>
        <w:fldChar w:fldCharType="end"/>
      </w:r>
      <w:r>
        <w:t xml:space="preserve"> Logging über adb logcat</w:t>
      </w:r>
      <w:bookmarkEnd w:id="294"/>
    </w:p>
    <w:p w14:paraId="4F81053C" w14:textId="77777777" w:rsidR="00A81687" w:rsidRDefault="00A81687">
      <w:pPr>
        <w:spacing w:before="0" w:after="0" w:line="240" w:lineRule="auto"/>
        <w:jc w:val="left"/>
        <w:rPr>
          <w:b/>
          <w:bCs/>
          <w:sz w:val="20"/>
          <w:szCs w:val="20"/>
        </w:rPr>
      </w:pPr>
      <w:r>
        <w:br w:type="page"/>
      </w:r>
    </w:p>
    <w:p w14:paraId="2C414F37" w14:textId="76D5065C" w:rsidR="00E84638" w:rsidRDefault="00C73C00" w:rsidP="00E84638">
      <w:pPr>
        <w:pStyle w:val="berschrift3"/>
      </w:pPr>
      <w:bookmarkStart w:id="295" w:name="_Toc411006736"/>
      <w:r>
        <w:lastRenderedPageBreak/>
        <w:t>Build Prozess</w:t>
      </w:r>
      <w:bookmarkEnd w:id="295"/>
    </w:p>
    <w:p w14:paraId="15701534" w14:textId="77777777" w:rsidR="002313A5" w:rsidRDefault="002313A5" w:rsidP="002313A5"/>
    <w:p w14:paraId="2CEB7AA1" w14:textId="0256D23F" w:rsidR="00B83673" w:rsidRDefault="00B83673" w:rsidP="00A73DA2">
      <w:r>
        <w:t xml:space="preserve">Um eine fertige App nun zu Erstellen und auf ein mobiles Gerät zu bringen, werden die Build Settings genutzt. </w:t>
      </w:r>
      <w:r w:rsidR="00101CD4">
        <w:t>Man kann hier</w:t>
      </w:r>
      <w:r>
        <w:t xml:space="preserve"> Einstellungen bezüglich des Zielbetriebssystems </w:t>
      </w:r>
      <w:r w:rsidR="00101CD4">
        <w:t>vornehmen</w:t>
      </w:r>
      <w:r>
        <w:t>. Bei mobilen Geräten muss dieses per USB an den PC angeschlossen sein</w:t>
      </w:r>
      <w:r w:rsidR="00070602">
        <w:t xml:space="preserve"> [Sei14]</w:t>
      </w:r>
      <w:r>
        <w:t>.</w:t>
      </w:r>
    </w:p>
    <w:p w14:paraId="39191757" w14:textId="5477CEA5" w:rsidR="00B83673" w:rsidRDefault="008665DB" w:rsidP="002313A5">
      <w:r>
        <w:rPr>
          <w:noProof/>
        </w:rPr>
        <mc:AlternateContent>
          <mc:Choice Requires="wps">
            <w:drawing>
              <wp:anchor distT="0" distB="0" distL="114300" distR="114300" simplePos="0" relativeHeight="251730944" behindDoc="0" locked="0" layoutInCell="1" allowOverlap="1" wp14:anchorId="1B63F781" wp14:editId="75573167">
                <wp:simplePos x="0" y="0"/>
                <wp:positionH relativeFrom="column">
                  <wp:posOffset>3815715</wp:posOffset>
                </wp:positionH>
                <wp:positionV relativeFrom="paragraph">
                  <wp:posOffset>3688715</wp:posOffset>
                </wp:positionV>
                <wp:extent cx="1670050" cy="396240"/>
                <wp:effectExtent l="0" t="0" r="6350" b="3810"/>
                <wp:wrapTopAndBottom/>
                <wp:docPr id="38" name="Textfeld 38"/>
                <wp:cNvGraphicFramePr/>
                <a:graphic xmlns:a="http://schemas.openxmlformats.org/drawingml/2006/main">
                  <a:graphicData uri="http://schemas.microsoft.com/office/word/2010/wordprocessingShape">
                    <wps:wsp>
                      <wps:cNvSpPr txBox="1"/>
                      <wps:spPr>
                        <a:xfrm>
                          <a:off x="0" y="0"/>
                          <a:ext cx="1670050" cy="396240"/>
                        </a:xfrm>
                        <a:prstGeom prst="rect">
                          <a:avLst/>
                        </a:prstGeom>
                        <a:solidFill>
                          <a:prstClr val="white"/>
                        </a:solidFill>
                        <a:ln>
                          <a:noFill/>
                        </a:ln>
                        <a:effectLst/>
                      </wps:spPr>
                      <wps:txbx>
                        <w:txbxContent>
                          <w:p w14:paraId="0FFC81D4" w14:textId="09CC22D1" w:rsidR="003F7CAE" w:rsidRDefault="003F7CAE" w:rsidP="00B83673">
                            <w:pPr>
                              <w:pStyle w:val="Beschriftung"/>
                              <w:jc w:val="left"/>
                            </w:pPr>
                            <w:bookmarkStart w:id="296" w:name="_Toc411006802"/>
                            <w:r>
                              <w:t xml:space="preserve">Abb. </w:t>
                            </w:r>
                            <w:r w:rsidR="00347A8B">
                              <w:fldChar w:fldCharType="begin"/>
                            </w:r>
                            <w:r w:rsidR="00347A8B">
                              <w:instrText xml:space="preserve"> STYLEREF 1 \s </w:instrText>
                            </w:r>
                            <w:r w:rsidR="00347A8B">
                              <w:fldChar w:fldCharType="separate"/>
                            </w:r>
                            <w:r>
                              <w:rPr>
                                <w:noProof/>
                              </w:rPr>
                              <w:t>2</w:t>
                            </w:r>
                            <w:r w:rsidR="00347A8B">
                              <w:rPr>
                                <w:noProof/>
                              </w:rPr>
                              <w:fldChar w:fldCharType="end"/>
                            </w:r>
                            <w:r>
                              <w:t>.</w:t>
                            </w:r>
                            <w:r w:rsidR="00347A8B">
                              <w:fldChar w:fldCharType="begin"/>
                            </w:r>
                            <w:r w:rsidR="00347A8B">
                              <w:instrText xml:space="preserve"> SEQ Abb. \* ARABIC \s 1 </w:instrText>
                            </w:r>
                            <w:r w:rsidR="00347A8B">
                              <w:fldChar w:fldCharType="separate"/>
                            </w:r>
                            <w:r>
                              <w:rPr>
                                <w:noProof/>
                              </w:rPr>
                              <w:t>15</w:t>
                            </w:r>
                            <w:r w:rsidR="00347A8B">
                              <w:rPr>
                                <w:noProof/>
                              </w:rPr>
                              <w:fldChar w:fldCharType="end"/>
                            </w:r>
                            <w:r>
                              <w:t xml:space="preserve"> Ansicht der Build Settings für Android</w:t>
                            </w:r>
                            <w:bookmarkEnd w:id="296"/>
                          </w:p>
                          <w:p w14:paraId="3F32825C" w14:textId="77777777" w:rsidR="003F7CAE" w:rsidRPr="00A73DA2" w:rsidRDefault="003F7CAE" w:rsidP="00A73DA2"/>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63F781" id="Textfeld 38" o:spid="_x0000_s1038" type="#_x0000_t202" style="position:absolute;left:0;text-align:left;margin-left:300.45pt;margin-top:290.45pt;width:131.5pt;height:31.2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" stroked="f">
                <v:textbox inset="0,0,0,0">
                  <w:txbxContent>
                    <w:p w14:paraId="0FFC81D4" w14:textId="09CC22D1" w:rsidR="003F7CAE" w:rsidRDefault="003F7CAE" w:rsidP="00B83673">
                      <w:pPr>
                        <w:pStyle w:val="Beschriftung"/>
                        <w:jc w:val="left"/>
                      </w:pPr>
                      <w:bookmarkStart w:id="297" w:name="_Toc411006802"/>
                      <w:r>
                        <w:t xml:space="preserve">Abb. </w:t>
                      </w:r>
                      <w:r w:rsidR="00347A8B">
                        <w:fldChar w:fldCharType="begin"/>
                      </w:r>
                      <w:r w:rsidR="00347A8B">
                        <w:instrText xml:space="preserve"> STYLEREF 1 \s </w:instrText>
                      </w:r>
                      <w:r w:rsidR="00347A8B">
                        <w:fldChar w:fldCharType="separate"/>
                      </w:r>
                      <w:r>
                        <w:rPr>
                          <w:noProof/>
                        </w:rPr>
                        <w:t>2</w:t>
                      </w:r>
                      <w:r w:rsidR="00347A8B">
                        <w:rPr>
                          <w:noProof/>
                        </w:rPr>
                        <w:fldChar w:fldCharType="end"/>
                      </w:r>
                      <w:r>
                        <w:t>.</w:t>
                      </w:r>
                      <w:r w:rsidR="00347A8B">
                        <w:fldChar w:fldCharType="begin"/>
                      </w:r>
                      <w:r w:rsidR="00347A8B">
                        <w:instrText xml:space="preserve"> SEQ Abb. \* ARABIC \s 1 </w:instrText>
                      </w:r>
                      <w:r w:rsidR="00347A8B">
                        <w:fldChar w:fldCharType="separate"/>
                      </w:r>
                      <w:r>
                        <w:rPr>
                          <w:noProof/>
                        </w:rPr>
                        <w:t>15</w:t>
                      </w:r>
                      <w:r w:rsidR="00347A8B">
                        <w:rPr>
                          <w:noProof/>
                        </w:rPr>
                        <w:fldChar w:fldCharType="end"/>
                      </w:r>
                      <w:r>
                        <w:t xml:space="preserve"> Ansicht der Build Settings für Android</w:t>
                      </w:r>
                      <w:bookmarkEnd w:id="297"/>
                    </w:p>
                    <w:p w14:paraId="3F32825C" w14:textId="77777777" w:rsidR="003F7CAE" w:rsidRPr="00A73DA2" w:rsidRDefault="003F7CAE" w:rsidP="00A73DA2"/>
                  </w:txbxContent>
                </v:textbox>
                <w10:wrap type="topAndBottom"/>
              </v:shape>
            </w:pict>
          </mc:Fallback>
        </mc:AlternateContent>
      </w:r>
    </w:p>
    <w:p w14:paraId="7AE41CFC" w14:textId="6E01C1E1" w:rsidR="00A73DA2" w:rsidRDefault="00B83673" w:rsidP="00A73DA2">
      <w:pPr>
        <w:spacing w:before="0" w:after="0" w:line="240" w:lineRule="auto"/>
        <w:jc w:val="left"/>
      </w:pPr>
      <w:r>
        <w:rPr>
          <w:noProof/>
        </w:rPr>
        <w:drawing>
          <wp:anchor distT="0" distB="0" distL="114300" distR="114300" simplePos="0" relativeHeight="251728896" behindDoc="0" locked="0" layoutInCell="1" allowOverlap="1" wp14:anchorId="62026760" wp14:editId="14164FCF">
            <wp:simplePos x="0" y="0"/>
            <wp:positionH relativeFrom="column">
              <wp:posOffset>-1833</wp:posOffset>
            </wp:positionH>
            <wp:positionV relativeFrom="paragraph">
              <wp:posOffset>-3271</wp:posOffset>
            </wp:positionV>
            <wp:extent cx="3453465" cy="3752491"/>
            <wp:effectExtent l="0" t="0" r="0" b="635"/>
            <wp:wrapTopAndBottom/>
            <wp:docPr id="34" name="Grafik 34" descr="C:\projects\_ba\doc\img\build_setti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projects\_ba\doc\img\build_settings.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453465" cy="375249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4115F7D" w14:textId="2DC2DEEF" w:rsidR="00B83673" w:rsidRPr="002313A5" w:rsidRDefault="00070602" w:rsidP="007614E2">
      <w:r>
        <w:t xml:space="preserve">In den Build Settings können neben der Zielplattform auch die zu nutzenden Szenen sowie Einstellungen für das Debuggen und die Performancebeobachtung gemacht werden. Um eine App am Beispiel von Android nun auf das Testgerät zu übertragen, </w:t>
      </w:r>
      <w:r w:rsidR="00101CD4">
        <w:t>wird</w:t>
      </w:r>
      <w:r>
        <w:t xml:space="preserve"> Build and Run betätigt. Dadurch erzeugt Unity eine entsprechende Datei, bei Android .apk</w:t>
      </w:r>
      <w:r w:rsidR="00287475">
        <w:t>,</w:t>
      </w:r>
      <w:r>
        <w:t xml:space="preserve"> auf dem PC und überträg</w:t>
      </w:r>
      <w:r w:rsidR="00287475">
        <w:t>t die</w:t>
      </w:r>
      <w:r>
        <w:t>selbe</w:t>
      </w:r>
      <w:r w:rsidR="00287475">
        <w:t xml:space="preserve"> auf das Testgerät [Sei14].</w:t>
      </w:r>
    </w:p>
    <w:p w14:paraId="6CE508E2" w14:textId="24C26DEF" w:rsidR="0015703F" w:rsidRDefault="0015703F" w:rsidP="0015703F"/>
    <w:p w14:paraId="38290A4C" w14:textId="77777777" w:rsidR="0015703F" w:rsidRPr="00FD2A51" w:rsidRDefault="0015703F" w:rsidP="00FD2A51">
      <w:pPr>
        <w:sectPr w:rsidR="0015703F" w:rsidRPr="00FD2A51" w:rsidSect="00CF380C">
          <w:pgSz w:w="11906" w:h="16838" w:code="9"/>
          <w:pgMar w:top="1531" w:right="1418" w:bottom="1701" w:left="1701" w:header="510" w:footer="624" w:gutter="0"/>
          <w:cols w:space="708"/>
          <w:docGrid w:linePitch="360"/>
        </w:sectPr>
      </w:pPr>
    </w:p>
    <w:p w14:paraId="1B470396" w14:textId="0769E0F2" w:rsidR="006A3E8E" w:rsidRDefault="00572448" w:rsidP="006A3E8E">
      <w:pPr>
        <w:pStyle w:val="berschrift1"/>
      </w:pPr>
      <w:bookmarkStart w:id="298" w:name="_Toc411006737"/>
      <w:r w:rsidRPr="005073E9">
        <w:rPr>
          <w:rFonts w:cs="Helvetica"/>
          <w:noProof/>
          <w:color w:val="FCFCFC" w:themeColor="background1"/>
          <w:sz w:val="22"/>
        </w:rPr>
        <w:lastRenderedPageBreak/>
        <mc:AlternateContent>
          <mc:Choice Requires="wps">
            <w:drawing>
              <wp:anchor distT="0" distB="0" distL="114300" distR="114300" simplePos="0" relativeHeight="251675648" behindDoc="1" locked="0" layoutInCell="1" allowOverlap="1" wp14:anchorId="7A3EED99" wp14:editId="61BC70B7">
                <wp:simplePos x="0" y="0"/>
                <wp:positionH relativeFrom="page">
                  <wp:align>left</wp:align>
                </wp:positionH>
                <wp:positionV relativeFrom="paragraph">
                  <wp:posOffset>-439102</wp:posOffset>
                </wp:positionV>
                <wp:extent cx="436247" cy="1507490"/>
                <wp:effectExtent l="0" t="2222" r="0" b="0"/>
                <wp:wrapNone/>
                <wp:docPr id="15" name="Rechteck 15"/>
                <wp:cNvGraphicFramePr/>
                <a:graphic xmlns:a="http://schemas.openxmlformats.org/drawingml/2006/main">
                  <a:graphicData uri="http://schemas.microsoft.com/office/word/2010/wordprocessingShape">
                    <wps:wsp>
                      <wps:cNvSpPr/>
                      <wps:spPr>
                        <a:xfrm rot="5400000">
                          <a:off x="0" y="0"/>
                          <a:ext cx="436247" cy="150749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805E3B" id="Rechteck 15" o:spid="_x0000_s1026" style="position:absolute;margin-left:0;margin-top:-34.55pt;width:34.35pt;height:118.7pt;rotation:90;z-index:-251640832;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" fillcolor="#303338" stroked="f" strokeweight="2pt">
                <w10:wrap anchorx="page"/>
              </v:rect>
            </w:pict>
          </mc:Fallback>
        </mc:AlternateContent>
      </w:r>
      <w:r w:rsidR="00FA7E5E">
        <w:t>A</w:t>
      </w:r>
      <w:r w:rsidR="00DA2366">
        <w:t>nalyse</w:t>
      </w:r>
      <w:bookmarkEnd w:id="298"/>
    </w:p>
    <w:p w14:paraId="5047AA1A" w14:textId="77777777" w:rsidR="00E20D0E" w:rsidRDefault="00E20D0E" w:rsidP="00B729AB"/>
    <w:p w14:paraId="4E3271EC" w14:textId="77777777" w:rsidR="00643B3C" w:rsidRDefault="00643B3C" w:rsidP="00B729AB"/>
    <w:p w14:paraId="16DE25AD" w14:textId="11C77B8E" w:rsidR="00947303" w:rsidRDefault="00E20D0E" w:rsidP="002E2470">
      <w:r>
        <w:t xml:space="preserve">In diesem Abschnitt findet eine Analyse der umzusetzenden prototypischen Applikation </w:t>
      </w:r>
      <w:r w:rsidR="0003518C">
        <w:t xml:space="preserve">sowie des Controllers statt. Die Evaluation des Controllers ist in den Abschnitten 4 und 5 zu finden. Dieser Teil soll </w:t>
      </w:r>
      <w:r w:rsidR="00830E64">
        <w:t>der</w:t>
      </w:r>
      <w:r w:rsidR="0003518C">
        <w:t xml:space="preserve"> </w:t>
      </w:r>
      <w:r w:rsidR="00830E64">
        <w:t>Abgrenzung</w:t>
      </w:r>
      <w:r w:rsidR="0003518C">
        <w:t xml:space="preserve"> dienen und einen Überblick über die Anforderungen an das umzusetzende Produkt geben</w:t>
      </w:r>
      <w:r>
        <w:t xml:space="preserve">. Dabei wird auf </w:t>
      </w:r>
      <w:r w:rsidR="003E0D58">
        <w:t>die Erkenntnisse</w:t>
      </w:r>
      <w:r>
        <w:t xml:space="preserve"> aus dem Vorbericht</w:t>
      </w:r>
      <w:r w:rsidR="00C76A07">
        <w:t xml:space="preserve"> [Bus14] aufgebaut.</w:t>
      </w:r>
    </w:p>
    <w:p w14:paraId="73CF74F4" w14:textId="77777777" w:rsidR="00BA63F5" w:rsidRPr="00B729AB" w:rsidRDefault="00BA63F5" w:rsidP="00B729AB"/>
    <w:p w14:paraId="5760E462" w14:textId="61C56D19" w:rsidR="00DE50F4" w:rsidRDefault="00666D27" w:rsidP="00DE50F4">
      <w:pPr>
        <w:pStyle w:val="berschrift2"/>
      </w:pPr>
      <w:bookmarkStart w:id="299" w:name="_Toc411006738"/>
      <w:r>
        <w:t>Systemidee</w:t>
      </w:r>
      <w:bookmarkEnd w:id="299"/>
      <w:r w:rsidR="00794E2A">
        <w:t xml:space="preserve"> </w:t>
      </w:r>
    </w:p>
    <w:p w14:paraId="75016D0A" w14:textId="77777777" w:rsidR="00AB555B" w:rsidRPr="00AB555B" w:rsidRDefault="00AB555B" w:rsidP="00AB555B"/>
    <w:p w14:paraId="52637816" w14:textId="372931F2" w:rsidR="002633DF" w:rsidRDefault="00C90299" w:rsidP="002633DF">
      <w:r>
        <w:t>Die Idee ist es einen Controller zu evaluieren, der eine prototypische VR-App aus Sich</w:t>
      </w:r>
      <w:r w:rsidR="00BC53BD">
        <w:t xml:space="preserve">t des Nutzers steuern kann. Weiterhin </w:t>
      </w:r>
      <w:r w:rsidR="002C1142">
        <w:t>sollen</w:t>
      </w:r>
      <w:r>
        <w:t xml:space="preserve"> mögliche in der Entwicklung befindliche oder theoretische Ansätze betrachtet und mit einbezogen</w:t>
      </w:r>
      <w:r w:rsidR="002C1142">
        <w:t xml:space="preserve"> werden</w:t>
      </w:r>
      <w:r>
        <w:t>.</w:t>
      </w:r>
    </w:p>
    <w:p w14:paraId="1ACD9CA8" w14:textId="77777777" w:rsidR="00947303" w:rsidRPr="002633DF" w:rsidRDefault="00947303" w:rsidP="002633DF"/>
    <w:p w14:paraId="012A6225" w14:textId="61646FCC" w:rsidR="00DE50F4" w:rsidRDefault="00DE50F4" w:rsidP="00DE50F4">
      <w:pPr>
        <w:pStyle w:val="berschrift2"/>
      </w:pPr>
      <w:bookmarkStart w:id="300" w:name="_Toc411006739"/>
      <w:r>
        <w:t>Stakeholder</w:t>
      </w:r>
      <w:bookmarkEnd w:id="300"/>
    </w:p>
    <w:p w14:paraId="65018515" w14:textId="77777777" w:rsidR="00727B60" w:rsidRDefault="00727B60" w:rsidP="00727B60"/>
    <w:p w14:paraId="065B53C5" w14:textId="50D956F1" w:rsidR="00727B60" w:rsidRPr="00727B60" w:rsidRDefault="00727B60" w:rsidP="00727B60">
      <w:r>
        <w:t>Die Rolle der Stakeholder ist minimal, da die gewonnenen Erkenntnisse in kein aktuelles in der Entwicklung befindliches Projekt miteinfließen. Folgende Tabelle stellt eine Übersicht über vorhandene Stakeholder und deren Einfluss dar.</w:t>
      </w:r>
    </w:p>
    <w:p w14:paraId="09FCD1C6" w14:textId="77777777" w:rsidR="00830E64" w:rsidRPr="00F178B8" w:rsidRDefault="00830E64" w:rsidP="00F178B8"/>
    <w:tbl>
      <w:tblPr>
        <w:tblStyle w:val="EinfacheTabelle21"/>
        <w:tblW w:w="0" w:type="auto"/>
        <w:shd w:val="clear" w:color="auto" w:fill="AAAFB6"/>
        <w:tblLook w:val="04A0" w:firstRow="1" w:lastRow="0" w:firstColumn="1" w:lastColumn="0" w:noHBand="0" w:noVBand="1"/>
      </w:tblPr>
      <w:tblGrid>
        <w:gridCol w:w="1524"/>
        <w:gridCol w:w="2471"/>
        <w:gridCol w:w="2409"/>
        <w:gridCol w:w="2540"/>
      </w:tblGrid>
      <w:tr w:rsidR="00F44104" w14:paraId="200DCD42" w14:textId="77777777" w:rsidTr="008D16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shd w:val="clear" w:color="auto" w:fill="AAAFB6"/>
          </w:tcPr>
          <w:p w14:paraId="7AFF525C" w14:textId="76DD242D" w:rsidR="00F44104" w:rsidRDefault="00F44104" w:rsidP="002633DF">
            <w:r>
              <w:t>Rolle</w:t>
            </w:r>
          </w:p>
        </w:tc>
        <w:tc>
          <w:tcPr>
            <w:tcW w:w="2410" w:type="dxa"/>
            <w:shd w:val="clear" w:color="auto" w:fill="AAAFB6"/>
          </w:tcPr>
          <w:p w14:paraId="300789E3" w14:textId="1CC1C1FE" w:rsidR="00F44104" w:rsidRDefault="00F44104" w:rsidP="002633DF">
            <w:pPr>
              <w:cnfStyle w:val="100000000000" w:firstRow="1" w:lastRow="0" w:firstColumn="0" w:lastColumn="0" w:oddVBand="0" w:evenVBand="0" w:oddHBand="0" w:evenHBand="0" w:firstRowFirstColumn="0" w:firstRowLastColumn="0" w:lastRowFirstColumn="0" w:lastRowLastColumn="0"/>
            </w:pPr>
            <w:r>
              <w:t>Beschreibung</w:t>
            </w:r>
          </w:p>
        </w:tc>
        <w:tc>
          <w:tcPr>
            <w:tcW w:w="2409" w:type="dxa"/>
            <w:shd w:val="clear" w:color="auto" w:fill="AAAFB6"/>
          </w:tcPr>
          <w:p w14:paraId="2C4183B0" w14:textId="1EF3B5B7" w:rsidR="00F44104" w:rsidRDefault="000C0136" w:rsidP="002633DF">
            <w:pPr>
              <w:cnfStyle w:val="100000000000" w:firstRow="1" w:lastRow="0" w:firstColumn="0" w:lastColumn="0" w:oddVBand="0" w:evenVBand="0" w:oddHBand="0" w:evenHBand="0" w:firstRowFirstColumn="0" w:firstRowLastColumn="0" w:lastRowFirstColumn="0" w:lastRowLastColumn="0"/>
            </w:pPr>
            <w:r>
              <w:t>Wissen</w:t>
            </w:r>
          </w:p>
        </w:tc>
        <w:tc>
          <w:tcPr>
            <w:tcW w:w="2540" w:type="dxa"/>
            <w:shd w:val="clear" w:color="auto" w:fill="AAAFB6"/>
          </w:tcPr>
          <w:p w14:paraId="6865AF95" w14:textId="4EBC4658" w:rsidR="00F44104" w:rsidRDefault="00830E64" w:rsidP="002633DF">
            <w:pPr>
              <w:cnfStyle w:val="100000000000" w:firstRow="1" w:lastRow="0" w:firstColumn="0" w:lastColumn="0" w:oddVBand="0" w:evenVBand="0" w:oddHBand="0" w:evenHBand="0" w:firstRowFirstColumn="0" w:firstRowLastColumn="0" w:lastRowFirstColumn="0" w:lastRowLastColumn="0"/>
            </w:pPr>
            <w:r>
              <w:t>Relevanz</w:t>
            </w:r>
          </w:p>
        </w:tc>
      </w:tr>
      <w:tr w:rsidR="000C0136" w14:paraId="08817D75" w14:textId="77777777" w:rsidTr="008D16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shd w:val="clear" w:color="auto" w:fill="FCFCFC" w:themeFill="background1"/>
          </w:tcPr>
          <w:p w14:paraId="78ED5816" w14:textId="5967717E" w:rsidR="000C0136" w:rsidRPr="000C0136" w:rsidRDefault="007E3301" w:rsidP="00EF1D1C">
            <w:pPr>
              <w:jc w:val="left"/>
              <w:rPr>
                <w:b w:val="0"/>
              </w:rPr>
            </w:pPr>
            <w:r>
              <w:rPr>
                <w:b w:val="0"/>
              </w:rPr>
              <w:t>Betreuer im Unternehmen</w:t>
            </w:r>
          </w:p>
        </w:tc>
        <w:tc>
          <w:tcPr>
            <w:tcW w:w="2410" w:type="dxa"/>
            <w:shd w:val="clear" w:color="auto" w:fill="FCFCFC" w:themeFill="background1"/>
          </w:tcPr>
          <w:p w14:paraId="4459338F" w14:textId="7BAD8A8A" w:rsidR="000C0136" w:rsidRPr="000C0136" w:rsidRDefault="00BE7006" w:rsidP="00EF1D1C">
            <w:pPr>
              <w:jc w:val="left"/>
              <w:cnfStyle w:val="000000100000" w:firstRow="0" w:lastRow="0" w:firstColumn="0" w:lastColumn="0" w:oddVBand="0" w:evenVBand="0" w:oddHBand="1" w:evenHBand="0" w:firstRowFirstColumn="0" w:firstRowLastColumn="0" w:lastRowFirstColumn="0" w:lastRowLastColumn="0"/>
            </w:pPr>
            <w:r>
              <w:t xml:space="preserve">Ansprechpartner, </w:t>
            </w:r>
            <w:r w:rsidR="00EF1D1C">
              <w:t>g</w:t>
            </w:r>
            <w:r w:rsidR="006B1837">
              <w:t>ibt Ziele vor</w:t>
            </w:r>
          </w:p>
        </w:tc>
        <w:tc>
          <w:tcPr>
            <w:tcW w:w="2409" w:type="dxa"/>
            <w:shd w:val="clear" w:color="auto" w:fill="FCFCFC" w:themeFill="background1"/>
          </w:tcPr>
          <w:p w14:paraId="2D1BE09F" w14:textId="4ABE61EC" w:rsidR="000C0136" w:rsidRPr="000C0136" w:rsidRDefault="006B1837" w:rsidP="00194A31">
            <w:pPr>
              <w:jc w:val="left"/>
              <w:cnfStyle w:val="000000100000" w:firstRow="0" w:lastRow="0" w:firstColumn="0" w:lastColumn="0" w:oddVBand="0" w:evenVBand="0" w:oddHBand="1" w:evenHBand="0" w:firstRowFirstColumn="0" w:firstRowLastColumn="0" w:lastRowFirstColumn="0" w:lastRowLastColumn="0"/>
            </w:pPr>
            <w:r>
              <w:t xml:space="preserve">Kennt sich mit der Thematik </w:t>
            </w:r>
            <w:r w:rsidR="00194A31">
              <w:t>aus</w:t>
            </w:r>
          </w:p>
        </w:tc>
        <w:tc>
          <w:tcPr>
            <w:tcW w:w="2540" w:type="dxa"/>
            <w:shd w:val="clear" w:color="auto" w:fill="FCFCFC" w:themeFill="background1"/>
          </w:tcPr>
          <w:p w14:paraId="21850E47" w14:textId="04BF79E6" w:rsidR="000C0136" w:rsidRPr="000C0136" w:rsidRDefault="006B1837" w:rsidP="00EF1D1C">
            <w:pPr>
              <w:jc w:val="left"/>
              <w:cnfStyle w:val="000000100000" w:firstRow="0" w:lastRow="0" w:firstColumn="0" w:lastColumn="0" w:oddVBand="0" w:evenVBand="0" w:oddHBand="1" w:evenHBand="0" w:firstRowFirstColumn="0" w:firstRowLastColumn="0" w:lastRowFirstColumn="0" w:lastRowLastColumn="0"/>
            </w:pPr>
            <w:r>
              <w:t>Interesse an den gewonnen Erkenntnissen</w:t>
            </w:r>
            <w:r w:rsidR="00194A31">
              <w:t>, Nutzung der gewonnenen Erkenntnisse</w:t>
            </w:r>
          </w:p>
        </w:tc>
      </w:tr>
      <w:tr w:rsidR="00830E64" w14:paraId="7E54EF5A" w14:textId="77777777" w:rsidTr="008D169C">
        <w:tc>
          <w:tcPr>
            <w:cnfStyle w:val="001000000000" w:firstRow="0" w:lastRow="0" w:firstColumn="1" w:lastColumn="0" w:oddVBand="0" w:evenVBand="0" w:oddHBand="0" w:evenHBand="0" w:firstRowFirstColumn="0" w:firstRowLastColumn="0" w:lastRowFirstColumn="0" w:lastRowLastColumn="0"/>
            <w:tcW w:w="1418" w:type="dxa"/>
            <w:shd w:val="clear" w:color="auto" w:fill="FCFCFC" w:themeFill="background1"/>
          </w:tcPr>
          <w:p w14:paraId="6C9E831E" w14:textId="1B6F3CCB" w:rsidR="00830E64" w:rsidRDefault="00830E64" w:rsidP="00EF1D1C">
            <w:pPr>
              <w:jc w:val="left"/>
              <w:rPr>
                <w:b w:val="0"/>
              </w:rPr>
            </w:pPr>
            <w:r>
              <w:rPr>
                <w:b w:val="0"/>
              </w:rPr>
              <w:lastRenderedPageBreak/>
              <w:t>Betreuer an der Hochschule</w:t>
            </w:r>
          </w:p>
        </w:tc>
        <w:tc>
          <w:tcPr>
            <w:tcW w:w="2410" w:type="dxa"/>
            <w:shd w:val="clear" w:color="auto" w:fill="FCFCFC" w:themeFill="background1"/>
          </w:tcPr>
          <w:p w14:paraId="18191A4D" w14:textId="4BA8BE6E" w:rsidR="00830E64" w:rsidRPr="000C0136" w:rsidRDefault="006B1837" w:rsidP="00EF1D1C">
            <w:pPr>
              <w:jc w:val="left"/>
              <w:cnfStyle w:val="000000000000" w:firstRow="0" w:lastRow="0" w:firstColumn="0" w:lastColumn="0" w:oddVBand="0" w:evenVBand="0" w:oddHBand="0" w:evenHBand="0" w:firstRowFirstColumn="0" w:firstRowLastColumn="0" w:lastRowFirstColumn="0" w:lastRowLastColumn="0"/>
            </w:pPr>
            <w:r>
              <w:t xml:space="preserve">Ansprechpartner, </w:t>
            </w:r>
            <w:r w:rsidR="00EF1D1C">
              <w:t>hilft bei möglichen Problemen</w:t>
            </w:r>
          </w:p>
        </w:tc>
        <w:tc>
          <w:tcPr>
            <w:tcW w:w="2409" w:type="dxa"/>
            <w:shd w:val="clear" w:color="auto" w:fill="FCFCFC" w:themeFill="background1"/>
          </w:tcPr>
          <w:p w14:paraId="1612ADF4" w14:textId="343B4FFB" w:rsidR="00830E64" w:rsidRPr="000C0136" w:rsidRDefault="00EF1D1C" w:rsidP="00EF1D1C">
            <w:pPr>
              <w:jc w:val="left"/>
              <w:cnfStyle w:val="000000000000" w:firstRow="0" w:lastRow="0" w:firstColumn="0" w:lastColumn="0" w:oddVBand="0" w:evenVBand="0" w:oddHBand="0" w:evenHBand="0" w:firstRowFirstColumn="0" w:firstRowLastColumn="0" w:lastRowFirstColumn="0" w:lastRowLastColumn="0"/>
            </w:pPr>
            <w:r>
              <w:t>Grundwissen vorhanden</w:t>
            </w:r>
          </w:p>
        </w:tc>
        <w:tc>
          <w:tcPr>
            <w:tcW w:w="2540" w:type="dxa"/>
            <w:shd w:val="clear" w:color="auto" w:fill="FCFCFC" w:themeFill="background1"/>
          </w:tcPr>
          <w:p w14:paraId="65A82309" w14:textId="62782CF1" w:rsidR="00830E64" w:rsidRPr="000C0136" w:rsidRDefault="00EF1D1C" w:rsidP="00EF1D1C">
            <w:pPr>
              <w:jc w:val="left"/>
              <w:cnfStyle w:val="000000000000" w:firstRow="0" w:lastRow="0" w:firstColumn="0" w:lastColumn="0" w:oddVBand="0" w:evenVBand="0" w:oddHBand="0" w:evenHBand="0" w:firstRowFirstColumn="0" w:firstRowLastColumn="0" w:lastRowFirstColumn="0" w:lastRowLastColumn="0"/>
            </w:pPr>
            <w:r>
              <w:t>Prüft die Ergebnisse</w:t>
            </w:r>
          </w:p>
        </w:tc>
      </w:tr>
      <w:tr w:rsidR="000C0136" w14:paraId="25A3081D" w14:textId="77777777" w:rsidTr="008D16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shd w:val="clear" w:color="auto" w:fill="FCFCFC" w:themeFill="background1"/>
          </w:tcPr>
          <w:p w14:paraId="02061634" w14:textId="7079CC0E" w:rsidR="000C0136" w:rsidRPr="000C0136" w:rsidRDefault="007E3301" w:rsidP="00EF1D1C">
            <w:pPr>
              <w:jc w:val="left"/>
              <w:rPr>
                <w:b w:val="0"/>
              </w:rPr>
            </w:pPr>
            <w:r>
              <w:rPr>
                <w:b w:val="0"/>
              </w:rPr>
              <w:t>Firma</w:t>
            </w:r>
          </w:p>
        </w:tc>
        <w:tc>
          <w:tcPr>
            <w:tcW w:w="2410" w:type="dxa"/>
            <w:shd w:val="clear" w:color="auto" w:fill="FCFCFC" w:themeFill="background1"/>
          </w:tcPr>
          <w:p w14:paraId="3E8E6CEE" w14:textId="376114CF" w:rsidR="000C0136" w:rsidRPr="000C0136" w:rsidRDefault="00EF1D1C" w:rsidP="00EF1D1C">
            <w:pPr>
              <w:jc w:val="left"/>
              <w:cnfStyle w:val="000000100000" w:firstRow="0" w:lastRow="0" w:firstColumn="0" w:lastColumn="0" w:oddVBand="0" w:evenVBand="0" w:oddHBand="1" w:evenHBand="0" w:firstRowFirstColumn="0" w:firstRowLastColumn="0" w:lastRowFirstColumn="0" w:lastRowLastColumn="0"/>
            </w:pPr>
            <w:r>
              <w:t>Stellt Entwicklungsumgebung</w:t>
            </w:r>
          </w:p>
        </w:tc>
        <w:tc>
          <w:tcPr>
            <w:tcW w:w="2409" w:type="dxa"/>
            <w:shd w:val="clear" w:color="auto" w:fill="FCFCFC" w:themeFill="background1"/>
          </w:tcPr>
          <w:p w14:paraId="78F5CE76" w14:textId="7B3153EC" w:rsidR="000C0136" w:rsidRPr="000C0136" w:rsidRDefault="00EF1D1C" w:rsidP="00EF1D1C">
            <w:pPr>
              <w:jc w:val="left"/>
              <w:cnfStyle w:val="000000100000" w:firstRow="0" w:lastRow="0" w:firstColumn="0" w:lastColumn="0" w:oddVBand="0" w:evenVBand="0" w:oddHBand="1" w:evenHBand="0" w:firstRowFirstColumn="0" w:firstRowLastColumn="0" w:lastRowFirstColumn="0" w:lastRowLastColumn="0"/>
            </w:pPr>
            <w:r>
              <w:t>Grundwissen vorhanden</w:t>
            </w:r>
          </w:p>
        </w:tc>
        <w:tc>
          <w:tcPr>
            <w:tcW w:w="2540" w:type="dxa"/>
            <w:shd w:val="clear" w:color="auto" w:fill="FCFCFC" w:themeFill="background1"/>
          </w:tcPr>
          <w:p w14:paraId="08FE7A35" w14:textId="40B413E4" w:rsidR="000C0136" w:rsidRPr="000C0136" w:rsidRDefault="00BD672C" w:rsidP="00EF1D1C">
            <w:pPr>
              <w:jc w:val="left"/>
              <w:cnfStyle w:val="000000100000" w:firstRow="0" w:lastRow="0" w:firstColumn="0" w:lastColumn="0" w:oddVBand="0" w:evenVBand="0" w:oddHBand="1" w:evenHBand="0" w:firstRowFirstColumn="0" w:firstRowLastColumn="0" w:lastRowFirstColumn="0" w:lastRowLastColumn="0"/>
            </w:pPr>
            <w:r>
              <w:t xml:space="preserve">Interesse an Ideen oder </w:t>
            </w:r>
            <w:r w:rsidR="00EF1D1C">
              <w:t xml:space="preserve">dem </w:t>
            </w:r>
            <w:r>
              <w:t>Prototypen der Umsetzung</w:t>
            </w:r>
            <w:r w:rsidR="00194A31">
              <w:t>, Nutzung dieser</w:t>
            </w:r>
          </w:p>
        </w:tc>
      </w:tr>
      <w:tr w:rsidR="00A61A14" w14:paraId="1EC5B12D" w14:textId="77777777" w:rsidTr="008D169C">
        <w:tc>
          <w:tcPr>
            <w:cnfStyle w:val="001000000000" w:firstRow="0" w:lastRow="0" w:firstColumn="1" w:lastColumn="0" w:oddVBand="0" w:evenVBand="0" w:oddHBand="0" w:evenHBand="0" w:firstRowFirstColumn="0" w:firstRowLastColumn="0" w:lastRowFirstColumn="0" w:lastRowLastColumn="0"/>
            <w:tcW w:w="1418" w:type="dxa"/>
            <w:shd w:val="clear" w:color="auto" w:fill="FCFCFC" w:themeFill="background1"/>
          </w:tcPr>
          <w:p w14:paraId="73D0C67D" w14:textId="212AC63E" w:rsidR="00A61A14" w:rsidRDefault="00A61A14" w:rsidP="00EF1D1C">
            <w:pPr>
              <w:jc w:val="left"/>
              <w:rPr>
                <w:b w:val="0"/>
              </w:rPr>
            </w:pPr>
            <w:r>
              <w:rPr>
                <w:b w:val="0"/>
              </w:rPr>
              <w:t>Anwender</w:t>
            </w:r>
          </w:p>
        </w:tc>
        <w:tc>
          <w:tcPr>
            <w:tcW w:w="2410" w:type="dxa"/>
            <w:shd w:val="clear" w:color="auto" w:fill="FCFCFC" w:themeFill="background1"/>
          </w:tcPr>
          <w:p w14:paraId="2B5BB0CF" w14:textId="06388848" w:rsidR="00A61A14" w:rsidRPr="000C0136" w:rsidRDefault="00EF1D1C" w:rsidP="00EF1D1C">
            <w:pPr>
              <w:jc w:val="left"/>
              <w:cnfStyle w:val="000000000000" w:firstRow="0" w:lastRow="0" w:firstColumn="0" w:lastColumn="0" w:oddVBand="0" w:evenVBand="0" w:oddHBand="0" w:evenHBand="0" w:firstRowFirstColumn="0" w:firstRowLastColumn="0" w:lastRowFirstColumn="0" w:lastRowLastColumn="0"/>
            </w:pPr>
            <w:r>
              <w:t>Ist ein Benutzer des Systems</w:t>
            </w:r>
          </w:p>
        </w:tc>
        <w:tc>
          <w:tcPr>
            <w:tcW w:w="2409" w:type="dxa"/>
            <w:shd w:val="clear" w:color="auto" w:fill="FCFCFC" w:themeFill="background1"/>
          </w:tcPr>
          <w:p w14:paraId="779AB15D" w14:textId="2E6D7DD2" w:rsidR="00A61A14" w:rsidRPr="000C0136" w:rsidRDefault="00EF1D1C" w:rsidP="00EF1D1C">
            <w:pPr>
              <w:jc w:val="left"/>
              <w:cnfStyle w:val="000000000000" w:firstRow="0" w:lastRow="0" w:firstColumn="0" w:lastColumn="0" w:oddVBand="0" w:evenVBand="0" w:oddHBand="0" w:evenHBand="0" w:firstRowFirstColumn="0" w:firstRowLastColumn="0" w:lastRowFirstColumn="0" w:lastRowLastColumn="0"/>
            </w:pPr>
            <w:r>
              <w:t>Kein Wissen vorhanden</w:t>
            </w:r>
          </w:p>
        </w:tc>
        <w:tc>
          <w:tcPr>
            <w:tcW w:w="2540" w:type="dxa"/>
            <w:shd w:val="clear" w:color="auto" w:fill="FCFCFC" w:themeFill="background1"/>
          </w:tcPr>
          <w:p w14:paraId="04933786" w14:textId="19F76546" w:rsidR="00A61A14" w:rsidRPr="000C0136" w:rsidRDefault="00EF1D1C" w:rsidP="00EF1D1C">
            <w:pPr>
              <w:keepNext/>
              <w:jc w:val="left"/>
              <w:cnfStyle w:val="000000000000" w:firstRow="0" w:lastRow="0" w:firstColumn="0" w:lastColumn="0" w:oddVBand="0" w:evenVBand="0" w:oddHBand="0" w:evenHBand="0" w:firstRowFirstColumn="0" w:firstRowLastColumn="0" w:lastRowFirstColumn="0" w:lastRowLastColumn="0"/>
            </w:pPr>
            <w:r>
              <w:t>möglicher Tester der prototypischen App</w:t>
            </w:r>
          </w:p>
        </w:tc>
      </w:tr>
    </w:tbl>
    <w:p w14:paraId="0B32969F" w14:textId="6F6F7C77" w:rsidR="00420299" w:rsidRDefault="00727B60" w:rsidP="00727B60">
      <w:pPr>
        <w:pStyle w:val="Beschriftung"/>
      </w:pPr>
      <w:bookmarkStart w:id="301" w:name="_Toc411006809"/>
      <w:r>
        <w:t xml:space="preserve">Tabelle </w:t>
      </w:r>
      <w:r w:rsidR="00347A8B">
        <w:fldChar w:fldCharType="begin"/>
      </w:r>
      <w:r w:rsidR="00347A8B">
        <w:instrText xml:space="preserve"> STYLEREF 1 \s </w:instrText>
      </w:r>
      <w:r w:rsidR="00347A8B">
        <w:fldChar w:fldCharType="separate"/>
      </w:r>
      <w:r w:rsidR="000D0636">
        <w:rPr>
          <w:noProof/>
        </w:rPr>
        <w:t>3</w:t>
      </w:r>
      <w:r w:rsidR="00347A8B">
        <w:rPr>
          <w:noProof/>
        </w:rPr>
        <w:fldChar w:fldCharType="end"/>
      </w:r>
      <w:r w:rsidR="001524C2">
        <w:t>.</w:t>
      </w:r>
      <w:r w:rsidR="00347A8B">
        <w:fldChar w:fldCharType="begin"/>
      </w:r>
      <w:r w:rsidR="00347A8B">
        <w:instrText xml:space="preserve"> SEQ Tabelle \* ARABIC \s 1 </w:instrText>
      </w:r>
      <w:r w:rsidR="00347A8B">
        <w:fldChar w:fldCharType="separate"/>
      </w:r>
      <w:r w:rsidR="000D0636">
        <w:rPr>
          <w:noProof/>
        </w:rPr>
        <w:t>1</w:t>
      </w:r>
      <w:r w:rsidR="00347A8B">
        <w:rPr>
          <w:noProof/>
        </w:rPr>
        <w:fldChar w:fldCharType="end"/>
      </w:r>
      <w:r>
        <w:t xml:space="preserve"> Übersicht der Stakeholder</w:t>
      </w:r>
      <w:bookmarkEnd w:id="301"/>
    </w:p>
    <w:p w14:paraId="4DCD552A" w14:textId="77777777" w:rsidR="00727B60" w:rsidRPr="00727B60" w:rsidRDefault="00727B60" w:rsidP="00727B60"/>
    <w:p w14:paraId="4C12415F" w14:textId="1DCCC166" w:rsidR="00666D27" w:rsidRDefault="00666D27" w:rsidP="00DE50F4">
      <w:pPr>
        <w:pStyle w:val="berschrift3"/>
      </w:pPr>
      <w:bookmarkStart w:id="302" w:name="_Toc411006740"/>
      <w:r>
        <w:t>Stakeholdermap</w:t>
      </w:r>
      <w:bookmarkEnd w:id="302"/>
    </w:p>
    <w:p w14:paraId="0985707A" w14:textId="3AEC051A" w:rsidR="00F818A4" w:rsidRPr="00F818A4" w:rsidRDefault="008C6B82" w:rsidP="00F818A4">
      <w:r>
        <w:rPr>
          <w:noProof/>
        </w:rPr>
        <mc:AlternateContent>
          <mc:Choice Requires="wps">
            <w:drawing>
              <wp:anchor distT="45720" distB="45720" distL="114300" distR="114300" simplePos="0" relativeHeight="251737088" behindDoc="0" locked="0" layoutInCell="1" allowOverlap="1" wp14:anchorId="348B466D" wp14:editId="68A2CC1A">
                <wp:simplePos x="0" y="0"/>
                <wp:positionH relativeFrom="column">
                  <wp:posOffset>-280035</wp:posOffset>
                </wp:positionH>
                <wp:positionV relativeFrom="paragraph">
                  <wp:posOffset>386081</wp:posOffset>
                </wp:positionV>
                <wp:extent cx="485775" cy="3148330"/>
                <wp:effectExtent l="0" t="0" r="0" b="0"/>
                <wp:wrapNone/>
                <wp:docPr id="3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5775" cy="3148330"/>
                        </a:xfrm>
                        <a:prstGeom prst="rect">
                          <a:avLst/>
                        </a:prstGeom>
                        <a:noFill/>
                        <a:ln w="9525">
                          <a:noFill/>
                          <a:miter lim="800000"/>
                          <a:headEnd/>
                          <a:tailEnd/>
                        </a:ln>
                      </wps:spPr>
                      <wps:txbx>
                        <w:txbxContent>
                          <w:p w14:paraId="485B07EE" w14:textId="5E2F9C37" w:rsidR="003F7CAE" w:rsidRDefault="003F7CAE" w:rsidP="003038B5">
                            <w:pPr>
                              <w:jc w:val="center"/>
                            </w:pPr>
                            <w:r>
                              <w:t>Einfluss</w:t>
                            </w:r>
                          </w:p>
                        </w:txbxContent>
                      </wps:txbx>
                      <wps:bodyPr rot="0" vert="vert270"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8B466D" id="Textfeld 2" o:spid="_x0000_s1039" type="#_x0000_t202" style="position:absolute;left:0;text-align:left;margin-left:-22.05pt;margin-top:30.4pt;width:38.25pt;height:247.9pt;z-index:2517370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" filled="f" stroked="f">
                <v:textbox style="layout-flow:vertical;mso-layout-flow-alt:bottom-to-top">
                  <w:txbxContent>
                    <w:p w14:paraId="485B07EE" w14:textId="5E2F9C37" w:rsidR="003F7CAE" w:rsidRDefault="003F7CAE" w:rsidP="003038B5">
                      <w:pPr>
                        <w:jc w:val="center"/>
                      </w:pPr>
                      <w:r>
                        <w:t>Einfluss</w:t>
                      </w:r>
                    </w:p>
                  </w:txbxContent>
                </v:textbox>
              </v:shape>
            </w:pict>
          </mc:Fallback>
        </mc:AlternateContent>
      </w:r>
    </w:p>
    <w:p w14:paraId="0CB84A7D" w14:textId="405B7382" w:rsidR="00F44104" w:rsidRDefault="002E2470" w:rsidP="00F44104">
      <w:r>
        <w:rPr>
          <w:noProof/>
        </w:rPr>
        <mc:AlternateContent>
          <mc:Choice Requires="wps">
            <w:drawing>
              <wp:anchor distT="45720" distB="45720" distL="114300" distR="114300" simplePos="0" relativeHeight="251735040" behindDoc="0" locked="0" layoutInCell="1" allowOverlap="1" wp14:anchorId="7BA9B9C3" wp14:editId="7D564ECA">
                <wp:simplePos x="0" y="0"/>
                <wp:positionH relativeFrom="column">
                  <wp:posOffset>100079</wp:posOffset>
                </wp:positionH>
                <wp:positionV relativeFrom="paragraph">
                  <wp:posOffset>3086691</wp:posOffset>
                </wp:positionV>
                <wp:extent cx="3105150" cy="425302"/>
                <wp:effectExtent l="0" t="0" r="0" b="0"/>
                <wp:wrapNone/>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5150" cy="425302"/>
                        </a:xfrm>
                        <a:prstGeom prst="rect">
                          <a:avLst/>
                        </a:prstGeom>
                        <a:noFill/>
                        <a:ln w="9525">
                          <a:noFill/>
                          <a:miter lim="800000"/>
                          <a:headEnd/>
                          <a:tailEnd/>
                        </a:ln>
                      </wps:spPr>
                      <wps:txbx>
                        <w:txbxContent>
                          <w:p w14:paraId="71CF7166" w14:textId="23A1DBF2" w:rsidR="003F7CAE" w:rsidRDefault="003F7CAE" w:rsidP="003038B5">
                            <w:pPr>
                              <w:jc w:val="center"/>
                            </w:pPr>
                            <w:r>
                              <w:t>Interesse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A9B9C3" id="_x0000_s1040" type="#_x0000_t202" style="position:absolute;left:0;text-align:left;margin-left:7.9pt;margin-top:243.05pt;width:244.5pt;height:33.5pt;z-index:2517350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" filled="f" stroked="f">
                <v:textbox>
                  <w:txbxContent>
                    <w:p w14:paraId="71CF7166" w14:textId="23A1DBF2" w:rsidR="003F7CAE" w:rsidRDefault="003F7CAE" w:rsidP="003038B5">
                      <w:pPr>
                        <w:jc w:val="center"/>
                      </w:pPr>
                      <w:r>
                        <w:t>Interesse</w:t>
                      </w:r>
                    </w:p>
                  </w:txbxContent>
                </v:textbox>
              </v:shape>
            </w:pict>
          </mc:Fallback>
        </mc:AlternateContent>
      </w:r>
      <w:r w:rsidR="008C6B82">
        <w:rPr>
          <w:noProof/>
        </w:rPr>
        <mc:AlternateContent>
          <mc:Choice Requires="wps">
            <w:drawing>
              <wp:anchor distT="45720" distB="45720" distL="114300" distR="114300" simplePos="0" relativeHeight="251739136" behindDoc="0" locked="0" layoutInCell="1" allowOverlap="1" wp14:anchorId="0ABE2BE1" wp14:editId="0F6B1061">
                <wp:simplePos x="0" y="0"/>
                <wp:positionH relativeFrom="column">
                  <wp:posOffset>3206115</wp:posOffset>
                </wp:positionH>
                <wp:positionV relativeFrom="paragraph">
                  <wp:posOffset>2991485</wp:posOffset>
                </wp:positionV>
                <wp:extent cx="2286000" cy="314325"/>
                <wp:effectExtent l="0" t="0" r="0" b="0"/>
                <wp:wrapNone/>
                <wp:docPr id="3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0" cy="314325"/>
                        </a:xfrm>
                        <a:prstGeom prst="rect">
                          <a:avLst/>
                        </a:prstGeom>
                        <a:noFill/>
                        <a:ln w="9525">
                          <a:noFill/>
                          <a:miter lim="800000"/>
                          <a:headEnd/>
                          <a:tailEnd/>
                        </a:ln>
                      </wps:spPr>
                      <wps:txbx>
                        <w:txbxContent>
                          <w:p w14:paraId="5289F574" w14:textId="4C230B98" w:rsidR="003F7CAE" w:rsidRDefault="003F7CAE" w:rsidP="008C6B82">
                            <w:pPr>
                              <w:pStyle w:val="Beschriftung"/>
                              <w:jc w:val="left"/>
                            </w:pPr>
                            <w:bookmarkStart w:id="303" w:name="_Toc411006810"/>
                            <w:r>
                              <w:t xml:space="preserve">Tabelle </w:t>
                            </w:r>
                            <w:r w:rsidR="00347A8B">
                              <w:fldChar w:fldCharType="begin"/>
                            </w:r>
                            <w:r w:rsidR="00347A8B">
                              <w:instrText xml:space="preserve"> STYLEREF 1 \s </w:instrText>
                            </w:r>
                            <w:r w:rsidR="00347A8B">
                              <w:fldChar w:fldCharType="separate"/>
                            </w:r>
                            <w:r>
                              <w:rPr>
                                <w:noProof/>
                              </w:rPr>
                              <w:t>3</w:t>
                            </w:r>
                            <w:r w:rsidR="00347A8B">
                              <w:rPr>
                                <w:noProof/>
                              </w:rPr>
                              <w:fldChar w:fldCharType="end"/>
                            </w:r>
                            <w:r>
                              <w:t>.</w:t>
                            </w:r>
                            <w:r w:rsidR="00347A8B">
                              <w:fldChar w:fldCharType="begin"/>
                            </w:r>
                            <w:r w:rsidR="00347A8B">
                              <w:instrText xml:space="preserve"> SEQ Tabelle \* ARABIC \s 1 </w:instrText>
                            </w:r>
                            <w:r w:rsidR="00347A8B">
                              <w:fldChar w:fldCharType="separate"/>
                            </w:r>
                            <w:r>
                              <w:rPr>
                                <w:noProof/>
                              </w:rPr>
                              <w:t>2</w:t>
                            </w:r>
                            <w:r w:rsidR="00347A8B">
                              <w:rPr>
                                <w:noProof/>
                              </w:rPr>
                              <w:fldChar w:fldCharType="end"/>
                            </w:r>
                            <w:r>
                              <w:t xml:space="preserve"> Stakeholdermap</w:t>
                            </w:r>
                            <w:bookmarkEnd w:id="303"/>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BE2BE1" id="_x0000_s1041" type="#_x0000_t202" style="position:absolute;left:0;text-align:left;margin-left:252.45pt;margin-top:235.55pt;width:180pt;height:24.75pt;z-index:2517391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" filled="f" stroked="f">
                <v:textbox>
                  <w:txbxContent>
                    <w:p w14:paraId="5289F574" w14:textId="4C230B98" w:rsidR="003F7CAE" w:rsidRDefault="003F7CAE" w:rsidP="008C6B82">
                      <w:pPr>
                        <w:pStyle w:val="Beschriftung"/>
                        <w:jc w:val="left"/>
                      </w:pPr>
                      <w:bookmarkStart w:id="304" w:name="_Toc411006810"/>
                      <w:r>
                        <w:t xml:space="preserve">Tabelle </w:t>
                      </w:r>
                      <w:r w:rsidR="00347A8B">
                        <w:fldChar w:fldCharType="begin"/>
                      </w:r>
                      <w:r w:rsidR="00347A8B">
                        <w:instrText xml:space="preserve"> STYLEREF 1 \s </w:instrText>
                      </w:r>
                      <w:r w:rsidR="00347A8B">
                        <w:fldChar w:fldCharType="separate"/>
                      </w:r>
                      <w:r>
                        <w:rPr>
                          <w:noProof/>
                        </w:rPr>
                        <w:t>3</w:t>
                      </w:r>
                      <w:r w:rsidR="00347A8B">
                        <w:rPr>
                          <w:noProof/>
                        </w:rPr>
                        <w:fldChar w:fldCharType="end"/>
                      </w:r>
                      <w:r>
                        <w:t>.</w:t>
                      </w:r>
                      <w:r w:rsidR="00347A8B">
                        <w:fldChar w:fldCharType="begin"/>
                      </w:r>
                      <w:r w:rsidR="00347A8B">
                        <w:instrText xml:space="preserve"> SEQ Tabelle \* ARABIC \s 1 </w:instrText>
                      </w:r>
                      <w:r w:rsidR="00347A8B">
                        <w:fldChar w:fldCharType="separate"/>
                      </w:r>
                      <w:r>
                        <w:rPr>
                          <w:noProof/>
                        </w:rPr>
                        <w:t>2</w:t>
                      </w:r>
                      <w:r w:rsidR="00347A8B">
                        <w:rPr>
                          <w:noProof/>
                        </w:rPr>
                        <w:fldChar w:fldCharType="end"/>
                      </w:r>
                      <w:r>
                        <w:t xml:space="preserve"> Stakeholdermap</w:t>
                      </w:r>
                      <w:bookmarkEnd w:id="304"/>
                    </w:p>
                  </w:txbxContent>
                </v:textbox>
              </v:shape>
            </w:pict>
          </mc:Fallback>
        </mc:AlternateContent>
      </w:r>
      <w:r w:rsidR="00840E1A">
        <w:rPr>
          <w:noProof/>
        </w:rPr>
        <mc:AlternateContent>
          <mc:Choice Requires="wps">
            <w:drawing>
              <wp:anchor distT="0" distB="0" distL="114300" distR="114300" simplePos="0" relativeHeight="251732992" behindDoc="0" locked="0" layoutInCell="1" allowOverlap="1" wp14:anchorId="44AE8CEE" wp14:editId="04DAB3C8">
                <wp:simplePos x="0" y="0"/>
                <wp:positionH relativeFrom="column">
                  <wp:posOffset>100965</wp:posOffset>
                </wp:positionH>
                <wp:positionV relativeFrom="paragraph">
                  <wp:posOffset>55245</wp:posOffset>
                </wp:positionV>
                <wp:extent cx="0" cy="3148642"/>
                <wp:effectExtent l="76200" t="38100" r="57150" b="13970"/>
                <wp:wrapNone/>
                <wp:docPr id="44" name="Gerade Verbindung mit Pfeil 44"/>
                <wp:cNvGraphicFramePr/>
                <a:graphic xmlns:a="http://schemas.openxmlformats.org/drawingml/2006/main">
                  <a:graphicData uri="http://schemas.microsoft.com/office/word/2010/wordprocessingShape">
                    <wps:wsp>
                      <wps:cNvCnPr/>
                      <wps:spPr>
                        <a:xfrm flipV="1">
                          <a:off x="0" y="0"/>
                          <a:ext cx="0" cy="3148642"/>
                        </a:xfrm>
                        <a:prstGeom prst="straightConnector1">
                          <a:avLst/>
                        </a:prstGeom>
                        <a:ln w="19050">
                          <a:solidFill>
                            <a:srgbClr val="303338"/>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type w14:anchorId="795A984C" id="_x0000_t32" coordsize="21600,21600" o:spt="32" o:oned="t" path="m,l21600,21600e" filled="f">
                <v:path arrowok="t" fillok="f" o:connecttype="none"/>
                <o:lock v:ext="edit" shapetype="t"/>
              </v:shapetype>
              <v:shape id="Gerade Verbindung mit Pfeil 44" o:spid="_x0000_s1026" type="#_x0000_t32" style="position:absolute;margin-left:7.95pt;margin-top:4.35pt;width:0;height:247.9pt;flip:y;z-index:251732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" strokecolor="#303338" strokeweight="1.5pt">
                <v:stroke endarrow="block"/>
              </v:shape>
            </w:pict>
          </mc:Fallback>
        </mc:AlternateContent>
      </w:r>
    </w:p>
    <w:tbl>
      <w:tblPr>
        <w:tblW w:w="0" w:type="auto"/>
        <w:tblInd w:w="250" w:type="dxa"/>
        <w:tblBorders>
          <w:insideH w:val="single" w:sz="4" w:space="0" w:color="000000"/>
          <w:insideV w:val="single" w:sz="4" w:space="0" w:color="000000"/>
        </w:tblBorders>
        <w:tblLook w:val="04A0" w:firstRow="1" w:lastRow="0" w:firstColumn="1" w:lastColumn="0" w:noHBand="0" w:noVBand="1"/>
      </w:tblPr>
      <w:tblGrid>
        <w:gridCol w:w="2282"/>
        <w:gridCol w:w="2283"/>
      </w:tblGrid>
      <w:tr w:rsidR="009F2A53" w:rsidRPr="00F31FA9" w14:paraId="7AB2B3BE" w14:textId="77777777" w:rsidTr="00840E1A">
        <w:trPr>
          <w:trHeight w:val="2219"/>
        </w:trPr>
        <w:tc>
          <w:tcPr>
            <w:tcW w:w="2282" w:type="dxa"/>
            <w:shd w:val="clear" w:color="auto" w:fill="FCFCFC" w:themeFill="background1"/>
            <w:vAlign w:val="center"/>
          </w:tcPr>
          <w:p w14:paraId="0550F8E7" w14:textId="3C7BEC56" w:rsidR="009F2A53" w:rsidRPr="00F31FA9" w:rsidRDefault="00840E1A" w:rsidP="00794E2A">
            <w:pPr>
              <w:spacing w:after="0" w:line="240" w:lineRule="auto"/>
              <w:jc w:val="center"/>
              <w:rPr>
                <w:b/>
              </w:rPr>
            </w:pPr>
            <w:r>
              <w:rPr>
                <w:b/>
              </w:rPr>
              <w:t>Zufriedenstellen</w:t>
            </w:r>
          </w:p>
        </w:tc>
        <w:tc>
          <w:tcPr>
            <w:tcW w:w="2283" w:type="dxa"/>
            <w:shd w:val="clear" w:color="auto" w:fill="FCFCFC" w:themeFill="background1"/>
            <w:vAlign w:val="center"/>
          </w:tcPr>
          <w:p w14:paraId="0E695A1D" w14:textId="00BDF7D5" w:rsidR="009F2A53" w:rsidRPr="00F31FA9" w:rsidRDefault="00840E1A" w:rsidP="00794E2A">
            <w:pPr>
              <w:spacing w:after="0" w:line="240" w:lineRule="auto"/>
              <w:jc w:val="center"/>
              <w:rPr>
                <w:b/>
              </w:rPr>
            </w:pPr>
            <w:r>
              <w:rPr>
                <w:b/>
              </w:rPr>
              <w:t>Um enge und erfolgreiche Zusammenarbeit bemühen</w:t>
            </w:r>
          </w:p>
        </w:tc>
      </w:tr>
      <w:tr w:rsidR="009F2A53" w:rsidRPr="00F31FA9" w14:paraId="5CC23DC0" w14:textId="77777777" w:rsidTr="00840E1A">
        <w:trPr>
          <w:trHeight w:val="2219"/>
        </w:trPr>
        <w:tc>
          <w:tcPr>
            <w:tcW w:w="2282" w:type="dxa"/>
            <w:shd w:val="clear" w:color="auto" w:fill="FCFCFC" w:themeFill="background1"/>
            <w:vAlign w:val="center"/>
          </w:tcPr>
          <w:p w14:paraId="34A67C7B" w14:textId="5EEB1987" w:rsidR="009F2A53" w:rsidRPr="00F31FA9" w:rsidRDefault="00840E1A" w:rsidP="00794E2A">
            <w:pPr>
              <w:spacing w:after="0" w:line="240" w:lineRule="auto"/>
              <w:jc w:val="center"/>
              <w:rPr>
                <w:b/>
              </w:rPr>
            </w:pPr>
            <w:r>
              <w:rPr>
                <w:b/>
              </w:rPr>
              <w:t>Beobachten</w:t>
            </w:r>
          </w:p>
        </w:tc>
        <w:tc>
          <w:tcPr>
            <w:tcW w:w="2283" w:type="dxa"/>
            <w:shd w:val="clear" w:color="auto" w:fill="FCFCFC" w:themeFill="background1"/>
            <w:vAlign w:val="center"/>
          </w:tcPr>
          <w:p w14:paraId="72024948" w14:textId="7B4D57ED" w:rsidR="009F2A53" w:rsidRPr="00F31FA9" w:rsidRDefault="00840E1A" w:rsidP="00420299">
            <w:pPr>
              <w:keepNext/>
              <w:spacing w:after="0" w:line="240" w:lineRule="auto"/>
              <w:jc w:val="center"/>
              <w:rPr>
                <w:b/>
              </w:rPr>
            </w:pPr>
            <w:r>
              <w:rPr>
                <w:b/>
              </w:rPr>
              <w:t>Auf dem Laufenden halten</w:t>
            </w:r>
          </w:p>
        </w:tc>
      </w:tr>
    </w:tbl>
    <w:p w14:paraId="7BF7AE87" w14:textId="00494E65" w:rsidR="00F50138" w:rsidRDefault="00420299" w:rsidP="00643B3C">
      <w:pPr>
        <w:pStyle w:val="Beschriftung"/>
        <w:jc w:val="left"/>
      </w:pPr>
      <w:r>
        <w:rPr>
          <w:noProof/>
        </w:rPr>
        <mc:AlternateContent>
          <mc:Choice Requires="wps">
            <w:drawing>
              <wp:anchor distT="0" distB="0" distL="114300" distR="114300" simplePos="0" relativeHeight="251731968" behindDoc="0" locked="0" layoutInCell="1" allowOverlap="1" wp14:anchorId="7935F483" wp14:editId="444F5386">
                <wp:simplePos x="0" y="0"/>
                <wp:positionH relativeFrom="column">
                  <wp:posOffset>100965</wp:posOffset>
                </wp:positionH>
                <wp:positionV relativeFrom="paragraph">
                  <wp:posOffset>52705</wp:posOffset>
                </wp:positionV>
                <wp:extent cx="3105509" cy="312"/>
                <wp:effectExtent l="0" t="76200" r="19050" b="95250"/>
                <wp:wrapNone/>
                <wp:docPr id="43" name="Gerade Verbindung mit Pfeil 43"/>
                <wp:cNvGraphicFramePr/>
                <a:graphic xmlns:a="http://schemas.openxmlformats.org/drawingml/2006/main">
                  <a:graphicData uri="http://schemas.microsoft.com/office/word/2010/wordprocessingShape">
                    <wps:wsp>
                      <wps:cNvCnPr/>
                      <wps:spPr>
                        <a:xfrm flipV="1">
                          <a:off x="0" y="0"/>
                          <a:ext cx="3105509" cy="312"/>
                        </a:xfrm>
                        <a:prstGeom prst="straightConnector1">
                          <a:avLst/>
                        </a:prstGeom>
                        <a:ln w="19050">
                          <a:solidFill>
                            <a:srgbClr val="303338"/>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255573C" id="Gerade Verbindung mit Pfeil 43" o:spid="_x0000_s1026" type="#_x0000_t32" style="position:absolute;margin-left:7.95pt;margin-top:4.15pt;width:244.55pt;height:0;flip:y;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" strokecolor="#303338" strokeweight="1.5pt">
                <v:stroke endarrow="block"/>
              </v:shape>
            </w:pict>
          </mc:Fallback>
        </mc:AlternateContent>
      </w:r>
      <w:r w:rsidR="00F50138">
        <w:br w:type="page"/>
      </w:r>
    </w:p>
    <w:p w14:paraId="38F3551D" w14:textId="4EEB551A" w:rsidR="00194A31" w:rsidRDefault="003038B5" w:rsidP="00194A31">
      <w:r>
        <w:lastRenderedPageBreak/>
        <w:t xml:space="preserve">Die Stakeholdermap verschafft eine Übersicht wie mit Stakeholdern umgegangen werden sollte. </w:t>
      </w:r>
      <w:r w:rsidR="00194A31">
        <w:t>Je mehr Einfluss und Interesse ein Stakeholder hat, desto größer muss die Zusammenarbeit sein. Da in diesem Fall die Anzahl der Stakeholder überschaubar ist, findet hier nur eine kurze Einteilung statt.</w:t>
      </w:r>
    </w:p>
    <w:p w14:paraId="400A5233" w14:textId="77777777" w:rsidR="00194A31" w:rsidRDefault="00194A31" w:rsidP="00194A31"/>
    <w:p w14:paraId="637D09BC" w14:textId="2A450D0E" w:rsidR="00194A31" w:rsidRDefault="00194A31" w:rsidP="00194A31">
      <w:pPr>
        <w:pStyle w:val="Listenabsatz"/>
        <w:numPr>
          <w:ilvl w:val="0"/>
          <w:numId w:val="22"/>
        </w:numPr>
      </w:pPr>
      <w:r>
        <w:t xml:space="preserve">Der </w:t>
      </w:r>
      <w:r>
        <w:rPr>
          <w:b/>
        </w:rPr>
        <w:t xml:space="preserve">Betreuer im Unternehmen </w:t>
      </w:r>
      <w:r>
        <w:t>hat ein großes Interesse an den Erkenntnissen, da diese für eine mögliche zukünftige Umsetzung von Anwendung nutzbar sein können.</w:t>
      </w:r>
      <w:r w:rsidR="00F50138">
        <w:t xml:space="preserve"> Der Einfluss ist im mittleren Bereiche anzusiedeln, da die Aufgabe sehr frei bearbeitet werden kann und die Benotung der Arbeit auch mit einfließt. Daher muss der Betreuer im Unternehmen </w:t>
      </w:r>
      <w:r w:rsidR="00F50138" w:rsidRPr="00F50138">
        <w:rPr>
          <w:b/>
        </w:rPr>
        <w:t>auf dem Laufenden</w:t>
      </w:r>
      <w:r w:rsidR="00F50138">
        <w:t xml:space="preserve"> gehalten werden.</w:t>
      </w:r>
    </w:p>
    <w:p w14:paraId="6288FF1F" w14:textId="565413F6" w:rsidR="00F50138" w:rsidRDefault="00F50138" w:rsidP="00194A31">
      <w:pPr>
        <w:pStyle w:val="Listenabsatz"/>
        <w:numPr>
          <w:ilvl w:val="0"/>
          <w:numId w:val="22"/>
        </w:numPr>
      </w:pPr>
      <w:r>
        <w:t xml:space="preserve">Der </w:t>
      </w:r>
      <w:r>
        <w:rPr>
          <w:b/>
        </w:rPr>
        <w:t xml:space="preserve">Betreuer an der Hochschule </w:t>
      </w:r>
      <w:r>
        <w:t xml:space="preserve">hat ein mittleres Interesse und einen hohen Einfluss, der sich in der Benotung der Arbeit wiederspiegelt. </w:t>
      </w:r>
      <w:r w:rsidR="00995DA5">
        <w:t>Der</w:t>
      </w:r>
      <w:r>
        <w:t xml:space="preserve"> Betreuer an der Hochschule</w:t>
      </w:r>
      <w:r w:rsidR="00995DA5">
        <w:t xml:space="preserve"> ist</w:t>
      </w:r>
      <w:r>
        <w:t xml:space="preserve"> </w:t>
      </w:r>
      <w:r w:rsidRPr="00F50138">
        <w:rPr>
          <w:b/>
        </w:rPr>
        <w:t>zufriedenzustellen und auf dem Laufenden zu halten</w:t>
      </w:r>
      <w:r>
        <w:t>.</w:t>
      </w:r>
    </w:p>
    <w:p w14:paraId="1A940E6A" w14:textId="52C6F0FD" w:rsidR="00F50138" w:rsidRDefault="003A643C" w:rsidP="00194A31">
      <w:pPr>
        <w:pStyle w:val="Listenabsatz"/>
        <w:numPr>
          <w:ilvl w:val="0"/>
          <w:numId w:val="22"/>
        </w:numPr>
      </w:pPr>
      <w:r>
        <w:t xml:space="preserve">Die </w:t>
      </w:r>
      <w:r>
        <w:rPr>
          <w:b/>
        </w:rPr>
        <w:t xml:space="preserve">Firma </w:t>
      </w:r>
      <w:r>
        <w:t>hat die gleichen Interessen und Einfluss wie der Betreuer und ist daher auch im gleichen Bereich anzusiedeln.</w:t>
      </w:r>
    </w:p>
    <w:p w14:paraId="51DB1EE9" w14:textId="27F67CE3" w:rsidR="00194A31" w:rsidRDefault="003A643C" w:rsidP="00F44104">
      <w:pPr>
        <w:pStyle w:val="Listenabsatz"/>
        <w:numPr>
          <w:ilvl w:val="0"/>
          <w:numId w:val="22"/>
        </w:numPr>
      </w:pPr>
      <w:r>
        <w:t xml:space="preserve">Der </w:t>
      </w:r>
      <w:r>
        <w:rPr>
          <w:b/>
        </w:rPr>
        <w:t>Anwender</w:t>
      </w:r>
      <w:r>
        <w:t xml:space="preserve"> hat wenig Interesse und einen mittleren Einfluss, der sich durch das Testen der App durch diesen wiederspiegelt. Daher ist der Anwender eher im Bereich </w:t>
      </w:r>
      <w:r>
        <w:rPr>
          <w:b/>
        </w:rPr>
        <w:t xml:space="preserve">Beobachten </w:t>
      </w:r>
      <w:r>
        <w:t>anzusiedeln und in der Funktion als Tester, die beobachteten Erkenntnisse mit einfließen zu lassen.</w:t>
      </w:r>
    </w:p>
    <w:p w14:paraId="5E3DB832" w14:textId="77777777" w:rsidR="00194A31" w:rsidRDefault="00194A31" w:rsidP="00F44104"/>
    <w:p w14:paraId="77EACC60" w14:textId="0BCE404D" w:rsidR="00B57415" w:rsidRDefault="00B57415" w:rsidP="00B57415">
      <w:pPr>
        <w:pStyle w:val="berschrift2"/>
      </w:pPr>
      <w:bookmarkStart w:id="305" w:name="_Toc411006741"/>
      <w:r>
        <w:t>Ziele</w:t>
      </w:r>
      <w:bookmarkEnd w:id="305"/>
    </w:p>
    <w:p w14:paraId="35600B94" w14:textId="77777777" w:rsidR="00F818A4" w:rsidRDefault="00F818A4" w:rsidP="00F818A4"/>
    <w:p w14:paraId="20A0F2AB" w14:textId="5BFC51BD" w:rsidR="00573D0B" w:rsidRDefault="00573D0B" w:rsidP="00F818A4">
      <w:r>
        <w:t xml:space="preserve">Die Ziele sind unterteilt in muss, kann und wird nicht umgesetzt werden. </w:t>
      </w:r>
      <w:r w:rsidR="00995DA5">
        <w:t>Eine</w:t>
      </w:r>
      <w:r>
        <w:t xml:space="preserve"> weitere Unterteilung in App und Controller</w:t>
      </w:r>
      <w:r w:rsidR="00995DA5">
        <w:t xml:space="preserve"> wird</w:t>
      </w:r>
      <w:r>
        <w:t xml:space="preserve"> vorgenommen. </w:t>
      </w:r>
    </w:p>
    <w:p w14:paraId="78D91C90" w14:textId="77777777" w:rsidR="00573D0B" w:rsidRPr="00F818A4" w:rsidRDefault="00573D0B" w:rsidP="00F818A4"/>
    <w:p w14:paraId="3B44E1A0" w14:textId="122DC830" w:rsidR="00881A7B" w:rsidRDefault="00881A7B" w:rsidP="00881A7B">
      <w:pPr>
        <w:pStyle w:val="berschrift3"/>
      </w:pPr>
      <w:bookmarkStart w:id="306" w:name="_Toc411006742"/>
      <w:r>
        <w:t>Muss</w:t>
      </w:r>
      <w:r w:rsidR="00EF220B">
        <w:t>kriterien</w:t>
      </w:r>
      <w:bookmarkEnd w:id="306"/>
    </w:p>
    <w:p w14:paraId="1C0511B8" w14:textId="77777777" w:rsidR="00F818A4" w:rsidRPr="00F818A4" w:rsidRDefault="00F818A4" w:rsidP="00F818A4"/>
    <w:p w14:paraId="4CB655B3" w14:textId="581AA7B6" w:rsidR="00F818A4" w:rsidRDefault="00F818A4" w:rsidP="00F818A4">
      <w:pPr>
        <w:pStyle w:val="Listenabsatz"/>
        <w:numPr>
          <w:ilvl w:val="0"/>
          <w:numId w:val="21"/>
        </w:numPr>
      </w:pPr>
      <w:r>
        <w:t>VR-App</w:t>
      </w:r>
    </w:p>
    <w:p w14:paraId="6F4FB59C" w14:textId="2676C493" w:rsidR="00F818A4" w:rsidRDefault="00F818A4" w:rsidP="00F818A4">
      <w:pPr>
        <w:pStyle w:val="Listenabsatz"/>
        <w:numPr>
          <w:ilvl w:val="1"/>
          <w:numId w:val="21"/>
        </w:numPr>
      </w:pPr>
      <w:r>
        <w:t>Umsetzung für Android</w:t>
      </w:r>
    </w:p>
    <w:p w14:paraId="24178603" w14:textId="357CF8FB" w:rsidR="002928ED" w:rsidRDefault="002928ED" w:rsidP="00F818A4">
      <w:pPr>
        <w:pStyle w:val="Listenabsatz"/>
        <w:numPr>
          <w:ilvl w:val="1"/>
          <w:numId w:val="21"/>
        </w:numPr>
      </w:pPr>
      <w:r>
        <w:t>Umsetzung für aktuelle Smartphones</w:t>
      </w:r>
    </w:p>
    <w:p w14:paraId="5FF71F40" w14:textId="77777777" w:rsidR="00F818A4" w:rsidRDefault="002928ED" w:rsidP="00F818A4">
      <w:pPr>
        <w:pStyle w:val="Listenabsatz"/>
        <w:numPr>
          <w:ilvl w:val="1"/>
          <w:numId w:val="21"/>
        </w:numPr>
      </w:pPr>
      <w:r>
        <w:lastRenderedPageBreak/>
        <w:t>Steuerung durch Controller</w:t>
      </w:r>
    </w:p>
    <w:p w14:paraId="5B1DDF97" w14:textId="170FBFE9" w:rsidR="002928ED" w:rsidRDefault="002928ED" w:rsidP="002928ED">
      <w:pPr>
        <w:pStyle w:val="Listenabsatz"/>
        <w:numPr>
          <w:ilvl w:val="1"/>
          <w:numId w:val="21"/>
        </w:numPr>
      </w:pPr>
      <w:r>
        <w:t>Erzeugt immersiven Eindruck durch virtuelle Kameras</w:t>
      </w:r>
    </w:p>
    <w:p w14:paraId="35C52DA8" w14:textId="77777777" w:rsidR="002928ED" w:rsidRDefault="00F818A4" w:rsidP="002928ED">
      <w:pPr>
        <w:pStyle w:val="Listenabsatz"/>
        <w:numPr>
          <w:ilvl w:val="0"/>
          <w:numId w:val="21"/>
        </w:numPr>
      </w:pPr>
      <w:r>
        <w:t>Controller</w:t>
      </w:r>
    </w:p>
    <w:p w14:paraId="231A35F9" w14:textId="77777777" w:rsidR="002928ED" w:rsidRDefault="002928ED" w:rsidP="002928ED">
      <w:pPr>
        <w:pStyle w:val="Listenabsatz"/>
        <w:numPr>
          <w:ilvl w:val="1"/>
          <w:numId w:val="21"/>
        </w:numPr>
      </w:pPr>
      <w:r>
        <w:t xml:space="preserve">Evaluation von verfügbaren und in der Entwicklung befindlichen oder theoretischen </w:t>
      </w:r>
      <w:r w:rsidR="00840E1A">
        <w:t>Controllern</w:t>
      </w:r>
    </w:p>
    <w:p w14:paraId="7974F792" w14:textId="77777777" w:rsidR="002928ED" w:rsidRDefault="002928ED" w:rsidP="002928ED">
      <w:pPr>
        <w:pStyle w:val="Listenabsatz"/>
        <w:numPr>
          <w:ilvl w:val="1"/>
          <w:numId w:val="21"/>
        </w:numPr>
      </w:pPr>
      <w:r>
        <w:t>Steuert App</w:t>
      </w:r>
    </w:p>
    <w:p w14:paraId="448956EA" w14:textId="02B87CB7" w:rsidR="00881A7B" w:rsidRDefault="002928ED" w:rsidP="00EF220B">
      <w:pPr>
        <w:pStyle w:val="Listenabsatz"/>
        <w:keepNext/>
        <w:numPr>
          <w:ilvl w:val="1"/>
          <w:numId w:val="21"/>
        </w:numPr>
      </w:pPr>
      <w:r>
        <w:t>Ermöglicht Bewegungssteuerung</w:t>
      </w:r>
      <w:r w:rsidR="003B472B">
        <w:t xml:space="preserve"> nach vorne, hinten, links und rechts</w:t>
      </w:r>
    </w:p>
    <w:p w14:paraId="7A9529EE" w14:textId="1A95B4FD" w:rsidR="003B472B" w:rsidRDefault="00EF220B" w:rsidP="00EF220B">
      <w:pPr>
        <w:pStyle w:val="Beschriftung"/>
      </w:pPr>
      <w:bookmarkStart w:id="307" w:name="_Toc411006811"/>
      <w:r>
        <w:t xml:space="preserve">Tabelle </w:t>
      </w:r>
      <w:r w:rsidR="00347A8B">
        <w:fldChar w:fldCharType="begin"/>
      </w:r>
      <w:r w:rsidR="00347A8B">
        <w:instrText xml:space="preserve"> STYLEREF 1 \s </w:instrText>
      </w:r>
      <w:r w:rsidR="00347A8B">
        <w:fldChar w:fldCharType="separate"/>
      </w:r>
      <w:r w:rsidR="000D0636">
        <w:rPr>
          <w:noProof/>
        </w:rPr>
        <w:t>3</w:t>
      </w:r>
      <w:r w:rsidR="00347A8B">
        <w:rPr>
          <w:noProof/>
        </w:rPr>
        <w:fldChar w:fldCharType="end"/>
      </w:r>
      <w:r w:rsidR="001524C2">
        <w:t>.</w:t>
      </w:r>
      <w:r w:rsidR="00347A8B">
        <w:fldChar w:fldCharType="begin"/>
      </w:r>
      <w:r w:rsidR="00347A8B">
        <w:instrText xml:space="preserve"> SEQ Tabelle \* ARABIC \s 1 </w:instrText>
      </w:r>
      <w:r w:rsidR="00347A8B">
        <w:fldChar w:fldCharType="separate"/>
      </w:r>
      <w:r w:rsidR="000D0636">
        <w:rPr>
          <w:noProof/>
        </w:rPr>
        <w:t>3</w:t>
      </w:r>
      <w:r w:rsidR="00347A8B">
        <w:rPr>
          <w:noProof/>
        </w:rPr>
        <w:fldChar w:fldCharType="end"/>
      </w:r>
      <w:r>
        <w:t xml:space="preserve"> Musskriterien</w:t>
      </w:r>
      <w:bookmarkEnd w:id="307"/>
    </w:p>
    <w:p w14:paraId="39F2E055" w14:textId="77777777" w:rsidR="00EF220B" w:rsidRPr="00EF220B" w:rsidRDefault="00EF220B" w:rsidP="00EF220B"/>
    <w:p w14:paraId="060DCD45" w14:textId="01659024" w:rsidR="00881A7B" w:rsidRDefault="00881A7B" w:rsidP="00881A7B">
      <w:pPr>
        <w:pStyle w:val="berschrift3"/>
      </w:pPr>
      <w:bookmarkStart w:id="308" w:name="_Toc411006743"/>
      <w:r>
        <w:t>Wunsch</w:t>
      </w:r>
      <w:r w:rsidR="00EF220B">
        <w:t>kriterien</w:t>
      </w:r>
      <w:bookmarkEnd w:id="308"/>
    </w:p>
    <w:p w14:paraId="40E54640" w14:textId="77777777" w:rsidR="003B472B" w:rsidRPr="003B472B" w:rsidRDefault="003B472B" w:rsidP="003B472B"/>
    <w:p w14:paraId="5A1FEF25" w14:textId="681FC750" w:rsidR="003B472B" w:rsidRDefault="003B472B" w:rsidP="003B472B">
      <w:pPr>
        <w:pStyle w:val="Listenabsatz"/>
        <w:numPr>
          <w:ilvl w:val="0"/>
          <w:numId w:val="23"/>
        </w:numPr>
      </w:pPr>
      <w:r>
        <w:t>VR-App</w:t>
      </w:r>
    </w:p>
    <w:p w14:paraId="262E35E9" w14:textId="15B48C29" w:rsidR="003B472B" w:rsidRDefault="003B472B" w:rsidP="00574087">
      <w:pPr>
        <w:pStyle w:val="Listenabsatz"/>
        <w:numPr>
          <w:ilvl w:val="1"/>
          <w:numId w:val="23"/>
        </w:numPr>
      </w:pPr>
      <w:r>
        <w:t>Implementation von einer einfachen Spiellogik</w:t>
      </w:r>
    </w:p>
    <w:p w14:paraId="36C4D978" w14:textId="51F20C80" w:rsidR="003B472B" w:rsidRDefault="0038456F" w:rsidP="003B472B">
      <w:pPr>
        <w:pStyle w:val="Listenabsatz"/>
        <w:numPr>
          <w:ilvl w:val="0"/>
          <w:numId w:val="23"/>
        </w:numPr>
      </w:pPr>
      <w:r>
        <w:t>Controller</w:t>
      </w:r>
    </w:p>
    <w:p w14:paraId="6A0EB992" w14:textId="02466881" w:rsidR="0038456F" w:rsidRDefault="00574087" w:rsidP="0038456F">
      <w:pPr>
        <w:pStyle w:val="Listenabsatz"/>
        <w:numPr>
          <w:ilvl w:val="1"/>
          <w:numId w:val="23"/>
        </w:numPr>
      </w:pPr>
      <w:r>
        <w:t xml:space="preserve">Bewegungssteuerung </w:t>
      </w:r>
      <w:r w:rsidR="00D95EE1">
        <w:t xml:space="preserve">erweitert </w:t>
      </w:r>
      <w:r>
        <w:t xml:space="preserve">durch </w:t>
      </w:r>
      <w:r w:rsidR="00D95EE1">
        <w:t xml:space="preserve">die Möglichkeit von </w:t>
      </w:r>
      <w:r>
        <w:t>Sprünge</w:t>
      </w:r>
      <w:r w:rsidR="00D95EE1">
        <w:t>n</w:t>
      </w:r>
      <w:r>
        <w:t xml:space="preserve"> und </w:t>
      </w:r>
      <w:r w:rsidR="00D95EE1">
        <w:t>in die Hocke gehen</w:t>
      </w:r>
    </w:p>
    <w:p w14:paraId="25588656" w14:textId="23E4E3B1" w:rsidR="00574087" w:rsidRDefault="00574087" w:rsidP="0038456F">
      <w:pPr>
        <w:pStyle w:val="Listenabsatz"/>
        <w:numPr>
          <w:ilvl w:val="1"/>
          <w:numId w:val="23"/>
        </w:numPr>
      </w:pPr>
      <w:r>
        <w:t>Kabellose Steuerung</w:t>
      </w:r>
    </w:p>
    <w:p w14:paraId="3A407ED5" w14:textId="75F13E8C" w:rsidR="00F513C9" w:rsidRDefault="008A3DFA" w:rsidP="00EF220B">
      <w:pPr>
        <w:pStyle w:val="Listenabsatz"/>
        <w:keepNext/>
        <w:numPr>
          <w:ilvl w:val="1"/>
          <w:numId w:val="23"/>
        </w:numPr>
      </w:pPr>
      <w:r>
        <w:t>Steuerung ohne Hände</w:t>
      </w:r>
    </w:p>
    <w:p w14:paraId="74A0B52D" w14:textId="20055A99" w:rsidR="00EF220B" w:rsidRDefault="00EF220B" w:rsidP="00AA3844">
      <w:pPr>
        <w:pStyle w:val="Beschriftung"/>
      </w:pPr>
      <w:bookmarkStart w:id="309" w:name="_Toc411006812"/>
      <w:r>
        <w:t xml:space="preserve">Tabelle </w:t>
      </w:r>
      <w:r w:rsidR="00347A8B">
        <w:fldChar w:fldCharType="begin"/>
      </w:r>
      <w:r w:rsidR="00347A8B">
        <w:instrText xml:space="preserve"> STYLEREF 1 \s </w:instrText>
      </w:r>
      <w:r w:rsidR="00347A8B">
        <w:fldChar w:fldCharType="separate"/>
      </w:r>
      <w:r w:rsidR="000D0636">
        <w:rPr>
          <w:noProof/>
        </w:rPr>
        <w:t>3</w:t>
      </w:r>
      <w:r w:rsidR="00347A8B">
        <w:rPr>
          <w:noProof/>
        </w:rPr>
        <w:fldChar w:fldCharType="end"/>
      </w:r>
      <w:r w:rsidR="001524C2">
        <w:t>.</w:t>
      </w:r>
      <w:r w:rsidR="00347A8B">
        <w:fldChar w:fldCharType="begin"/>
      </w:r>
      <w:r w:rsidR="00347A8B">
        <w:instrText xml:space="preserve"> SEQ Tabelle \* ARABIC \s 1 </w:instrText>
      </w:r>
      <w:r w:rsidR="00347A8B">
        <w:fldChar w:fldCharType="separate"/>
      </w:r>
      <w:r w:rsidR="000D0636">
        <w:rPr>
          <w:noProof/>
        </w:rPr>
        <w:t>4</w:t>
      </w:r>
      <w:r w:rsidR="00347A8B">
        <w:rPr>
          <w:noProof/>
        </w:rPr>
        <w:fldChar w:fldCharType="end"/>
      </w:r>
      <w:r>
        <w:t xml:space="preserve"> Wunschkriterien</w:t>
      </w:r>
      <w:bookmarkEnd w:id="309"/>
    </w:p>
    <w:p w14:paraId="66520760" w14:textId="77777777" w:rsidR="00AA3844" w:rsidRDefault="00AA3844" w:rsidP="00AA3844"/>
    <w:p w14:paraId="0FB14392" w14:textId="7620EE57" w:rsidR="000C5397" w:rsidRDefault="000C5397" w:rsidP="000C5397">
      <w:pPr>
        <w:pStyle w:val="berschrift3"/>
      </w:pPr>
      <w:bookmarkStart w:id="310" w:name="_Toc411006744"/>
      <w:r>
        <w:t>Abgrenzungskriterien</w:t>
      </w:r>
      <w:bookmarkEnd w:id="310"/>
    </w:p>
    <w:p w14:paraId="7A3248D4" w14:textId="77777777" w:rsidR="000C5397" w:rsidRDefault="000C5397" w:rsidP="000C5397"/>
    <w:p w14:paraId="7BD6DF9E" w14:textId="7379EF44" w:rsidR="000C5397" w:rsidRDefault="000C5397" w:rsidP="000C5397">
      <w:r>
        <w:t>Hier ist zu sagen, dass die zu implementierende App keine fertige App sein wird, sondern dem Zweck der Evaluation der Controller dienen soll. Des Weiteren können nicht alle genannten Controller im Zusammenspiel mit der App getestet werden, da mancher erst in einer prototypischen Ausführung vorhanden oder die Anschaffungskosten zu hoch sind.</w:t>
      </w:r>
    </w:p>
    <w:p w14:paraId="27DCFF7D" w14:textId="66C8225B" w:rsidR="000C5397" w:rsidRDefault="000C5397">
      <w:pPr>
        <w:spacing w:before="0" w:after="0" w:line="240" w:lineRule="auto"/>
        <w:jc w:val="left"/>
      </w:pPr>
      <w:r>
        <w:br w:type="page"/>
      </w:r>
    </w:p>
    <w:p w14:paraId="74DADAD7" w14:textId="0040C857" w:rsidR="00666D27" w:rsidRDefault="00666D27" w:rsidP="00666D27">
      <w:pPr>
        <w:pStyle w:val="berschrift2"/>
      </w:pPr>
      <w:bookmarkStart w:id="311" w:name="_Toc411006745"/>
      <w:r>
        <w:lastRenderedPageBreak/>
        <w:t>Funktionale Anforderungen</w:t>
      </w:r>
      <w:bookmarkEnd w:id="311"/>
    </w:p>
    <w:p w14:paraId="26DAE8A8" w14:textId="77777777" w:rsidR="00DD3689" w:rsidRDefault="00DD3689" w:rsidP="00DD3689"/>
    <w:p w14:paraId="371C4894" w14:textId="0265AC29" w:rsidR="00DD3689" w:rsidRDefault="00DD3689" w:rsidP="00DD3689">
      <w:r>
        <w:t xml:space="preserve">Die funktionalen Anforderungen beschreiben Anforderungen an die App und an den Controller. Für einen besseren Überblick wurde ein Use-Case-Diagramm aufgestellt und Anforderungen nach </w:t>
      </w:r>
      <w:r w:rsidR="00AE7C88">
        <w:t>Rupp [RS14] abgeleitet.</w:t>
      </w:r>
      <w:r w:rsidR="00DD3127">
        <w:t xml:space="preserve"> </w:t>
      </w:r>
    </w:p>
    <w:p w14:paraId="539F2645" w14:textId="77777777" w:rsidR="00DD3127" w:rsidRPr="00DD3689" w:rsidRDefault="00DD3127" w:rsidP="00DD3689"/>
    <w:p w14:paraId="1C002EE4" w14:textId="33390028" w:rsidR="00C76A07" w:rsidRDefault="00666D27" w:rsidP="00C76A07">
      <w:pPr>
        <w:pStyle w:val="berschrift3"/>
      </w:pPr>
      <w:bookmarkStart w:id="312" w:name="_Toc411006746"/>
      <w:r>
        <w:t>Use-Case</w:t>
      </w:r>
      <w:bookmarkEnd w:id="312"/>
    </w:p>
    <w:p w14:paraId="3DDFF615" w14:textId="282ABDDE" w:rsidR="00C76A07" w:rsidRDefault="00D95EE1" w:rsidP="00C76A07">
      <w:r>
        <w:rPr>
          <w:noProof/>
        </w:rPr>
        <w:lastRenderedPageBreak/>
        <mc:AlternateContent>
          <mc:Choice Requires="wps">
            <w:drawing>
              <wp:anchor distT="0" distB="0" distL="114300" distR="114300" simplePos="0" relativeHeight="251745280" behindDoc="0" locked="0" layoutInCell="1" allowOverlap="1" wp14:anchorId="49C1BBCA" wp14:editId="65C8587B">
                <wp:simplePos x="0" y="0"/>
                <wp:positionH relativeFrom="column">
                  <wp:posOffset>3810</wp:posOffset>
                </wp:positionH>
                <wp:positionV relativeFrom="paragraph">
                  <wp:posOffset>5885018</wp:posOffset>
                </wp:positionV>
                <wp:extent cx="4619625" cy="244475"/>
                <wp:effectExtent l="0" t="0" r="9525" b="3175"/>
                <wp:wrapTopAndBottom/>
                <wp:docPr id="46" name="Textfeld 46"/>
                <wp:cNvGraphicFramePr/>
                <a:graphic xmlns:a="http://schemas.openxmlformats.org/drawingml/2006/main">
                  <a:graphicData uri="http://schemas.microsoft.com/office/word/2010/wordprocessingShape">
                    <wps:wsp>
                      <wps:cNvSpPr txBox="1"/>
                      <wps:spPr>
                        <a:xfrm>
                          <a:off x="0" y="0"/>
                          <a:ext cx="4619625" cy="244475"/>
                        </a:xfrm>
                        <a:prstGeom prst="rect">
                          <a:avLst/>
                        </a:prstGeom>
                        <a:solidFill>
                          <a:prstClr val="white"/>
                        </a:solidFill>
                        <a:ln>
                          <a:noFill/>
                        </a:ln>
                        <a:effectLst/>
                      </wps:spPr>
                      <wps:txbx>
                        <w:txbxContent>
                          <w:p w14:paraId="77B16E11" w14:textId="6110AD05" w:rsidR="003F7CAE" w:rsidRPr="00EE3FC8" w:rsidRDefault="003F7CAE" w:rsidP="00C76A07">
                            <w:pPr>
                              <w:pStyle w:val="Beschriftung"/>
                              <w:rPr>
                                <w:noProof/>
                                <w:sz w:val="24"/>
                                <w:szCs w:val="24"/>
                              </w:rPr>
                            </w:pPr>
                            <w:bookmarkStart w:id="313" w:name="_Toc411006803"/>
                            <w:r>
                              <w:t xml:space="preserve">Abb. </w:t>
                            </w:r>
                            <w:r w:rsidR="00347A8B">
                              <w:fldChar w:fldCharType="begin"/>
                            </w:r>
                            <w:r w:rsidR="00347A8B">
                              <w:instrText xml:space="preserve"> STYLEREF 1 \s </w:instrText>
                            </w:r>
                            <w:r w:rsidR="00347A8B">
                              <w:fldChar w:fldCharType="separate"/>
                            </w:r>
                            <w:r>
                              <w:rPr>
                                <w:noProof/>
                              </w:rPr>
                              <w:t>3</w:t>
                            </w:r>
                            <w:r w:rsidR="00347A8B">
                              <w:rPr>
                                <w:noProof/>
                              </w:rPr>
                              <w:fldChar w:fldCharType="end"/>
                            </w:r>
                            <w:r>
                              <w:t>.</w:t>
                            </w:r>
                            <w:r w:rsidR="00347A8B">
                              <w:fldChar w:fldCharType="begin"/>
                            </w:r>
                            <w:r w:rsidR="00347A8B">
                              <w:instrText xml:space="preserve"> SEQ Abb. \* ARABIC \s 1 </w:instrText>
                            </w:r>
                            <w:r w:rsidR="00347A8B">
                              <w:fldChar w:fldCharType="separate"/>
                            </w:r>
                            <w:r>
                              <w:rPr>
                                <w:noProof/>
                              </w:rPr>
                              <w:t>1</w:t>
                            </w:r>
                            <w:r w:rsidR="00347A8B">
                              <w:rPr>
                                <w:noProof/>
                              </w:rPr>
                              <w:fldChar w:fldCharType="end"/>
                            </w:r>
                            <w:r>
                              <w:t xml:space="preserve"> Use-Case Diagramm</w:t>
                            </w:r>
                            <w:bookmarkEnd w:id="31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9C1BBCA" id="Textfeld 46" o:spid="_x0000_s1042" type="#_x0000_t202" style="position:absolute;left:0;text-align:left;margin-left:.3pt;margin-top:463.4pt;width:363.75pt;height:19.25pt;z-index:2517452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" stroked="f">
                <v:textbox inset="0,0,0,0">
                  <w:txbxContent>
                    <w:p w14:paraId="77B16E11" w14:textId="6110AD05" w:rsidR="003F7CAE" w:rsidRPr="00EE3FC8" w:rsidRDefault="003F7CAE" w:rsidP="00C76A07">
                      <w:pPr>
                        <w:pStyle w:val="Beschriftung"/>
                        <w:rPr>
                          <w:noProof/>
                          <w:sz w:val="24"/>
                          <w:szCs w:val="24"/>
                        </w:rPr>
                      </w:pPr>
                      <w:bookmarkStart w:id="314" w:name="_Toc411006803"/>
                      <w:r>
                        <w:t xml:space="preserve">Abb. </w:t>
                      </w:r>
                      <w:r w:rsidR="00347A8B">
                        <w:fldChar w:fldCharType="begin"/>
                      </w:r>
                      <w:r w:rsidR="00347A8B">
                        <w:instrText xml:space="preserve"> STYLEREF 1 \s </w:instrText>
                      </w:r>
                      <w:r w:rsidR="00347A8B">
                        <w:fldChar w:fldCharType="separate"/>
                      </w:r>
                      <w:r>
                        <w:rPr>
                          <w:noProof/>
                        </w:rPr>
                        <w:t>3</w:t>
                      </w:r>
                      <w:r w:rsidR="00347A8B">
                        <w:rPr>
                          <w:noProof/>
                        </w:rPr>
                        <w:fldChar w:fldCharType="end"/>
                      </w:r>
                      <w:r>
                        <w:t>.</w:t>
                      </w:r>
                      <w:r w:rsidR="00347A8B">
                        <w:fldChar w:fldCharType="begin"/>
                      </w:r>
                      <w:r w:rsidR="00347A8B">
                        <w:instrText xml:space="preserve"> SEQ Abb. \* ARABIC \s 1 </w:instrText>
                      </w:r>
                      <w:r w:rsidR="00347A8B">
                        <w:fldChar w:fldCharType="separate"/>
                      </w:r>
                      <w:r>
                        <w:rPr>
                          <w:noProof/>
                        </w:rPr>
                        <w:t>1</w:t>
                      </w:r>
                      <w:r w:rsidR="00347A8B">
                        <w:rPr>
                          <w:noProof/>
                        </w:rPr>
                        <w:fldChar w:fldCharType="end"/>
                      </w:r>
                      <w:r>
                        <w:t xml:space="preserve"> Use-Case Diagramm</w:t>
                      </w:r>
                      <w:bookmarkEnd w:id="314"/>
                    </w:p>
                  </w:txbxContent>
                </v:textbox>
                <w10:wrap type="topAndBottom"/>
              </v:shape>
            </w:pict>
          </mc:Fallback>
        </mc:AlternateContent>
      </w:r>
      <w:r>
        <w:rPr>
          <w:noProof/>
        </w:rPr>
        <w:drawing>
          <wp:anchor distT="0" distB="0" distL="114300" distR="114300" simplePos="0" relativeHeight="251743232" behindDoc="0" locked="0" layoutInCell="1" allowOverlap="1" wp14:anchorId="3F9C28D0" wp14:editId="1D0021F3">
            <wp:simplePos x="0" y="0"/>
            <wp:positionH relativeFrom="column">
              <wp:posOffset>3810</wp:posOffset>
            </wp:positionH>
            <wp:positionV relativeFrom="paragraph">
              <wp:posOffset>252095</wp:posOffset>
            </wp:positionV>
            <wp:extent cx="4773930" cy="5665470"/>
            <wp:effectExtent l="0" t="0" r="7620" b="0"/>
            <wp:wrapTopAndBottom/>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use-case.png"/>
                    <pic:cNvPicPr/>
                  </pic:nvPicPr>
                  <pic:blipFill rotWithShape="1">
                    <a:blip r:embed="rId61" cstate="print">
                      <a:extLst>
                        <a:ext uri="{28A0092B-C50C-407E-A947-70E740481C1C}">
                          <a14:useLocalDpi xmlns:a14="http://schemas.microsoft.com/office/drawing/2010/main" val="0"/>
                        </a:ext>
                      </a:extLst>
                    </a:blip>
                    <a:srcRect l="17582" t="9300" r="20280" b="38521"/>
                    <a:stretch/>
                  </pic:blipFill>
                  <pic:spPr bwMode="auto">
                    <a:xfrm>
                      <a:off x="0" y="0"/>
                      <a:ext cx="4773930" cy="56654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26749F4" w14:textId="67FDCAB5" w:rsidR="00C76A07" w:rsidRDefault="00C76A07" w:rsidP="00C76A07">
      <w:pPr>
        <w:tabs>
          <w:tab w:val="left" w:pos="2897"/>
        </w:tabs>
      </w:pPr>
      <w:r>
        <w:br w:type="page"/>
      </w:r>
    </w:p>
    <w:p w14:paraId="6AD531B2" w14:textId="6F2A2B3D" w:rsidR="005A25F1" w:rsidRDefault="005A25F1" w:rsidP="005A25F1">
      <w:pPr>
        <w:pStyle w:val="berschrift3"/>
      </w:pPr>
      <w:bookmarkStart w:id="315" w:name="_Toc411006747"/>
      <w:r>
        <w:lastRenderedPageBreak/>
        <w:t>Anforderungen</w:t>
      </w:r>
      <w:bookmarkEnd w:id="315"/>
    </w:p>
    <w:p w14:paraId="577B44DC" w14:textId="77777777" w:rsidR="007F5EAD" w:rsidRDefault="007F5EAD" w:rsidP="007F5EAD"/>
    <w:p w14:paraId="2F0D8DB4" w14:textId="748537EB" w:rsidR="007F5EAD" w:rsidRDefault="007F5EAD" w:rsidP="007F5EAD">
      <w:pPr>
        <w:pStyle w:val="Listenabsatz"/>
        <w:numPr>
          <w:ilvl w:val="0"/>
          <w:numId w:val="25"/>
        </w:numPr>
      </w:pPr>
      <w:r>
        <w:t>VR-App</w:t>
      </w:r>
    </w:p>
    <w:p w14:paraId="67DD90E1" w14:textId="62CB0633" w:rsidR="007F5EAD" w:rsidRDefault="00E17EA6" w:rsidP="007F5EAD">
      <w:pPr>
        <w:pStyle w:val="Listenabsatz"/>
        <w:numPr>
          <w:ilvl w:val="1"/>
          <w:numId w:val="25"/>
        </w:numPr>
      </w:pPr>
      <w:r>
        <w:t xml:space="preserve">Sobald die App gestartet ist </w:t>
      </w:r>
      <w:r w:rsidR="00253027">
        <w:t xml:space="preserve">muss </w:t>
      </w:r>
      <w:r>
        <w:t xml:space="preserve">diese </w:t>
      </w:r>
      <w:r w:rsidR="00253027">
        <w:t>dem Nutzer die Möglichkeit geben sich in der VR umzuschauen</w:t>
      </w:r>
    </w:p>
    <w:p w14:paraId="10CFAE71" w14:textId="61E5D24A" w:rsidR="00253027" w:rsidRDefault="00E17EA6" w:rsidP="007F5EAD">
      <w:pPr>
        <w:pStyle w:val="Listenabsatz"/>
        <w:numPr>
          <w:ilvl w:val="1"/>
          <w:numId w:val="25"/>
        </w:numPr>
      </w:pPr>
      <w:r>
        <w:t xml:space="preserve">Sobald ein Controller mit der App oder dem mobilen Gerät verbunden ist </w:t>
      </w:r>
      <w:r w:rsidR="00253027">
        <w:t>muss</w:t>
      </w:r>
      <w:r>
        <w:t xml:space="preserve"> diese</w:t>
      </w:r>
      <w:r w:rsidR="00253027">
        <w:t xml:space="preserve"> dem Nutzer die Möglichkeit geben sich in der VR nach vorne, hinten, links und rechts zu bewegen</w:t>
      </w:r>
    </w:p>
    <w:p w14:paraId="3373A4D8" w14:textId="3730A496" w:rsidR="00253027" w:rsidRDefault="00E17EA6" w:rsidP="007F5EAD">
      <w:pPr>
        <w:pStyle w:val="Listenabsatz"/>
        <w:numPr>
          <w:ilvl w:val="1"/>
          <w:numId w:val="25"/>
        </w:numPr>
      </w:pPr>
      <w:r>
        <w:t xml:space="preserve">Falls kein Controller mit der App verbunden ist </w:t>
      </w:r>
      <w:r w:rsidR="00DF10A7">
        <w:t xml:space="preserve">sollte </w:t>
      </w:r>
      <w:r>
        <w:t>die App den Nutzer auf</w:t>
      </w:r>
      <w:r w:rsidR="00DF10A7">
        <w:t>fordern</w:t>
      </w:r>
      <w:r>
        <w:t xml:space="preserve"> einen Controller zu verbinden</w:t>
      </w:r>
    </w:p>
    <w:p w14:paraId="48C157A5" w14:textId="51F5FB13" w:rsidR="00E17EA6" w:rsidRDefault="00E17EA6" w:rsidP="007F5EAD">
      <w:pPr>
        <w:pStyle w:val="Listenabsatz"/>
        <w:numPr>
          <w:ilvl w:val="1"/>
          <w:numId w:val="25"/>
        </w:numPr>
      </w:pPr>
      <w:r>
        <w:t>Solange die App mit einem Controller verbunden ist, muss eine Steuerung in der VR möglich sein</w:t>
      </w:r>
    </w:p>
    <w:p w14:paraId="442C59FE" w14:textId="5A64CB71" w:rsidR="007F5EAD" w:rsidRDefault="007F5EAD" w:rsidP="007F5EAD">
      <w:pPr>
        <w:pStyle w:val="Listenabsatz"/>
        <w:numPr>
          <w:ilvl w:val="0"/>
          <w:numId w:val="25"/>
        </w:numPr>
      </w:pPr>
      <w:r>
        <w:t>Controller</w:t>
      </w:r>
    </w:p>
    <w:p w14:paraId="64ADF598" w14:textId="356CF1B4" w:rsidR="00E17EA6" w:rsidRDefault="00E17EA6" w:rsidP="00E17EA6">
      <w:pPr>
        <w:pStyle w:val="Listenabsatz"/>
        <w:numPr>
          <w:ilvl w:val="1"/>
          <w:numId w:val="25"/>
        </w:numPr>
      </w:pPr>
      <w:r>
        <w:t>Der Controller bietet die Funktionalität eine Bewegung nach vorne, hinten, links und rechts an die App zu senden</w:t>
      </w:r>
    </w:p>
    <w:p w14:paraId="0354505A" w14:textId="64443AC9" w:rsidR="00DF10A7" w:rsidRDefault="00DF10A7" w:rsidP="00E17EA6">
      <w:pPr>
        <w:pStyle w:val="Listenabsatz"/>
        <w:numPr>
          <w:ilvl w:val="1"/>
          <w:numId w:val="25"/>
        </w:numPr>
      </w:pPr>
      <w:r>
        <w:t>Sobald der Controller eine Verbindung mit dem mobilen Gerät hergestellt hat, muss diese Verbindung bestehen bleiben</w:t>
      </w:r>
    </w:p>
    <w:p w14:paraId="549B48C9" w14:textId="3A565C13" w:rsidR="00DF10A7" w:rsidRDefault="00DF10A7" w:rsidP="00E17EA6">
      <w:pPr>
        <w:pStyle w:val="Listenabsatz"/>
        <w:numPr>
          <w:ilvl w:val="1"/>
          <w:numId w:val="25"/>
        </w:numPr>
      </w:pPr>
      <w:r>
        <w:t>Der Controller sollte mit einer Hand steuerbar sein</w:t>
      </w:r>
    </w:p>
    <w:p w14:paraId="51E9A003" w14:textId="0AAC66B7" w:rsidR="00271B4B" w:rsidRDefault="00271B4B" w:rsidP="00E17EA6">
      <w:pPr>
        <w:pStyle w:val="Listenabsatz"/>
        <w:numPr>
          <w:ilvl w:val="1"/>
          <w:numId w:val="25"/>
        </w:numPr>
      </w:pPr>
      <w:r>
        <w:t>Der Controller sollte eine drahtlose Verbindung mit dem mobilen Gerät herstellen können</w:t>
      </w:r>
    </w:p>
    <w:p w14:paraId="6026EF86" w14:textId="531F40BA" w:rsidR="00DF10A7" w:rsidRDefault="00DF10A7" w:rsidP="00E17EA6">
      <w:pPr>
        <w:pStyle w:val="Listenabsatz"/>
        <w:numPr>
          <w:ilvl w:val="1"/>
          <w:numId w:val="25"/>
        </w:numPr>
      </w:pPr>
      <w:r>
        <w:t>Der Controller wird ohne Hände steuerbar sein</w:t>
      </w:r>
    </w:p>
    <w:p w14:paraId="3A0BF7FB" w14:textId="1D8AF8A2" w:rsidR="007F5EAD" w:rsidRDefault="0022458B" w:rsidP="0022458B">
      <w:pPr>
        <w:pStyle w:val="Beschriftung"/>
      </w:pPr>
      <w:bookmarkStart w:id="316" w:name="_Toc411006813"/>
      <w:r>
        <w:t xml:space="preserve">Tabelle </w:t>
      </w:r>
      <w:r w:rsidR="00347A8B">
        <w:fldChar w:fldCharType="begin"/>
      </w:r>
      <w:r w:rsidR="00347A8B">
        <w:instrText xml:space="preserve"> STYLEREF 1 \s </w:instrText>
      </w:r>
      <w:r w:rsidR="00347A8B">
        <w:fldChar w:fldCharType="separate"/>
      </w:r>
      <w:r w:rsidR="000D0636">
        <w:rPr>
          <w:noProof/>
        </w:rPr>
        <w:t>3</w:t>
      </w:r>
      <w:r w:rsidR="00347A8B">
        <w:rPr>
          <w:noProof/>
        </w:rPr>
        <w:fldChar w:fldCharType="end"/>
      </w:r>
      <w:r w:rsidR="001524C2">
        <w:t>.</w:t>
      </w:r>
      <w:r w:rsidR="00347A8B">
        <w:fldChar w:fldCharType="begin"/>
      </w:r>
      <w:r w:rsidR="00347A8B">
        <w:instrText xml:space="preserve"> SEQ </w:instrText>
      </w:r>
      <w:r w:rsidR="00347A8B">
        <w:instrText xml:space="preserve">Tabelle \* ARABIC \s 1 </w:instrText>
      </w:r>
      <w:r w:rsidR="00347A8B">
        <w:fldChar w:fldCharType="separate"/>
      </w:r>
      <w:r w:rsidR="000D0636">
        <w:rPr>
          <w:noProof/>
        </w:rPr>
        <w:t>5</w:t>
      </w:r>
      <w:r w:rsidR="00347A8B">
        <w:rPr>
          <w:noProof/>
        </w:rPr>
        <w:fldChar w:fldCharType="end"/>
      </w:r>
      <w:r>
        <w:t xml:space="preserve"> Funktionale Anforderungen nach Rupp [RS14]</w:t>
      </w:r>
      <w:bookmarkEnd w:id="316"/>
    </w:p>
    <w:p w14:paraId="289013DA" w14:textId="77777777" w:rsidR="00DF10A7" w:rsidRPr="00DF10A7" w:rsidRDefault="00DF10A7" w:rsidP="00DF10A7"/>
    <w:p w14:paraId="4150673A" w14:textId="672B36AC" w:rsidR="00666D27" w:rsidRDefault="00666D27" w:rsidP="00666D27">
      <w:pPr>
        <w:pStyle w:val="berschrift2"/>
      </w:pPr>
      <w:bookmarkStart w:id="317" w:name="_Toc411006748"/>
      <w:r>
        <w:t>Nicht Funktionale Anforderungen</w:t>
      </w:r>
      <w:bookmarkEnd w:id="317"/>
    </w:p>
    <w:p w14:paraId="4B6EA51C" w14:textId="77777777" w:rsidR="00703F6E" w:rsidRDefault="00703F6E" w:rsidP="00703F6E"/>
    <w:p w14:paraId="62C6223A" w14:textId="24DE8274" w:rsidR="001D522A" w:rsidRDefault="00427268" w:rsidP="00703F6E">
      <w:r>
        <w:t xml:space="preserve">Dieser Abschnitt geht auf die nichtfunktionalen Anforderungen ein. Diese setzen sich aus mehreren Kategorien zusammen und </w:t>
      </w:r>
      <w:r w:rsidR="006848C4">
        <w:t>sind</w:t>
      </w:r>
      <w:r w:rsidR="00F174D7">
        <w:t xml:space="preserve"> nach </w:t>
      </w:r>
      <w:r w:rsidR="006848C4">
        <w:t>Pohl</w:t>
      </w:r>
      <w:r w:rsidR="00F174D7">
        <w:t xml:space="preserve"> und </w:t>
      </w:r>
      <w:r w:rsidR="006848C4">
        <w:t>Rupp</w:t>
      </w:r>
      <w:r w:rsidR="002D0408">
        <w:t xml:space="preserve"> [PR11]</w:t>
      </w:r>
      <w:r w:rsidR="00F174D7">
        <w:t xml:space="preserve"> </w:t>
      </w:r>
      <w:r w:rsidR="006848C4">
        <w:t xml:space="preserve">als </w:t>
      </w:r>
      <w:r w:rsidR="00F174D7">
        <w:t>Anforderungen</w:t>
      </w:r>
      <w:r w:rsidR="00E64463">
        <w:t xml:space="preserve"> und Randbedingungen</w:t>
      </w:r>
      <w:r w:rsidR="00F174D7">
        <w:t xml:space="preserve"> an die Qualität des Produ</w:t>
      </w:r>
      <w:r w:rsidR="006848C4">
        <w:t>ktes definiert.</w:t>
      </w:r>
    </w:p>
    <w:p w14:paraId="661BFFA8" w14:textId="073F6A12" w:rsidR="006848C4" w:rsidRDefault="006848C4">
      <w:pPr>
        <w:spacing w:before="0" w:after="0" w:line="240" w:lineRule="auto"/>
        <w:jc w:val="left"/>
      </w:pPr>
      <w:r>
        <w:br w:type="page"/>
      </w:r>
    </w:p>
    <w:p w14:paraId="3526202F" w14:textId="615BBB78" w:rsidR="00C66C87" w:rsidRDefault="00C66C87" w:rsidP="00C66C87">
      <w:pPr>
        <w:pStyle w:val="berschrift3"/>
      </w:pPr>
      <w:bookmarkStart w:id="318" w:name="_Toc411006749"/>
      <w:r>
        <w:lastRenderedPageBreak/>
        <w:t>Technologisch</w:t>
      </w:r>
      <w:bookmarkEnd w:id="318"/>
    </w:p>
    <w:p w14:paraId="63B00ABE" w14:textId="77777777" w:rsidR="00703F6E" w:rsidRDefault="00703F6E" w:rsidP="00703F6E"/>
    <w:p w14:paraId="6B5135C7" w14:textId="42EA71EC" w:rsidR="00744A90" w:rsidRDefault="00271B4B" w:rsidP="00703F6E">
      <w:r>
        <w:t>Der Controller muss für die Kommunikation mit dem mobilen Gerät Bluetooth unterstützen oder per Micro-USB Kabel an das mobile Gerät angeschlossen werden</w:t>
      </w:r>
      <w:r w:rsidR="00744A90">
        <w:t xml:space="preserve"> können. Dabei ist eine Verbindung per Bluetooth vorzuziehen, um dem Nutzer mehr Freiheit zu geben.</w:t>
      </w:r>
    </w:p>
    <w:p w14:paraId="2716BEBF" w14:textId="77777777" w:rsidR="00271B4B" w:rsidRPr="00703F6E" w:rsidRDefault="00271B4B" w:rsidP="00703F6E"/>
    <w:p w14:paraId="5EA345C2" w14:textId="7EDD6B46" w:rsidR="00C66C87" w:rsidRDefault="00C66C87" w:rsidP="00C66C87">
      <w:pPr>
        <w:pStyle w:val="berschrift3"/>
      </w:pPr>
      <w:bookmarkStart w:id="319" w:name="_Toc411006750"/>
      <w:r>
        <w:t>Qualität</w:t>
      </w:r>
      <w:r w:rsidR="001F6F7B">
        <w:t>sanforderungen</w:t>
      </w:r>
      <w:bookmarkEnd w:id="319"/>
    </w:p>
    <w:p w14:paraId="4221F2AD" w14:textId="77777777" w:rsidR="00703F6E" w:rsidRDefault="00703F6E" w:rsidP="00703F6E"/>
    <w:p w14:paraId="2EA05E2F" w14:textId="026278D8" w:rsidR="00271B4B" w:rsidRDefault="004B3D6A" w:rsidP="003A2117">
      <w:pPr>
        <w:pStyle w:val="Listenabsatz"/>
        <w:numPr>
          <w:ilvl w:val="0"/>
          <w:numId w:val="29"/>
        </w:numPr>
      </w:pPr>
      <w:r>
        <w:t>Benutzbarkeit</w:t>
      </w:r>
    </w:p>
    <w:p w14:paraId="0A91A04C" w14:textId="1587256C" w:rsidR="003A2117" w:rsidRDefault="00BF35DB" w:rsidP="003A2117">
      <w:pPr>
        <w:pStyle w:val="Listenabsatz"/>
        <w:numPr>
          <w:ilvl w:val="1"/>
          <w:numId w:val="29"/>
        </w:numPr>
      </w:pPr>
      <w:r>
        <w:t>Die Steuerung sollte für den Nutzer intuitiv und einfach zu erlernen sein</w:t>
      </w:r>
    </w:p>
    <w:p w14:paraId="69DE704D" w14:textId="0439DF3A" w:rsidR="00BF35DB" w:rsidRDefault="00BF35DB" w:rsidP="003A2117">
      <w:pPr>
        <w:pStyle w:val="Listenabsatz"/>
        <w:numPr>
          <w:ilvl w:val="1"/>
          <w:numId w:val="29"/>
        </w:numPr>
      </w:pPr>
      <w:r>
        <w:t>Ist ein kabelloser Controller vorhanden sollte die Verbindung automatisch hergestellt werden</w:t>
      </w:r>
    </w:p>
    <w:p w14:paraId="3B357795" w14:textId="6C85BA65" w:rsidR="00BF35DB" w:rsidRDefault="00BF35DB" w:rsidP="003A2117">
      <w:pPr>
        <w:pStyle w:val="Listenabsatz"/>
        <w:numPr>
          <w:ilvl w:val="1"/>
          <w:numId w:val="29"/>
        </w:numPr>
      </w:pPr>
      <w:r>
        <w:t>Die VR bietet dem Nutzer ein immersives Gefühl</w:t>
      </w:r>
    </w:p>
    <w:p w14:paraId="58814F55" w14:textId="77777777" w:rsidR="00BF35DB" w:rsidRDefault="00BF35DB" w:rsidP="00BF35DB"/>
    <w:p w14:paraId="0D395BDC" w14:textId="558B351C" w:rsidR="00BF35DB" w:rsidRDefault="00BF35DB" w:rsidP="00BF35DB">
      <w:pPr>
        <w:pStyle w:val="Listenabsatz"/>
        <w:numPr>
          <w:ilvl w:val="0"/>
          <w:numId w:val="29"/>
        </w:numPr>
      </w:pPr>
      <w:r>
        <w:t>Effizienz</w:t>
      </w:r>
    </w:p>
    <w:p w14:paraId="614CACBA" w14:textId="16B55C45" w:rsidR="00BF35DB" w:rsidRDefault="00BF35DB" w:rsidP="00BF35DB">
      <w:pPr>
        <w:pStyle w:val="Listenabsatz"/>
        <w:numPr>
          <w:ilvl w:val="1"/>
          <w:numId w:val="29"/>
        </w:numPr>
      </w:pPr>
      <w:r>
        <w:t>Die VR-App muss so gestaltet sein, dass ein Betrieb auf einem mobilen Gerät möglich ist</w:t>
      </w:r>
    </w:p>
    <w:p w14:paraId="2D184254" w14:textId="3EF979E1" w:rsidR="00BF35DB" w:rsidRDefault="00BF35DB" w:rsidP="00BF35DB">
      <w:pPr>
        <w:pStyle w:val="Listenabsatz"/>
        <w:numPr>
          <w:ilvl w:val="1"/>
          <w:numId w:val="29"/>
        </w:numPr>
      </w:pPr>
      <w:r>
        <w:t>Die Eingaben des Controllers sollten ohne Verzögerung an die VR-App übertragen werden</w:t>
      </w:r>
    </w:p>
    <w:p w14:paraId="4AFC969F" w14:textId="77777777" w:rsidR="00BF35DB" w:rsidRDefault="00BF35DB" w:rsidP="00BF35DB"/>
    <w:p w14:paraId="46A18F0B" w14:textId="50CE1B1B" w:rsidR="00BF35DB" w:rsidRDefault="00BF35DB" w:rsidP="00BF35DB">
      <w:pPr>
        <w:pStyle w:val="Listenabsatz"/>
        <w:numPr>
          <w:ilvl w:val="0"/>
          <w:numId w:val="29"/>
        </w:numPr>
      </w:pPr>
      <w:r>
        <w:t>Übertragbarkeit</w:t>
      </w:r>
    </w:p>
    <w:p w14:paraId="4A52EE01" w14:textId="259D9F85" w:rsidR="00BF35DB" w:rsidRDefault="00BF35DB" w:rsidP="00BF35DB">
      <w:pPr>
        <w:pStyle w:val="Listenabsatz"/>
        <w:numPr>
          <w:ilvl w:val="1"/>
          <w:numId w:val="29"/>
        </w:numPr>
      </w:pPr>
      <w:r>
        <w:t>Eine Verbindung des Controllers mit der App sollte unabhängig vom</w:t>
      </w:r>
      <w:r w:rsidR="00A43BBE">
        <w:t xml:space="preserve"> mobilen</w:t>
      </w:r>
      <w:r>
        <w:t xml:space="preserve"> Gerät sein</w:t>
      </w:r>
    </w:p>
    <w:p w14:paraId="76C8E3C7" w14:textId="20FAE614" w:rsidR="00BF35DB" w:rsidRDefault="00BF35DB" w:rsidP="0087530E">
      <w:pPr>
        <w:pStyle w:val="Listenabsatz"/>
        <w:numPr>
          <w:ilvl w:val="1"/>
          <w:numId w:val="29"/>
        </w:numPr>
      </w:pPr>
      <w:r>
        <w:t>Die Installation der App sollte auf unterschiedlichen unterstützten Geräten möglich sein</w:t>
      </w:r>
    </w:p>
    <w:p w14:paraId="3B12C3F0" w14:textId="77777777" w:rsidR="0087530E" w:rsidRDefault="0087530E" w:rsidP="0087530E"/>
    <w:p w14:paraId="54594E87" w14:textId="012672E7" w:rsidR="0087530E" w:rsidRDefault="0087530E" w:rsidP="0087530E">
      <w:pPr>
        <w:pStyle w:val="Listenabsatz"/>
        <w:numPr>
          <w:ilvl w:val="0"/>
          <w:numId w:val="29"/>
        </w:numPr>
      </w:pPr>
      <w:r>
        <w:t>Zuverlässigkeit</w:t>
      </w:r>
    </w:p>
    <w:p w14:paraId="34071811" w14:textId="55A2C02F" w:rsidR="0087530E" w:rsidRDefault="0087530E" w:rsidP="0087530E">
      <w:pPr>
        <w:pStyle w:val="Listenabsatz"/>
        <w:numPr>
          <w:ilvl w:val="1"/>
          <w:numId w:val="29"/>
        </w:numPr>
      </w:pPr>
      <w:r>
        <w:t>Bei ordnungsgemäßer Benutzung sollte der Controller nach dem Verbinden mit der App die Verbindung bestehen bleiben</w:t>
      </w:r>
    </w:p>
    <w:p w14:paraId="278A3290" w14:textId="3A1B480B" w:rsidR="00A149D7" w:rsidRDefault="0087530E" w:rsidP="00A149D7">
      <w:pPr>
        <w:pStyle w:val="Beschriftung"/>
        <w:rPr>
          <w:b w:val="0"/>
          <w:bCs w:val="0"/>
        </w:rPr>
      </w:pPr>
      <w:bookmarkStart w:id="320" w:name="_Toc411006814"/>
      <w:r>
        <w:t xml:space="preserve">Tabelle </w:t>
      </w:r>
      <w:r w:rsidR="00347A8B">
        <w:fldChar w:fldCharType="begin"/>
      </w:r>
      <w:r w:rsidR="00347A8B">
        <w:instrText xml:space="preserve"> STYLEREF 1 \s </w:instrText>
      </w:r>
      <w:r w:rsidR="00347A8B">
        <w:fldChar w:fldCharType="separate"/>
      </w:r>
      <w:r w:rsidR="000D0636">
        <w:rPr>
          <w:noProof/>
        </w:rPr>
        <w:t>3</w:t>
      </w:r>
      <w:r w:rsidR="00347A8B">
        <w:rPr>
          <w:noProof/>
        </w:rPr>
        <w:fldChar w:fldCharType="end"/>
      </w:r>
      <w:r w:rsidR="001524C2">
        <w:t>.</w:t>
      </w:r>
      <w:r w:rsidR="00347A8B">
        <w:fldChar w:fldCharType="begin"/>
      </w:r>
      <w:r w:rsidR="00347A8B">
        <w:instrText xml:space="preserve"> SEQ Tabelle \* ARABIC \s 1 </w:instrText>
      </w:r>
      <w:r w:rsidR="00347A8B">
        <w:fldChar w:fldCharType="separate"/>
      </w:r>
      <w:r w:rsidR="000D0636">
        <w:rPr>
          <w:noProof/>
        </w:rPr>
        <w:t>6</w:t>
      </w:r>
      <w:r w:rsidR="00347A8B">
        <w:rPr>
          <w:noProof/>
        </w:rPr>
        <w:fldChar w:fldCharType="end"/>
      </w:r>
      <w:r>
        <w:t xml:space="preserve"> Qualitätsanforderungen</w:t>
      </w:r>
      <w:bookmarkEnd w:id="320"/>
      <w:r w:rsidR="00A149D7">
        <w:br w:type="page"/>
      </w:r>
    </w:p>
    <w:p w14:paraId="366975B1" w14:textId="1BC9573F" w:rsidR="00635A2A" w:rsidRPr="00635A2A" w:rsidRDefault="00635A2A" w:rsidP="00635A2A">
      <w:pPr>
        <w:pStyle w:val="berschrift2"/>
      </w:pPr>
      <w:bookmarkStart w:id="321" w:name="_Toc411006751"/>
      <w:r>
        <w:lastRenderedPageBreak/>
        <w:t>Entwicklungsumgebung</w:t>
      </w:r>
      <w:bookmarkEnd w:id="321"/>
    </w:p>
    <w:p w14:paraId="2040D94D" w14:textId="77777777" w:rsidR="00703F6E" w:rsidRDefault="00703F6E" w:rsidP="00703F6E"/>
    <w:p w14:paraId="1624D0AC" w14:textId="54B06001" w:rsidR="008E20E9" w:rsidRDefault="008E20E9" w:rsidP="00703F6E">
      <w:r>
        <w:t>Die Nutzung von Werkzeugen zur Entwicklung ergibt sich aus dem Projektbericht [Bus14] und den Erkenntnissen bei der Ermittlung geeigneter Controller. Des Weiteren findet eine Versionierung der App und des Projektes über GitHub statt. In folgender Übersicht sind alle genutzten Werkzeuge aufgelistet und das Zielsystem festgelegt.</w:t>
      </w:r>
    </w:p>
    <w:p w14:paraId="3E564B6C" w14:textId="77777777" w:rsidR="00AF74FA" w:rsidRDefault="00AF74FA" w:rsidP="00703F6E"/>
    <w:p w14:paraId="0F984E85" w14:textId="092613B3" w:rsidR="00AF74FA" w:rsidRDefault="008E20E9" w:rsidP="00703F6E">
      <w:r>
        <w:t>Entwicklung</w:t>
      </w:r>
    </w:p>
    <w:p w14:paraId="0D5FE2E7" w14:textId="02EEC9C5" w:rsidR="008E20E9" w:rsidRDefault="008E20E9" w:rsidP="008E20E9">
      <w:pPr>
        <w:pStyle w:val="Listenabsatz"/>
        <w:numPr>
          <w:ilvl w:val="0"/>
          <w:numId w:val="31"/>
        </w:numPr>
      </w:pPr>
      <w:r>
        <w:t>Unity</w:t>
      </w:r>
    </w:p>
    <w:p w14:paraId="2DA736D1" w14:textId="16675C03" w:rsidR="008E20E9" w:rsidRDefault="008E20E9" w:rsidP="008E20E9">
      <w:pPr>
        <w:pStyle w:val="Listenabsatz"/>
        <w:numPr>
          <w:ilvl w:val="0"/>
          <w:numId w:val="31"/>
        </w:numPr>
      </w:pPr>
      <w:r>
        <w:t>MonoDevelop/SublimeText</w:t>
      </w:r>
    </w:p>
    <w:p w14:paraId="6F04636E" w14:textId="599F9F4D" w:rsidR="008E20E9" w:rsidRDefault="00AF74FA" w:rsidP="008E20E9">
      <w:pPr>
        <w:pStyle w:val="Listenabsatz"/>
        <w:numPr>
          <w:ilvl w:val="0"/>
          <w:numId w:val="31"/>
        </w:numPr>
      </w:pPr>
      <w:r>
        <w:t>C#, Java</w:t>
      </w:r>
    </w:p>
    <w:p w14:paraId="60EF5BBF" w14:textId="6DA6BABC" w:rsidR="00AF74FA" w:rsidRDefault="00AF74FA" w:rsidP="008E20E9">
      <w:pPr>
        <w:pStyle w:val="Listenabsatz"/>
        <w:numPr>
          <w:ilvl w:val="0"/>
          <w:numId w:val="31"/>
        </w:numPr>
      </w:pPr>
      <w:r>
        <w:t>Google Cardboard SDK</w:t>
      </w:r>
    </w:p>
    <w:p w14:paraId="5BAF42E9" w14:textId="0924F9B4" w:rsidR="00AF74FA" w:rsidRDefault="00AF74FA" w:rsidP="008E20E9">
      <w:pPr>
        <w:pStyle w:val="Listenabsatz"/>
        <w:numPr>
          <w:ilvl w:val="0"/>
          <w:numId w:val="31"/>
        </w:numPr>
      </w:pPr>
      <w:r>
        <w:t>Durovis Dive SDK</w:t>
      </w:r>
    </w:p>
    <w:p w14:paraId="3056B330" w14:textId="1E2FA57C" w:rsidR="00AF74FA" w:rsidRDefault="00AF74FA" w:rsidP="008E20E9">
      <w:pPr>
        <w:pStyle w:val="Listenabsatz"/>
        <w:numPr>
          <w:ilvl w:val="0"/>
          <w:numId w:val="31"/>
        </w:numPr>
      </w:pPr>
      <w:r>
        <w:t>ADB</w:t>
      </w:r>
    </w:p>
    <w:p w14:paraId="326FBD64" w14:textId="77777777" w:rsidR="00AF74FA" w:rsidRDefault="00AF74FA" w:rsidP="00AF74FA">
      <w:pPr>
        <w:pStyle w:val="Listenabsatz"/>
        <w:numPr>
          <w:ilvl w:val="0"/>
          <w:numId w:val="31"/>
        </w:numPr>
      </w:pPr>
      <w:r>
        <w:t>GitHub, Git</w:t>
      </w:r>
    </w:p>
    <w:p w14:paraId="2E8F24F2" w14:textId="77777777" w:rsidR="00AF74FA" w:rsidRDefault="00AF74FA" w:rsidP="00AF74FA"/>
    <w:p w14:paraId="23364F62" w14:textId="14CE5F59" w:rsidR="00AF74FA" w:rsidRDefault="00AF74FA" w:rsidP="00AF74FA">
      <w:r>
        <w:t>Zielsystem</w:t>
      </w:r>
    </w:p>
    <w:p w14:paraId="3F5DDDEE" w14:textId="137E6063" w:rsidR="004B3D6A" w:rsidRDefault="00AF74FA" w:rsidP="00AF74FA">
      <w:pPr>
        <w:pStyle w:val="Listenabsatz"/>
        <w:numPr>
          <w:ilvl w:val="0"/>
          <w:numId w:val="32"/>
        </w:numPr>
      </w:pPr>
      <w:r>
        <w:t>Android</w:t>
      </w:r>
    </w:p>
    <w:p w14:paraId="7244659E" w14:textId="77777777" w:rsidR="00AF74FA" w:rsidRDefault="00AF74FA" w:rsidP="00AF74FA"/>
    <w:p w14:paraId="24910CBA" w14:textId="7EBCAE13" w:rsidR="00950A59" w:rsidRDefault="00F87858" w:rsidP="00B234C9">
      <w:pPr>
        <w:pStyle w:val="berschrift2"/>
      </w:pPr>
      <w:bookmarkStart w:id="322" w:name="_Toc411006752"/>
      <w:r>
        <w:t>Tests</w:t>
      </w:r>
      <w:bookmarkEnd w:id="322"/>
    </w:p>
    <w:p w14:paraId="496BBEC6" w14:textId="77777777" w:rsidR="000711F1" w:rsidRDefault="000711F1" w:rsidP="000711F1"/>
    <w:p w14:paraId="00AD9CCE" w14:textId="083A5602" w:rsidR="00AF74FA" w:rsidRDefault="000711F1" w:rsidP="00F41463">
      <w:r>
        <w:t>In diesem Abschnitt werden die Testgeräte und mögliche Testszenarien festgehalten, um die Funktionali</w:t>
      </w:r>
      <w:r w:rsidR="00A43BBE">
        <w:t>tät eines Controllers zu testen und mögliches Fehlverhalten oder Verbindungsabbrüche zu kompensieren.</w:t>
      </w:r>
      <w:r w:rsidR="00734860">
        <w:t xml:space="preserve"> Die Tests werden mit Hilfe der nachfolgend aufgeführten </w:t>
      </w:r>
      <w:r w:rsidR="00995DA5">
        <w:t>Testgeräte</w:t>
      </w:r>
      <w:r w:rsidR="00734860">
        <w:t xml:space="preserve"> durchgeführt.</w:t>
      </w:r>
    </w:p>
    <w:p w14:paraId="787F51A3" w14:textId="7CE96C11" w:rsidR="00F41463" w:rsidRDefault="00F41463">
      <w:pPr>
        <w:spacing w:before="0" w:after="0" w:line="240" w:lineRule="auto"/>
        <w:jc w:val="left"/>
      </w:pPr>
      <w:r>
        <w:br w:type="page"/>
      </w:r>
    </w:p>
    <w:p w14:paraId="1120985B" w14:textId="1F7A5FB3" w:rsidR="00C903B9" w:rsidRDefault="00C903B9" w:rsidP="00C903B9">
      <w:pPr>
        <w:pStyle w:val="berschrift3"/>
      </w:pPr>
      <w:bookmarkStart w:id="323" w:name="_Toc411006753"/>
      <w:r>
        <w:lastRenderedPageBreak/>
        <w:t>Testgeräte</w:t>
      </w:r>
      <w:bookmarkEnd w:id="323"/>
    </w:p>
    <w:p w14:paraId="614F1A08" w14:textId="77777777" w:rsidR="000711F1" w:rsidRPr="000711F1" w:rsidRDefault="000711F1" w:rsidP="000711F1"/>
    <w:p w14:paraId="6C53FF0F" w14:textId="2E132A85" w:rsidR="002633DF" w:rsidRDefault="000711F1" w:rsidP="002633DF">
      <w:r>
        <w:t>Als Testgeräte werden aktuelle und ältere Android-Smartphones genutzt. Um alle möglichen Controller testen zu können</w:t>
      </w:r>
      <w:r w:rsidR="00734860">
        <w:t xml:space="preserve"> und einen möglichst breites Testresultat zu erhalten</w:t>
      </w:r>
      <w:r>
        <w:t xml:space="preserve">, werden Geräte verschiedener Hersteller </w:t>
      </w:r>
      <w:r w:rsidR="00734860">
        <w:t>mit unterschiedlichen Android-Versionen verwendet.</w:t>
      </w:r>
    </w:p>
    <w:p w14:paraId="53C995DC" w14:textId="77777777" w:rsidR="002F4DF1" w:rsidRDefault="002F4DF1" w:rsidP="002633DF"/>
    <w:tbl>
      <w:tblPr>
        <w:tblStyle w:val="EinfacheTabelle21"/>
        <w:tblW w:w="8789" w:type="dxa"/>
        <w:shd w:val="clear" w:color="auto" w:fill="AAAFB6"/>
        <w:tblLook w:val="04A0" w:firstRow="1" w:lastRow="0" w:firstColumn="1" w:lastColumn="0" w:noHBand="0" w:noVBand="1"/>
      </w:tblPr>
      <w:tblGrid>
        <w:gridCol w:w="2929"/>
        <w:gridCol w:w="2930"/>
        <w:gridCol w:w="2930"/>
      </w:tblGrid>
      <w:tr w:rsidR="007746FF" w14:paraId="499B0158" w14:textId="77777777" w:rsidTr="007746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9" w:type="dxa"/>
            <w:shd w:val="clear" w:color="auto" w:fill="AAAFB6"/>
          </w:tcPr>
          <w:p w14:paraId="2CFA4747" w14:textId="182FB75E" w:rsidR="007746FF" w:rsidRDefault="007746FF" w:rsidP="006C479A">
            <w:r>
              <w:t>Testgerät</w:t>
            </w:r>
          </w:p>
        </w:tc>
        <w:tc>
          <w:tcPr>
            <w:tcW w:w="2930" w:type="dxa"/>
            <w:shd w:val="clear" w:color="auto" w:fill="AAAFB6"/>
          </w:tcPr>
          <w:p w14:paraId="188D40B1" w14:textId="336AA25F" w:rsidR="007746FF" w:rsidRDefault="007746FF" w:rsidP="006C479A">
            <w:pPr>
              <w:cnfStyle w:val="100000000000" w:firstRow="1" w:lastRow="0" w:firstColumn="0" w:lastColumn="0" w:oddVBand="0" w:evenVBand="0" w:oddHBand="0" w:evenHBand="0" w:firstRowFirstColumn="0" w:firstRowLastColumn="0" w:lastRowFirstColumn="0" w:lastRowLastColumn="0"/>
            </w:pPr>
            <w:r>
              <w:t>Android-Version</w:t>
            </w:r>
          </w:p>
        </w:tc>
        <w:tc>
          <w:tcPr>
            <w:tcW w:w="2930" w:type="dxa"/>
            <w:shd w:val="clear" w:color="auto" w:fill="AAAFB6"/>
          </w:tcPr>
          <w:p w14:paraId="7DF78E3A" w14:textId="0673734B" w:rsidR="007746FF" w:rsidRDefault="007746FF" w:rsidP="006C479A">
            <w:pPr>
              <w:cnfStyle w:val="100000000000" w:firstRow="1" w:lastRow="0" w:firstColumn="0" w:lastColumn="0" w:oddVBand="0" w:evenVBand="0" w:oddHBand="0" w:evenHBand="0" w:firstRowFirstColumn="0" w:firstRowLastColumn="0" w:lastRowFirstColumn="0" w:lastRowLastColumn="0"/>
            </w:pPr>
            <w:r>
              <w:t>Jahr</w:t>
            </w:r>
          </w:p>
        </w:tc>
      </w:tr>
      <w:tr w:rsidR="00F97CA9" w14:paraId="768C184C" w14:textId="77777777" w:rsidTr="00774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9" w:type="dxa"/>
            <w:shd w:val="clear" w:color="auto" w:fill="FCFCFC" w:themeFill="background1"/>
          </w:tcPr>
          <w:p w14:paraId="5834D739" w14:textId="77777777" w:rsidR="00F97CA9" w:rsidRPr="00A43BBE" w:rsidRDefault="00F97CA9" w:rsidP="006C479A">
            <w:pPr>
              <w:jc w:val="left"/>
              <w:rPr>
                <w:b w:val="0"/>
              </w:rPr>
            </w:pPr>
            <w:r w:rsidRPr="00A43BBE">
              <w:rPr>
                <w:b w:val="0"/>
              </w:rPr>
              <w:t>Oneplus One</w:t>
            </w:r>
          </w:p>
        </w:tc>
        <w:tc>
          <w:tcPr>
            <w:tcW w:w="2930" w:type="dxa"/>
            <w:shd w:val="clear" w:color="auto" w:fill="FCFCFC" w:themeFill="background1"/>
          </w:tcPr>
          <w:p w14:paraId="7E318CF4" w14:textId="77777777" w:rsidR="00F97CA9" w:rsidRDefault="00F97CA9" w:rsidP="006C479A">
            <w:pPr>
              <w:jc w:val="left"/>
              <w:cnfStyle w:val="000000100000" w:firstRow="0" w:lastRow="0" w:firstColumn="0" w:lastColumn="0" w:oddVBand="0" w:evenVBand="0" w:oddHBand="1" w:evenHBand="0" w:firstRowFirstColumn="0" w:firstRowLastColumn="0" w:lastRowFirstColumn="0" w:lastRowLastColumn="0"/>
            </w:pPr>
            <w:r>
              <w:t>4.4.4</w:t>
            </w:r>
          </w:p>
        </w:tc>
        <w:tc>
          <w:tcPr>
            <w:tcW w:w="2930" w:type="dxa"/>
            <w:shd w:val="clear" w:color="auto" w:fill="FCFCFC" w:themeFill="background1"/>
          </w:tcPr>
          <w:p w14:paraId="4DF97862" w14:textId="77777777" w:rsidR="00F97CA9" w:rsidRDefault="00F97CA9" w:rsidP="007746FF">
            <w:pPr>
              <w:keepNext/>
              <w:jc w:val="left"/>
              <w:cnfStyle w:val="000000100000" w:firstRow="0" w:lastRow="0" w:firstColumn="0" w:lastColumn="0" w:oddVBand="0" w:evenVBand="0" w:oddHBand="1" w:evenHBand="0" w:firstRowFirstColumn="0" w:firstRowLastColumn="0" w:lastRowFirstColumn="0" w:lastRowLastColumn="0"/>
            </w:pPr>
            <w:r>
              <w:t>2014</w:t>
            </w:r>
          </w:p>
        </w:tc>
      </w:tr>
      <w:tr w:rsidR="00F97CA9" w14:paraId="202C4FE2" w14:textId="77777777" w:rsidTr="007746FF">
        <w:tc>
          <w:tcPr>
            <w:cnfStyle w:val="001000000000" w:firstRow="0" w:lastRow="0" w:firstColumn="1" w:lastColumn="0" w:oddVBand="0" w:evenVBand="0" w:oddHBand="0" w:evenHBand="0" w:firstRowFirstColumn="0" w:firstRowLastColumn="0" w:lastRowFirstColumn="0" w:lastRowLastColumn="0"/>
            <w:tcW w:w="2929" w:type="dxa"/>
            <w:shd w:val="clear" w:color="auto" w:fill="FCFCFC" w:themeFill="background1"/>
          </w:tcPr>
          <w:p w14:paraId="778D0D7F" w14:textId="77777777" w:rsidR="00F97CA9" w:rsidRPr="00A43BBE" w:rsidRDefault="00F97CA9" w:rsidP="006C479A">
            <w:pPr>
              <w:jc w:val="left"/>
              <w:rPr>
                <w:b w:val="0"/>
              </w:rPr>
            </w:pPr>
            <w:r>
              <w:rPr>
                <w:b w:val="0"/>
              </w:rPr>
              <w:t>Samsung Galaxy S3</w:t>
            </w:r>
          </w:p>
        </w:tc>
        <w:tc>
          <w:tcPr>
            <w:tcW w:w="2930" w:type="dxa"/>
            <w:shd w:val="clear" w:color="auto" w:fill="FCFCFC" w:themeFill="background1"/>
          </w:tcPr>
          <w:p w14:paraId="794BC4EF" w14:textId="77777777" w:rsidR="00F97CA9" w:rsidRDefault="00F97CA9" w:rsidP="006C479A">
            <w:pPr>
              <w:jc w:val="left"/>
              <w:cnfStyle w:val="000000000000" w:firstRow="0" w:lastRow="0" w:firstColumn="0" w:lastColumn="0" w:oddVBand="0" w:evenVBand="0" w:oddHBand="0" w:evenHBand="0" w:firstRowFirstColumn="0" w:firstRowLastColumn="0" w:lastRowFirstColumn="0" w:lastRowLastColumn="0"/>
            </w:pPr>
            <w:r>
              <w:t>4.0.4</w:t>
            </w:r>
          </w:p>
        </w:tc>
        <w:tc>
          <w:tcPr>
            <w:tcW w:w="2930" w:type="dxa"/>
            <w:shd w:val="clear" w:color="auto" w:fill="FCFCFC" w:themeFill="background1"/>
          </w:tcPr>
          <w:p w14:paraId="6ACEF224" w14:textId="77777777" w:rsidR="00F97CA9" w:rsidRDefault="00F97CA9" w:rsidP="007746FF">
            <w:pPr>
              <w:keepNext/>
              <w:jc w:val="left"/>
              <w:cnfStyle w:val="000000000000" w:firstRow="0" w:lastRow="0" w:firstColumn="0" w:lastColumn="0" w:oddVBand="0" w:evenVBand="0" w:oddHBand="0" w:evenHBand="0" w:firstRowFirstColumn="0" w:firstRowLastColumn="0" w:lastRowFirstColumn="0" w:lastRowLastColumn="0"/>
            </w:pPr>
            <w:r>
              <w:t>2012</w:t>
            </w:r>
          </w:p>
        </w:tc>
      </w:tr>
      <w:tr w:rsidR="00F97CA9" w14:paraId="3DBA0BA2" w14:textId="77777777" w:rsidTr="00774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9" w:type="dxa"/>
            <w:shd w:val="clear" w:color="auto" w:fill="FCFCFC" w:themeFill="background1"/>
          </w:tcPr>
          <w:p w14:paraId="5F014DDE" w14:textId="77777777" w:rsidR="00F97CA9" w:rsidRPr="000C0136" w:rsidRDefault="00F97CA9" w:rsidP="006C479A">
            <w:pPr>
              <w:jc w:val="left"/>
              <w:rPr>
                <w:b w:val="0"/>
              </w:rPr>
            </w:pPr>
            <w:r>
              <w:rPr>
                <w:b w:val="0"/>
              </w:rPr>
              <w:t>Samsung Galaxy S4</w:t>
            </w:r>
          </w:p>
        </w:tc>
        <w:tc>
          <w:tcPr>
            <w:tcW w:w="2930" w:type="dxa"/>
            <w:shd w:val="clear" w:color="auto" w:fill="FCFCFC" w:themeFill="background1"/>
          </w:tcPr>
          <w:p w14:paraId="50152367" w14:textId="77777777" w:rsidR="00F97CA9" w:rsidRPr="000C0136" w:rsidRDefault="00F97CA9" w:rsidP="006C479A">
            <w:pPr>
              <w:jc w:val="left"/>
              <w:cnfStyle w:val="000000100000" w:firstRow="0" w:lastRow="0" w:firstColumn="0" w:lastColumn="0" w:oddVBand="0" w:evenVBand="0" w:oddHBand="1" w:evenHBand="0" w:firstRowFirstColumn="0" w:firstRowLastColumn="0" w:lastRowFirstColumn="0" w:lastRowLastColumn="0"/>
            </w:pPr>
            <w:r>
              <w:t>4.2.2</w:t>
            </w:r>
          </w:p>
        </w:tc>
        <w:tc>
          <w:tcPr>
            <w:tcW w:w="2930" w:type="dxa"/>
            <w:shd w:val="clear" w:color="auto" w:fill="FCFCFC" w:themeFill="background1"/>
          </w:tcPr>
          <w:p w14:paraId="55FBF385" w14:textId="77777777" w:rsidR="00F97CA9" w:rsidRPr="000C0136" w:rsidRDefault="00F97CA9" w:rsidP="006C479A">
            <w:pPr>
              <w:jc w:val="left"/>
              <w:cnfStyle w:val="000000100000" w:firstRow="0" w:lastRow="0" w:firstColumn="0" w:lastColumn="0" w:oddVBand="0" w:evenVBand="0" w:oddHBand="1" w:evenHBand="0" w:firstRowFirstColumn="0" w:firstRowLastColumn="0" w:lastRowFirstColumn="0" w:lastRowLastColumn="0"/>
            </w:pPr>
            <w:r>
              <w:t>2013</w:t>
            </w:r>
          </w:p>
        </w:tc>
      </w:tr>
      <w:tr w:rsidR="00F97CA9" w14:paraId="62CC3C03" w14:textId="77777777" w:rsidTr="007746FF">
        <w:tc>
          <w:tcPr>
            <w:cnfStyle w:val="001000000000" w:firstRow="0" w:lastRow="0" w:firstColumn="1" w:lastColumn="0" w:oddVBand="0" w:evenVBand="0" w:oddHBand="0" w:evenHBand="0" w:firstRowFirstColumn="0" w:firstRowLastColumn="0" w:lastRowFirstColumn="0" w:lastRowLastColumn="0"/>
            <w:tcW w:w="2929" w:type="dxa"/>
            <w:shd w:val="clear" w:color="auto" w:fill="FCFCFC" w:themeFill="background1"/>
          </w:tcPr>
          <w:p w14:paraId="255D2949" w14:textId="77777777" w:rsidR="00F97CA9" w:rsidRDefault="00F97CA9" w:rsidP="006C479A">
            <w:pPr>
              <w:jc w:val="left"/>
              <w:rPr>
                <w:b w:val="0"/>
              </w:rPr>
            </w:pPr>
            <w:r>
              <w:rPr>
                <w:b w:val="0"/>
              </w:rPr>
              <w:t>Sony Xperia Z3</w:t>
            </w:r>
          </w:p>
        </w:tc>
        <w:tc>
          <w:tcPr>
            <w:tcW w:w="2930" w:type="dxa"/>
            <w:shd w:val="clear" w:color="auto" w:fill="FCFCFC" w:themeFill="background1"/>
          </w:tcPr>
          <w:p w14:paraId="02058A6C" w14:textId="77777777" w:rsidR="00F97CA9" w:rsidRPr="000C0136" w:rsidRDefault="00F97CA9" w:rsidP="006C479A">
            <w:pPr>
              <w:jc w:val="left"/>
              <w:cnfStyle w:val="000000000000" w:firstRow="0" w:lastRow="0" w:firstColumn="0" w:lastColumn="0" w:oddVBand="0" w:evenVBand="0" w:oddHBand="0" w:evenHBand="0" w:firstRowFirstColumn="0" w:firstRowLastColumn="0" w:lastRowFirstColumn="0" w:lastRowLastColumn="0"/>
            </w:pPr>
            <w:r>
              <w:t>4.4.4</w:t>
            </w:r>
          </w:p>
        </w:tc>
        <w:tc>
          <w:tcPr>
            <w:tcW w:w="2930" w:type="dxa"/>
            <w:shd w:val="clear" w:color="auto" w:fill="FCFCFC" w:themeFill="background1"/>
          </w:tcPr>
          <w:p w14:paraId="299C0DDA" w14:textId="77777777" w:rsidR="00F97CA9" w:rsidRPr="000C0136" w:rsidRDefault="00F97CA9" w:rsidP="007746FF">
            <w:pPr>
              <w:keepNext/>
              <w:jc w:val="left"/>
              <w:cnfStyle w:val="000000000000" w:firstRow="0" w:lastRow="0" w:firstColumn="0" w:lastColumn="0" w:oddVBand="0" w:evenVBand="0" w:oddHBand="0" w:evenHBand="0" w:firstRowFirstColumn="0" w:firstRowLastColumn="0" w:lastRowFirstColumn="0" w:lastRowLastColumn="0"/>
            </w:pPr>
            <w:r>
              <w:t>2014</w:t>
            </w:r>
          </w:p>
        </w:tc>
      </w:tr>
    </w:tbl>
    <w:p w14:paraId="08A13EFE" w14:textId="47408071" w:rsidR="007746FF" w:rsidRDefault="007746FF" w:rsidP="007746FF">
      <w:pPr>
        <w:pStyle w:val="Beschriftung"/>
      </w:pPr>
      <w:bookmarkStart w:id="324" w:name="_Toc411006815"/>
      <w:r>
        <w:t xml:space="preserve">Tabelle </w:t>
      </w:r>
      <w:r w:rsidR="00347A8B">
        <w:fldChar w:fldCharType="begin"/>
      </w:r>
      <w:r w:rsidR="00347A8B">
        <w:instrText xml:space="preserve"> STYLEREF 1 \s </w:instrText>
      </w:r>
      <w:r w:rsidR="00347A8B">
        <w:fldChar w:fldCharType="separate"/>
      </w:r>
      <w:r w:rsidR="000D0636">
        <w:rPr>
          <w:noProof/>
        </w:rPr>
        <w:t>3</w:t>
      </w:r>
      <w:r w:rsidR="00347A8B">
        <w:rPr>
          <w:noProof/>
        </w:rPr>
        <w:fldChar w:fldCharType="end"/>
      </w:r>
      <w:r w:rsidR="001524C2">
        <w:t>.</w:t>
      </w:r>
      <w:r w:rsidR="00347A8B">
        <w:fldChar w:fldCharType="begin"/>
      </w:r>
      <w:r w:rsidR="00347A8B">
        <w:instrText xml:space="preserve"> SEQ Tabelle \* ARABIC \s 1 </w:instrText>
      </w:r>
      <w:r w:rsidR="00347A8B">
        <w:fldChar w:fldCharType="separate"/>
      </w:r>
      <w:r w:rsidR="000D0636">
        <w:rPr>
          <w:noProof/>
        </w:rPr>
        <w:t>7</w:t>
      </w:r>
      <w:r w:rsidR="00347A8B">
        <w:rPr>
          <w:noProof/>
        </w:rPr>
        <w:fldChar w:fldCharType="end"/>
      </w:r>
      <w:r>
        <w:t xml:space="preserve"> Übersicht der Testgeräte</w:t>
      </w:r>
      <w:bookmarkEnd w:id="324"/>
    </w:p>
    <w:p w14:paraId="1D2AD8EA" w14:textId="183EDAA3" w:rsidR="00A43BBE" w:rsidRDefault="00A43BBE">
      <w:pPr>
        <w:spacing w:before="0" w:after="0" w:line="240" w:lineRule="auto"/>
        <w:jc w:val="left"/>
      </w:pPr>
    </w:p>
    <w:p w14:paraId="2D581AD7" w14:textId="0149432E" w:rsidR="00C903B9" w:rsidRDefault="001524C2" w:rsidP="00C903B9">
      <w:pPr>
        <w:pStyle w:val="berschrift3"/>
      </w:pPr>
      <w:bookmarkStart w:id="325" w:name="_Toc411006754"/>
      <w:r>
        <w:t>Testfälle</w:t>
      </w:r>
      <w:bookmarkEnd w:id="325"/>
    </w:p>
    <w:p w14:paraId="419C752C" w14:textId="6934D4DC" w:rsidR="007746FF" w:rsidRDefault="007746FF" w:rsidP="007746FF"/>
    <w:p w14:paraId="0E5A4D02" w14:textId="31821868" w:rsidR="008A4BD7" w:rsidRDefault="008A4BD7" w:rsidP="008A4BD7">
      <w:pPr>
        <w:pStyle w:val="Listenabsatz"/>
        <w:numPr>
          <w:ilvl w:val="0"/>
          <w:numId w:val="24"/>
        </w:numPr>
      </w:pPr>
      <w:r>
        <w:t>VR-App</w:t>
      </w:r>
    </w:p>
    <w:p w14:paraId="25B658DF" w14:textId="4658B4FD" w:rsidR="00E8549F" w:rsidRDefault="00E8549F" w:rsidP="00E8549F">
      <w:pPr>
        <w:pStyle w:val="Listenabsatz"/>
        <w:numPr>
          <w:ilvl w:val="1"/>
          <w:numId w:val="24"/>
        </w:numPr>
      </w:pPr>
      <w:r>
        <w:t>Übersetzung von schnellen Bewegungen des HMDs</w:t>
      </w:r>
    </w:p>
    <w:p w14:paraId="2A191810" w14:textId="1FBCE12D" w:rsidR="00A43BBE" w:rsidRDefault="00A43BBE" w:rsidP="00E8549F">
      <w:pPr>
        <w:pStyle w:val="Listenabsatz"/>
        <w:numPr>
          <w:ilvl w:val="1"/>
          <w:numId w:val="24"/>
        </w:numPr>
      </w:pPr>
      <w:r>
        <w:t>Übersetzung von schnellen Eingaben des Controllers</w:t>
      </w:r>
    </w:p>
    <w:p w14:paraId="2B8F8D09" w14:textId="68C6DD28" w:rsidR="00A43BBE" w:rsidRDefault="00E5775C" w:rsidP="00F465F5">
      <w:pPr>
        <w:pStyle w:val="Listenabsatz"/>
        <w:numPr>
          <w:ilvl w:val="1"/>
          <w:numId w:val="24"/>
        </w:numPr>
      </w:pPr>
      <w:r>
        <w:t>Übersetzung von schnellen Bewegungen des Controllers</w:t>
      </w:r>
    </w:p>
    <w:p w14:paraId="48137DB1" w14:textId="77777777" w:rsidR="006171AB" w:rsidRDefault="006171AB" w:rsidP="006171AB">
      <w:pPr>
        <w:ind w:left="360"/>
      </w:pPr>
    </w:p>
    <w:p w14:paraId="7A43B371" w14:textId="6A1B9742" w:rsidR="008A4BD7" w:rsidRDefault="008A4BD7" w:rsidP="008A4BD7">
      <w:pPr>
        <w:pStyle w:val="Listenabsatz"/>
        <w:keepNext/>
        <w:numPr>
          <w:ilvl w:val="0"/>
          <w:numId w:val="24"/>
        </w:numPr>
      </w:pPr>
      <w:r>
        <w:t>Controller</w:t>
      </w:r>
    </w:p>
    <w:p w14:paraId="59270DDA" w14:textId="4A4B4F31" w:rsidR="00A43BBE" w:rsidRDefault="00A43BBE" w:rsidP="00A43BBE">
      <w:pPr>
        <w:pStyle w:val="Listenabsatz"/>
        <w:keepNext/>
        <w:numPr>
          <w:ilvl w:val="1"/>
          <w:numId w:val="24"/>
        </w:numPr>
      </w:pPr>
      <w:r>
        <w:t>Verbindungsaufbau</w:t>
      </w:r>
    </w:p>
    <w:p w14:paraId="32265886" w14:textId="445F83A0" w:rsidR="00B23961" w:rsidRDefault="00517425" w:rsidP="001524C2">
      <w:pPr>
        <w:pStyle w:val="Listenabsatz"/>
        <w:keepNext/>
        <w:numPr>
          <w:ilvl w:val="1"/>
          <w:numId w:val="24"/>
        </w:numPr>
      </w:pPr>
      <w:r>
        <w:t xml:space="preserve">Verbindungsabbruch </w:t>
      </w:r>
    </w:p>
    <w:p w14:paraId="7BC3CC01" w14:textId="217632FC" w:rsidR="00E5775C" w:rsidRDefault="00E5775C" w:rsidP="008A4BD7">
      <w:pPr>
        <w:pStyle w:val="Listenabsatz"/>
        <w:keepNext/>
        <w:numPr>
          <w:ilvl w:val="1"/>
          <w:numId w:val="24"/>
        </w:numPr>
      </w:pPr>
      <w:r>
        <w:t>Reichweite</w:t>
      </w:r>
    </w:p>
    <w:p w14:paraId="2C173A24" w14:textId="6DEA422B" w:rsidR="00A43BBE" w:rsidRDefault="006171AB" w:rsidP="008A4BD7">
      <w:pPr>
        <w:pStyle w:val="Listenabsatz"/>
        <w:keepNext/>
        <w:numPr>
          <w:ilvl w:val="1"/>
          <w:numId w:val="24"/>
        </w:numPr>
      </w:pPr>
      <w:r>
        <w:t xml:space="preserve">Bewegungssteuerung nach mehrmaligem </w:t>
      </w:r>
      <w:r w:rsidR="00A43BBE">
        <w:t xml:space="preserve">Verbindungsaufbau </w:t>
      </w:r>
      <w:r>
        <w:t>und</w:t>
      </w:r>
      <w:r w:rsidR="00A43BBE">
        <w:t xml:space="preserve"> Verbindungsabbruch </w:t>
      </w:r>
    </w:p>
    <w:p w14:paraId="09C27714" w14:textId="7D2FD5C4" w:rsidR="0081167D" w:rsidRDefault="008A4BD7" w:rsidP="006171AB">
      <w:pPr>
        <w:pStyle w:val="Beschriftung"/>
        <w:sectPr w:rsidR="0081167D" w:rsidSect="00CF380C">
          <w:pgSz w:w="11906" w:h="16838" w:code="9"/>
          <w:pgMar w:top="1531" w:right="1418" w:bottom="1701" w:left="1701" w:header="510" w:footer="624" w:gutter="0"/>
          <w:cols w:space="708"/>
          <w:docGrid w:linePitch="360"/>
        </w:sectPr>
      </w:pPr>
      <w:bookmarkStart w:id="326" w:name="_Toc411006816"/>
      <w:r>
        <w:t xml:space="preserve">Tabelle </w:t>
      </w:r>
      <w:r w:rsidR="00347A8B">
        <w:fldChar w:fldCharType="begin"/>
      </w:r>
      <w:r w:rsidR="00347A8B">
        <w:instrText xml:space="preserve"> STYLEREF 1 \s </w:instrText>
      </w:r>
      <w:r w:rsidR="00347A8B">
        <w:fldChar w:fldCharType="separate"/>
      </w:r>
      <w:r w:rsidR="000D0636">
        <w:rPr>
          <w:noProof/>
        </w:rPr>
        <w:t>3</w:t>
      </w:r>
      <w:r w:rsidR="00347A8B">
        <w:rPr>
          <w:noProof/>
        </w:rPr>
        <w:fldChar w:fldCharType="end"/>
      </w:r>
      <w:r w:rsidR="001524C2">
        <w:t>.</w:t>
      </w:r>
      <w:r w:rsidR="00347A8B">
        <w:fldChar w:fldCharType="begin"/>
      </w:r>
      <w:r w:rsidR="00347A8B">
        <w:instrText xml:space="preserve"> SEQ Tabelle \* ARABIC \s 1 </w:instrText>
      </w:r>
      <w:r w:rsidR="00347A8B">
        <w:fldChar w:fldCharType="separate"/>
      </w:r>
      <w:r w:rsidR="000D0636">
        <w:rPr>
          <w:noProof/>
        </w:rPr>
        <w:t>8</w:t>
      </w:r>
      <w:r w:rsidR="00347A8B">
        <w:rPr>
          <w:noProof/>
        </w:rPr>
        <w:fldChar w:fldCharType="end"/>
      </w:r>
      <w:r>
        <w:t xml:space="preserve"> </w:t>
      </w:r>
      <w:r w:rsidR="001524C2">
        <w:t>Testfälle</w:t>
      </w:r>
      <w:bookmarkEnd w:id="326"/>
      <w:r w:rsidR="005958CB">
        <w:br w:type="page"/>
      </w:r>
    </w:p>
    <w:p w14:paraId="58B725B4" w14:textId="293DB5EA" w:rsidR="00425FF0" w:rsidRDefault="005958CB" w:rsidP="005958CB">
      <w:pPr>
        <w:pStyle w:val="berschrift1"/>
      </w:pPr>
      <w:bookmarkStart w:id="327" w:name="_Toc411006755"/>
      <w:r w:rsidRPr="005073E9">
        <w:rPr>
          <w:rFonts w:cs="Helvetica"/>
          <w:noProof/>
          <w:color w:val="FCFCFC" w:themeColor="background1"/>
          <w:sz w:val="22"/>
        </w:rPr>
        <w:lastRenderedPageBreak/>
        <mc:AlternateContent>
          <mc:Choice Requires="wps">
            <w:drawing>
              <wp:anchor distT="0" distB="0" distL="114300" distR="114300" simplePos="0" relativeHeight="251692032" behindDoc="1" locked="0" layoutInCell="1" allowOverlap="1" wp14:anchorId="786F26BE" wp14:editId="12BA7CE9">
                <wp:simplePos x="0" y="0"/>
                <wp:positionH relativeFrom="page">
                  <wp:posOffset>536892</wp:posOffset>
                </wp:positionH>
                <wp:positionV relativeFrom="paragraph">
                  <wp:posOffset>-514031</wp:posOffset>
                </wp:positionV>
                <wp:extent cx="436247" cy="1507490"/>
                <wp:effectExtent l="0" t="2222" r="0" b="0"/>
                <wp:wrapNone/>
                <wp:docPr id="2" name="Rechteck 2"/>
                <wp:cNvGraphicFramePr/>
                <a:graphic xmlns:a="http://schemas.openxmlformats.org/drawingml/2006/main">
                  <a:graphicData uri="http://schemas.microsoft.com/office/word/2010/wordprocessingShape">
                    <wps:wsp>
                      <wps:cNvSpPr/>
                      <wps:spPr>
                        <a:xfrm rot="5400000">
                          <a:off x="0" y="0"/>
                          <a:ext cx="436247" cy="150749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3CB1FC" id="Rechteck 2" o:spid="_x0000_s1026" style="position:absolute;margin-left:42.25pt;margin-top:-40.45pt;width:34.35pt;height:118.7pt;rotation:90;z-index:-2516244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" fillcolor="#303338" stroked="f" strokeweight="2pt">
                <w10:wrap anchorx="page"/>
              </v:rect>
            </w:pict>
          </mc:Fallback>
        </mc:AlternateContent>
      </w:r>
      <w:r w:rsidR="000D3D5A">
        <w:t>Analyse</w:t>
      </w:r>
      <w:r>
        <w:t xml:space="preserve"> </w:t>
      </w:r>
      <w:r w:rsidR="005D5BC7">
        <w:t xml:space="preserve">der </w:t>
      </w:r>
      <w:r w:rsidR="000D3D5A">
        <w:t>Controller</w:t>
      </w:r>
      <w:bookmarkEnd w:id="327"/>
    </w:p>
    <w:p w14:paraId="2F5E652F" w14:textId="77777777" w:rsidR="005958CB" w:rsidRDefault="005958CB" w:rsidP="005958CB"/>
    <w:p w14:paraId="7F955E3F" w14:textId="77777777" w:rsidR="00643B3C" w:rsidRDefault="00643B3C" w:rsidP="005958CB"/>
    <w:p w14:paraId="364CF831" w14:textId="28297B9A" w:rsidR="00DC076E" w:rsidRDefault="00B417AB" w:rsidP="005958CB">
      <w:r>
        <w:t xml:space="preserve">Dieser Abschnitt dient der Analyse und genaueren Betrachtung der ermittelten Controller. </w:t>
      </w:r>
      <w:r w:rsidR="00914777">
        <w:t>Dabei wird noch keine Wertung</w:t>
      </w:r>
      <w:r w:rsidR="00AE268E">
        <w:t xml:space="preserve"> vorgeno</w:t>
      </w:r>
      <w:r w:rsidR="00DC076E">
        <w:t xml:space="preserve">mmen. Diese findet im </w:t>
      </w:r>
      <w:r w:rsidR="0006701A">
        <w:t>Abschnitt</w:t>
      </w:r>
      <w:r w:rsidR="00DC076E">
        <w:t xml:space="preserve"> 6</w:t>
      </w:r>
      <w:r w:rsidR="00AE268E">
        <w:t xml:space="preserve"> statt.</w:t>
      </w:r>
      <w:r w:rsidR="00672001">
        <w:t xml:space="preserve"> </w:t>
      </w:r>
      <w:r w:rsidR="00DC076E">
        <w:t>Die hier behandelten Controll</w:t>
      </w:r>
      <w:r w:rsidR="00995DA5">
        <w:t xml:space="preserve">er setzen sich aus verfügbaren </w:t>
      </w:r>
      <w:r w:rsidR="00DC076E">
        <w:t>sowie nicht verfügbaren Prototypen und theoretischen Überlegungen zusammen.</w:t>
      </w:r>
      <w:r w:rsidR="004A4543">
        <w:t xml:space="preserve"> Die Analyse nicht vorhandener Controller und Prototypen findet auf Basis der Erkenntnisse aus bereits existieren</w:t>
      </w:r>
      <w:r w:rsidR="0006701A">
        <w:t>den</w:t>
      </w:r>
      <w:r w:rsidR="004A4543">
        <w:t xml:space="preserve"> Apps, Produktbeschreibungen und </w:t>
      </w:r>
      <w:r w:rsidR="00995DA5">
        <w:t>Produktspezifikationen</w:t>
      </w:r>
      <w:r w:rsidR="004A4543">
        <w:t xml:space="preserve"> statt.</w:t>
      </w:r>
    </w:p>
    <w:p w14:paraId="13FBC798" w14:textId="77777777" w:rsidR="00284FB0" w:rsidRPr="00284FB0" w:rsidRDefault="00284FB0" w:rsidP="00284FB0"/>
    <w:p w14:paraId="52083964" w14:textId="24ECF926" w:rsidR="00DA13C5" w:rsidRDefault="00DA13C5" w:rsidP="00DA13C5">
      <w:pPr>
        <w:pStyle w:val="berschrift2"/>
      </w:pPr>
      <w:bookmarkStart w:id="328" w:name="_Toc411006756"/>
      <w:r>
        <w:t>Gamepad</w:t>
      </w:r>
      <w:r w:rsidR="00F81EC1">
        <w:t>: Playstation 3 Controller</w:t>
      </w:r>
      <w:bookmarkEnd w:id="328"/>
    </w:p>
    <w:p w14:paraId="66A35852" w14:textId="77777777" w:rsidR="00D2646F" w:rsidRDefault="00D2646F" w:rsidP="00D2646F"/>
    <w:p w14:paraId="0D3D9DFD" w14:textId="79DC4157" w:rsidR="006C0416" w:rsidRDefault="006C0416" w:rsidP="00D2646F">
      <w:r>
        <w:t>Gamepads, insbesondere Playstation  und Xbox Controller, bieten sich für die Steuerung von VR-Applikationen an, da der Anschluss an Konsolen oder Computer einfach ist und meist das Verbinden per Kabel ausreicht, um eine Verbindung herzustellen.</w:t>
      </w:r>
      <w:r w:rsidR="00A73D97">
        <w:t xml:space="preserve"> Der Controller von der Wii von Nintendo eignete sich nicht, da hier Verbindungen über Bluetooth ab einer bestimmten Android Version nicht mehr möglich waren.</w:t>
      </w:r>
      <w:r>
        <w:t xml:space="preserve"> </w:t>
      </w:r>
      <w:r w:rsidR="00AA6A71">
        <w:t>Gamepads</w:t>
      </w:r>
      <w:r>
        <w:t xml:space="preserve"> werden auch schon für die Nutzung von anderen HMDs wie die Oculus Rift über einen Computer genutzt. Da in diesem Fall der Anschluss mit einem mobilen Gerät erfolgen soll, wird der Controller der</w:t>
      </w:r>
      <w:r w:rsidR="0057144A">
        <w:t xml:space="preserve"> Playstation 3 näher betrachtet. </w:t>
      </w:r>
    </w:p>
    <w:p w14:paraId="149E04DD" w14:textId="66324ED9" w:rsidR="006C0416" w:rsidRDefault="006C0416" w:rsidP="00D2646F">
      <w:r>
        <w:t xml:space="preserve">Der Controller der Playstation 3 </w:t>
      </w:r>
      <w:r w:rsidR="0057144A">
        <w:t xml:space="preserve">eignet sich, da er über die nötigen Eingabemechanismen für eine Bewegungssteuerung verfügt und </w:t>
      </w:r>
      <w:del w:id="329" w:author="Autor">
        <w:r w:rsidR="0057144A" w:rsidDel="009F6047">
          <w:delText xml:space="preserve">des Weiteren eine </w:delText>
        </w:r>
      </w:del>
      <w:ins w:id="330" w:author="Autor">
        <w:r w:rsidR="009F6047">
          <w:t xml:space="preserve">eine </w:t>
        </w:r>
      </w:ins>
      <w:r w:rsidR="0057144A">
        <w:t xml:space="preserve">kabellose Verbindung mit einem mobilen Gerät zulässt. </w:t>
      </w:r>
      <w:r w:rsidR="00995DA5">
        <w:t>Weiterhin</w:t>
      </w:r>
      <w:r w:rsidR="0057144A">
        <w:t xml:space="preserve"> ist es möglich</w:t>
      </w:r>
      <w:r w:rsidR="00995DA5">
        <w:t>,</w:t>
      </w:r>
      <w:r w:rsidR="0057144A">
        <w:t xml:space="preserve"> Tests der App direkt am Computer durchzuführen bevor diese auf das mobile Gerät gespielt wird, da auch hier eine Verbindung möglich ist. </w:t>
      </w:r>
    </w:p>
    <w:p w14:paraId="5EABABDB" w14:textId="7D3F8959" w:rsidR="00AF3309" w:rsidRDefault="0057144A" w:rsidP="00CA58B3">
      <w:r>
        <w:t>Die Verbindung zu einem mobilen Gerät erfolgt über eine externe Applikation</w:t>
      </w:r>
      <w:r w:rsidR="00CA58B3">
        <w:t>, Sixaxis Controller</w:t>
      </w:r>
      <w:r>
        <w:t xml:space="preserve">, die es ermöglicht den Controller als natives Gamepad zu simulieren. Hier können auch Tastenbelegungen geändert und angepasst werden. </w:t>
      </w:r>
      <w:r w:rsidR="00CA58B3">
        <w:t xml:space="preserve">Erforderlich für die Nutzung der App ist Root-Zugriff. Durch das Rooten erhält der Nutzer Administratoren-Rechte auf </w:t>
      </w:r>
      <w:r w:rsidR="005A55B8">
        <w:t>dem</w:t>
      </w:r>
      <w:r w:rsidR="00CA58B3">
        <w:t xml:space="preserve"> mobile</w:t>
      </w:r>
      <w:r w:rsidR="005A55B8">
        <w:t>n</w:t>
      </w:r>
      <w:r w:rsidR="00CA58B3">
        <w:t xml:space="preserve"> Gerät.</w:t>
      </w:r>
    </w:p>
    <w:p w14:paraId="09851E63" w14:textId="77777777" w:rsidR="005A55B8" w:rsidRDefault="00CA58B3" w:rsidP="00CA58B3">
      <w:r>
        <w:lastRenderedPageBreak/>
        <w:t>Für die Verbindung muss der Controller einmalig mit dem mobilen Gerät verbunden und gekoppelt werden. Danach ist eine kabellose Verbindung möglich.</w:t>
      </w:r>
      <w:r w:rsidR="005A55B8">
        <w:t xml:space="preserve"> </w:t>
      </w:r>
    </w:p>
    <w:p w14:paraId="2B45B0BA" w14:textId="00E030C6" w:rsidR="00AF3309" w:rsidRDefault="005A55B8" w:rsidP="005A55B8">
      <w:r>
        <w:t>Durch die Minijoysticks auf dem Gamepad ist eine präzise Steuerung möglich und durch die insgesamt hohe Anzahl an Knöpfen können noch weitere Eingaben implementiert und genutzt werden.</w:t>
      </w:r>
    </w:p>
    <w:p w14:paraId="33BBD4A7" w14:textId="77777777" w:rsidR="005A55B8" w:rsidRDefault="005A55B8" w:rsidP="005A55B8"/>
    <w:p w14:paraId="09B6DECD" w14:textId="5CC12118" w:rsidR="00AB693C" w:rsidRDefault="0050054E" w:rsidP="005D4197">
      <w:pPr>
        <w:pStyle w:val="berschrift2"/>
      </w:pPr>
      <w:bookmarkStart w:id="331" w:name="_Toc411006757"/>
      <w:r>
        <w:t>Magnetfeld</w:t>
      </w:r>
      <w:r w:rsidR="00F81EC1">
        <w:t>: Cardboard</w:t>
      </w:r>
      <w:bookmarkEnd w:id="331"/>
    </w:p>
    <w:p w14:paraId="14674597" w14:textId="77777777" w:rsidR="00D2646F" w:rsidRDefault="00D2646F" w:rsidP="00D2646F"/>
    <w:p w14:paraId="1E9555D9" w14:textId="56B4C0F7" w:rsidR="005A55B8" w:rsidRDefault="00B3500B" w:rsidP="00D2646F">
      <w:r>
        <w:t>Cardboard von Google verfolgt eine andere Herangehensweise als das Gamepad. Hier werden Eingaben nicht über Joysticks oder Knö</w:t>
      </w:r>
      <w:r w:rsidR="00F97CA9">
        <w:t>pfe erfasst, sondern über den Magnetischen Schalter (engl. Magnetic Switch) der am Gehäuse des Cardboard befestigt ist. Dieser</w:t>
      </w:r>
      <w:r w:rsidR="00A53B36">
        <w:t xml:space="preserve"> funktioniert kabellos und ohne Bluetooth,</w:t>
      </w:r>
      <w:r w:rsidR="00053ECD">
        <w:t xml:space="preserve"> lässt sich mit einer Hand bedienen </w:t>
      </w:r>
      <w:r w:rsidR="00C346E9">
        <w:t>und durch die Cardboard SDK kann ein Betätigen des Magnetic Switch registriert und verarbeitet werden.</w:t>
      </w:r>
    </w:p>
    <w:p w14:paraId="55CE8E18" w14:textId="10FF768E" w:rsidR="00F97CA9" w:rsidRDefault="000B4EFB" w:rsidP="00D2646F">
      <w:r>
        <w:rPr>
          <w:noProof/>
        </w:rPr>
        <mc:AlternateContent>
          <mc:Choice Requires="wps">
            <w:drawing>
              <wp:anchor distT="0" distB="0" distL="114300" distR="114300" simplePos="0" relativeHeight="251751424" behindDoc="0" locked="0" layoutInCell="1" allowOverlap="1" wp14:anchorId="262658B1" wp14:editId="2D2E365E">
                <wp:simplePos x="0" y="0"/>
                <wp:positionH relativeFrom="column">
                  <wp:posOffset>2729865</wp:posOffset>
                </wp:positionH>
                <wp:positionV relativeFrom="paragraph">
                  <wp:posOffset>2049145</wp:posOffset>
                </wp:positionV>
                <wp:extent cx="2752725" cy="266700"/>
                <wp:effectExtent l="0" t="0" r="9525" b="0"/>
                <wp:wrapTopAndBottom/>
                <wp:docPr id="49" name="Textfeld 49"/>
                <wp:cNvGraphicFramePr/>
                <a:graphic xmlns:a="http://schemas.openxmlformats.org/drawingml/2006/main">
                  <a:graphicData uri="http://schemas.microsoft.com/office/word/2010/wordprocessingShape">
                    <wps:wsp>
                      <wps:cNvSpPr txBox="1"/>
                      <wps:spPr>
                        <a:xfrm>
                          <a:off x="0" y="0"/>
                          <a:ext cx="2752725" cy="266700"/>
                        </a:xfrm>
                        <a:prstGeom prst="rect">
                          <a:avLst/>
                        </a:prstGeom>
                        <a:solidFill>
                          <a:prstClr val="white"/>
                        </a:solidFill>
                        <a:ln>
                          <a:noFill/>
                        </a:ln>
                        <a:effectLst/>
                      </wps:spPr>
                      <wps:txbx>
                        <w:txbxContent>
                          <w:p w14:paraId="34B27ACD" w14:textId="743F3507" w:rsidR="003F7CAE" w:rsidRPr="001E7938" w:rsidRDefault="003F7CAE" w:rsidP="001C417C">
                            <w:pPr>
                              <w:pStyle w:val="Beschriftung"/>
                              <w:rPr>
                                <w:lang w:val="en-US"/>
                                <w:rPrChange w:id="332" w:author="Autor">
                                  <w:rPr/>
                                </w:rPrChange>
                              </w:rPr>
                            </w:pPr>
                            <w:bookmarkStart w:id="333" w:name="_Toc411006804"/>
                            <w:r>
                              <w:t xml:space="preserve">Abb. </w:t>
                            </w:r>
                            <w:r w:rsidR="00347A8B">
                              <w:fldChar w:fldCharType="begin"/>
                            </w:r>
                            <w:r w:rsidR="00347A8B">
                              <w:instrText xml:space="preserve"> STYLEREF 1 \s </w:instrText>
                            </w:r>
                            <w:r w:rsidR="00347A8B">
                              <w:fldChar w:fldCharType="separate"/>
                            </w:r>
                            <w:r>
                              <w:rPr>
                                <w:noProof/>
                              </w:rPr>
                              <w:t>4</w:t>
                            </w:r>
                            <w:r w:rsidR="00347A8B">
                              <w:rPr>
                                <w:noProof/>
                              </w:rPr>
                              <w:fldChar w:fldCharType="end"/>
                            </w:r>
                            <w:r>
                              <w:t>.</w:t>
                            </w:r>
                            <w:r w:rsidR="00347A8B">
                              <w:fldChar w:fldCharType="begin"/>
                            </w:r>
                            <w:r w:rsidR="00347A8B">
                              <w:instrText xml:space="preserve"> SEQ Abb. \* ARABIC \s 1 </w:instrText>
                            </w:r>
                            <w:r w:rsidR="00347A8B">
                              <w:fldChar w:fldCharType="separate"/>
                            </w:r>
                            <w:r w:rsidRPr="001E7938">
                              <w:rPr>
                                <w:noProof/>
                                <w:lang w:val="en-US"/>
                                <w:rPrChange w:id="334" w:author="Autor">
                                  <w:rPr>
                                    <w:noProof/>
                                  </w:rPr>
                                </w:rPrChange>
                              </w:rPr>
                              <w:t>1</w:t>
                            </w:r>
                            <w:r w:rsidR="00347A8B">
                              <w:rPr>
                                <w:noProof/>
                                <w:lang w:val="en-US"/>
                              </w:rPr>
                              <w:fldChar w:fldCharType="end"/>
                            </w:r>
                            <w:r w:rsidRPr="001E7938">
                              <w:rPr>
                                <w:lang w:val="en-US"/>
                                <w:rPrChange w:id="335" w:author="Autor">
                                  <w:rPr/>
                                </w:rPrChange>
                              </w:rPr>
                              <w:t xml:space="preserve"> Magnetic Switch des Cardboard [Bus]</w:t>
                            </w:r>
                            <w:bookmarkEnd w:id="333"/>
                          </w:p>
                          <w:p w14:paraId="32A3FA07" w14:textId="77777777" w:rsidR="003F7CAE" w:rsidRPr="001E7938" w:rsidRDefault="003F7CAE" w:rsidP="00F97CA9">
                            <w:pPr>
                              <w:rPr>
                                <w:lang w:val="en-US"/>
                                <w:rPrChange w:id="336" w:author="Autor">
                                  <w:rPr/>
                                </w:rPrChange>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2658B1" id="Textfeld 49" o:spid="_x0000_s1043" type="#_x0000_t202" style="position:absolute;left:0;text-align:left;margin-left:214.95pt;margin-top:161.35pt;width:216.75pt;height:21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" stroked="f">
                <v:textbox inset="0,0,0,0">
                  <w:txbxContent>
                    <w:p w14:paraId="34B27ACD" w14:textId="743F3507" w:rsidR="003F7CAE" w:rsidRPr="001E7938" w:rsidRDefault="003F7CAE" w:rsidP="001C417C">
                      <w:pPr>
                        <w:pStyle w:val="Beschriftung"/>
                        <w:rPr>
                          <w:lang w:val="en-US"/>
                          <w:rPrChange w:id="337" w:author="Autor">
                            <w:rPr/>
                          </w:rPrChange>
                        </w:rPr>
                      </w:pPr>
                      <w:bookmarkStart w:id="338" w:name="_Toc411006804"/>
                      <w:r>
                        <w:t xml:space="preserve">Abb. </w:t>
                      </w:r>
                      <w:r w:rsidR="00347A8B">
                        <w:fldChar w:fldCharType="begin"/>
                      </w:r>
                      <w:r w:rsidR="00347A8B">
                        <w:instrText xml:space="preserve"> STYLEREF 1 \s </w:instrText>
                      </w:r>
                      <w:r w:rsidR="00347A8B">
                        <w:fldChar w:fldCharType="separate"/>
                      </w:r>
                      <w:r>
                        <w:rPr>
                          <w:noProof/>
                        </w:rPr>
                        <w:t>4</w:t>
                      </w:r>
                      <w:r w:rsidR="00347A8B">
                        <w:rPr>
                          <w:noProof/>
                        </w:rPr>
                        <w:fldChar w:fldCharType="end"/>
                      </w:r>
                      <w:r>
                        <w:t>.</w:t>
                      </w:r>
                      <w:r w:rsidR="00347A8B">
                        <w:fldChar w:fldCharType="begin"/>
                      </w:r>
                      <w:r w:rsidR="00347A8B">
                        <w:instrText xml:space="preserve"> SEQ Abb. \* ARABIC \s 1 </w:instrText>
                      </w:r>
                      <w:r w:rsidR="00347A8B">
                        <w:fldChar w:fldCharType="separate"/>
                      </w:r>
                      <w:r w:rsidRPr="001E7938">
                        <w:rPr>
                          <w:noProof/>
                          <w:lang w:val="en-US"/>
                          <w:rPrChange w:id="339" w:author="Autor">
                            <w:rPr>
                              <w:noProof/>
                            </w:rPr>
                          </w:rPrChange>
                        </w:rPr>
                        <w:t>1</w:t>
                      </w:r>
                      <w:r w:rsidR="00347A8B">
                        <w:rPr>
                          <w:noProof/>
                          <w:lang w:val="en-US"/>
                        </w:rPr>
                        <w:fldChar w:fldCharType="end"/>
                      </w:r>
                      <w:r w:rsidRPr="001E7938">
                        <w:rPr>
                          <w:lang w:val="en-US"/>
                          <w:rPrChange w:id="340" w:author="Autor">
                            <w:rPr/>
                          </w:rPrChange>
                        </w:rPr>
                        <w:t xml:space="preserve"> Magnetic Switch des Cardboard [Bus]</w:t>
                      </w:r>
                      <w:bookmarkEnd w:id="338"/>
                    </w:p>
                    <w:p w14:paraId="32A3FA07" w14:textId="77777777" w:rsidR="003F7CAE" w:rsidRPr="001E7938" w:rsidRDefault="003F7CAE" w:rsidP="00F97CA9">
                      <w:pPr>
                        <w:rPr>
                          <w:lang w:val="en-US"/>
                          <w:rPrChange w:id="341" w:author="Autor">
                            <w:rPr/>
                          </w:rPrChange>
                        </w:rPr>
                      </w:pPr>
                    </w:p>
                  </w:txbxContent>
                </v:textbox>
                <w10:wrap type="topAndBottom"/>
              </v:shape>
            </w:pict>
          </mc:Fallback>
        </mc:AlternateContent>
      </w:r>
      <w:r>
        <w:rPr>
          <w:noProof/>
        </w:rPr>
        <w:drawing>
          <wp:anchor distT="0" distB="0" distL="114300" distR="114300" simplePos="0" relativeHeight="251749376" behindDoc="0" locked="0" layoutInCell="1" allowOverlap="1" wp14:anchorId="2FB858EE" wp14:editId="3373DB9C">
            <wp:simplePos x="0" y="0"/>
            <wp:positionH relativeFrom="column">
              <wp:posOffset>-3810</wp:posOffset>
            </wp:positionH>
            <wp:positionV relativeFrom="paragraph">
              <wp:posOffset>417830</wp:posOffset>
            </wp:positionV>
            <wp:extent cx="2732758" cy="1821600"/>
            <wp:effectExtent l="0" t="0" r="0" b="7620"/>
            <wp:wrapTopAndBottom/>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laceholder.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2732758" cy="1821600"/>
                    </a:xfrm>
                    <a:prstGeom prst="rect">
                      <a:avLst/>
                    </a:prstGeom>
                  </pic:spPr>
                </pic:pic>
              </a:graphicData>
            </a:graphic>
            <wp14:sizeRelH relativeFrom="page">
              <wp14:pctWidth>0</wp14:pctWidth>
            </wp14:sizeRelH>
            <wp14:sizeRelV relativeFrom="page">
              <wp14:pctHeight>0</wp14:pctHeight>
            </wp14:sizeRelV>
          </wp:anchor>
        </w:drawing>
      </w:r>
    </w:p>
    <w:p w14:paraId="57BBAC51" w14:textId="77777777" w:rsidR="00F97CA9" w:rsidRDefault="00F97CA9" w:rsidP="00D2646F"/>
    <w:p w14:paraId="6FF25046" w14:textId="298E014B" w:rsidR="00D86A67" w:rsidRDefault="00D86A67" w:rsidP="00D2646F">
      <w:r>
        <w:t>Als Einschränkung ist zu nennen, dass mindestens Android 4.1 benötigt wird und das mobile Gerät in der Lage sein muss Veränderungen des Magnetfeldes zu registrieren.</w:t>
      </w:r>
    </w:p>
    <w:p w14:paraId="2AE4C4BA" w14:textId="30DBC0F9" w:rsidR="00D635FA" w:rsidRDefault="00D86A67" w:rsidP="00A73D97">
      <w:r>
        <w:t>Für die Umsetzung in Unity liefert Google eigene Prefabs mit, die in das Projekt eingebaut werden können.</w:t>
      </w:r>
      <w:r w:rsidR="00E87D4F">
        <w:t xml:space="preserve"> Die Prefabs enthalten folgende Skripte, um das Head Tracking und den Zugriff auf den M</w:t>
      </w:r>
      <w:r w:rsidR="00D635FA">
        <w:t>agnetic Switch zu gewährleisten.</w:t>
      </w:r>
      <w:r w:rsidR="00D635FA">
        <w:br w:type="page"/>
      </w:r>
    </w:p>
    <w:p w14:paraId="71F583C9" w14:textId="1724ACFD" w:rsidR="00E87D4F" w:rsidRDefault="00E87D4F" w:rsidP="00A73D97">
      <w:pPr>
        <w:pStyle w:val="Listenabsatz"/>
        <w:numPr>
          <w:ilvl w:val="0"/>
          <w:numId w:val="33"/>
        </w:numPr>
      </w:pPr>
      <w:r>
        <w:lastRenderedPageBreak/>
        <w:t>Cardboard.cs – Verbindung zur Cardboard SDK</w:t>
      </w:r>
    </w:p>
    <w:p w14:paraId="7FC50EE6" w14:textId="782585B7" w:rsidR="00E87D4F" w:rsidRDefault="00E87D4F" w:rsidP="00E87D4F">
      <w:pPr>
        <w:pStyle w:val="Listenabsatz"/>
        <w:numPr>
          <w:ilvl w:val="0"/>
          <w:numId w:val="33"/>
        </w:numPr>
      </w:pPr>
      <w:r>
        <w:t>CardboardEye.cs – Ist für die virtuellen Kameras zuständig</w:t>
      </w:r>
    </w:p>
    <w:p w14:paraId="46E6743A" w14:textId="633CB47B" w:rsidR="00E87D4F" w:rsidRDefault="00E87D4F" w:rsidP="00E87D4F">
      <w:pPr>
        <w:pStyle w:val="Listenabsatz"/>
        <w:numPr>
          <w:ilvl w:val="0"/>
          <w:numId w:val="33"/>
        </w:numPr>
      </w:pPr>
      <w:r>
        <w:t>CardboardHead.cs – Reduziert Latenz und verbessert Head Tracking</w:t>
      </w:r>
    </w:p>
    <w:p w14:paraId="0D25835C" w14:textId="0F2AEDEE" w:rsidR="00D86A67" w:rsidRDefault="00E87D4F" w:rsidP="00CE084F">
      <w:pPr>
        <w:pStyle w:val="Listenabsatz"/>
        <w:numPr>
          <w:ilvl w:val="0"/>
          <w:numId w:val="33"/>
        </w:numPr>
        <w:spacing w:before="0" w:after="0" w:line="240" w:lineRule="auto"/>
        <w:jc w:val="left"/>
      </w:pPr>
      <w:r>
        <w:t>StereoController.cs – Ermöglicht Stereo sehen, verwaltet virtuelle Kameras</w:t>
      </w:r>
    </w:p>
    <w:p w14:paraId="7CF67596" w14:textId="77777777" w:rsidR="00E4615E" w:rsidRDefault="00E4615E" w:rsidP="00E4615E">
      <w:pPr>
        <w:spacing w:before="0" w:after="0" w:line="240" w:lineRule="auto"/>
        <w:jc w:val="left"/>
      </w:pPr>
    </w:p>
    <w:p w14:paraId="46971BE2" w14:textId="76915B1E" w:rsidR="00D86A67" w:rsidRDefault="00C346E9" w:rsidP="003D062D">
      <w:r>
        <w:t>Die</w:t>
      </w:r>
      <w:r w:rsidR="00E47C76">
        <w:t xml:space="preserve"> Cardboard SDK</w:t>
      </w:r>
      <w:r>
        <w:t xml:space="preserve"> ermöglicht den Zugriff auf das Betätigen des Schalters durch die Variable CardboardTriggered. Diese boolsche Variable </w:t>
      </w:r>
      <w:r w:rsidR="00E47C76">
        <w:t>wird auf true gesetzt, wenn der Magnetic Switch betätigt wurde und bleibt genau einen ganzen Frame in diesem Zustand. Danach wird sie wieder auf false gesetzt. Der Zugriff au</w:t>
      </w:r>
      <w:r w:rsidR="00D86A67">
        <w:t xml:space="preserve">f diese Variable kann durch Unity aus jedem anderen Skript erfolgen und </w:t>
      </w:r>
      <w:r w:rsidR="00E87D4F">
        <w:t>ermöglicht</w:t>
      </w:r>
      <w:r w:rsidR="00D86A67">
        <w:t xml:space="preserve"> so diese Variable abzufragen und bestimmte Ere</w:t>
      </w:r>
      <w:r w:rsidR="00C17459">
        <w:t>ignisse auszuführen wie im Listing 4.1 beispielhaft dargestellt ist.</w:t>
      </w:r>
    </w:p>
    <w:p w14:paraId="743F1DAE" w14:textId="77777777" w:rsidR="003D062D" w:rsidRDefault="003D062D">
      <w:pPr>
        <w:spacing w:before="0" w:after="0" w:line="240" w:lineRule="auto"/>
        <w:jc w:val="left"/>
      </w:pPr>
    </w:p>
    <w:p w14:paraId="28C181A2" w14:textId="66C21917" w:rsidR="005A55B8" w:rsidRPr="001E7938" w:rsidRDefault="005A55B8" w:rsidP="005A55B8">
      <w:pPr>
        <w:pStyle w:val="Code"/>
        <w:rPr>
          <w:lang w:val="en-US"/>
          <w:rPrChange w:id="342" w:author="Autor">
            <w:rPr/>
          </w:rPrChange>
        </w:rPr>
      </w:pPr>
      <w:r w:rsidRPr="001E7938">
        <w:rPr>
          <w:lang w:val="en-US"/>
          <w:rPrChange w:id="343" w:author="Autor">
            <w:rPr/>
          </w:rPrChange>
        </w:rPr>
        <w:t>using UnityEngine;</w:t>
      </w:r>
    </w:p>
    <w:p w14:paraId="2296FD8B" w14:textId="7BBA046F" w:rsidR="005A55B8" w:rsidRPr="001E7938" w:rsidRDefault="005A55B8" w:rsidP="005A55B8">
      <w:pPr>
        <w:pStyle w:val="Code"/>
        <w:rPr>
          <w:lang w:val="en-US"/>
          <w:rPrChange w:id="344" w:author="Autor">
            <w:rPr/>
          </w:rPrChange>
        </w:rPr>
      </w:pPr>
      <w:r w:rsidRPr="001E7938">
        <w:rPr>
          <w:lang w:val="en-US"/>
          <w:rPrChange w:id="345" w:author="Autor">
            <w:rPr/>
          </w:rPrChange>
        </w:rPr>
        <w:t>using System.Collections;</w:t>
      </w:r>
    </w:p>
    <w:p w14:paraId="1589813C" w14:textId="71F6B91C" w:rsidR="005A55B8" w:rsidRPr="001E7938" w:rsidRDefault="005A55B8" w:rsidP="005A55B8">
      <w:pPr>
        <w:pStyle w:val="Code"/>
        <w:rPr>
          <w:lang w:val="en-US"/>
          <w:rPrChange w:id="346" w:author="Autor">
            <w:rPr/>
          </w:rPrChange>
        </w:rPr>
      </w:pPr>
    </w:p>
    <w:p w14:paraId="1D7D1E39" w14:textId="0B087280" w:rsidR="005A55B8" w:rsidRPr="001E7938" w:rsidRDefault="005A55B8" w:rsidP="00B3500B">
      <w:pPr>
        <w:pStyle w:val="Code"/>
        <w:rPr>
          <w:lang w:val="en-US"/>
          <w:rPrChange w:id="347" w:author="Autor">
            <w:rPr/>
          </w:rPrChange>
        </w:rPr>
      </w:pPr>
      <w:r w:rsidRPr="001E7938">
        <w:rPr>
          <w:lang w:val="en-US"/>
          <w:rPrChange w:id="348" w:author="Autor">
            <w:rPr/>
          </w:rPrChange>
        </w:rPr>
        <w:t>public class Charac</w:t>
      </w:r>
      <w:r w:rsidR="00B3500B" w:rsidRPr="001E7938">
        <w:rPr>
          <w:lang w:val="en-US"/>
          <w:rPrChange w:id="349" w:author="Autor">
            <w:rPr/>
          </w:rPrChange>
        </w:rPr>
        <w:t>terController : MonoBehaviour {</w:t>
      </w:r>
    </w:p>
    <w:p w14:paraId="411F252C" w14:textId="54BC2C6B" w:rsidR="00B3500B" w:rsidRPr="001E7938" w:rsidRDefault="00B3500B" w:rsidP="00B3500B">
      <w:pPr>
        <w:pStyle w:val="Code"/>
        <w:rPr>
          <w:lang w:val="en-US"/>
          <w:rPrChange w:id="350" w:author="Autor">
            <w:rPr/>
          </w:rPrChange>
        </w:rPr>
      </w:pPr>
    </w:p>
    <w:p w14:paraId="63FD4214" w14:textId="0C4C59EB" w:rsidR="005A55B8" w:rsidRPr="001E7938" w:rsidRDefault="005A55B8" w:rsidP="005A55B8">
      <w:pPr>
        <w:pStyle w:val="Code"/>
        <w:rPr>
          <w:lang w:val="en-US"/>
          <w:rPrChange w:id="351" w:author="Autor">
            <w:rPr/>
          </w:rPrChange>
        </w:rPr>
      </w:pPr>
      <w:r w:rsidRPr="001E7938">
        <w:rPr>
          <w:lang w:val="en-US"/>
          <w:rPrChange w:id="352" w:author="Autor">
            <w:rPr/>
          </w:rPrChange>
        </w:rPr>
        <w:tab/>
        <w:t>void Start () {</w:t>
      </w:r>
    </w:p>
    <w:p w14:paraId="051CB328" w14:textId="3CB611F9" w:rsidR="005A55B8" w:rsidRDefault="00B3500B" w:rsidP="00B3500B">
      <w:pPr>
        <w:pStyle w:val="Code"/>
      </w:pPr>
      <w:r w:rsidRPr="001E7938">
        <w:rPr>
          <w:lang w:val="en-US"/>
          <w:rPrChange w:id="353" w:author="Autor">
            <w:rPr/>
          </w:rPrChange>
        </w:rPr>
        <w:tab/>
        <w:t xml:space="preserve"> </w:t>
      </w:r>
      <w:r w:rsidRPr="001E7938">
        <w:rPr>
          <w:lang w:val="en-US"/>
          <w:rPrChange w:id="354" w:author="Autor">
            <w:rPr/>
          </w:rPrChange>
        </w:rPr>
        <w:tab/>
      </w:r>
      <w:r>
        <w:t>//Hier Variablen initialisieren</w:t>
      </w:r>
    </w:p>
    <w:p w14:paraId="3911A96C" w14:textId="72CDC2CE" w:rsidR="005A55B8" w:rsidRDefault="005A55B8" w:rsidP="005A55B8">
      <w:pPr>
        <w:pStyle w:val="Code"/>
      </w:pPr>
      <w:r>
        <w:tab/>
        <w:t>}</w:t>
      </w:r>
    </w:p>
    <w:p w14:paraId="759D6E4C" w14:textId="77777777" w:rsidR="005A55B8" w:rsidRDefault="005A55B8" w:rsidP="005A55B8">
      <w:pPr>
        <w:pStyle w:val="Code"/>
      </w:pPr>
      <w:r>
        <w:tab/>
      </w:r>
    </w:p>
    <w:p w14:paraId="32B43E8A" w14:textId="69457966" w:rsidR="005A55B8" w:rsidRDefault="005A55B8" w:rsidP="005A55B8">
      <w:pPr>
        <w:pStyle w:val="Code"/>
      </w:pPr>
      <w:r>
        <w:tab/>
        <w:t>void Update () {</w:t>
      </w:r>
    </w:p>
    <w:p w14:paraId="47D00A73" w14:textId="3B8E1B0C" w:rsidR="005A55B8" w:rsidRPr="001E7938" w:rsidRDefault="005A55B8" w:rsidP="005A55B8">
      <w:pPr>
        <w:pStyle w:val="Code"/>
        <w:rPr>
          <w:lang w:val="en-US"/>
          <w:rPrChange w:id="355" w:author="Autor">
            <w:rPr/>
          </w:rPrChange>
        </w:rPr>
      </w:pPr>
      <w:r>
        <w:tab/>
      </w:r>
      <w:r>
        <w:tab/>
      </w:r>
      <w:r w:rsidRPr="001E7938">
        <w:rPr>
          <w:lang w:val="en-US"/>
          <w:rPrChange w:id="356" w:author="Autor">
            <w:rPr/>
          </w:rPrChange>
        </w:rPr>
        <w:t>if(Cardboard.SDK.CardboardTriggered){</w:t>
      </w:r>
    </w:p>
    <w:p w14:paraId="132DC136" w14:textId="0FA773A8" w:rsidR="005A55B8" w:rsidRPr="001E7938" w:rsidRDefault="005A55B8" w:rsidP="005A55B8">
      <w:pPr>
        <w:pStyle w:val="Code"/>
        <w:rPr>
          <w:lang w:val="en-US"/>
          <w:rPrChange w:id="357" w:author="Autor">
            <w:rPr/>
          </w:rPrChange>
        </w:rPr>
      </w:pPr>
      <w:r w:rsidRPr="001E7938">
        <w:rPr>
          <w:lang w:val="en-US"/>
          <w:rPrChange w:id="358" w:author="Autor">
            <w:rPr/>
          </w:rPrChange>
        </w:rPr>
        <w:tab/>
      </w:r>
      <w:r w:rsidRPr="001E7938">
        <w:rPr>
          <w:lang w:val="en-US"/>
          <w:rPrChange w:id="359" w:author="Autor">
            <w:rPr/>
          </w:rPrChange>
        </w:rPr>
        <w:tab/>
      </w:r>
      <w:r w:rsidRPr="001E7938">
        <w:rPr>
          <w:lang w:val="en-US"/>
          <w:rPrChange w:id="360" w:author="Autor">
            <w:rPr/>
          </w:rPrChange>
        </w:rPr>
        <w:tab/>
      </w:r>
      <w:r w:rsidR="00C17459" w:rsidRPr="001E7938">
        <w:rPr>
          <w:lang w:val="en-US"/>
          <w:rPrChange w:id="361" w:author="Autor">
            <w:rPr/>
          </w:rPrChange>
        </w:rPr>
        <w:t>this.transform.Translate(Vector3(0,0,1));</w:t>
      </w:r>
    </w:p>
    <w:p w14:paraId="5D604FEF" w14:textId="218063A3" w:rsidR="005A55B8" w:rsidRDefault="00B3500B" w:rsidP="00B3500B">
      <w:pPr>
        <w:pStyle w:val="Code"/>
      </w:pPr>
      <w:r w:rsidRPr="001E7938">
        <w:rPr>
          <w:lang w:val="en-US"/>
          <w:rPrChange w:id="362" w:author="Autor">
            <w:rPr/>
          </w:rPrChange>
        </w:rPr>
        <w:tab/>
      </w:r>
      <w:r w:rsidRPr="001E7938">
        <w:rPr>
          <w:lang w:val="en-US"/>
          <w:rPrChange w:id="363" w:author="Autor">
            <w:rPr/>
          </w:rPrChange>
        </w:rPr>
        <w:tab/>
      </w:r>
      <w:r>
        <w:t>}</w:t>
      </w:r>
    </w:p>
    <w:p w14:paraId="0A432D62" w14:textId="5FCED308" w:rsidR="00B3500B" w:rsidRDefault="005A55B8" w:rsidP="005A55B8">
      <w:pPr>
        <w:pStyle w:val="Code"/>
      </w:pPr>
      <w:r>
        <w:tab/>
        <w:t>}</w:t>
      </w:r>
    </w:p>
    <w:p w14:paraId="0969B2B2" w14:textId="5E1655F3" w:rsidR="00AF3309" w:rsidRDefault="00B3500B" w:rsidP="00E47C76">
      <w:pPr>
        <w:pStyle w:val="Beschriftung"/>
      </w:pPr>
      <w:r>
        <w:tab/>
      </w:r>
      <w:bookmarkStart w:id="364" w:name="_Toc411006838"/>
      <w:r>
        <w:t xml:space="preserve">Listing </w:t>
      </w:r>
      <w:r w:rsidR="00347A8B">
        <w:fldChar w:fldCharType="begin"/>
      </w:r>
      <w:r w:rsidR="00347A8B">
        <w:instrText xml:space="preserve"> STYLEREF 1 \s </w:instrText>
      </w:r>
      <w:r w:rsidR="00347A8B">
        <w:fldChar w:fldCharType="separate"/>
      </w:r>
      <w:r w:rsidR="000D0636">
        <w:rPr>
          <w:noProof/>
        </w:rPr>
        <w:t>4</w:t>
      </w:r>
      <w:r w:rsidR="00347A8B">
        <w:rPr>
          <w:noProof/>
        </w:rPr>
        <w:fldChar w:fldCharType="end"/>
      </w:r>
      <w:r w:rsidR="002B0D9C">
        <w:t>.</w:t>
      </w:r>
      <w:r w:rsidR="00347A8B">
        <w:fldChar w:fldCharType="begin"/>
      </w:r>
      <w:r w:rsidR="00347A8B">
        <w:instrText xml:space="preserve"> SEQ Listing \* ARABIC \s 1 </w:instrText>
      </w:r>
      <w:r w:rsidR="00347A8B">
        <w:fldChar w:fldCharType="separate"/>
      </w:r>
      <w:r w:rsidR="000D0636">
        <w:rPr>
          <w:noProof/>
        </w:rPr>
        <w:t>1</w:t>
      </w:r>
      <w:r w:rsidR="00347A8B">
        <w:rPr>
          <w:noProof/>
        </w:rPr>
        <w:fldChar w:fldCharType="end"/>
      </w:r>
      <w:r>
        <w:t xml:space="preserve"> Beispiel für den Zugriff auf den Magnetic Switch</w:t>
      </w:r>
      <w:bookmarkEnd w:id="364"/>
    </w:p>
    <w:p w14:paraId="6149769A" w14:textId="77777777" w:rsidR="00C17459" w:rsidRDefault="00C17459" w:rsidP="00C17459"/>
    <w:p w14:paraId="751B74E9" w14:textId="77777777" w:rsidR="00CE084F" w:rsidRDefault="00C17459" w:rsidP="00C17459">
      <w:r>
        <w:t xml:space="preserve">Wird dieses Skript an ein Kamera-Objekt angehängt, wird durch das Betätigen des Magnetic Switch, das Kamera-Objekt um eine Einheit in Z-Richtung verschoben. Bei einer Bewegungserzeugung ist hier darauf zu achten eine gleichmäßige Verschiebung in die Richtung, in die die Kamera schaut </w:t>
      </w:r>
      <w:r w:rsidR="003D062D">
        <w:t xml:space="preserve">zu implementieren und durch erneutes Betätigen des Magnetic Switch muss die Bewegung anhalten. </w:t>
      </w:r>
    </w:p>
    <w:p w14:paraId="0DCDD65B" w14:textId="7E1CED08" w:rsidR="003D062D" w:rsidRDefault="003D062D" w:rsidP="00E4615E">
      <w:r>
        <w:t>Eine weitere Möglichkeit ist, dass die Kamera nur bewegt wird, wenn der Magnetic Switch nach unten gezogen und gehalten wird.</w:t>
      </w:r>
      <w:r w:rsidR="00C17459">
        <w:t xml:space="preserve"> </w:t>
      </w:r>
      <w:r w:rsidR="00417024">
        <w:t xml:space="preserve">Lässt man diesen wieder los, wird auch die Bewegung gestoppt und lässt sich nur durch erneutes Ziehen und Halten wieder starten. </w:t>
      </w:r>
      <w:r w:rsidR="00E92226">
        <w:t>Eine detaillierte</w:t>
      </w:r>
      <w:r w:rsidR="00E92226">
        <w:lastRenderedPageBreak/>
        <w:t>re</w:t>
      </w:r>
      <w:r w:rsidR="00F973A1">
        <w:t xml:space="preserve"> </w:t>
      </w:r>
      <w:r w:rsidR="00E92226">
        <w:t>Betrachtung der möglichen Funktionen findet sich in Abschnitt 5, wo auf die Implementation der prototypischen App genauer eingegangen wird.</w:t>
      </w:r>
    </w:p>
    <w:p w14:paraId="3DCA9C54" w14:textId="77777777" w:rsidR="00E4615E" w:rsidRDefault="00E4615E" w:rsidP="00E4615E"/>
    <w:p w14:paraId="187917B2" w14:textId="39BB2067" w:rsidR="00DA13C5" w:rsidRDefault="0050054E" w:rsidP="005D4197">
      <w:pPr>
        <w:pStyle w:val="berschrift2"/>
      </w:pPr>
      <w:bookmarkStart w:id="365" w:name="_Toc411006758"/>
      <w:r>
        <w:t>Inertialsensoren</w:t>
      </w:r>
      <w:r w:rsidR="00F81EC1">
        <w:t xml:space="preserve">: </w:t>
      </w:r>
      <w:r>
        <w:t>Sphero und 3DRudder</w:t>
      </w:r>
      <w:bookmarkEnd w:id="365"/>
    </w:p>
    <w:p w14:paraId="691B9CDE" w14:textId="77777777" w:rsidR="00466A71" w:rsidRDefault="00466A71" w:rsidP="00466A71"/>
    <w:p w14:paraId="461EF5F8" w14:textId="43C562EE" w:rsidR="00E10A24" w:rsidRDefault="00E10A24" w:rsidP="00466A71">
      <w:r>
        <w:t xml:space="preserve">Dieser Abschnitt behandelt zwei Controller, die </w:t>
      </w:r>
      <w:r w:rsidR="00C27FDB">
        <w:t>beide Intertialsensoren verwenden, um Bewegung in VR zu übertragen. Beide Controller können nur theoretisch behandelt werden und nicht getestet, da der Anschaffungspreis für Sphero zu hoch ist und der 3DRudder nur als Prototyp vorhanden ist und noch nicht zum freien Verkauf zur Verfügung steht</w:t>
      </w:r>
      <w:r w:rsidR="0074733A">
        <w:t xml:space="preserve"> </w:t>
      </w:r>
      <w:r w:rsidR="00C27FDB">
        <w:t>(Stand 28. Januar 2015).</w:t>
      </w:r>
    </w:p>
    <w:p w14:paraId="061146FA" w14:textId="77777777" w:rsidR="00C27FDB" w:rsidRPr="00466A71" w:rsidRDefault="00C27FDB" w:rsidP="00466A71"/>
    <w:p w14:paraId="5A4D2AAE" w14:textId="349F67BC" w:rsidR="00D2646F" w:rsidRDefault="00466A71" w:rsidP="00466A71">
      <w:pPr>
        <w:pStyle w:val="berschrift3"/>
      </w:pPr>
      <w:bookmarkStart w:id="366" w:name="_Toc411006759"/>
      <w:r>
        <w:t>Sphero</w:t>
      </w:r>
      <w:bookmarkEnd w:id="366"/>
    </w:p>
    <w:p w14:paraId="635DDFEA" w14:textId="77777777" w:rsidR="00466A71" w:rsidRDefault="00466A71" w:rsidP="00466A71"/>
    <w:p w14:paraId="7D7C7208" w14:textId="0C9C186D" w:rsidR="00466A71" w:rsidRDefault="00EF432A" w:rsidP="00466A71">
      <w:r>
        <w:t>Sphero</w:t>
      </w:r>
      <w:r w:rsidR="004813A8">
        <w:t xml:space="preserve"> ist ein Ball der aus Plastik besteht und mit Gyroskop- sowie Beschleunigungssensoren ausgestattet ist.</w:t>
      </w:r>
      <w:r w:rsidR="001F363C">
        <w:t xml:space="preserve"> Er lässt sich über Bluetooth mit einem mobilen Gerät verbinden und über eine App steuern.</w:t>
      </w:r>
      <w:r w:rsidR="009B42D6">
        <w:t xml:space="preserve"> </w:t>
      </w:r>
    </w:p>
    <w:p w14:paraId="5BA68325" w14:textId="301DDE0D" w:rsidR="00D73B9A" w:rsidRDefault="001F363C" w:rsidP="00A6220E">
      <w:r>
        <w:t>Umgekehrt ist es möglich den Ball als Controller für VR Apps auf mobilen Geräten zu verwenden. Sphero unterstützt asynch</w:t>
      </w:r>
      <w:r w:rsidR="009B42D6">
        <w:t>rones Übertragen von Daten, wodurch die Nutzung als Controller erst möglich gemacht wird. Durch das Kippen, Schütteln und</w:t>
      </w:r>
      <w:r>
        <w:t xml:space="preserve"> Rotieren des Balles ist es möglich Eingaben zu simulieren und entsprechend umgewandelt an das mobile G</w:t>
      </w:r>
      <w:r w:rsidR="009B42D6">
        <w:t>erät und die App zu übertragen.</w:t>
      </w:r>
      <w:r w:rsidR="00D73B9A">
        <w:t xml:space="preserve"> Dieser Zugriff wird durch ein vom Hersteller zur Verfügung gestelltes Unity-Plugin erleichtert. Mithilfe dieses Plugins </w:t>
      </w:r>
      <w:r w:rsidR="00995DA5">
        <w:t>wird</w:t>
      </w:r>
      <w:r w:rsidR="00D73B9A">
        <w:t xml:space="preserve"> das Abfangen von Daten des Controllers an das mobile Gerät und die Auswertung dieser</w:t>
      </w:r>
      <w:r w:rsidR="00995DA5">
        <w:t xml:space="preserve"> ermöglicht</w:t>
      </w:r>
      <w:r w:rsidR="00D73B9A">
        <w:t xml:space="preserve">. Ist eine Verbindung hergestellt, wird das Übertragen der Daten aktiviert und die Werte der Beschleunigungs-, Rotations- und Winkelbeschleunigungssensoren können ausgewertet werden. </w:t>
      </w:r>
    </w:p>
    <w:p w14:paraId="19C459CD" w14:textId="77777777" w:rsidR="00D73B9A" w:rsidRDefault="00D73B9A" w:rsidP="00A6220E"/>
    <w:p w14:paraId="1A711D8D" w14:textId="77777777" w:rsidR="00D73B9A" w:rsidRPr="001E7938" w:rsidRDefault="00D73B9A" w:rsidP="00D73B9A">
      <w:pPr>
        <w:pStyle w:val="Code"/>
        <w:rPr>
          <w:bdr w:val="none" w:sz="0" w:space="0" w:color="auto" w:frame="1"/>
          <w:lang w:val="en-US"/>
          <w:rPrChange w:id="367" w:author="Autor">
            <w:rPr>
              <w:bdr w:val="none" w:sz="0" w:space="0" w:color="auto" w:frame="1"/>
            </w:rPr>
          </w:rPrChange>
        </w:rPr>
      </w:pPr>
      <w:r w:rsidRPr="001E7938">
        <w:rPr>
          <w:bdr w:val="none" w:sz="0" w:space="0" w:color="auto" w:frame="1"/>
          <w:lang w:val="en-US"/>
          <w:rPrChange w:id="368" w:author="Autor">
            <w:rPr>
              <w:bdr w:val="none" w:sz="0" w:space="0" w:color="auto" w:frame="1"/>
            </w:rPr>
          </w:rPrChange>
        </w:rPr>
        <w:t>m_Sphero.EnableControllerStreaming(20, 1,</w:t>
      </w:r>
    </w:p>
    <w:p w14:paraId="0087724F" w14:textId="77777777" w:rsidR="00D73B9A" w:rsidRPr="001E7938" w:rsidRDefault="00D73B9A" w:rsidP="00D73B9A">
      <w:pPr>
        <w:pStyle w:val="Code"/>
        <w:rPr>
          <w:bdr w:val="none" w:sz="0" w:space="0" w:color="auto" w:frame="1"/>
          <w:lang w:val="en-US"/>
          <w:rPrChange w:id="369" w:author="Autor">
            <w:rPr>
              <w:bdr w:val="none" w:sz="0" w:space="0" w:color="auto" w:frame="1"/>
            </w:rPr>
          </w:rPrChange>
        </w:rPr>
      </w:pPr>
      <w:r w:rsidRPr="001E7938">
        <w:rPr>
          <w:bdr w:val="none" w:sz="0" w:space="0" w:color="auto" w:frame="1"/>
          <w:lang w:val="en-US"/>
          <w:rPrChange w:id="370" w:author="Autor">
            <w:rPr>
              <w:bdr w:val="none" w:sz="0" w:space="0" w:color="auto" w:frame="1"/>
            </w:rPr>
          </w:rPrChange>
        </w:rPr>
        <w:t xml:space="preserve">        SpheroDataStreamingMask.AccelerometerFilteredAll |</w:t>
      </w:r>
    </w:p>
    <w:p w14:paraId="6738EA22" w14:textId="77777777" w:rsidR="00D73B9A" w:rsidRPr="001E7938" w:rsidRDefault="00D73B9A" w:rsidP="00D73B9A">
      <w:pPr>
        <w:pStyle w:val="Code"/>
        <w:rPr>
          <w:bdr w:val="none" w:sz="0" w:space="0" w:color="auto" w:frame="1"/>
          <w:lang w:val="en-US"/>
          <w:rPrChange w:id="371" w:author="Autor">
            <w:rPr>
              <w:bdr w:val="none" w:sz="0" w:space="0" w:color="auto" w:frame="1"/>
            </w:rPr>
          </w:rPrChange>
        </w:rPr>
      </w:pPr>
      <w:r w:rsidRPr="001E7938">
        <w:rPr>
          <w:bdr w:val="none" w:sz="0" w:space="0" w:color="auto" w:frame="1"/>
          <w:lang w:val="en-US"/>
          <w:rPrChange w:id="372" w:author="Autor">
            <w:rPr>
              <w:bdr w:val="none" w:sz="0" w:space="0" w:color="auto" w:frame="1"/>
            </w:rPr>
          </w:rPrChange>
        </w:rPr>
        <w:t xml:space="preserve">        SpheroDataStreamingMask.QuaternionAll |</w:t>
      </w:r>
    </w:p>
    <w:p w14:paraId="2A057722" w14:textId="43891B52" w:rsidR="00D73B9A" w:rsidRPr="001E7938" w:rsidRDefault="00D73B9A" w:rsidP="00D73B9A">
      <w:pPr>
        <w:pStyle w:val="Code"/>
        <w:rPr>
          <w:lang w:val="en-US"/>
          <w:rPrChange w:id="373" w:author="Autor">
            <w:rPr/>
          </w:rPrChange>
        </w:rPr>
      </w:pPr>
      <w:r w:rsidRPr="001E7938">
        <w:rPr>
          <w:bdr w:val="none" w:sz="0" w:space="0" w:color="auto" w:frame="1"/>
          <w:lang w:val="en-US"/>
          <w:rPrChange w:id="374" w:author="Autor">
            <w:rPr>
              <w:bdr w:val="none" w:sz="0" w:space="0" w:color="auto" w:frame="1"/>
            </w:rPr>
          </w:rPrChange>
        </w:rPr>
        <w:t xml:space="preserve">        SpheroDataStreamingMask.IMUAnglesFilteredAll);</w:t>
      </w:r>
    </w:p>
    <w:p w14:paraId="11D95332" w14:textId="4CBED2CF" w:rsidR="00D73B9A" w:rsidRDefault="00D73B9A" w:rsidP="00D73B9A">
      <w:pPr>
        <w:pStyle w:val="Beschriftung"/>
        <w:rPr>
          <w:b w:val="0"/>
          <w:bCs w:val="0"/>
        </w:rPr>
      </w:pPr>
      <w:r w:rsidRPr="00540012">
        <w:t xml:space="preserve"> </w:t>
      </w:r>
      <w:bookmarkStart w:id="375" w:name="_Toc411006839"/>
      <w:r w:rsidRPr="00540012">
        <w:t xml:space="preserve">Listing </w:t>
      </w:r>
      <w:r w:rsidR="00643708">
        <w:fldChar w:fldCharType="begin"/>
      </w:r>
      <w:r w:rsidR="00643708" w:rsidRPr="00540012">
        <w:instrText xml:space="preserve"> STYLEREF 1 \s </w:instrText>
      </w:r>
      <w:r w:rsidR="00643708">
        <w:fldChar w:fldCharType="separate"/>
      </w:r>
      <w:r w:rsidR="000D0636" w:rsidRPr="00540012">
        <w:rPr>
          <w:noProof/>
        </w:rPr>
        <w:t>4</w:t>
      </w:r>
      <w:r w:rsidR="00643708">
        <w:rPr>
          <w:noProof/>
        </w:rPr>
        <w:fldChar w:fldCharType="end"/>
      </w:r>
      <w:r w:rsidR="002B0D9C" w:rsidRPr="00540012">
        <w:t>.</w:t>
      </w:r>
      <w:r w:rsidR="00643708">
        <w:fldChar w:fldCharType="begin"/>
      </w:r>
      <w:r w:rsidR="00643708" w:rsidRPr="00540012">
        <w:instrText xml:space="preserve"> SEQ Listing \* ARABIC \s 1 </w:instrText>
      </w:r>
      <w:r w:rsidR="00643708">
        <w:fldChar w:fldCharType="separate"/>
      </w:r>
      <w:r w:rsidR="000D0636">
        <w:rPr>
          <w:noProof/>
        </w:rPr>
        <w:t>2</w:t>
      </w:r>
      <w:r w:rsidR="00643708">
        <w:rPr>
          <w:noProof/>
        </w:rPr>
        <w:fldChar w:fldCharType="end"/>
      </w:r>
      <w:r>
        <w:t xml:space="preserve"> Aktiviert die Übertragung der Sensorwerte</w:t>
      </w:r>
      <w:bookmarkEnd w:id="375"/>
      <w:r>
        <w:br w:type="page"/>
      </w:r>
    </w:p>
    <w:p w14:paraId="4726A6EF" w14:textId="2BCD8FF0" w:rsidR="00D73B9A" w:rsidRDefault="00D73B9A" w:rsidP="00D73B9A">
      <w:r>
        <w:lastRenderedPageBreak/>
        <w:t xml:space="preserve">Für das Steuern eines GameObject, in diesem Falle der Kamera, </w:t>
      </w:r>
      <w:r w:rsidR="00496AA0">
        <w:t>muss ein Skript an eine Kamera angehängt werden. Über dieses Skript können dann die Sensorwerte abgefragt werden und dadurch kann die Position und auch Rotation, was in diesem Fall nicht benötigt wird, verändert werden.</w:t>
      </w:r>
    </w:p>
    <w:p w14:paraId="6988450A" w14:textId="77777777" w:rsidR="00496AA0" w:rsidRDefault="00496AA0" w:rsidP="00D73B9A"/>
    <w:p w14:paraId="0817B4F8" w14:textId="0B267D5A" w:rsidR="00496AA0" w:rsidRPr="001E7938" w:rsidRDefault="00496AA0" w:rsidP="00496AA0">
      <w:pPr>
        <w:pStyle w:val="Code"/>
        <w:rPr>
          <w:lang w:val="en-US"/>
          <w:rPrChange w:id="376" w:author="Autor">
            <w:rPr/>
          </w:rPrChange>
        </w:rPr>
      </w:pPr>
      <w:r w:rsidRPr="001E7938">
        <w:rPr>
          <w:lang w:val="en-US"/>
          <w:rPrChange w:id="377" w:author="Autor">
            <w:rPr/>
          </w:rPrChange>
        </w:rPr>
        <w:t>//Event Handler</w:t>
      </w:r>
    </w:p>
    <w:p w14:paraId="3666BD07" w14:textId="77777777" w:rsidR="00496AA0" w:rsidRPr="001E7938" w:rsidRDefault="00496AA0" w:rsidP="00496AA0">
      <w:pPr>
        <w:pStyle w:val="Code"/>
        <w:rPr>
          <w:lang w:val="en-US"/>
          <w:rPrChange w:id="378" w:author="Autor">
            <w:rPr/>
          </w:rPrChange>
        </w:rPr>
      </w:pPr>
      <w:r w:rsidRPr="001E7938">
        <w:rPr>
          <w:lang w:val="en-US"/>
          <w:rPrChange w:id="379" w:author="Autor">
            <w:rPr/>
          </w:rPrChange>
        </w:rPr>
        <w:t xml:space="preserve">SpheroDeviceSensorsAsyncData message = </w:t>
      </w:r>
    </w:p>
    <w:p w14:paraId="10864C36" w14:textId="1E6E7815" w:rsidR="00496AA0" w:rsidRPr="001E7938" w:rsidRDefault="00496AA0" w:rsidP="00496AA0">
      <w:pPr>
        <w:pStyle w:val="Code"/>
        <w:rPr>
          <w:lang w:val="en-US"/>
          <w:rPrChange w:id="380" w:author="Autor">
            <w:rPr/>
          </w:rPrChange>
        </w:rPr>
      </w:pPr>
      <w:r w:rsidRPr="001E7938">
        <w:rPr>
          <w:lang w:val="en-US"/>
          <w:rPrChange w:id="381" w:author="Autor">
            <w:rPr/>
          </w:rPrChange>
        </w:rPr>
        <w:t xml:space="preserve">        (SpheroDeviceSensorsAsyncData)eventArgs.Message;</w:t>
      </w:r>
    </w:p>
    <w:p w14:paraId="0F017C7F" w14:textId="77777777" w:rsidR="00496AA0" w:rsidRPr="001E7938" w:rsidRDefault="00496AA0" w:rsidP="00496AA0">
      <w:pPr>
        <w:pStyle w:val="Code"/>
        <w:rPr>
          <w:lang w:val="en-US"/>
          <w:rPrChange w:id="382" w:author="Autor">
            <w:rPr/>
          </w:rPrChange>
        </w:rPr>
      </w:pPr>
    </w:p>
    <w:p w14:paraId="4711D6D3" w14:textId="4423D23F" w:rsidR="00496AA0" w:rsidRPr="001E7938" w:rsidRDefault="00496AA0" w:rsidP="00496AA0">
      <w:pPr>
        <w:pStyle w:val="Code"/>
        <w:rPr>
          <w:lang w:val="en-US"/>
          <w:rPrChange w:id="383" w:author="Autor">
            <w:rPr/>
          </w:rPrChange>
        </w:rPr>
      </w:pPr>
      <w:r w:rsidRPr="001E7938">
        <w:rPr>
          <w:lang w:val="en-US"/>
          <w:rPrChange w:id="384" w:author="Autor">
            <w:rPr/>
          </w:rPrChange>
        </w:rPr>
        <w:t>SpheroDeviceSensorsData sensorsData = message.Frames[0];</w:t>
      </w:r>
    </w:p>
    <w:p w14:paraId="2D45891D" w14:textId="77777777" w:rsidR="00496AA0" w:rsidRPr="001E7938" w:rsidRDefault="00496AA0" w:rsidP="00496AA0">
      <w:pPr>
        <w:pStyle w:val="Code"/>
        <w:rPr>
          <w:lang w:val="en-US"/>
          <w:rPrChange w:id="385" w:author="Autor">
            <w:rPr/>
          </w:rPrChange>
        </w:rPr>
      </w:pPr>
    </w:p>
    <w:p w14:paraId="6BB8408D" w14:textId="77777777" w:rsidR="00496AA0" w:rsidRPr="001E7938" w:rsidRDefault="00496AA0" w:rsidP="00496AA0">
      <w:pPr>
        <w:pStyle w:val="Code"/>
        <w:rPr>
          <w:lang w:val="en-US"/>
          <w:rPrChange w:id="386" w:author="Autor">
            <w:rPr/>
          </w:rPrChange>
        </w:rPr>
      </w:pPr>
      <w:r w:rsidRPr="001E7938">
        <w:rPr>
          <w:lang w:val="en-US"/>
          <w:rPrChange w:id="387" w:author="Autor">
            <w:rPr/>
          </w:rPrChange>
        </w:rPr>
        <w:t>float xAcceleration = sensorsData.AccelerometerData.Normalized.X;</w:t>
      </w:r>
    </w:p>
    <w:p w14:paraId="16916134" w14:textId="696746C8" w:rsidR="00496AA0" w:rsidRPr="001E7938" w:rsidRDefault="00496AA0" w:rsidP="00496AA0">
      <w:pPr>
        <w:pStyle w:val="Code"/>
        <w:rPr>
          <w:lang w:val="en-US"/>
          <w:rPrChange w:id="388" w:author="Autor">
            <w:rPr/>
          </w:rPrChange>
        </w:rPr>
      </w:pPr>
      <w:r w:rsidRPr="001E7938">
        <w:rPr>
          <w:lang w:val="en-US"/>
          <w:rPrChange w:id="389" w:author="Autor">
            <w:rPr/>
          </w:rPrChange>
        </w:rPr>
        <w:t>float yAcceleration = sensorsData.AccelerometerData.Normalized.Y;</w:t>
      </w:r>
    </w:p>
    <w:p w14:paraId="22ED27B2" w14:textId="3A135A1F" w:rsidR="00496AA0" w:rsidRPr="001E7938" w:rsidRDefault="00496AA0" w:rsidP="00496AA0">
      <w:pPr>
        <w:pStyle w:val="Code"/>
        <w:rPr>
          <w:lang w:val="en-US"/>
          <w:rPrChange w:id="390" w:author="Autor">
            <w:rPr/>
          </w:rPrChange>
        </w:rPr>
      </w:pPr>
      <w:r w:rsidRPr="001E7938">
        <w:rPr>
          <w:lang w:val="en-US"/>
          <w:rPrChange w:id="391" w:author="Autor">
            <w:rPr/>
          </w:rPrChange>
        </w:rPr>
        <w:t>Vector3 currentPosition = transform.position;</w:t>
      </w:r>
    </w:p>
    <w:p w14:paraId="2296D724" w14:textId="77777777" w:rsidR="00874F92" w:rsidRPr="001E7938" w:rsidRDefault="00874F92" w:rsidP="00496AA0">
      <w:pPr>
        <w:pStyle w:val="Code"/>
        <w:rPr>
          <w:lang w:val="en-US"/>
          <w:rPrChange w:id="392" w:author="Autor">
            <w:rPr/>
          </w:rPrChange>
        </w:rPr>
      </w:pPr>
    </w:p>
    <w:p w14:paraId="11C516C9" w14:textId="77777777" w:rsidR="00874F92" w:rsidRPr="001E7938" w:rsidRDefault="00874F92" w:rsidP="00874F92">
      <w:pPr>
        <w:pStyle w:val="Code"/>
        <w:rPr>
          <w:lang w:val="en-US"/>
          <w:rPrChange w:id="393" w:author="Autor">
            <w:rPr/>
          </w:rPrChange>
        </w:rPr>
      </w:pPr>
      <w:r w:rsidRPr="001E7938">
        <w:rPr>
          <w:lang w:val="en-US"/>
          <w:rPrChange w:id="394" w:author="Autor">
            <w:rPr/>
          </w:rPrChange>
        </w:rPr>
        <w:t>// Create a new position by filtering the accelerometer data using the low pass</w:t>
      </w:r>
    </w:p>
    <w:p w14:paraId="5107DDFB" w14:textId="248CEA95" w:rsidR="00874F92" w:rsidRPr="001E7938" w:rsidRDefault="00874F92" w:rsidP="00874F92">
      <w:pPr>
        <w:pStyle w:val="Code"/>
        <w:rPr>
          <w:lang w:val="en-US"/>
          <w:rPrChange w:id="395" w:author="Autor">
            <w:rPr/>
          </w:rPrChange>
        </w:rPr>
      </w:pPr>
      <w:r w:rsidRPr="001E7938">
        <w:rPr>
          <w:lang w:val="en-US"/>
          <w:rPrChange w:id="396" w:author="Autor">
            <w:rPr/>
          </w:rPrChange>
        </w:rPr>
        <w:t>// filtering formula (alpha * filteredValue + (1 - alpha) * newValue)</w:t>
      </w:r>
    </w:p>
    <w:p w14:paraId="0FC8332F" w14:textId="23449A06" w:rsidR="00874F92" w:rsidRPr="001E7938" w:rsidRDefault="00874F92" w:rsidP="00874F92">
      <w:pPr>
        <w:pStyle w:val="Code"/>
        <w:rPr>
          <w:lang w:val="en-US"/>
          <w:rPrChange w:id="397" w:author="Autor">
            <w:rPr/>
          </w:rPrChange>
        </w:rPr>
      </w:pPr>
      <w:r w:rsidRPr="001E7938">
        <w:rPr>
          <w:lang w:val="en-US"/>
          <w:rPrChange w:id="398" w:author="Autor">
            <w:rPr/>
          </w:rPrChange>
        </w:rPr>
        <w:t>position = new Vector3((0.9f * currentPosition.x + 0.1f * xAcceleration), (0.9f * currentPosition.y + 0.1f * yAcceleration), 0.0f);</w:t>
      </w:r>
    </w:p>
    <w:p w14:paraId="7F1898C6" w14:textId="0BFE585E" w:rsidR="00496AA0" w:rsidRDefault="00496AA0" w:rsidP="00496AA0">
      <w:pPr>
        <w:pStyle w:val="Beschriftung"/>
      </w:pPr>
      <w:bookmarkStart w:id="399" w:name="_Toc411006840"/>
      <w:r>
        <w:t xml:space="preserve">Listing </w:t>
      </w:r>
      <w:r w:rsidR="00347A8B">
        <w:fldChar w:fldCharType="begin"/>
      </w:r>
      <w:r w:rsidR="00347A8B">
        <w:instrText xml:space="preserve"> STYLEREF 1 \s </w:instrText>
      </w:r>
      <w:r w:rsidR="00347A8B">
        <w:fldChar w:fldCharType="separate"/>
      </w:r>
      <w:r w:rsidR="000D0636">
        <w:rPr>
          <w:noProof/>
        </w:rPr>
        <w:t>4</w:t>
      </w:r>
      <w:r w:rsidR="00347A8B">
        <w:rPr>
          <w:noProof/>
        </w:rPr>
        <w:fldChar w:fldCharType="end"/>
      </w:r>
      <w:r w:rsidR="002B0D9C">
        <w:t>.</w:t>
      </w:r>
      <w:r w:rsidR="00347A8B">
        <w:fldChar w:fldCharType="begin"/>
      </w:r>
      <w:r w:rsidR="00347A8B">
        <w:instrText xml:space="preserve"> SEQ Listing \* ARABIC \s 1 </w:instrText>
      </w:r>
      <w:r w:rsidR="00347A8B">
        <w:fldChar w:fldCharType="separate"/>
      </w:r>
      <w:r w:rsidR="000D0636">
        <w:rPr>
          <w:noProof/>
        </w:rPr>
        <w:t>3</w:t>
      </w:r>
      <w:r w:rsidR="00347A8B">
        <w:rPr>
          <w:noProof/>
        </w:rPr>
        <w:fldChar w:fldCharType="end"/>
      </w:r>
      <w:r>
        <w:t xml:space="preserve"> Auszug aus dem Zugriff auf Sensorwerte</w:t>
      </w:r>
      <w:r w:rsidR="00874F92">
        <w:t xml:space="preserve"> [@Sph2]</w:t>
      </w:r>
      <w:bookmarkEnd w:id="399"/>
    </w:p>
    <w:p w14:paraId="68A825FE" w14:textId="4A05B0D7" w:rsidR="00242CD8" w:rsidRPr="00242CD8" w:rsidRDefault="00242CD8" w:rsidP="00242CD8"/>
    <w:p w14:paraId="30DEFE95" w14:textId="1460DB50" w:rsidR="00D73B9A" w:rsidRDefault="00242CD8" w:rsidP="00D73B9A">
      <w:pPr>
        <w:pStyle w:val="Textkrper"/>
      </w:pPr>
      <w:r>
        <w:t>Die Entstehung von Drift ist möglich, da durch schnelle</w:t>
      </w:r>
      <w:r w:rsidR="00995DA5">
        <w:t xml:space="preserve"> Steuerungsbewegungen, sich auf</w:t>
      </w:r>
      <w:r>
        <w:t>addierende Messfehler der Sensoren entstehen können.</w:t>
      </w:r>
    </w:p>
    <w:p w14:paraId="172C4932" w14:textId="77777777" w:rsidR="00242CD8" w:rsidRPr="00D73B9A" w:rsidRDefault="00242CD8" w:rsidP="00D73B9A">
      <w:pPr>
        <w:pStyle w:val="Textkrper"/>
      </w:pPr>
    </w:p>
    <w:p w14:paraId="7888D6A5" w14:textId="625B716F" w:rsidR="00466A71" w:rsidRDefault="00466A71" w:rsidP="00466A71">
      <w:pPr>
        <w:pStyle w:val="berschrift3"/>
      </w:pPr>
      <w:bookmarkStart w:id="400" w:name="_Toc411006760"/>
      <w:r>
        <w:t>3DRudder</w:t>
      </w:r>
      <w:bookmarkEnd w:id="400"/>
    </w:p>
    <w:p w14:paraId="64A3EA7F" w14:textId="77777777" w:rsidR="00466A71" w:rsidRPr="00466A71" w:rsidRDefault="00466A71" w:rsidP="00466A71"/>
    <w:p w14:paraId="7D68DBF6" w14:textId="6C5C90E9" w:rsidR="00AF3309" w:rsidRDefault="00242CD8" w:rsidP="00CB1937">
      <w:r>
        <w:t>Der 3DRudder ist ein Controller, der bis jetzt nur als Prototyp vorhanden ist, aber einen anderen Ansatz für die Steuerung von Anwendungen verfolgt. Im Gegensatz zu den bisher vorgestellten Controllern, bei denen die Eingabe mit den Händen erfolgte, werden hier die Füße genutzt. Für die Nutzung liegt der Controller auf dem Boden und die Füße werden darauf</w:t>
      </w:r>
      <w:r w:rsidR="00CB1937">
        <w:t xml:space="preserve"> gestellt. Die eingebauten Sensoren können dann Neigungen</w:t>
      </w:r>
      <w:r w:rsidR="00F032F6">
        <w:t xml:space="preserve"> des Controllers</w:t>
      </w:r>
      <w:r w:rsidR="00CB1937">
        <w:t xml:space="preserve"> nach vorne, hinten, links und rechts sowie Rotationsbewegungen erkennen und über Kabel an ein entspre</w:t>
      </w:r>
      <w:r w:rsidR="00CB1937">
        <w:lastRenderedPageBreak/>
        <w:t>chend konfiguriertes Gerät bzw. eine App senden.</w:t>
      </w:r>
      <w:r w:rsidR="001979ED">
        <w:t xml:space="preserve"> Aktuelle Prototypen werden per USB mit einem PC verbunden. Die Stromversorgung findet über das USB-Kabel statt. Ob mobile Geräte unterstützt werden ist noch offen.</w:t>
      </w:r>
    </w:p>
    <w:p w14:paraId="72F250C6" w14:textId="77777777" w:rsidR="001979ED" w:rsidRDefault="001979ED" w:rsidP="00CB1937"/>
    <w:p w14:paraId="1B017A8C" w14:textId="33D11E6C" w:rsidR="00AB693C" w:rsidRDefault="00F81EC1" w:rsidP="00F032F6">
      <w:pPr>
        <w:pStyle w:val="berschrift2"/>
      </w:pPr>
      <w:bookmarkStart w:id="401" w:name="_Toc411006761"/>
      <w:r>
        <w:t>Optisches Tracking</w:t>
      </w:r>
      <w:r w:rsidR="00466A71">
        <w:t>: RGBD Kameras</w:t>
      </w:r>
      <w:bookmarkEnd w:id="401"/>
    </w:p>
    <w:p w14:paraId="620001E1" w14:textId="77777777" w:rsidR="00F032F6" w:rsidRDefault="00F032F6" w:rsidP="00F032F6"/>
    <w:p w14:paraId="3554FF83" w14:textId="37EBF1A6" w:rsidR="00F032F6" w:rsidRDefault="00F032F6" w:rsidP="00F032F6">
      <w:r>
        <w:t>Das optische Tracking durch Tiefe erfassende Kameras bietet aktuell das größte und interessanteste Feld für die Steuerung in VR. Wichtigster Aspekt ist hier der hohe Grad der Immersion, da kein immersionsstörender Faktor</w:t>
      </w:r>
      <w:r w:rsidR="00995DA5">
        <w:t xml:space="preserve"> wie ein Controller präsent ist</w:t>
      </w:r>
      <w:r>
        <w:t>,</w:t>
      </w:r>
      <w:r w:rsidR="00995DA5">
        <w:t xml:space="preserve"> </w:t>
      </w:r>
      <w:r>
        <w:t>der mit den Händen oder Füßen bedient werden muss.</w:t>
      </w:r>
      <w:r w:rsidR="004B448C">
        <w:t xml:space="preserve"> </w:t>
      </w:r>
    </w:p>
    <w:p w14:paraId="64488308" w14:textId="77777777" w:rsidR="004B448C" w:rsidRPr="00F032F6" w:rsidRDefault="004B448C" w:rsidP="00F032F6"/>
    <w:p w14:paraId="11F5788B" w14:textId="670A78AB" w:rsidR="00F81EC1" w:rsidRDefault="003734D4" w:rsidP="00F81EC1">
      <w:pPr>
        <w:pStyle w:val="berschrift3"/>
      </w:pPr>
      <w:bookmarkStart w:id="402" w:name="_Toc411006762"/>
      <w:r>
        <w:t>Leap</w:t>
      </w:r>
      <w:r w:rsidR="008B1F75">
        <w:t xml:space="preserve"> </w:t>
      </w:r>
      <w:r w:rsidR="00F81EC1">
        <w:t>Motion</w:t>
      </w:r>
      <w:bookmarkEnd w:id="402"/>
    </w:p>
    <w:p w14:paraId="1F9B9487" w14:textId="77777777" w:rsidR="004B448C" w:rsidRDefault="004B448C" w:rsidP="004B448C"/>
    <w:p w14:paraId="415E2F29" w14:textId="2B34A5A2" w:rsidR="003734D4" w:rsidRDefault="003734D4" w:rsidP="004B448C">
      <w:r>
        <w:t>Leap</w:t>
      </w:r>
      <w:r w:rsidR="008B1F75">
        <w:t xml:space="preserve"> </w:t>
      </w:r>
      <w:r>
        <w:t>Motion ist darauf optimiert Finger</w:t>
      </w:r>
      <w:r w:rsidR="00DB4E99">
        <w:t>-</w:t>
      </w:r>
      <w:r>
        <w:t xml:space="preserve"> und Handbewegungen zu verfolgen. Der Leap</w:t>
      </w:r>
      <w:r w:rsidR="008B1F75">
        <w:t xml:space="preserve"> </w:t>
      </w:r>
      <w:r>
        <w:t>Motion Controller kann per USB an ein Gerät angeschlossen werden. Er verfolgt im Gegensatz zur Kinect, die auf Ganzkörper-Verfolgung ausgelegt ist, nur einen kleinen Bereich bis zu einem Meter über dem Controller. Da Leap</w:t>
      </w:r>
      <w:r w:rsidR="008B1F75">
        <w:t xml:space="preserve"> </w:t>
      </w:r>
      <w:r>
        <w:t>Motion hauptsächlich über die Verfolgung von Fingern und Händen funktioniert, ist es notwendig bestimmte Gesten oder Bewegungen für die Bewegungssteuerung in einer VR-App zu implementieren, damit eine Bewegung</w:t>
      </w:r>
      <w:r w:rsidR="008B1F75">
        <w:t xml:space="preserve"> in der VR</w:t>
      </w:r>
      <w:r>
        <w:t xml:space="preserve"> </w:t>
      </w:r>
      <w:r w:rsidR="00087A52">
        <w:t>erzeugt</w:t>
      </w:r>
      <w:r>
        <w:t xml:space="preserve"> wird, wen</w:t>
      </w:r>
      <w:r w:rsidR="00B64C47">
        <w:t>n ei</w:t>
      </w:r>
      <w:r w:rsidR="00DB4E99">
        <w:t xml:space="preserve">ne bestimmte Geste erfolgt. Außerdem </w:t>
      </w:r>
      <w:r w:rsidR="00B64C47">
        <w:t>ist eine Montag</w:t>
      </w:r>
      <w:r w:rsidR="008B1F75">
        <w:t>e von Leap Motion an das HMD nötig</w:t>
      </w:r>
      <w:r w:rsidR="00B64C47">
        <w:t>, um eine benutzerfreundlichere Interaktion mit dem Controller zu ermöglichen</w:t>
      </w:r>
      <w:r w:rsidR="008B1F75">
        <w:t>.</w:t>
      </w:r>
      <w:r w:rsidR="00B64C47">
        <w:t xml:space="preserve"> </w:t>
      </w:r>
      <w:r w:rsidR="008B1F75">
        <w:t>Diese Montage gibt dem Nutzer dann die Möglichkeit den Controller</w:t>
      </w:r>
      <w:r w:rsidR="00B64C47">
        <w:t xml:space="preserve"> nicht nur im Sitzen</w:t>
      </w:r>
      <w:r w:rsidR="008B1F75">
        <w:t xml:space="preserve"> zu nutzen.  </w:t>
      </w:r>
    </w:p>
    <w:p w14:paraId="2E9DBA9D" w14:textId="2DB43B94" w:rsidR="004B448C" w:rsidRDefault="003734D4" w:rsidP="004B448C">
      <w:r>
        <w:t>Über eine nicht für die Öffentlichkeit verfügbare SDK kann Leap</w:t>
      </w:r>
      <w:r w:rsidR="00E672D2">
        <w:t xml:space="preserve"> </w:t>
      </w:r>
      <w:r>
        <w:t>Motion an einem</w:t>
      </w:r>
      <w:r w:rsidR="00B64C47">
        <w:t xml:space="preserve"> mobilen Gerät betrieben werden. Diese befindet sic</w:t>
      </w:r>
      <w:r w:rsidR="00E672D2">
        <w:t>h aktuell noch im Alpha-Stadium.</w:t>
      </w:r>
    </w:p>
    <w:p w14:paraId="7ECA9813" w14:textId="77777777" w:rsidR="00032775" w:rsidRPr="004B448C" w:rsidRDefault="00032775" w:rsidP="004B448C"/>
    <w:p w14:paraId="564909FB" w14:textId="39ECE851" w:rsidR="00F81EC1" w:rsidRDefault="00F81EC1" w:rsidP="00F81EC1">
      <w:pPr>
        <w:pStyle w:val="berschrift3"/>
      </w:pPr>
      <w:bookmarkStart w:id="403" w:name="_Toc411006763"/>
      <w:r>
        <w:t>Kinect</w:t>
      </w:r>
      <w:bookmarkEnd w:id="403"/>
    </w:p>
    <w:p w14:paraId="616EE91E" w14:textId="2CBCE57F" w:rsidR="00E2749C" w:rsidRDefault="00E2749C" w:rsidP="004B448C"/>
    <w:p w14:paraId="2B04CA16" w14:textId="1DC31151" w:rsidR="00B405FC" w:rsidRDefault="00E672D2" w:rsidP="00B405FC">
      <w:r>
        <w:lastRenderedPageBreak/>
        <w:t xml:space="preserve">Die Kinect bietet im Gegensatz zum Leap Motion Controller die Möglichkeit den ganzen Körper aufzunehmen. </w:t>
      </w:r>
      <w:r w:rsidR="003265D0">
        <w:t>Hier kann der Nutzer ganze Körper</w:t>
      </w:r>
      <w:r w:rsidR="00B405FC">
        <w:t>bewegungen in eine VR übertragen und auswerten lassen. So ist es möglich Sprünge, das Bewegen von Armen, sowie Lauf- und Gehbewegungen aufzunehmen und diese entsprechend in die VR umzusetzen. Für die Nutzung sind mehrere Komponenten erforderlich. Zum einen wird die Kinect benötigt, die an eine Stromquelle angeschlossen sein muss. Des Weiteren ist es notwendig einen Computer oder eine entsprechende Rechnereinheit zur Verfügung zu stellen, die genug Leistung hat, um übertrag</w:t>
      </w:r>
      <w:r w:rsidR="00E01932">
        <w:t>ende Daten auswerten zu können.</w:t>
      </w:r>
    </w:p>
    <w:p w14:paraId="3AF5AC9C" w14:textId="22990542" w:rsidR="00E01932" w:rsidRDefault="00E01932" w:rsidP="00B405FC">
      <w:r>
        <w:t xml:space="preserve">Für die Zusammenarbeit mit einem mobilen Gerät ist zudem eine Verbindung über ein Kabel zu dem Computer nötig oder </w:t>
      </w:r>
      <w:r w:rsidR="00A903A8">
        <w:t>eine Server-Client Verbindung. Ist eine solche Verbindung hergestellt, kann der Computer Bewegungen des Nutzers auswerten und an das mobile Gerät senden. Das mobile Gerät wiederum empfängt die Daten und entsprechenden Befehle werden an die VR-App gesendet. Für die Umsetzung der Server-Client Verbindung werden Kenntnisse in nativer Android Programmierung sowie C++ für die Schnittstelle zur Kinect benötigt [@Point].</w:t>
      </w:r>
    </w:p>
    <w:p w14:paraId="636B76B0" w14:textId="7CD9DA13" w:rsidR="00A903A8" w:rsidRDefault="00A903A8" w:rsidP="00B405FC">
      <w:r>
        <w:t xml:space="preserve">Da der Nutzer keinen Controller in Händen hält, ermöglicht die Kinect einen </w:t>
      </w:r>
      <w:r w:rsidR="00695933">
        <w:t xml:space="preserve">hohen Grad an Bewegungsfreiheit </w:t>
      </w:r>
      <w:r>
        <w:t>sowie ein gesteigerten Eindruck von Immersion.</w:t>
      </w:r>
      <w:r w:rsidR="000F60CB">
        <w:t xml:space="preserve"> Mit der Nutzung von mehreren Kinects ist es </w:t>
      </w:r>
      <w:del w:id="404" w:author="Autor">
        <w:r w:rsidR="000F60CB" w:rsidDel="00D95C91">
          <w:delText xml:space="preserve">außerdem </w:delText>
        </w:r>
      </w:del>
      <w:r w:rsidR="000F60CB">
        <w:t>möglich den Nutzer selbst in die VR zu projizieren und ein dreidimensionales Abbild von diesem zu erschaffen [@Kins2]. Außerdem erhöht die Anzahl der Kinects den Raum in dem sich der Nutzer bewegen kann</w:t>
      </w:r>
      <w:r w:rsidR="00695933">
        <w:t xml:space="preserve">, ohne </w:t>
      </w:r>
      <w:r w:rsidR="000F60CB">
        <w:t xml:space="preserve">dass dieser aus dem Bereich </w:t>
      </w:r>
      <w:r w:rsidR="002B0E3D">
        <w:t xml:space="preserve">austritt, </w:t>
      </w:r>
      <w:r w:rsidR="000F60CB">
        <w:t>der durch di</w:t>
      </w:r>
      <w:r w:rsidR="002B0E3D">
        <w:t>e Kameras erfasst wird.</w:t>
      </w:r>
    </w:p>
    <w:p w14:paraId="2D882208" w14:textId="4C8FF41A" w:rsidR="00FA30BF" w:rsidRDefault="00B96A4C" w:rsidP="00B405FC">
      <w:r>
        <w:t>Eine weitere Möglichkeit ist die Nutzung der Kinect als m</w:t>
      </w:r>
      <w:r w:rsidR="00B937CD">
        <w:t>obile Indoornavigationseinheit [@Kin3]. Dabei wird der Tiefensensor der Kinect genutzt</w:t>
      </w:r>
      <w:del w:id="405" w:author="Autor">
        <w:r w:rsidR="00B937CD" w:rsidDel="00D95C91">
          <w:delText>,</w:delText>
        </w:r>
      </w:del>
      <w:r w:rsidR="00B937CD">
        <w:t xml:space="preserve"> um Abstände zu messen. Die Funktionalität verhält sich dabei genau umgekehrt. Nicht der Nutzer wird aufgenommen und seine Bewegungen verfolgt, sondern die Umgebung des Nutzers wird aufgenommen und ausgewertet. Die Kinect wird so am Nutzer befestigt, dass diese in die Blickrichtung des Nutzers ausgerichtet ist. Bewegt sich der Nutzer nun auf eine Wand, verringert sich der Abstand zu dieser und an das mobile Gerät kann eine Eingabe gesendet werden. Da die Kinect mit Strom versorgt werden muss</w:t>
      </w:r>
      <w:r w:rsidR="0006701A">
        <w:t>,</w:t>
      </w:r>
      <w:r w:rsidR="00B937CD">
        <w:t xml:space="preserve"> um zu funktionieren, muss hier noch eine mobile Stromversorgung bereitgestellt werden und </w:t>
      </w:r>
      <w:r w:rsidR="00E66D12">
        <w:t>eine Rechnereinheit, um die Daten auszuwerten. Diese Herausforderungen senken die Benutzerfreundlichkeit, da der Nutzer die Kinect, die Stromversorgung und die mobile Rechnereinheit mit sich herumtragen muss.</w:t>
      </w:r>
      <w:r w:rsidR="00FA30BF">
        <w:t xml:space="preserve"> </w:t>
      </w:r>
      <w:r w:rsidR="0072102F">
        <w:t>Zudem</w:t>
      </w:r>
      <w:r w:rsidR="00FA30BF">
        <w:t xml:space="preserve"> ist der Formfaktor der Kinect ein weiterer störender Einfluss auf die Benutzerfreundlichkeit.</w:t>
      </w:r>
    </w:p>
    <w:p w14:paraId="5E9A0C7D" w14:textId="5A8E4F5E" w:rsidR="00656159" w:rsidRDefault="00656159" w:rsidP="00B405FC">
      <w:r>
        <w:lastRenderedPageBreak/>
        <w:t>Genau diesen Herausforderungen</w:t>
      </w:r>
      <w:r w:rsidR="00FA30BF">
        <w:t xml:space="preserve"> der Nutzerfreundlichkeit</w:t>
      </w:r>
      <w:r>
        <w:t xml:space="preserve"> bei der Umsetz</w:t>
      </w:r>
      <w:r w:rsidR="00FA30BF">
        <w:t>ung von Indoornavigation sowie die Möglichkeit, dass mobile Geräte Raum und Bewegung wahrnehmen und verarbeiten können, hat sich Project Tango verschrieben.</w:t>
      </w:r>
    </w:p>
    <w:p w14:paraId="5F401EDD" w14:textId="2014D522" w:rsidR="00F81EC1" w:rsidRDefault="00F81EC1" w:rsidP="00F81EC1">
      <w:pPr>
        <w:pStyle w:val="berschrift3"/>
      </w:pPr>
      <w:bookmarkStart w:id="406" w:name="_Toc411006764"/>
      <w:r>
        <w:t>Project Tango</w:t>
      </w:r>
      <w:bookmarkEnd w:id="406"/>
    </w:p>
    <w:p w14:paraId="5EAFCB51" w14:textId="77777777" w:rsidR="004B448C" w:rsidRDefault="004B448C" w:rsidP="004B448C"/>
    <w:p w14:paraId="47DB3250" w14:textId="22A0E775" w:rsidR="00514F78" w:rsidRDefault="00C56BB6" w:rsidP="004B448C">
      <w:r>
        <w:t xml:space="preserve">Project Tango ist ein von der Google Advanced Technology and Project group erdachtes Konzept </w:t>
      </w:r>
      <w:r w:rsidR="00AE7F6D">
        <w:t>für das Erkennen von Raum und Bewegung mit Smartphones und Tablets. D</w:t>
      </w:r>
      <w:r w:rsidR="00514F78">
        <w:t xml:space="preserve">abei ist benötigte Hardware und Software in das mobile Gerät integriert. Diese ermöglicht das Verfolgen von dreidimensionaler Bewegung und die genaue Bestimmung des mobilen Gerätes im Raum. Eine weitere Funktion ist, dass die aufgenommene Bewegung in ein dreidimensionales Modell umgewandelt werden kann. </w:t>
      </w:r>
    </w:p>
    <w:p w14:paraId="4B6C8F2B" w14:textId="1C90C90B" w:rsidR="00514F78" w:rsidRDefault="00514F78" w:rsidP="004B448C">
      <w:r>
        <w:t xml:space="preserve">Die genaue Funktionsweise ist nicht ersichtlich, da bisher nur Prototypen zur Verfügung stehen und auch ein Zugriff auf die SDK nicht möglich ist. Die zur Verfügung stehenden Informationen und Videomaterial zeigen aber die Möglichkeit, dass eine Fortbewegung in einer VR ohne </w:t>
      </w:r>
      <w:r w:rsidR="00F423F8">
        <w:t xml:space="preserve">weitere Controller möglich ist [@Tan2]. </w:t>
      </w:r>
    </w:p>
    <w:p w14:paraId="741BF2C5" w14:textId="77777777" w:rsidR="00C56BB6" w:rsidRPr="004B448C" w:rsidRDefault="00C56BB6" w:rsidP="004B448C"/>
    <w:p w14:paraId="5A83196C" w14:textId="1186F102" w:rsidR="00F2726F" w:rsidRPr="00F2726F" w:rsidRDefault="00F2726F" w:rsidP="005D4197">
      <w:pPr>
        <w:pStyle w:val="berschrift2"/>
      </w:pPr>
      <w:bookmarkStart w:id="407" w:name="_Toc411006765"/>
      <w:r>
        <w:t>ODT</w:t>
      </w:r>
      <w:r w:rsidR="00F81EC1">
        <w:t>:</w:t>
      </w:r>
      <w:r>
        <w:t xml:space="preserve"> Virtuix Omni</w:t>
      </w:r>
      <w:bookmarkEnd w:id="407"/>
    </w:p>
    <w:p w14:paraId="11DC2EB3" w14:textId="4B36275C" w:rsidR="00382694" w:rsidRDefault="00382694" w:rsidP="00425FF0"/>
    <w:p w14:paraId="6F2DF0A3" w14:textId="2D02DF43" w:rsidR="005A5070" w:rsidRDefault="005A5070" w:rsidP="001979ED">
      <w:r>
        <w:rPr>
          <w:noProof/>
        </w:rPr>
        <w:drawing>
          <wp:anchor distT="0" distB="0" distL="114300" distR="114300" simplePos="0" relativeHeight="251759616" behindDoc="0" locked="0" layoutInCell="1" allowOverlap="1" wp14:anchorId="40906AB1" wp14:editId="54419384">
            <wp:simplePos x="0" y="0"/>
            <wp:positionH relativeFrom="column">
              <wp:posOffset>14605</wp:posOffset>
            </wp:positionH>
            <wp:positionV relativeFrom="paragraph">
              <wp:posOffset>1376680</wp:posOffset>
            </wp:positionV>
            <wp:extent cx="1934845" cy="2752725"/>
            <wp:effectExtent l="0" t="0" r="8255" b="9525"/>
            <wp:wrapTopAndBottom/>
            <wp:docPr id="50" name="Grafik 50" descr="C:\projects\_ba\doc\img\virtuix_omn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projects\_ba\doc\img\virtuix_omni.jp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934845" cy="2752725"/>
                    </a:xfrm>
                    <a:prstGeom prst="rect">
                      <a:avLst/>
                    </a:prstGeom>
                    <a:noFill/>
                    <a:ln>
                      <a:noFill/>
                    </a:ln>
                  </pic:spPr>
                </pic:pic>
              </a:graphicData>
            </a:graphic>
            <wp14:sizeRelH relativeFrom="page">
              <wp14:pctWidth>0</wp14:pctWidth>
            </wp14:sizeRelH>
            <wp14:sizeRelV relativeFrom="page">
              <wp14:pctHeight>0</wp14:pctHeight>
            </wp14:sizeRelV>
          </wp:anchor>
        </w:drawing>
      </w:r>
      <w:r w:rsidR="00B6532D">
        <w:t xml:space="preserve">Virtuix Omni ist ein Controller in Form einer Plattform. Der Nutzer wird hier </w:t>
      </w:r>
      <w:r w:rsidR="00BD0E5B">
        <w:t>auf dieser Plattform mit Hilfe eines Ringes an einer festen Position gehalten. Auf der rutschigen leicht</w:t>
      </w:r>
      <w:r w:rsidR="00B23D10">
        <w:t xml:space="preserve"> konkav</w:t>
      </w:r>
      <w:r w:rsidR="00BD0E5B">
        <w:t xml:space="preserve"> gewölbten Plattform kann der Nutzer laufen</w:t>
      </w:r>
      <w:r w:rsidR="0091736D">
        <w:t>, rotieren und springen</w:t>
      </w:r>
      <w:r w:rsidR="00BD0E5B">
        <w:t xml:space="preserve"> und bleibt durch die Fixierung des Ringes auf derselben Stelle. </w:t>
      </w:r>
    </w:p>
    <w:p w14:paraId="39A8BECD" w14:textId="623BD02D" w:rsidR="001979ED" w:rsidRDefault="005A5070" w:rsidP="001979ED">
      <w:r>
        <w:rPr>
          <w:noProof/>
        </w:rPr>
        <w:lastRenderedPageBreak/>
        <mc:AlternateContent>
          <mc:Choice Requires="wps">
            <w:drawing>
              <wp:anchor distT="0" distB="0" distL="114300" distR="114300" simplePos="0" relativeHeight="251761664" behindDoc="0" locked="0" layoutInCell="1" allowOverlap="1" wp14:anchorId="55773EBD" wp14:editId="731B0ADF">
                <wp:simplePos x="0" y="0"/>
                <wp:positionH relativeFrom="column">
                  <wp:posOffset>2300605</wp:posOffset>
                </wp:positionH>
                <wp:positionV relativeFrom="paragraph">
                  <wp:posOffset>2854960</wp:posOffset>
                </wp:positionV>
                <wp:extent cx="2303780" cy="209550"/>
                <wp:effectExtent l="0" t="0" r="1270" b="0"/>
                <wp:wrapTopAndBottom/>
                <wp:docPr id="51" name="Textfeld 51"/>
                <wp:cNvGraphicFramePr/>
                <a:graphic xmlns:a="http://schemas.openxmlformats.org/drawingml/2006/main">
                  <a:graphicData uri="http://schemas.microsoft.com/office/word/2010/wordprocessingShape">
                    <wps:wsp>
                      <wps:cNvSpPr txBox="1"/>
                      <wps:spPr>
                        <a:xfrm>
                          <a:off x="0" y="0"/>
                          <a:ext cx="2303780" cy="209550"/>
                        </a:xfrm>
                        <a:prstGeom prst="rect">
                          <a:avLst/>
                        </a:prstGeom>
                        <a:solidFill>
                          <a:prstClr val="white"/>
                        </a:solidFill>
                        <a:ln>
                          <a:noFill/>
                        </a:ln>
                        <a:effectLst/>
                      </wps:spPr>
                      <wps:txbx>
                        <w:txbxContent>
                          <w:p w14:paraId="468D5B15" w14:textId="4EEF979A" w:rsidR="003F7CAE" w:rsidRPr="00666B70" w:rsidRDefault="003F7CAE" w:rsidP="00BD0E5B">
                            <w:pPr>
                              <w:pStyle w:val="Beschriftung"/>
                              <w:jc w:val="left"/>
                              <w:rPr>
                                <w:noProof/>
                                <w:sz w:val="24"/>
                                <w:szCs w:val="24"/>
                              </w:rPr>
                            </w:pPr>
                            <w:bookmarkStart w:id="408" w:name="_Toc411006805"/>
                            <w:r>
                              <w:t xml:space="preserve">Abb. </w:t>
                            </w:r>
                            <w:r w:rsidR="00347A8B">
                              <w:fldChar w:fldCharType="begin"/>
                            </w:r>
                            <w:r w:rsidR="00347A8B">
                              <w:instrText xml:space="preserve"> STYLEREF 1 \s </w:instrText>
                            </w:r>
                            <w:r w:rsidR="00347A8B">
                              <w:fldChar w:fldCharType="separate"/>
                            </w:r>
                            <w:r>
                              <w:rPr>
                                <w:noProof/>
                              </w:rPr>
                              <w:t>4</w:t>
                            </w:r>
                            <w:r w:rsidR="00347A8B">
                              <w:rPr>
                                <w:noProof/>
                              </w:rPr>
                              <w:fldChar w:fldCharType="end"/>
                            </w:r>
                            <w:r>
                              <w:t>.</w:t>
                            </w:r>
                            <w:r w:rsidR="00347A8B">
                              <w:fldChar w:fldCharType="begin"/>
                            </w:r>
                            <w:r w:rsidR="00347A8B">
                              <w:instrText xml:space="preserve"> SEQ Abb. \* ARABIC \s 1 </w:instrText>
                            </w:r>
                            <w:r w:rsidR="00347A8B">
                              <w:fldChar w:fldCharType="separate"/>
                            </w:r>
                            <w:r>
                              <w:rPr>
                                <w:noProof/>
                              </w:rPr>
                              <w:t>2</w:t>
                            </w:r>
                            <w:r w:rsidR="00347A8B">
                              <w:rPr>
                                <w:noProof/>
                              </w:rPr>
                              <w:fldChar w:fldCharType="end"/>
                            </w:r>
                            <w:r>
                              <w:t xml:space="preserve"> Virtuix Omni [Com]</w:t>
                            </w:r>
                            <w:bookmarkEnd w:id="40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5773EBD" id="Textfeld 51" o:spid="_x0000_s1044" type="#_x0000_t202" style="position:absolute;left:0;text-align:left;margin-left:181.15pt;margin-top:224.8pt;width:181.4pt;height:16.5pt;z-index:2517616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" stroked="f">
                <v:textbox inset="0,0,0,0">
                  <w:txbxContent>
                    <w:p w14:paraId="468D5B15" w14:textId="4EEF979A" w:rsidR="003F7CAE" w:rsidRPr="00666B70" w:rsidRDefault="003F7CAE" w:rsidP="00BD0E5B">
                      <w:pPr>
                        <w:pStyle w:val="Beschriftung"/>
                        <w:jc w:val="left"/>
                        <w:rPr>
                          <w:noProof/>
                          <w:sz w:val="24"/>
                          <w:szCs w:val="24"/>
                        </w:rPr>
                      </w:pPr>
                      <w:bookmarkStart w:id="409" w:name="_Toc411006805"/>
                      <w:r>
                        <w:t xml:space="preserve">Abb. </w:t>
                      </w:r>
                      <w:r w:rsidR="00347A8B">
                        <w:fldChar w:fldCharType="begin"/>
                      </w:r>
                      <w:r w:rsidR="00347A8B">
                        <w:instrText xml:space="preserve"> STYLEREF 1 \s </w:instrText>
                      </w:r>
                      <w:r w:rsidR="00347A8B">
                        <w:fldChar w:fldCharType="separate"/>
                      </w:r>
                      <w:r>
                        <w:rPr>
                          <w:noProof/>
                        </w:rPr>
                        <w:t>4</w:t>
                      </w:r>
                      <w:r w:rsidR="00347A8B">
                        <w:rPr>
                          <w:noProof/>
                        </w:rPr>
                        <w:fldChar w:fldCharType="end"/>
                      </w:r>
                      <w:r>
                        <w:t>.</w:t>
                      </w:r>
                      <w:r w:rsidR="00347A8B">
                        <w:fldChar w:fldCharType="begin"/>
                      </w:r>
                      <w:r w:rsidR="00347A8B">
                        <w:instrText xml:space="preserve"> SEQ Abb. \* ARABIC \s 1 </w:instrText>
                      </w:r>
                      <w:r w:rsidR="00347A8B">
                        <w:fldChar w:fldCharType="separate"/>
                      </w:r>
                      <w:r>
                        <w:rPr>
                          <w:noProof/>
                        </w:rPr>
                        <w:t>2</w:t>
                      </w:r>
                      <w:r w:rsidR="00347A8B">
                        <w:rPr>
                          <w:noProof/>
                        </w:rPr>
                        <w:fldChar w:fldCharType="end"/>
                      </w:r>
                      <w:r>
                        <w:t xml:space="preserve"> Virtuix Omni [Com]</w:t>
                      </w:r>
                      <w:bookmarkEnd w:id="409"/>
                    </w:p>
                  </w:txbxContent>
                </v:textbox>
                <w10:wrap type="topAndBottom"/>
              </v:shape>
            </w:pict>
          </mc:Fallback>
        </mc:AlternateContent>
      </w:r>
      <w:r w:rsidR="001979ED">
        <w:br w:type="page"/>
      </w:r>
    </w:p>
    <w:p w14:paraId="218B23E1" w14:textId="6D545886" w:rsidR="001979ED" w:rsidRDefault="00BD0E5B" w:rsidP="0097241E">
      <w:r>
        <w:lastRenderedPageBreak/>
        <w:t>Die Bewegungen werden durch spezielle Schuhe</w:t>
      </w:r>
      <w:r w:rsidR="00B23D10">
        <w:t xml:space="preserve"> </w:t>
      </w:r>
      <w:r w:rsidR="0091736D">
        <w:t xml:space="preserve">und durch das Haltegeschirr im Ring (Rotation) übertragen. </w:t>
      </w:r>
      <w:r w:rsidR="00AD4F0B">
        <w:t>Die Übertragung erfolgt via Bluetooth und lässt so eine einfache Bewegungssteuerung zu [@Omni2].</w:t>
      </w:r>
    </w:p>
    <w:p w14:paraId="05871525" w14:textId="268F349C" w:rsidR="0097241E" w:rsidRDefault="00B23D10" w:rsidP="0097241E">
      <w:r>
        <w:t xml:space="preserve">Neben </w:t>
      </w:r>
      <w:r w:rsidR="0072102F">
        <w:t>den</w:t>
      </w:r>
      <w:r>
        <w:t xml:space="preserve"> hohen Anschaffungskosten kann auch die Größe von 1,20m x 1,40m x 1,00m eine Herausforderung an den Nutzer stellen und die Benutzerfreundlichkeit für VR mit mobilen Geräten einschränken.</w:t>
      </w:r>
    </w:p>
    <w:p w14:paraId="1E2DE6C0" w14:textId="7BA79814" w:rsidR="005505E8" w:rsidRDefault="005505E8" w:rsidP="0097241E"/>
    <w:p w14:paraId="507AD40D" w14:textId="0B8F7C56" w:rsidR="00151EBD" w:rsidRPr="00BD7578" w:rsidRDefault="00151EBD" w:rsidP="0073618E"/>
    <w:p w14:paraId="1325E146" w14:textId="77777777" w:rsidR="00151EBD" w:rsidRPr="00BD7578" w:rsidRDefault="00151EBD" w:rsidP="0073618E">
      <w:pPr>
        <w:sectPr w:rsidR="00151EBD" w:rsidRPr="00BD7578" w:rsidSect="00CF380C">
          <w:pgSz w:w="11906" w:h="16838" w:code="9"/>
          <w:pgMar w:top="1531" w:right="1418" w:bottom="1701" w:left="1701" w:header="510" w:footer="624" w:gutter="0"/>
          <w:cols w:space="708"/>
          <w:docGrid w:linePitch="360"/>
        </w:sectPr>
      </w:pPr>
    </w:p>
    <w:p w14:paraId="4B2EB7BC" w14:textId="42B6C721" w:rsidR="000D3D5A" w:rsidRDefault="005F4467" w:rsidP="002024CD">
      <w:pPr>
        <w:pStyle w:val="berschrift1"/>
      </w:pPr>
      <w:bookmarkStart w:id="410" w:name="_Toc411006766"/>
      <w:r w:rsidRPr="005073E9">
        <w:rPr>
          <w:rFonts w:cs="Helvetica"/>
          <w:noProof/>
          <w:color w:val="FCFCFC" w:themeColor="background1"/>
          <w:sz w:val="22"/>
        </w:rPr>
        <w:lastRenderedPageBreak/>
        <mc:AlternateContent>
          <mc:Choice Requires="wps">
            <w:drawing>
              <wp:anchor distT="0" distB="0" distL="114300" distR="114300" simplePos="0" relativeHeight="251677696" behindDoc="1" locked="0" layoutInCell="1" allowOverlap="1" wp14:anchorId="286E77F7" wp14:editId="620533CF">
                <wp:simplePos x="0" y="0"/>
                <wp:positionH relativeFrom="page">
                  <wp:align>left</wp:align>
                </wp:positionH>
                <wp:positionV relativeFrom="paragraph">
                  <wp:posOffset>-446722</wp:posOffset>
                </wp:positionV>
                <wp:extent cx="436247" cy="1507490"/>
                <wp:effectExtent l="0" t="2222" r="0" b="0"/>
                <wp:wrapNone/>
                <wp:docPr id="5" name="Rechteck 5"/>
                <wp:cNvGraphicFramePr/>
                <a:graphic xmlns:a="http://schemas.openxmlformats.org/drawingml/2006/main">
                  <a:graphicData uri="http://schemas.microsoft.com/office/word/2010/wordprocessingShape">
                    <wps:wsp>
                      <wps:cNvSpPr/>
                      <wps:spPr>
                        <a:xfrm rot="5400000">
                          <a:off x="0" y="0"/>
                          <a:ext cx="436247" cy="150749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F31543" id="Rechteck 5" o:spid="_x0000_s1026" style="position:absolute;margin-left:0;margin-top:-35.15pt;width:34.35pt;height:118.7pt;rotation:90;z-index:-25163878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" fillcolor="#303338" stroked="f" strokeweight="2pt">
                <w10:wrap anchorx="page"/>
              </v:rect>
            </w:pict>
          </mc:Fallback>
        </mc:AlternateContent>
      </w:r>
      <w:r w:rsidR="00904A03">
        <w:t>Prototypische App</w:t>
      </w:r>
      <w:bookmarkEnd w:id="410"/>
    </w:p>
    <w:p w14:paraId="7831DC46" w14:textId="77777777" w:rsidR="00113907" w:rsidRDefault="00113907" w:rsidP="000D3D5A"/>
    <w:p w14:paraId="2BDC69C9" w14:textId="77777777" w:rsidR="00113907" w:rsidRDefault="00113907" w:rsidP="000D3D5A"/>
    <w:p w14:paraId="2DBDF5AE" w14:textId="77777777" w:rsidR="00904A03" w:rsidRDefault="00904A03" w:rsidP="00904A03">
      <w:pPr>
        <w:pStyle w:val="berschrift2"/>
      </w:pPr>
      <w:bookmarkStart w:id="411" w:name="_Toc411006767"/>
      <w:r>
        <w:t>Idee</w:t>
      </w:r>
      <w:bookmarkEnd w:id="411"/>
    </w:p>
    <w:p w14:paraId="77273251" w14:textId="77777777" w:rsidR="002024CD" w:rsidRPr="002024CD" w:rsidRDefault="002024CD" w:rsidP="002024CD"/>
    <w:p w14:paraId="11EC364B" w14:textId="4994642F" w:rsidR="002024CD" w:rsidRDefault="002024CD" w:rsidP="002024CD">
      <w:r>
        <w:t xml:space="preserve">Die Idee für die prototypische App ist die Umsetzung eines Labyrinths, um dort die Bewegungsrichtungen zu testen. Der Nutzer muss dieses durchqueren </w:t>
      </w:r>
      <w:r w:rsidR="00D8451B">
        <w:t xml:space="preserve">und einen Würfel finden. Wird der Würfel gefunden, startet </w:t>
      </w:r>
      <w:ins w:id="412" w:author="Autor">
        <w:r w:rsidR="00D95C91">
          <w:t xml:space="preserve">somit </w:t>
        </w:r>
      </w:ins>
      <w:r w:rsidR="00D8451B">
        <w:t>das Level neu</w:t>
      </w:r>
      <w:r>
        <w:t xml:space="preserve">. </w:t>
      </w:r>
      <w:r w:rsidR="00D8451B">
        <w:t>Der Nutzer hat zu jeder Zeit die</w:t>
      </w:r>
      <w:r>
        <w:t xml:space="preserve"> Möglichkeit sich umzuschauen und in alle Richtungen zu bewegen.</w:t>
      </w:r>
    </w:p>
    <w:p w14:paraId="2F6EFA01" w14:textId="77777777" w:rsidR="00A65747" w:rsidRDefault="00A65747" w:rsidP="002024CD"/>
    <w:p w14:paraId="0BE45035" w14:textId="77777777" w:rsidR="00A65747" w:rsidRDefault="00A65747" w:rsidP="00A65747">
      <w:pPr>
        <w:pStyle w:val="berschrift2"/>
      </w:pPr>
      <w:bookmarkStart w:id="413" w:name="_Toc411006768"/>
      <w:r>
        <w:t>Controller: Gamepad und Cardboard</w:t>
      </w:r>
      <w:bookmarkEnd w:id="413"/>
    </w:p>
    <w:p w14:paraId="50E5CAE8" w14:textId="77777777" w:rsidR="00A65747" w:rsidRDefault="00A65747" w:rsidP="00A65747"/>
    <w:p w14:paraId="1AA61554" w14:textId="5CD437A3" w:rsidR="00A65747" w:rsidRPr="00A65747" w:rsidRDefault="00A65747" w:rsidP="00A65747">
      <w:r>
        <w:t>Die be</w:t>
      </w:r>
      <w:r w:rsidR="00CD4255">
        <w:t>iden Controller für die die App</w:t>
      </w:r>
      <w:r>
        <w:t xml:space="preserve"> implementiert </w:t>
      </w:r>
      <w:r w:rsidR="00CD4255">
        <w:t>wird</w:t>
      </w:r>
      <w:r>
        <w:t xml:space="preserve">, </w:t>
      </w:r>
      <w:r w:rsidR="00CD4255">
        <w:t>sind</w:t>
      </w:r>
      <w:r>
        <w:t xml:space="preserve"> der Playstation 3 Controller</w:t>
      </w:r>
      <w:del w:id="414" w:author="Autor">
        <w:r w:rsidDel="00D95C91">
          <w:delText>,</w:delText>
        </w:r>
      </w:del>
      <w:r>
        <w:t xml:space="preserve"> sowie der Magnetic Switch von Google Cardboard.</w:t>
      </w:r>
    </w:p>
    <w:p w14:paraId="25E2AF42" w14:textId="77777777" w:rsidR="002024CD" w:rsidRPr="002024CD" w:rsidRDefault="002024CD" w:rsidP="002024CD"/>
    <w:p w14:paraId="6B86EAAD" w14:textId="77777777" w:rsidR="00904A03" w:rsidRDefault="00904A03" w:rsidP="00904A03">
      <w:pPr>
        <w:pStyle w:val="berschrift2"/>
      </w:pPr>
      <w:bookmarkStart w:id="415" w:name="_Toc411006769"/>
      <w:r>
        <w:t>Prefabs</w:t>
      </w:r>
      <w:bookmarkEnd w:id="415"/>
    </w:p>
    <w:p w14:paraId="46996720" w14:textId="77777777" w:rsidR="002024CD" w:rsidRDefault="002024CD" w:rsidP="002024CD"/>
    <w:p w14:paraId="3E8C589A" w14:textId="6C967438" w:rsidR="0033605A" w:rsidRDefault="002024CD" w:rsidP="002024CD">
      <w:r>
        <w:t>Die Wände und der Boden des Labyrinths sind modulare Prefabs, die sich aneinander reihen lassen. Dadurch ist es möglich ei</w:t>
      </w:r>
      <w:r w:rsidR="00AF3CF5">
        <w:t>n Labyrinth aufzubauen, ohne zu implementieren.</w:t>
      </w:r>
      <w:r w:rsidR="00113907">
        <w:t xml:space="preserve"> </w:t>
      </w:r>
    </w:p>
    <w:p w14:paraId="0A5ED90F" w14:textId="095AC327" w:rsidR="0033605A" w:rsidRDefault="0033605A">
      <w:pPr>
        <w:spacing w:before="0" w:after="0" w:line="240" w:lineRule="auto"/>
        <w:jc w:val="left"/>
      </w:pPr>
      <w:r>
        <w:rPr>
          <w:noProof/>
        </w:rPr>
        <mc:AlternateContent>
          <mc:Choice Requires="wps">
            <w:drawing>
              <wp:anchor distT="0" distB="0" distL="114300" distR="114300" simplePos="0" relativeHeight="251766784" behindDoc="0" locked="0" layoutInCell="1" allowOverlap="1" wp14:anchorId="432CDDE2" wp14:editId="2D0B3BB1">
                <wp:simplePos x="0" y="0"/>
                <wp:positionH relativeFrom="column">
                  <wp:posOffset>-83185</wp:posOffset>
                </wp:positionH>
                <wp:positionV relativeFrom="paragraph">
                  <wp:posOffset>1485265</wp:posOffset>
                </wp:positionV>
                <wp:extent cx="5649595" cy="233680"/>
                <wp:effectExtent l="0" t="0" r="8255" b="0"/>
                <wp:wrapTopAndBottom/>
                <wp:docPr id="59" name="Textfeld 59"/>
                <wp:cNvGraphicFramePr/>
                <a:graphic xmlns:a="http://schemas.openxmlformats.org/drawingml/2006/main">
                  <a:graphicData uri="http://schemas.microsoft.com/office/word/2010/wordprocessingShape">
                    <wps:wsp>
                      <wps:cNvSpPr txBox="1"/>
                      <wps:spPr>
                        <a:xfrm>
                          <a:off x="0" y="0"/>
                          <a:ext cx="5649595" cy="233680"/>
                        </a:xfrm>
                        <a:prstGeom prst="rect">
                          <a:avLst/>
                        </a:prstGeom>
                        <a:solidFill>
                          <a:prstClr val="white"/>
                        </a:solidFill>
                        <a:ln>
                          <a:noFill/>
                        </a:ln>
                        <a:effectLst/>
                      </wps:spPr>
                      <wps:txbx>
                        <w:txbxContent>
                          <w:p w14:paraId="1D83901F" w14:textId="08B88402" w:rsidR="003F7CAE" w:rsidRPr="00495889" w:rsidRDefault="003F7CAE" w:rsidP="0033605A">
                            <w:pPr>
                              <w:pStyle w:val="Beschriftung"/>
                              <w:rPr>
                                <w:noProof/>
                                <w:sz w:val="24"/>
                                <w:szCs w:val="24"/>
                              </w:rPr>
                            </w:pPr>
                            <w:bookmarkStart w:id="416" w:name="_Toc411006806"/>
                            <w:r>
                              <w:t xml:space="preserve">Abb. </w:t>
                            </w:r>
                            <w:r w:rsidR="00347A8B">
                              <w:fldChar w:fldCharType="begin"/>
                            </w:r>
                            <w:r w:rsidR="00347A8B">
                              <w:instrText xml:space="preserve"> STYLEREF 1 \s </w:instrText>
                            </w:r>
                            <w:r w:rsidR="00347A8B">
                              <w:fldChar w:fldCharType="separate"/>
                            </w:r>
                            <w:r>
                              <w:rPr>
                                <w:noProof/>
                              </w:rPr>
                              <w:t>5</w:t>
                            </w:r>
                            <w:r w:rsidR="00347A8B">
                              <w:rPr>
                                <w:noProof/>
                              </w:rPr>
                              <w:fldChar w:fldCharType="end"/>
                            </w:r>
                            <w:r>
                              <w:t>.</w:t>
                            </w:r>
                            <w:r w:rsidR="00347A8B">
                              <w:fldChar w:fldCharType="begin"/>
                            </w:r>
                            <w:r w:rsidR="00347A8B">
                              <w:instrText xml:space="preserve"> SEQ Abb. \* ARABIC \s 1 </w:instrText>
                            </w:r>
                            <w:r w:rsidR="00347A8B">
                              <w:fldChar w:fldCharType="separate"/>
                            </w:r>
                            <w:r>
                              <w:rPr>
                                <w:noProof/>
                              </w:rPr>
                              <w:t>1</w:t>
                            </w:r>
                            <w:r w:rsidR="00347A8B">
                              <w:rPr>
                                <w:noProof/>
                              </w:rPr>
                              <w:fldChar w:fldCharType="end"/>
                            </w:r>
                            <w:r>
                              <w:t xml:space="preserve"> Prefabs für das Labyrinth</w:t>
                            </w:r>
                            <w:bookmarkEnd w:id="41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2CDDE2" id="Textfeld 59" o:spid="_x0000_s1045" type="#_x0000_t202" style="position:absolute;margin-left:-6.55pt;margin-top:116.95pt;width:444.85pt;height:18.4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" stroked="f">
                <v:textbox inset="0,0,0,0">
                  <w:txbxContent>
                    <w:p w14:paraId="1D83901F" w14:textId="08B88402" w:rsidR="003F7CAE" w:rsidRPr="00495889" w:rsidRDefault="003F7CAE" w:rsidP="0033605A">
                      <w:pPr>
                        <w:pStyle w:val="Beschriftung"/>
                        <w:rPr>
                          <w:noProof/>
                          <w:sz w:val="24"/>
                          <w:szCs w:val="24"/>
                        </w:rPr>
                      </w:pPr>
                      <w:bookmarkStart w:id="417" w:name="_Toc411006806"/>
                      <w:r>
                        <w:t xml:space="preserve">Abb. </w:t>
                      </w:r>
                      <w:r w:rsidR="00347A8B">
                        <w:fldChar w:fldCharType="begin"/>
                      </w:r>
                      <w:r w:rsidR="00347A8B">
                        <w:instrText xml:space="preserve"> STYLEREF 1 \s </w:instrText>
                      </w:r>
                      <w:r w:rsidR="00347A8B">
                        <w:fldChar w:fldCharType="separate"/>
                      </w:r>
                      <w:r>
                        <w:rPr>
                          <w:noProof/>
                        </w:rPr>
                        <w:t>5</w:t>
                      </w:r>
                      <w:r w:rsidR="00347A8B">
                        <w:rPr>
                          <w:noProof/>
                        </w:rPr>
                        <w:fldChar w:fldCharType="end"/>
                      </w:r>
                      <w:r>
                        <w:t>.</w:t>
                      </w:r>
                      <w:r w:rsidR="00347A8B">
                        <w:fldChar w:fldCharType="begin"/>
                      </w:r>
                      <w:r w:rsidR="00347A8B">
                        <w:instrText xml:space="preserve"> SEQ Abb. \* ARABIC \s 1 </w:instrText>
                      </w:r>
                      <w:r w:rsidR="00347A8B">
                        <w:fldChar w:fldCharType="separate"/>
                      </w:r>
                      <w:r>
                        <w:rPr>
                          <w:noProof/>
                        </w:rPr>
                        <w:t>1</w:t>
                      </w:r>
                      <w:r w:rsidR="00347A8B">
                        <w:rPr>
                          <w:noProof/>
                        </w:rPr>
                        <w:fldChar w:fldCharType="end"/>
                      </w:r>
                      <w:r>
                        <w:t xml:space="preserve"> Prefabs für das Labyrinth</w:t>
                      </w:r>
                      <w:bookmarkEnd w:id="417"/>
                    </w:p>
                  </w:txbxContent>
                </v:textbox>
                <w10:wrap type="topAndBottom"/>
              </v:shape>
            </w:pict>
          </mc:Fallback>
        </mc:AlternateContent>
      </w:r>
      <w:r>
        <w:rPr>
          <w:noProof/>
        </w:rPr>
        <w:drawing>
          <wp:anchor distT="0" distB="0" distL="114300" distR="114300" simplePos="0" relativeHeight="251763712" behindDoc="1" locked="0" layoutInCell="1" allowOverlap="1" wp14:anchorId="31722C13" wp14:editId="452632D2">
            <wp:simplePos x="0" y="0"/>
            <wp:positionH relativeFrom="column">
              <wp:posOffset>1877134</wp:posOffset>
            </wp:positionH>
            <wp:positionV relativeFrom="paragraph">
              <wp:posOffset>229822</wp:posOffset>
            </wp:positionV>
            <wp:extent cx="1884210" cy="1260000"/>
            <wp:effectExtent l="0" t="0" r="1905" b="0"/>
            <wp:wrapTight wrapText="bothSides">
              <wp:wrapPolygon edited="0">
                <wp:start x="0" y="0"/>
                <wp:lineTo x="0" y="21230"/>
                <wp:lineTo x="21403" y="21230"/>
                <wp:lineTo x="21403" y="0"/>
                <wp:lineTo x="0" y="0"/>
              </wp:wrapPolygon>
            </wp:wrapTight>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refab_wall_corner.JP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1884210" cy="12600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64736" behindDoc="1" locked="0" layoutInCell="1" allowOverlap="1" wp14:anchorId="15385867" wp14:editId="79FD6F3A">
            <wp:simplePos x="0" y="0"/>
            <wp:positionH relativeFrom="column">
              <wp:posOffset>3692801</wp:posOffset>
            </wp:positionH>
            <wp:positionV relativeFrom="paragraph">
              <wp:posOffset>230505</wp:posOffset>
            </wp:positionV>
            <wp:extent cx="1871936" cy="1260000"/>
            <wp:effectExtent l="0" t="0" r="0" b="0"/>
            <wp:wrapTight wrapText="bothSides">
              <wp:wrapPolygon edited="0">
                <wp:start x="0" y="0"/>
                <wp:lineTo x="0" y="21230"/>
                <wp:lineTo x="21329" y="21230"/>
                <wp:lineTo x="21329" y="0"/>
                <wp:lineTo x="0" y="0"/>
              </wp:wrapPolygon>
            </wp:wrapTight>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refab_wall_straight.JP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1871936" cy="12600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62688" behindDoc="0" locked="0" layoutInCell="1" allowOverlap="1" wp14:anchorId="49EA7BB7" wp14:editId="2BF2587A">
            <wp:simplePos x="0" y="0"/>
            <wp:positionH relativeFrom="column">
              <wp:posOffset>-15240</wp:posOffset>
            </wp:positionH>
            <wp:positionV relativeFrom="paragraph">
              <wp:posOffset>230505</wp:posOffset>
            </wp:positionV>
            <wp:extent cx="1896392" cy="1260000"/>
            <wp:effectExtent l="0" t="0" r="8890" b="0"/>
            <wp:wrapTopAndBottom/>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refab_wall_t_tile.JP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1896392" cy="1260000"/>
                    </a:xfrm>
                    <a:prstGeom prst="rect">
                      <a:avLst/>
                    </a:prstGeom>
                  </pic:spPr>
                </pic:pic>
              </a:graphicData>
            </a:graphic>
            <wp14:sizeRelH relativeFrom="page">
              <wp14:pctWidth>0</wp14:pctWidth>
            </wp14:sizeRelH>
            <wp14:sizeRelV relativeFrom="page">
              <wp14:pctHeight>0</wp14:pctHeight>
            </wp14:sizeRelV>
          </wp:anchor>
        </w:drawing>
      </w:r>
    </w:p>
    <w:p w14:paraId="6BD6E6EE" w14:textId="4CCE2B95" w:rsidR="00AF7243" w:rsidRDefault="00AF7243" w:rsidP="0033605A">
      <w:r>
        <w:rPr>
          <w:noProof/>
        </w:rPr>
        <w:lastRenderedPageBreak/>
        <mc:AlternateContent>
          <mc:Choice Requires="wps">
            <w:drawing>
              <wp:anchor distT="0" distB="0" distL="114300" distR="114300" simplePos="0" relativeHeight="251769856" behindDoc="0" locked="0" layoutInCell="1" allowOverlap="1" wp14:anchorId="2AA0947B" wp14:editId="16621600">
                <wp:simplePos x="0" y="0"/>
                <wp:positionH relativeFrom="column">
                  <wp:posOffset>1905</wp:posOffset>
                </wp:positionH>
                <wp:positionV relativeFrom="paragraph">
                  <wp:posOffset>3353435</wp:posOffset>
                </wp:positionV>
                <wp:extent cx="5579745" cy="270510"/>
                <wp:effectExtent l="0" t="0" r="1905" b="0"/>
                <wp:wrapTopAndBottom/>
                <wp:docPr id="61" name="Textfeld 61"/>
                <wp:cNvGraphicFramePr/>
                <a:graphic xmlns:a="http://schemas.openxmlformats.org/drawingml/2006/main">
                  <a:graphicData uri="http://schemas.microsoft.com/office/word/2010/wordprocessingShape">
                    <wps:wsp>
                      <wps:cNvSpPr txBox="1"/>
                      <wps:spPr>
                        <a:xfrm>
                          <a:off x="0" y="0"/>
                          <a:ext cx="5579745" cy="270510"/>
                        </a:xfrm>
                        <a:prstGeom prst="rect">
                          <a:avLst/>
                        </a:prstGeom>
                        <a:solidFill>
                          <a:prstClr val="white"/>
                        </a:solidFill>
                        <a:ln>
                          <a:noFill/>
                        </a:ln>
                        <a:effectLst/>
                      </wps:spPr>
                      <wps:txbx>
                        <w:txbxContent>
                          <w:p w14:paraId="46C6D9E7" w14:textId="4F20741A" w:rsidR="003F7CAE" w:rsidRPr="0091766B" w:rsidRDefault="003F7CAE" w:rsidP="0033605A">
                            <w:pPr>
                              <w:pStyle w:val="Beschriftung"/>
                              <w:rPr>
                                <w:noProof/>
                                <w:sz w:val="24"/>
                                <w:szCs w:val="24"/>
                              </w:rPr>
                            </w:pPr>
                            <w:bookmarkStart w:id="418" w:name="_Toc411006807"/>
                            <w:r>
                              <w:t xml:space="preserve">Abb. </w:t>
                            </w:r>
                            <w:r w:rsidR="00347A8B">
                              <w:fldChar w:fldCharType="begin"/>
                            </w:r>
                            <w:r w:rsidR="00347A8B">
                              <w:instrText xml:space="preserve"> STYLEREF 1 \s </w:instrText>
                            </w:r>
                            <w:r w:rsidR="00347A8B">
                              <w:fldChar w:fldCharType="separate"/>
                            </w:r>
                            <w:r>
                              <w:rPr>
                                <w:noProof/>
                              </w:rPr>
                              <w:t>5</w:t>
                            </w:r>
                            <w:r w:rsidR="00347A8B">
                              <w:rPr>
                                <w:noProof/>
                              </w:rPr>
                              <w:fldChar w:fldCharType="end"/>
                            </w:r>
                            <w:r>
                              <w:t>.</w:t>
                            </w:r>
                            <w:r w:rsidR="00347A8B">
                              <w:fldChar w:fldCharType="begin"/>
                            </w:r>
                            <w:r w:rsidR="00347A8B">
                              <w:instrText xml:space="preserve"> SEQ Abb. \* ARABIC \s 1 </w:instrText>
                            </w:r>
                            <w:r w:rsidR="00347A8B">
                              <w:fldChar w:fldCharType="separate"/>
                            </w:r>
                            <w:r>
                              <w:rPr>
                                <w:noProof/>
                              </w:rPr>
                              <w:t>2</w:t>
                            </w:r>
                            <w:r w:rsidR="00347A8B">
                              <w:rPr>
                                <w:noProof/>
                              </w:rPr>
                              <w:fldChar w:fldCharType="end"/>
                            </w:r>
                            <w:r>
                              <w:t xml:space="preserve"> Ansicht des fertigen Labyrinths</w:t>
                            </w:r>
                            <w:bookmarkEnd w:id="41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AA0947B" id="Textfeld 61" o:spid="_x0000_s1046" type="#_x0000_t202" style="position:absolute;left:0;text-align:left;margin-left:.15pt;margin-top:264.05pt;width:439.35pt;height:21.3pt;z-index:2517698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" stroked="f">
                <v:textbox inset="0,0,0,0">
                  <w:txbxContent>
                    <w:p w14:paraId="46C6D9E7" w14:textId="4F20741A" w:rsidR="003F7CAE" w:rsidRPr="0091766B" w:rsidRDefault="003F7CAE" w:rsidP="0033605A">
                      <w:pPr>
                        <w:pStyle w:val="Beschriftung"/>
                        <w:rPr>
                          <w:noProof/>
                          <w:sz w:val="24"/>
                          <w:szCs w:val="24"/>
                        </w:rPr>
                      </w:pPr>
                      <w:bookmarkStart w:id="419" w:name="_Toc411006807"/>
                      <w:r>
                        <w:t xml:space="preserve">Abb. </w:t>
                      </w:r>
                      <w:r w:rsidR="00347A8B">
                        <w:fldChar w:fldCharType="begin"/>
                      </w:r>
                      <w:r w:rsidR="00347A8B">
                        <w:instrText xml:space="preserve"> STYLEREF 1 \s </w:instrText>
                      </w:r>
                      <w:r w:rsidR="00347A8B">
                        <w:fldChar w:fldCharType="separate"/>
                      </w:r>
                      <w:r>
                        <w:rPr>
                          <w:noProof/>
                        </w:rPr>
                        <w:t>5</w:t>
                      </w:r>
                      <w:r w:rsidR="00347A8B">
                        <w:rPr>
                          <w:noProof/>
                        </w:rPr>
                        <w:fldChar w:fldCharType="end"/>
                      </w:r>
                      <w:r>
                        <w:t>.</w:t>
                      </w:r>
                      <w:r w:rsidR="00347A8B">
                        <w:fldChar w:fldCharType="begin"/>
                      </w:r>
                      <w:r w:rsidR="00347A8B">
                        <w:instrText xml:space="preserve"> SEQ Abb. \* ARABIC \s 1 </w:instrText>
                      </w:r>
                      <w:r w:rsidR="00347A8B">
                        <w:fldChar w:fldCharType="separate"/>
                      </w:r>
                      <w:r>
                        <w:rPr>
                          <w:noProof/>
                        </w:rPr>
                        <w:t>2</w:t>
                      </w:r>
                      <w:r w:rsidR="00347A8B">
                        <w:rPr>
                          <w:noProof/>
                        </w:rPr>
                        <w:fldChar w:fldCharType="end"/>
                      </w:r>
                      <w:r>
                        <w:t xml:space="preserve"> Ansicht des fertigen Labyrinths</w:t>
                      </w:r>
                      <w:bookmarkEnd w:id="419"/>
                    </w:p>
                  </w:txbxContent>
                </v:textbox>
                <w10:wrap type="topAndBottom"/>
              </v:shape>
            </w:pict>
          </mc:Fallback>
        </mc:AlternateContent>
      </w:r>
      <w:r>
        <w:rPr>
          <w:noProof/>
        </w:rPr>
        <w:drawing>
          <wp:anchor distT="0" distB="0" distL="114300" distR="114300" simplePos="0" relativeHeight="251767808" behindDoc="0" locked="0" layoutInCell="1" allowOverlap="1" wp14:anchorId="2D2D3D22" wp14:editId="6BF60B74">
            <wp:simplePos x="0" y="0"/>
            <wp:positionH relativeFrom="column">
              <wp:posOffset>1905</wp:posOffset>
            </wp:positionH>
            <wp:positionV relativeFrom="paragraph">
              <wp:posOffset>0</wp:posOffset>
            </wp:positionV>
            <wp:extent cx="5579745" cy="3347720"/>
            <wp:effectExtent l="0" t="0" r="1905" b="5080"/>
            <wp:wrapTopAndBottom/>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refab_final_labyrinth.JPG"/>
                    <pic:cNvPicPr/>
                  </pic:nvPicPr>
                  <pic:blipFill>
                    <a:blip r:embed="rId67">
                      <a:extLst>
                        <a:ext uri="{28A0092B-C50C-407E-A947-70E740481C1C}">
                          <a14:useLocalDpi xmlns:a14="http://schemas.microsoft.com/office/drawing/2010/main" val="0"/>
                        </a:ext>
                      </a:extLst>
                    </a:blip>
                    <a:stretch>
                      <a:fillRect/>
                    </a:stretch>
                  </pic:blipFill>
                  <pic:spPr>
                    <a:xfrm>
                      <a:off x="0" y="0"/>
                      <a:ext cx="5579745" cy="3347720"/>
                    </a:xfrm>
                    <a:prstGeom prst="rect">
                      <a:avLst/>
                    </a:prstGeom>
                  </pic:spPr>
                </pic:pic>
              </a:graphicData>
            </a:graphic>
            <wp14:sizeRelH relativeFrom="page">
              <wp14:pctWidth>0</wp14:pctWidth>
            </wp14:sizeRelH>
            <wp14:sizeRelV relativeFrom="page">
              <wp14:pctHeight>0</wp14:pctHeight>
            </wp14:sizeRelV>
          </wp:anchor>
        </w:drawing>
      </w:r>
    </w:p>
    <w:p w14:paraId="3B5BE34A" w14:textId="29160518" w:rsidR="009508EE" w:rsidRDefault="00A65747" w:rsidP="00AF7243">
      <w:r>
        <w:t>Des Weiteren bietet Cardboard Prefabs für die Nutzung des Magnetic Switch und die Erstellung von VR-Kameras.</w:t>
      </w:r>
      <w:r w:rsidR="009508EE">
        <w:t xml:space="preserve"> Hier wird das CardboardMain Prefab genutzt, </w:t>
      </w:r>
      <w:r w:rsidR="00AF7243">
        <w:t>was konfigurierte virtuelle Kameras beinhaltet.</w:t>
      </w:r>
    </w:p>
    <w:p w14:paraId="298DF7FE" w14:textId="6D2C1320" w:rsidR="0033605A" w:rsidRDefault="009508EE" w:rsidP="00AF7243">
      <w:r>
        <w:t xml:space="preserve">Für das Gamepad wird </w:t>
      </w:r>
      <w:r w:rsidR="00CD4255">
        <w:t>die CharacterController Komponente</w:t>
      </w:r>
      <w:r w:rsidR="00AF7243">
        <w:t xml:space="preserve"> von Unity</w:t>
      </w:r>
      <w:r w:rsidR="006D7A2D">
        <w:t xml:space="preserve"> genutzt und wie auch für Cardboard das </w:t>
      </w:r>
      <w:r w:rsidR="006D7A2D" w:rsidRPr="006D7A2D">
        <w:rPr>
          <w:i/>
        </w:rPr>
        <w:t>FPSInputController.cs</w:t>
      </w:r>
      <w:r w:rsidR="006D7A2D">
        <w:t xml:space="preserve"> Skript.</w:t>
      </w:r>
    </w:p>
    <w:p w14:paraId="589DAA8C" w14:textId="715360BD" w:rsidR="0033605A" w:rsidRDefault="0033605A" w:rsidP="0033605A"/>
    <w:p w14:paraId="31E5E037" w14:textId="77777777" w:rsidR="00904A03" w:rsidRDefault="00904A03" w:rsidP="00904A03">
      <w:pPr>
        <w:pStyle w:val="berschrift2"/>
      </w:pPr>
      <w:bookmarkStart w:id="420" w:name="_Toc411006770"/>
      <w:r>
        <w:t>Implementierung</w:t>
      </w:r>
      <w:bookmarkEnd w:id="420"/>
    </w:p>
    <w:p w14:paraId="66ABCD56" w14:textId="2BA18ED7" w:rsidR="00A65747" w:rsidRDefault="00A65747" w:rsidP="00A65747"/>
    <w:p w14:paraId="71E017DB" w14:textId="0C30FC56" w:rsidR="009508EE" w:rsidRDefault="00AF7243" w:rsidP="00AF7243">
      <w:r>
        <w:t>Die Implementierung erfolgt anhand von Skripten, die an die entsprechenden Objekte angehängt werden. Dafür wird auf der einen Seite eine Funktionalität benötigt, die das Erreichen des Ziels registriert und das Level neu startet und auf der anderen Seite ein Skript, was ein automatisches Gehen ermöglicht, für die Umsetzung mit dem Magnetic Switch von Cardboard.</w:t>
      </w:r>
      <w:r w:rsidR="009508EE">
        <w:br w:type="page"/>
      </w:r>
    </w:p>
    <w:p w14:paraId="57251818" w14:textId="603D430E" w:rsidR="0033605A" w:rsidRDefault="00D8451B" w:rsidP="00D8451B">
      <w:pPr>
        <w:pStyle w:val="berschrift3"/>
      </w:pPr>
      <w:bookmarkStart w:id="421" w:name="_Toc411006771"/>
      <w:r>
        <w:lastRenderedPageBreak/>
        <w:t>Allgemein</w:t>
      </w:r>
      <w:bookmarkEnd w:id="421"/>
    </w:p>
    <w:p w14:paraId="3D002CD6" w14:textId="4C4F1DFF" w:rsidR="00D8451B" w:rsidRDefault="00D8451B" w:rsidP="00D8451B"/>
    <w:p w14:paraId="18008C84" w14:textId="17339AC1" w:rsidR="00F14BD8" w:rsidRDefault="009508EE" w:rsidP="009508EE">
      <w:r>
        <w:t xml:space="preserve">Dieser Abschnitt behandelt das Skript </w:t>
      </w:r>
      <w:r w:rsidR="009C111C">
        <w:rPr>
          <w:i/>
        </w:rPr>
        <w:t>GameController</w:t>
      </w:r>
      <w:r w:rsidRPr="009508EE">
        <w:rPr>
          <w:i/>
        </w:rPr>
        <w:t>.cs</w:t>
      </w:r>
      <w:r>
        <w:t xml:space="preserve"> was für die Spiellogik verantwortlich ist</w:t>
      </w:r>
      <w:r w:rsidR="00375E4D">
        <w:t xml:space="preserve"> und von </w:t>
      </w:r>
      <w:r w:rsidR="006D7A2D">
        <w:t>der App</w:t>
      </w:r>
      <w:r w:rsidR="00375E4D">
        <w:t xml:space="preserve"> genutzt wird</w:t>
      </w:r>
      <w:r>
        <w:t xml:space="preserve">. Hier wird das </w:t>
      </w:r>
      <w:r w:rsidR="00E440D8">
        <w:t xml:space="preserve">Erreichen des Ziels registriert und </w:t>
      </w:r>
      <w:r w:rsidR="0006701A">
        <w:t xml:space="preserve">dadurch </w:t>
      </w:r>
      <w:r w:rsidR="00E440D8">
        <w:t>das Level neu gestartet.</w:t>
      </w:r>
    </w:p>
    <w:p w14:paraId="2ADD03A8" w14:textId="3BE79C88" w:rsidR="009508EE" w:rsidRDefault="009508EE" w:rsidP="009508EE"/>
    <w:p w14:paraId="6B270E03" w14:textId="7E535F96" w:rsidR="00D8451B" w:rsidRDefault="00D8451B" w:rsidP="00D8451B">
      <w:pPr>
        <w:pStyle w:val="Hervorhebenfett"/>
      </w:pPr>
      <w:r>
        <w:t>Erreichen des Ziels</w:t>
      </w:r>
    </w:p>
    <w:p w14:paraId="56A558A6" w14:textId="4A6FC3CC" w:rsidR="00D8451B" w:rsidRDefault="00D8451B" w:rsidP="00D8451B">
      <w:pPr>
        <w:pStyle w:val="Textkrper"/>
      </w:pPr>
    </w:p>
    <w:p w14:paraId="47FC2657" w14:textId="238607D2" w:rsidR="00D8451B" w:rsidRDefault="00375E4D" w:rsidP="00D8451B">
      <w:pPr>
        <w:pStyle w:val="Textkrper"/>
      </w:pPr>
      <w:r>
        <w:t xml:space="preserve">Für das Erreichen des </w:t>
      </w:r>
      <w:r w:rsidR="00F14BD8">
        <w:t>Ziels</w:t>
      </w:r>
      <w:r>
        <w:t xml:space="preserve"> wird </w:t>
      </w:r>
      <w:r w:rsidR="00F14BD8">
        <w:t>auf eine Methode von Unity zurückgegriffen, die bei Kollision von zwei Objekten aktiviert wird.</w:t>
      </w:r>
      <w:r w:rsidR="004F13BF">
        <w:t xml:space="preserve"> Trifft ein anderes Objekt auf diesen Auslöser (Trigger) wird eine Methode aufgerufen. Wie in Abb. 5.3 zu sehen, muss das Objekt eine Collider-Komponente besitzen, damit Kollisionen registriert werden. Des Weiteren muss Is Trigger aktiviert sein, um auf genannte Funktionalität zugreifen zu können.</w:t>
      </w:r>
    </w:p>
    <w:p w14:paraId="11EC2318" w14:textId="63681127" w:rsidR="004F13BF" w:rsidRDefault="004F13BF" w:rsidP="00D8451B">
      <w:pPr>
        <w:pStyle w:val="Textkrper"/>
      </w:pPr>
      <w:r>
        <w:rPr>
          <w:noProof/>
        </w:rPr>
        <mc:AlternateContent>
          <mc:Choice Requires="wps">
            <w:drawing>
              <wp:anchor distT="0" distB="0" distL="114300" distR="114300" simplePos="0" relativeHeight="251776000" behindDoc="0" locked="0" layoutInCell="1" allowOverlap="1" wp14:anchorId="7967F21A" wp14:editId="6BB9FECB">
                <wp:simplePos x="0" y="0"/>
                <wp:positionH relativeFrom="column">
                  <wp:posOffset>43815</wp:posOffset>
                </wp:positionH>
                <wp:positionV relativeFrom="paragraph">
                  <wp:posOffset>3691890</wp:posOffset>
                </wp:positionV>
                <wp:extent cx="5579745" cy="276225"/>
                <wp:effectExtent l="0" t="0" r="1905" b="9525"/>
                <wp:wrapTopAndBottom/>
                <wp:docPr id="193" name="Textfeld 193"/>
                <wp:cNvGraphicFramePr/>
                <a:graphic xmlns:a="http://schemas.openxmlformats.org/drawingml/2006/main">
                  <a:graphicData uri="http://schemas.microsoft.com/office/word/2010/wordprocessingShape">
                    <wps:wsp>
                      <wps:cNvSpPr txBox="1"/>
                      <wps:spPr>
                        <a:xfrm>
                          <a:off x="0" y="0"/>
                          <a:ext cx="5579745" cy="276225"/>
                        </a:xfrm>
                        <a:prstGeom prst="rect">
                          <a:avLst/>
                        </a:prstGeom>
                        <a:solidFill>
                          <a:prstClr val="white"/>
                        </a:solidFill>
                        <a:ln>
                          <a:noFill/>
                        </a:ln>
                        <a:effectLst/>
                      </wps:spPr>
                      <wps:txbx>
                        <w:txbxContent>
                          <w:p w14:paraId="6FCEB3B5" w14:textId="381DE74C" w:rsidR="003F7CAE" w:rsidRPr="00EB4EEF" w:rsidRDefault="003F7CAE" w:rsidP="004F13BF">
                            <w:pPr>
                              <w:pStyle w:val="Beschriftung"/>
                              <w:rPr>
                                <w:noProof/>
                                <w:sz w:val="24"/>
                                <w:szCs w:val="24"/>
                              </w:rPr>
                            </w:pPr>
                            <w:bookmarkStart w:id="422" w:name="_Toc411006808"/>
                            <w:r>
                              <w:t xml:space="preserve">Abb. </w:t>
                            </w:r>
                            <w:r w:rsidR="00347A8B">
                              <w:fldChar w:fldCharType="begin"/>
                            </w:r>
                            <w:r w:rsidR="00347A8B">
                              <w:instrText xml:space="preserve"> STYLEREF 1 \s </w:instrText>
                            </w:r>
                            <w:r w:rsidR="00347A8B">
                              <w:fldChar w:fldCharType="separate"/>
                            </w:r>
                            <w:r>
                              <w:rPr>
                                <w:noProof/>
                              </w:rPr>
                              <w:t>5</w:t>
                            </w:r>
                            <w:r w:rsidR="00347A8B">
                              <w:rPr>
                                <w:noProof/>
                              </w:rPr>
                              <w:fldChar w:fldCharType="end"/>
                            </w:r>
                            <w:r>
                              <w:t>.</w:t>
                            </w:r>
                            <w:r w:rsidR="00347A8B">
                              <w:fldChar w:fldCharType="begin"/>
                            </w:r>
                            <w:r w:rsidR="00347A8B">
                              <w:instrText xml:space="preserve"> SEQ Abb. \* ARABIC \s 1 </w:instrText>
                            </w:r>
                            <w:r w:rsidR="00347A8B">
                              <w:fldChar w:fldCharType="separate"/>
                            </w:r>
                            <w:r>
                              <w:rPr>
                                <w:noProof/>
                              </w:rPr>
                              <w:t>3</w:t>
                            </w:r>
                            <w:r w:rsidR="00347A8B">
                              <w:rPr>
                                <w:noProof/>
                              </w:rPr>
                              <w:fldChar w:fldCharType="end"/>
                            </w:r>
                            <w:r>
                              <w:t xml:space="preserve"> Ansicht eines Trigger-Objektes vor dem Ziel des Labyrinths</w:t>
                            </w:r>
                            <w:bookmarkEnd w:id="42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967F21A" id="Textfeld 193" o:spid="_x0000_s1047" type="#_x0000_t202" style="position:absolute;left:0;text-align:left;margin-left:3.45pt;margin-top:290.7pt;width:439.35pt;height:21.75pt;z-index:2517760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" stroked="f">
                <v:textbox inset="0,0,0,0">
                  <w:txbxContent>
                    <w:p w14:paraId="6FCEB3B5" w14:textId="381DE74C" w:rsidR="003F7CAE" w:rsidRPr="00EB4EEF" w:rsidRDefault="003F7CAE" w:rsidP="004F13BF">
                      <w:pPr>
                        <w:pStyle w:val="Beschriftung"/>
                        <w:rPr>
                          <w:noProof/>
                          <w:sz w:val="24"/>
                          <w:szCs w:val="24"/>
                        </w:rPr>
                      </w:pPr>
                      <w:bookmarkStart w:id="423" w:name="_Toc411006808"/>
                      <w:r>
                        <w:t xml:space="preserve">Abb. </w:t>
                      </w:r>
                      <w:r w:rsidR="00347A8B">
                        <w:fldChar w:fldCharType="begin"/>
                      </w:r>
                      <w:r w:rsidR="00347A8B">
                        <w:instrText xml:space="preserve"> STYLEREF 1 \s </w:instrText>
                      </w:r>
                      <w:r w:rsidR="00347A8B">
                        <w:fldChar w:fldCharType="separate"/>
                      </w:r>
                      <w:r>
                        <w:rPr>
                          <w:noProof/>
                        </w:rPr>
                        <w:t>5</w:t>
                      </w:r>
                      <w:r w:rsidR="00347A8B">
                        <w:rPr>
                          <w:noProof/>
                        </w:rPr>
                        <w:fldChar w:fldCharType="end"/>
                      </w:r>
                      <w:r>
                        <w:t>.</w:t>
                      </w:r>
                      <w:r w:rsidR="00347A8B">
                        <w:fldChar w:fldCharType="begin"/>
                      </w:r>
                      <w:r w:rsidR="00347A8B">
                        <w:instrText xml:space="preserve"> SEQ Abb. \* ARABIC \s 1 </w:instrText>
                      </w:r>
                      <w:r w:rsidR="00347A8B">
                        <w:fldChar w:fldCharType="separate"/>
                      </w:r>
                      <w:r>
                        <w:rPr>
                          <w:noProof/>
                        </w:rPr>
                        <w:t>3</w:t>
                      </w:r>
                      <w:r w:rsidR="00347A8B">
                        <w:rPr>
                          <w:noProof/>
                        </w:rPr>
                        <w:fldChar w:fldCharType="end"/>
                      </w:r>
                      <w:r>
                        <w:t xml:space="preserve"> Ansicht eines Trigger-Objektes vor dem Ziel des Labyrinths</w:t>
                      </w:r>
                      <w:bookmarkEnd w:id="423"/>
                    </w:p>
                  </w:txbxContent>
                </v:textbox>
                <w10:wrap type="topAndBottom"/>
              </v:shape>
            </w:pict>
          </mc:Fallback>
        </mc:AlternateContent>
      </w:r>
      <w:r>
        <w:rPr>
          <w:noProof/>
        </w:rPr>
        <w:drawing>
          <wp:anchor distT="0" distB="0" distL="114300" distR="114300" simplePos="0" relativeHeight="251773952" behindDoc="1" locked="0" layoutInCell="1" allowOverlap="1" wp14:anchorId="7C68B61D" wp14:editId="2A66E2E8">
            <wp:simplePos x="0" y="0"/>
            <wp:positionH relativeFrom="column">
              <wp:posOffset>3479165</wp:posOffset>
            </wp:positionH>
            <wp:positionV relativeFrom="paragraph">
              <wp:posOffset>2430780</wp:posOffset>
            </wp:positionV>
            <wp:extent cx="2136140" cy="1196975"/>
            <wp:effectExtent l="0" t="0" r="0" b="3175"/>
            <wp:wrapTight wrapText="bothSides">
              <wp:wrapPolygon edited="0">
                <wp:start x="0" y="0"/>
                <wp:lineTo x="0" y="21314"/>
                <wp:lineTo x="21382" y="21314"/>
                <wp:lineTo x="21382" y="0"/>
                <wp:lineTo x="0" y="0"/>
              </wp:wrapPolygon>
            </wp:wrapTight>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finish_collider2.JPG"/>
                    <pic:cNvPicPr/>
                  </pic:nvPicPr>
                  <pic:blipFill>
                    <a:blip r:embed="rId68">
                      <a:extLst>
                        <a:ext uri="{28A0092B-C50C-407E-A947-70E740481C1C}">
                          <a14:useLocalDpi xmlns:a14="http://schemas.microsoft.com/office/drawing/2010/main" val="0"/>
                        </a:ext>
                      </a:extLst>
                    </a:blip>
                    <a:stretch>
                      <a:fillRect/>
                    </a:stretch>
                  </pic:blipFill>
                  <pic:spPr>
                    <a:xfrm>
                      <a:off x="0" y="0"/>
                      <a:ext cx="2136140" cy="119697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72928" behindDoc="0" locked="0" layoutInCell="1" allowOverlap="1" wp14:anchorId="0DFBC1C3" wp14:editId="1B9FA99B">
            <wp:simplePos x="0" y="0"/>
            <wp:positionH relativeFrom="column">
              <wp:posOffset>43815</wp:posOffset>
            </wp:positionH>
            <wp:positionV relativeFrom="paragraph">
              <wp:posOffset>320040</wp:posOffset>
            </wp:positionV>
            <wp:extent cx="5579745" cy="3311525"/>
            <wp:effectExtent l="0" t="0" r="1905" b="3175"/>
            <wp:wrapTopAndBottom/>
            <wp:docPr id="192" name="Grafik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finish_collider.JPG"/>
                    <pic:cNvPicPr/>
                  </pic:nvPicPr>
                  <pic:blipFill>
                    <a:blip r:embed="rId69">
                      <a:extLst>
                        <a:ext uri="{28A0092B-C50C-407E-A947-70E740481C1C}">
                          <a14:useLocalDpi xmlns:a14="http://schemas.microsoft.com/office/drawing/2010/main" val="0"/>
                        </a:ext>
                      </a:extLst>
                    </a:blip>
                    <a:stretch>
                      <a:fillRect/>
                    </a:stretch>
                  </pic:blipFill>
                  <pic:spPr>
                    <a:xfrm>
                      <a:off x="0" y="0"/>
                      <a:ext cx="5579745" cy="3311525"/>
                    </a:xfrm>
                    <a:prstGeom prst="rect">
                      <a:avLst/>
                    </a:prstGeom>
                  </pic:spPr>
                </pic:pic>
              </a:graphicData>
            </a:graphic>
            <wp14:sizeRelH relativeFrom="page">
              <wp14:pctWidth>0</wp14:pctWidth>
            </wp14:sizeRelH>
            <wp14:sizeRelV relativeFrom="page">
              <wp14:pctHeight>0</wp14:pctHeight>
            </wp14:sizeRelV>
          </wp:anchor>
        </w:drawing>
      </w:r>
    </w:p>
    <w:p w14:paraId="50DD9C48" w14:textId="67FAA8F8" w:rsidR="004F13BF" w:rsidRDefault="004F13BF">
      <w:pPr>
        <w:spacing w:before="0" w:after="0" w:line="240" w:lineRule="auto"/>
        <w:jc w:val="left"/>
      </w:pPr>
      <w:r>
        <w:br w:type="page"/>
      </w:r>
    </w:p>
    <w:p w14:paraId="3EAD6926" w14:textId="6ADC5AC9" w:rsidR="00F14BD8" w:rsidRDefault="004F13BF" w:rsidP="00D8451B">
      <w:pPr>
        <w:pStyle w:val="Textkrper"/>
      </w:pPr>
      <w:r>
        <w:lastRenderedPageBreak/>
        <w:t>Trifft das PlayerObject auf diesen Trigger wird die OnTrig</w:t>
      </w:r>
      <w:r w:rsidR="00C51740">
        <w:t xml:space="preserve">gerEnter Methode aufgerufen und </w:t>
      </w:r>
      <w:r w:rsidR="00306E23">
        <w:t>der Level-Neustart eingeleitet, nachdem überprüft wurde, ob das PlayerObject das Objekt ist, welches den Trigger ausgelöst hat.</w:t>
      </w:r>
      <w:r w:rsidR="00E440D8">
        <w:t xml:space="preserve"> </w:t>
      </w:r>
      <w:r w:rsidR="00CD4255">
        <w:t>Invoke verzögert dabei den Level-Neustart, um eine vorher eingestellte Variable.</w:t>
      </w:r>
    </w:p>
    <w:p w14:paraId="03556E4D" w14:textId="77777777" w:rsidR="004F13BF" w:rsidRDefault="004F13BF" w:rsidP="00D8451B">
      <w:pPr>
        <w:pStyle w:val="Textkrper"/>
      </w:pPr>
    </w:p>
    <w:p w14:paraId="0BD23DC5" w14:textId="77777777" w:rsidR="00E440D8" w:rsidRPr="001E7938" w:rsidRDefault="00E440D8" w:rsidP="00E440D8">
      <w:pPr>
        <w:pStyle w:val="Code"/>
        <w:rPr>
          <w:lang w:val="en-US"/>
          <w:rPrChange w:id="424" w:author="Autor">
            <w:rPr/>
          </w:rPrChange>
        </w:rPr>
      </w:pPr>
      <w:r w:rsidRPr="001E7938">
        <w:rPr>
          <w:lang w:val="en-US"/>
          <w:rPrChange w:id="425" w:author="Autor">
            <w:rPr/>
          </w:rPrChange>
        </w:rPr>
        <w:t>void OnTriggerEnter (Collider other){</w:t>
      </w:r>
    </w:p>
    <w:p w14:paraId="1B987779" w14:textId="77777777" w:rsidR="00E440D8" w:rsidRPr="001E7938" w:rsidRDefault="00E440D8" w:rsidP="00E440D8">
      <w:pPr>
        <w:pStyle w:val="Code"/>
        <w:rPr>
          <w:lang w:val="en-US"/>
          <w:rPrChange w:id="426" w:author="Autor">
            <w:rPr/>
          </w:rPrChange>
        </w:rPr>
      </w:pPr>
      <w:r w:rsidRPr="001E7938">
        <w:rPr>
          <w:lang w:val="en-US"/>
          <w:rPrChange w:id="427" w:author="Autor">
            <w:rPr/>
          </w:rPrChange>
        </w:rPr>
        <w:tab/>
      </w:r>
      <w:r w:rsidRPr="001E7938">
        <w:rPr>
          <w:lang w:val="en-US"/>
          <w:rPrChange w:id="428" w:author="Autor">
            <w:rPr/>
          </w:rPrChange>
        </w:rPr>
        <w:tab/>
        <w:t>Debug.Log ("Finish reached");</w:t>
      </w:r>
    </w:p>
    <w:p w14:paraId="432C2CAE" w14:textId="77777777" w:rsidR="00E440D8" w:rsidRPr="001E7938" w:rsidRDefault="00E440D8" w:rsidP="00E440D8">
      <w:pPr>
        <w:pStyle w:val="Code"/>
        <w:rPr>
          <w:lang w:val="en-US"/>
          <w:rPrChange w:id="429" w:author="Autor">
            <w:rPr/>
          </w:rPrChange>
        </w:rPr>
      </w:pPr>
      <w:r w:rsidRPr="001E7938">
        <w:rPr>
          <w:lang w:val="en-US"/>
          <w:rPrChange w:id="430" w:author="Autor">
            <w:rPr/>
          </w:rPrChange>
        </w:rPr>
        <w:tab/>
      </w:r>
      <w:r w:rsidRPr="001E7938">
        <w:rPr>
          <w:lang w:val="en-US"/>
          <w:rPrChange w:id="431" w:author="Autor">
            <w:rPr/>
          </w:rPrChange>
        </w:rPr>
        <w:tab/>
        <w:t>if (other.tag == "Player") {</w:t>
      </w:r>
    </w:p>
    <w:p w14:paraId="10BAF33E" w14:textId="77777777" w:rsidR="00E440D8" w:rsidRPr="001E7938" w:rsidRDefault="00E440D8" w:rsidP="00E440D8">
      <w:pPr>
        <w:pStyle w:val="Code"/>
        <w:rPr>
          <w:lang w:val="en-US"/>
          <w:rPrChange w:id="432" w:author="Autor">
            <w:rPr/>
          </w:rPrChange>
        </w:rPr>
      </w:pPr>
    </w:p>
    <w:p w14:paraId="6F1257CE" w14:textId="7ED82E6B" w:rsidR="00E440D8" w:rsidRPr="001E7938" w:rsidRDefault="00AF7243" w:rsidP="00E440D8">
      <w:pPr>
        <w:pStyle w:val="Code"/>
        <w:rPr>
          <w:lang w:val="en-US"/>
          <w:rPrChange w:id="433" w:author="Autor">
            <w:rPr/>
          </w:rPrChange>
        </w:rPr>
      </w:pPr>
      <w:r w:rsidRPr="001E7938">
        <w:rPr>
          <w:lang w:val="en-US"/>
          <w:rPrChange w:id="434" w:author="Autor">
            <w:rPr/>
          </w:rPrChange>
        </w:rPr>
        <w:tab/>
      </w:r>
      <w:r w:rsidRPr="001E7938">
        <w:rPr>
          <w:lang w:val="en-US"/>
          <w:rPrChange w:id="435" w:author="Autor">
            <w:rPr/>
          </w:rPrChange>
        </w:rPr>
        <w:tab/>
      </w:r>
      <w:r w:rsidRPr="001E7938">
        <w:rPr>
          <w:lang w:val="en-US"/>
          <w:rPrChange w:id="436" w:author="Autor">
            <w:rPr/>
          </w:rPrChange>
        </w:rPr>
        <w:tab/>
        <w:t xml:space="preserve">Invoke ("restartLevel", </w:t>
      </w:r>
      <w:r w:rsidR="00E440D8" w:rsidRPr="001E7938">
        <w:rPr>
          <w:lang w:val="en-US"/>
          <w:rPrChange w:id="437" w:author="Autor">
            <w:rPr/>
          </w:rPrChange>
        </w:rPr>
        <w:t>restartTime);</w:t>
      </w:r>
    </w:p>
    <w:p w14:paraId="2DBF6236" w14:textId="77777777" w:rsidR="00E440D8" w:rsidRPr="00E440D8" w:rsidRDefault="00E440D8" w:rsidP="00E440D8">
      <w:pPr>
        <w:pStyle w:val="Code"/>
      </w:pPr>
      <w:r w:rsidRPr="001E7938">
        <w:rPr>
          <w:lang w:val="en-US"/>
          <w:rPrChange w:id="438" w:author="Autor">
            <w:rPr/>
          </w:rPrChange>
        </w:rPr>
        <w:tab/>
      </w:r>
      <w:r w:rsidRPr="001E7938">
        <w:rPr>
          <w:lang w:val="en-US"/>
          <w:rPrChange w:id="439" w:author="Autor">
            <w:rPr/>
          </w:rPrChange>
        </w:rPr>
        <w:tab/>
      </w:r>
      <w:r w:rsidRPr="00E440D8">
        <w:t>}</w:t>
      </w:r>
    </w:p>
    <w:p w14:paraId="2A190891" w14:textId="69A50362" w:rsidR="00F14BD8" w:rsidRDefault="00E440D8" w:rsidP="00E440D8">
      <w:pPr>
        <w:pStyle w:val="Code"/>
      </w:pPr>
      <w:r w:rsidRPr="00E440D8">
        <w:t>}</w:t>
      </w:r>
    </w:p>
    <w:p w14:paraId="3CDBB379" w14:textId="31A1A1CB" w:rsidR="00E440D8" w:rsidRDefault="00CD4255" w:rsidP="00CD4255">
      <w:pPr>
        <w:pStyle w:val="Beschriftung"/>
      </w:pPr>
      <w:bookmarkStart w:id="440" w:name="_Toc411006841"/>
      <w:r>
        <w:t xml:space="preserve">Listing </w:t>
      </w:r>
      <w:r w:rsidR="00347A8B">
        <w:fldChar w:fldCharType="begin"/>
      </w:r>
      <w:r w:rsidR="00347A8B">
        <w:instrText xml:space="preserve"> STYLEREF 1 \s </w:instrText>
      </w:r>
      <w:r w:rsidR="00347A8B">
        <w:fldChar w:fldCharType="separate"/>
      </w:r>
      <w:r w:rsidR="000D0636">
        <w:rPr>
          <w:noProof/>
        </w:rPr>
        <w:t>5</w:t>
      </w:r>
      <w:r w:rsidR="00347A8B">
        <w:rPr>
          <w:noProof/>
        </w:rPr>
        <w:fldChar w:fldCharType="end"/>
      </w:r>
      <w:r w:rsidR="002B0D9C">
        <w:t>.</w:t>
      </w:r>
      <w:r w:rsidR="00347A8B">
        <w:fldChar w:fldCharType="begin"/>
      </w:r>
      <w:r w:rsidR="00347A8B">
        <w:instrText xml:space="preserve"> SEQ Listing \* ARABIC \s 1 </w:instrText>
      </w:r>
      <w:r w:rsidR="00347A8B">
        <w:fldChar w:fldCharType="separate"/>
      </w:r>
      <w:r w:rsidR="000D0636">
        <w:rPr>
          <w:noProof/>
        </w:rPr>
        <w:t>1</w:t>
      </w:r>
      <w:r w:rsidR="00347A8B">
        <w:rPr>
          <w:noProof/>
        </w:rPr>
        <w:fldChar w:fldCharType="end"/>
      </w:r>
      <w:r>
        <w:t xml:space="preserve"> Auslösung eines Triggers</w:t>
      </w:r>
      <w:bookmarkEnd w:id="440"/>
    </w:p>
    <w:p w14:paraId="1B38D02E" w14:textId="77777777" w:rsidR="00CD4255" w:rsidRDefault="00CD4255" w:rsidP="00E440D8"/>
    <w:p w14:paraId="0BBF06A7" w14:textId="2293CD54" w:rsidR="00306E23" w:rsidRDefault="00E440D8" w:rsidP="00CD4255">
      <w:pPr>
        <w:pStyle w:val="Hervorhebenfett"/>
      </w:pPr>
      <w:r>
        <w:t>Neustart des Levels</w:t>
      </w:r>
    </w:p>
    <w:p w14:paraId="3A6EF87B" w14:textId="77777777" w:rsidR="00306E23" w:rsidRDefault="00306E23" w:rsidP="00D8451B">
      <w:pPr>
        <w:pStyle w:val="Textkrper"/>
      </w:pPr>
    </w:p>
    <w:p w14:paraId="6B712812" w14:textId="4F027918" w:rsidR="00CD4255" w:rsidRPr="00D8451B" w:rsidRDefault="00CD4255" w:rsidP="00D8451B">
      <w:pPr>
        <w:pStyle w:val="Textkrper"/>
      </w:pPr>
      <w:r>
        <w:t xml:space="preserve">Ist die Zeit abgelaufen, wird </w:t>
      </w:r>
      <w:del w:id="441" w:author="Autor">
        <w:r w:rsidDel="00C92741">
          <w:delText>das</w:delText>
        </w:r>
      </w:del>
      <w:ins w:id="442" w:author="Autor">
        <w:r w:rsidR="00C92741">
          <w:t>das</w:t>
        </w:r>
      </w:ins>
      <w:del w:id="443" w:author="Autor">
        <w:r w:rsidDel="00C92741">
          <w:delText xml:space="preserve"> </w:delText>
        </w:r>
      </w:del>
      <w:ins w:id="444" w:author="Autor">
        <w:r w:rsidR="00C92741">
          <w:t xml:space="preserve"> </w:t>
        </w:r>
      </w:ins>
      <w:r>
        <w:t>aktuell</w:t>
      </w:r>
      <w:ins w:id="445" w:author="Autor">
        <w:r w:rsidR="00C92741">
          <w:t>e</w:t>
        </w:r>
      </w:ins>
      <w:r>
        <w:t xml:space="preserve"> </w:t>
      </w:r>
      <w:del w:id="446" w:author="Autor">
        <w:r w:rsidDel="00C92741">
          <w:delText xml:space="preserve">geladene </w:delText>
        </w:r>
      </w:del>
      <w:r>
        <w:t>Level neu geladen und der Nutzer kann von vorne beginnen.</w:t>
      </w:r>
    </w:p>
    <w:p w14:paraId="572FA768" w14:textId="77777777" w:rsidR="00D8451B" w:rsidRDefault="00D8451B" w:rsidP="00D8451B">
      <w:pPr>
        <w:pStyle w:val="Textkrper"/>
      </w:pPr>
    </w:p>
    <w:p w14:paraId="5581945E" w14:textId="77777777" w:rsidR="00306E23" w:rsidRPr="001E7938" w:rsidRDefault="00306E23" w:rsidP="00306E23">
      <w:pPr>
        <w:pStyle w:val="Code"/>
        <w:rPr>
          <w:lang w:val="en-US"/>
          <w:rPrChange w:id="447" w:author="Autor">
            <w:rPr/>
          </w:rPrChange>
        </w:rPr>
      </w:pPr>
      <w:r w:rsidRPr="001E7938">
        <w:rPr>
          <w:lang w:val="en-US"/>
          <w:rPrChange w:id="448" w:author="Autor">
            <w:rPr/>
          </w:rPrChange>
        </w:rPr>
        <w:t>void restartLevel(){</w:t>
      </w:r>
    </w:p>
    <w:p w14:paraId="6725ACB8" w14:textId="77777777" w:rsidR="00306E23" w:rsidRPr="001E7938" w:rsidRDefault="00306E23" w:rsidP="00306E23">
      <w:pPr>
        <w:pStyle w:val="Code"/>
        <w:rPr>
          <w:lang w:val="en-US"/>
          <w:rPrChange w:id="449" w:author="Autor">
            <w:rPr/>
          </w:rPrChange>
        </w:rPr>
      </w:pPr>
      <w:r w:rsidRPr="001E7938">
        <w:rPr>
          <w:lang w:val="en-US"/>
          <w:rPrChange w:id="450" w:author="Autor">
            <w:rPr/>
          </w:rPrChange>
        </w:rPr>
        <w:tab/>
      </w:r>
      <w:r w:rsidRPr="001E7938">
        <w:rPr>
          <w:lang w:val="en-US"/>
          <w:rPrChange w:id="451" w:author="Autor">
            <w:rPr/>
          </w:rPrChange>
        </w:rPr>
        <w:tab/>
        <w:t>Application.LoadLevel(Application.loadedLevel);</w:t>
      </w:r>
    </w:p>
    <w:p w14:paraId="2B5FEF21" w14:textId="77777777" w:rsidR="00306E23" w:rsidRDefault="00306E23" w:rsidP="00306E23">
      <w:pPr>
        <w:pStyle w:val="Code"/>
      </w:pPr>
      <w:r>
        <w:t>}</w:t>
      </w:r>
    </w:p>
    <w:p w14:paraId="125B5968" w14:textId="244D6BAA" w:rsidR="00306E23" w:rsidRDefault="00306E23" w:rsidP="00306E23">
      <w:pPr>
        <w:pStyle w:val="Beschriftung"/>
      </w:pPr>
      <w:bookmarkStart w:id="452" w:name="_Toc411006842"/>
      <w:r>
        <w:t xml:space="preserve">Listing </w:t>
      </w:r>
      <w:r w:rsidR="00347A8B">
        <w:fldChar w:fldCharType="begin"/>
      </w:r>
      <w:r w:rsidR="00347A8B">
        <w:instrText xml:space="preserve"> STYLEREF 1 \s </w:instrText>
      </w:r>
      <w:r w:rsidR="00347A8B">
        <w:fldChar w:fldCharType="separate"/>
      </w:r>
      <w:r w:rsidR="000D0636">
        <w:rPr>
          <w:noProof/>
        </w:rPr>
        <w:t>5</w:t>
      </w:r>
      <w:r w:rsidR="00347A8B">
        <w:rPr>
          <w:noProof/>
        </w:rPr>
        <w:fldChar w:fldCharType="end"/>
      </w:r>
      <w:r w:rsidR="002B0D9C">
        <w:t>.</w:t>
      </w:r>
      <w:r w:rsidR="00347A8B">
        <w:fldChar w:fldCharType="begin"/>
      </w:r>
      <w:r w:rsidR="00347A8B">
        <w:instrText xml:space="preserve"> SEQ Listing \* ARABIC \s 1 </w:instrText>
      </w:r>
      <w:r w:rsidR="00347A8B">
        <w:fldChar w:fldCharType="separate"/>
      </w:r>
      <w:r w:rsidR="000D0636">
        <w:rPr>
          <w:noProof/>
        </w:rPr>
        <w:t>2</w:t>
      </w:r>
      <w:r w:rsidR="00347A8B">
        <w:rPr>
          <w:noProof/>
        </w:rPr>
        <w:fldChar w:fldCharType="end"/>
      </w:r>
      <w:r>
        <w:t xml:space="preserve"> Neustart des Levels</w:t>
      </w:r>
      <w:bookmarkEnd w:id="452"/>
    </w:p>
    <w:p w14:paraId="3CB4303A" w14:textId="77777777" w:rsidR="00D8451B" w:rsidRDefault="00D8451B" w:rsidP="00D8451B">
      <w:pPr>
        <w:pStyle w:val="Textkrper"/>
      </w:pPr>
    </w:p>
    <w:p w14:paraId="7BEC12AE" w14:textId="0339595D" w:rsidR="00FE0011" w:rsidRDefault="0033605A" w:rsidP="00FE0011">
      <w:pPr>
        <w:pStyle w:val="berschrift3"/>
      </w:pPr>
      <w:bookmarkStart w:id="453" w:name="_Toc411006772"/>
      <w:r>
        <w:t>Cardboard</w:t>
      </w:r>
      <w:bookmarkEnd w:id="453"/>
    </w:p>
    <w:p w14:paraId="08D7F733" w14:textId="77777777" w:rsidR="00CD4255" w:rsidRDefault="00CD4255" w:rsidP="00CD4255"/>
    <w:p w14:paraId="60330870" w14:textId="25307997" w:rsidR="00CD4255" w:rsidRPr="00CD4255" w:rsidRDefault="00CD4255" w:rsidP="00CD4255">
      <w:r>
        <w:t xml:space="preserve">Die Steuerung durch den Magnetic Switch wird durch die </w:t>
      </w:r>
      <w:r>
        <w:rPr>
          <w:i/>
        </w:rPr>
        <w:t xml:space="preserve">Autowalk.cs </w:t>
      </w:r>
      <w:r>
        <w:t>gesteuert. Diese greift auf Funktionen des Cardboard SDK</w:t>
      </w:r>
      <w:r w:rsidR="00AF7243">
        <w:t xml:space="preserve">, insbesondere auf die </w:t>
      </w:r>
      <w:r w:rsidR="00AF7243" w:rsidRPr="00AF7243">
        <w:rPr>
          <w:i/>
        </w:rPr>
        <w:t>FPSInputController.cs</w:t>
      </w:r>
      <w:r>
        <w:t xml:space="preserve"> zurück, um eine Betätigung des Magnetic Switch zu registrieren und eine automatische Bewegung in Blickrichtung des Nutzers auszulösen.</w:t>
      </w:r>
    </w:p>
    <w:p w14:paraId="7F3CA449" w14:textId="77777777" w:rsidR="00CD4255" w:rsidRDefault="00CD4255" w:rsidP="00CD4255"/>
    <w:p w14:paraId="7A52E9F3" w14:textId="77777777" w:rsidR="00AF7243" w:rsidRPr="001E7938" w:rsidRDefault="00AF7243" w:rsidP="00AF7243">
      <w:pPr>
        <w:pStyle w:val="Code"/>
        <w:rPr>
          <w:lang w:val="en-US"/>
          <w:rPrChange w:id="454" w:author="Autor">
            <w:rPr/>
          </w:rPrChange>
        </w:rPr>
      </w:pPr>
      <w:r>
        <w:lastRenderedPageBreak/>
        <w:tab/>
      </w:r>
      <w:r w:rsidRPr="001E7938">
        <w:rPr>
          <w:lang w:val="en-US"/>
          <w:rPrChange w:id="455" w:author="Autor">
            <w:rPr/>
          </w:rPrChange>
        </w:rPr>
        <w:t>void Update () {</w:t>
      </w:r>
    </w:p>
    <w:p w14:paraId="59E61A6B" w14:textId="77777777" w:rsidR="00AF7243" w:rsidRPr="001E7938" w:rsidRDefault="00AF7243" w:rsidP="00AF7243">
      <w:pPr>
        <w:pStyle w:val="Code"/>
        <w:rPr>
          <w:lang w:val="en-US"/>
          <w:rPrChange w:id="456" w:author="Autor">
            <w:rPr/>
          </w:rPrChange>
        </w:rPr>
      </w:pPr>
    </w:p>
    <w:p w14:paraId="6B90608C" w14:textId="77777777" w:rsidR="00AF7243" w:rsidRPr="001E7938" w:rsidRDefault="00AF7243" w:rsidP="00AF7243">
      <w:pPr>
        <w:pStyle w:val="Code"/>
        <w:rPr>
          <w:lang w:val="en-US"/>
          <w:rPrChange w:id="457" w:author="Autor">
            <w:rPr/>
          </w:rPrChange>
        </w:rPr>
      </w:pPr>
      <w:r w:rsidRPr="001E7938">
        <w:rPr>
          <w:lang w:val="en-US"/>
          <w:rPrChange w:id="458" w:author="Autor">
            <w:rPr/>
          </w:rPrChange>
        </w:rPr>
        <w:tab/>
      </w:r>
      <w:r w:rsidRPr="001E7938">
        <w:rPr>
          <w:lang w:val="en-US"/>
          <w:rPrChange w:id="459" w:author="Autor">
            <w:rPr/>
          </w:rPrChange>
        </w:rPr>
        <w:tab/>
        <w:t>if(Cardboard.SDK.CardboardTriggered){</w:t>
      </w:r>
    </w:p>
    <w:p w14:paraId="1CD4C75C" w14:textId="77777777" w:rsidR="00AF7243" w:rsidRPr="001E7938" w:rsidRDefault="00AF7243" w:rsidP="00AF7243">
      <w:pPr>
        <w:pStyle w:val="Code"/>
        <w:rPr>
          <w:lang w:val="en-US"/>
          <w:rPrChange w:id="460" w:author="Autor">
            <w:rPr/>
          </w:rPrChange>
        </w:rPr>
      </w:pPr>
      <w:r w:rsidRPr="001E7938">
        <w:rPr>
          <w:lang w:val="en-US"/>
          <w:rPrChange w:id="461" w:author="Autor">
            <w:rPr/>
          </w:rPrChange>
        </w:rPr>
        <w:tab/>
      </w:r>
      <w:r w:rsidRPr="001E7938">
        <w:rPr>
          <w:lang w:val="en-US"/>
          <w:rPrChange w:id="462" w:author="Autor">
            <w:rPr/>
          </w:rPrChange>
        </w:rPr>
        <w:tab/>
      </w:r>
      <w:r w:rsidRPr="001E7938">
        <w:rPr>
          <w:lang w:val="en-US"/>
          <w:rPrChange w:id="463" w:author="Autor">
            <w:rPr/>
          </w:rPrChange>
        </w:rPr>
        <w:tab/>
        <w:t>GameObject FPSController = GameObject.Find ("Head");</w:t>
      </w:r>
    </w:p>
    <w:p w14:paraId="61E56F17" w14:textId="77777777" w:rsidR="00AF7243" w:rsidRPr="001E7938" w:rsidRDefault="00AF7243" w:rsidP="00AF7243">
      <w:pPr>
        <w:pStyle w:val="Code"/>
        <w:rPr>
          <w:lang w:val="en-US"/>
          <w:rPrChange w:id="464" w:author="Autor">
            <w:rPr/>
          </w:rPrChange>
        </w:rPr>
      </w:pPr>
      <w:r w:rsidRPr="001E7938">
        <w:rPr>
          <w:lang w:val="en-US"/>
          <w:rPrChange w:id="465" w:author="Autor">
            <w:rPr/>
          </w:rPrChange>
        </w:rPr>
        <w:tab/>
      </w:r>
      <w:r w:rsidRPr="001E7938">
        <w:rPr>
          <w:lang w:val="en-US"/>
          <w:rPrChange w:id="466" w:author="Autor">
            <w:rPr/>
          </w:rPrChange>
        </w:rPr>
        <w:tab/>
      </w:r>
      <w:r w:rsidRPr="001E7938">
        <w:rPr>
          <w:lang w:val="en-US"/>
          <w:rPrChange w:id="467" w:author="Autor">
            <w:rPr/>
          </w:rPrChange>
        </w:rPr>
        <w:tab/>
        <w:t xml:space="preserve">FPSInputController autowalk = </w:t>
      </w:r>
    </w:p>
    <w:p w14:paraId="29F0C880" w14:textId="7F9110F5" w:rsidR="00AF7243" w:rsidRPr="001E7938" w:rsidRDefault="00AF7243" w:rsidP="00AF7243">
      <w:pPr>
        <w:pStyle w:val="Code"/>
        <w:rPr>
          <w:lang w:val="en-US"/>
          <w:rPrChange w:id="468" w:author="Autor">
            <w:rPr/>
          </w:rPrChange>
        </w:rPr>
      </w:pPr>
      <w:r w:rsidRPr="001E7938">
        <w:rPr>
          <w:lang w:val="en-US"/>
          <w:rPrChange w:id="469" w:author="Autor">
            <w:rPr/>
          </w:rPrChange>
        </w:rPr>
        <w:tab/>
      </w:r>
      <w:r w:rsidRPr="001E7938">
        <w:rPr>
          <w:lang w:val="en-US"/>
          <w:rPrChange w:id="470" w:author="Autor">
            <w:rPr/>
          </w:rPrChange>
        </w:rPr>
        <w:tab/>
      </w:r>
      <w:r w:rsidRPr="001E7938">
        <w:rPr>
          <w:lang w:val="en-US"/>
          <w:rPrChange w:id="471" w:author="Autor">
            <w:rPr/>
          </w:rPrChange>
        </w:rPr>
        <w:tab/>
        <w:t>FPSController.GetComponent&lt;FPSInputController&gt;();</w:t>
      </w:r>
    </w:p>
    <w:p w14:paraId="7B447A04" w14:textId="77777777" w:rsidR="00AF7243" w:rsidRPr="001E7938" w:rsidRDefault="00AF7243" w:rsidP="00AF7243">
      <w:pPr>
        <w:pStyle w:val="Code"/>
        <w:rPr>
          <w:lang w:val="en-US"/>
          <w:rPrChange w:id="472" w:author="Autor">
            <w:rPr/>
          </w:rPrChange>
        </w:rPr>
      </w:pPr>
    </w:p>
    <w:p w14:paraId="15489332" w14:textId="77777777" w:rsidR="00AF7243" w:rsidRPr="001E7938" w:rsidRDefault="00AF7243" w:rsidP="00AF7243">
      <w:pPr>
        <w:pStyle w:val="Code"/>
        <w:rPr>
          <w:lang w:val="en-US"/>
          <w:rPrChange w:id="473" w:author="Autor">
            <w:rPr/>
          </w:rPrChange>
        </w:rPr>
      </w:pPr>
      <w:r w:rsidRPr="001E7938">
        <w:rPr>
          <w:lang w:val="en-US"/>
          <w:rPrChange w:id="474" w:author="Autor">
            <w:rPr/>
          </w:rPrChange>
        </w:rPr>
        <w:tab/>
      </w:r>
      <w:r w:rsidRPr="001E7938">
        <w:rPr>
          <w:lang w:val="en-US"/>
          <w:rPrChange w:id="475" w:author="Autor">
            <w:rPr/>
          </w:rPrChange>
        </w:rPr>
        <w:tab/>
      </w:r>
      <w:r w:rsidRPr="001E7938">
        <w:rPr>
          <w:lang w:val="en-US"/>
          <w:rPrChange w:id="476" w:author="Autor">
            <w:rPr/>
          </w:rPrChange>
        </w:rPr>
        <w:tab/>
        <w:t>autowalk.checkAutoWalk = !autowalk.checkAutoWalk;</w:t>
      </w:r>
    </w:p>
    <w:p w14:paraId="1C439D96" w14:textId="77777777" w:rsidR="00AF7243" w:rsidRPr="001E7938" w:rsidRDefault="00AF7243" w:rsidP="00AF7243">
      <w:pPr>
        <w:pStyle w:val="Code"/>
        <w:rPr>
          <w:lang w:val="en-US"/>
          <w:rPrChange w:id="477" w:author="Autor">
            <w:rPr/>
          </w:rPrChange>
        </w:rPr>
      </w:pPr>
      <w:r w:rsidRPr="001E7938">
        <w:rPr>
          <w:lang w:val="en-US"/>
          <w:rPrChange w:id="478" w:author="Autor">
            <w:rPr/>
          </w:rPrChange>
        </w:rPr>
        <w:tab/>
      </w:r>
      <w:r w:rsidRPr="001E7938">
        <w:rPr>
          <w:lang w:val="en-US"/>
          <w:rPrChange w:id="479" w:author="Autor">
            <w:rPr/>
          </w:rPrChange>
        </w:rPr>
        <w:tab/>
        <w:t>}</w:t>
      </w:r>
    </w:p>
    <w:p w14:paraId="690154B6" w14:textId="77777777" w:rsidR="00AF7243" w:rsidRPr="001E7938" w:rsidRDefault="00AF7243" w:rsidP="00AF7243">
      <w:pPr>
        <w:pStyle w:val="Code"/>
        <w:rPr>
          <w:lang w:val="en-US"/>
          <w:rPrChange w:id="480" w:author="Autor">
            <w:rPr/>
          </w:rPrChange>
        </w:rPr>
      </w:pPr>
      <w:r w:rsidRPr="001E7938">
        <w:rPr>
          <w:lang w:val="en-US"/>
          <w:rPrChange w:id="481" w:author="Autor">
            <w:rPr/>
          </w:rPrChange>
        </w:rPr>
        <w:tab/>
        <w:t>}</w:t>
      </w:r>
    </w:p>
    <w:p w14:paraId="4679C6CA" w14:textId="731BC66C" w:rsidR="00AF7243" w:rsidRPr="001E7938" w:rsidRDefault="00AF7243" w:rsidP="00AF7243">
      <w:pPr>
        <w:pStyle w:val="Code"/>
        <w:rPr>
          <w:lang w:val="en-US"/>
          <w:rPrChange w:id="482" w:author="Autor">
            <w:rPr/>
          </w:rPrChange>
        </w:rPr>
      </w:pPr>
      <w:r w:rsidRPr="001E7938">
        <w:rPr>
          <w:lang w:val="en-US"/>
          <w:rPrChange w:id="483" w:author="Autor">
            <w:rPr/>
          </w:rPrChange>
        </w:rPr>
        <w:t>}</w:t>
      </w:r>
    </w:p>
    <w:p w14:paraId="2742D8FB" w14:textId="4AA7195B" w:rsidR="00D8451B" w:rsidRDefault="00AF7243" w:rsidP="00214652">
      <w:pPr>
        <w:pStyle w:val="Beschriftung"/>
      </w:pPr>
      <w:bookmarkStart w:id="484" w:name="_Toc411006843"/>
      <w:r w:rsidRPr="00C92741">
        <w:t xml:space="preserve">Listing </w:t>
      </w:r>
      <w:r w:rsidR="00643708">
        <w:fldChar w:fldCharType="begin"/>
      </w:r>
      <w:r w:rsidR="00643708" w:rsidRPr="001E7938">
        <w:instrText xml:space="preserve"> STYLEREF 1 \s </w:instrText>
      </w:r>
      <w:r w:rsidR="00643708">
        <w:fldChar w:fldCharType="separate"/>
      </w:r>
      <w:r w:rsidR="000D0636" w:rsidRPr="00C92741">
        <w:rPr>
          <w:noProof/>
        </w:rPr>
        <w:t>5</w:t>
      </w:r>
      <w:r w:rsidR="00643708">
        <w:rPr>
          <w:noProof/>
        </w:rPr>
        <w:fldChar w:fldCharType="end"/>
      </w:r>
      <w:r w:rsidR="002B0D9C" w:rsidRPr="00C92741">
        <w:t>.</w:t>
      </w:r>
      <w:r w:rsidR="00643708">
        <w:fldChar w:fldCharType="begin"/>
      </w:r>
      <w:r w:rsidR="00643708" w:rsidRPr="001E7938">
        <w:instrText xml:space="preserve"> SEQ Listing \* ARABIC \s 1 </w:instrText>
      </w:r>
      <w:r w:rsidR="00643708">
        <w:fldChar w:fldCharType="separate"/>
      </w:r>
      <w:r w:rsidR="000D0636">
        <w:rPr>
          <w:noProof/>
        </w:rPr>
        <w:t>3</w:t>
      </w:r>
      <w:r w:rsidR="00643708">
        <w:rPr>
          <w:noProof/>
        </w:rPr>
        <w:fldChar w:fldCharType="end"/>
      </w:r>
      <w:r>
        <w:t xml:space="preserve"> </w:t>
      </w:r>
      <w:del w:id="485" w:author="Autor">
        <w:r w:rsidDel="00C92741">
          <w:delText xml:space="preserve">Pürfung </w:delText>
        </w:r>
      </w:del>
      <w:ins w:id="486" w:author="Autor">
        <w:r w:rsidR="00C92741">
          <w:t xml:space="preserve">Prüfung </w:t>
        </w:r>
      </w:ins>
      <w:r>
        <w:t>des Magnetic Switch und Aktivierung von Autowalk</w:t>
      </w:r>
      <w:bookmarkEnd w:id="484"/>
    </w:p>
    <w:p w14:paraId="5647E334" w14:textId="77777777" w:rsidR="007614E2" w:rsidRDefault="007614E2" w:rsidP="007614E2"/>
    <w:p w14:paraId="1EE41AAF" w14:textId="2FE0686B" w:rsidR="007614E2" w:rsidRPr="007614E2" w:rsidRDefault="007614E2" w:rsidP="007614E2">
      <w:pPr>
        <w:pStyle w:val="berschrift3"/>
      </w:pPr>
      <w:bookmarkStart w:id="487" w:name="_Toc411006773"/>
      <w:r>
        <w:t>Gamepad</w:t>
      </w:r>
      <w:bookmarkEnd w:id="487"/>
    </w:p>
    <w:p w14:paraId="4FB55FE2" w14:textId="77777777" w:rsidR="00E6367A" w:rsidRDefault="00E6367A" w:rsidP="00E6367A"/>
    <w:p w14:paraId="7C2C4C9F" w14:textId="2B4C0762" w:rsidR="00E6367A" w:rsidRDefault="00E6367A" w:rsidP="00E6367A">
      <w:r>
        <w:t xml:space="preserve">Auch das Gamepad nutzt die </w:t>
      </w:r>
      <w:r w:rsidRPr="00E6367A">
        <w:rPr>
          <w:i/>
        </w:rPr>
        <w:t>FPSInputController.cs</w:t>
      </w:r>
      <w:r>
        <w:t xml:space="preserve">. </w:t>
      </w:r>
      <w:r w:rsidR="002B0D9C">
        <w:t>Ist die automatische Bewegung deaktiviert, werden Eingaben über vorher konfigurierte Achsen im InputManager ermöglicht. Dadurch ist eine Steuerung mit dem Gamepad ohne weiteres möglich.</w:t>
      </w:r>
    </w:p>
    <w:p w14:paraId="048151D8" w14:textId="77777777" w:rsidR="00E6367A" w:rsidRPr="00E6367A" w:rsidRDefault="00E6367A" w:rsidP="00E6367A"/>
    <w:p w14:paraId="437CD4A2" w14:textId="77777777" w:rsidR="002B0D9C" w:rsidRPr="001E7938" w:rsidRDefault="002B0D9C" w:rsidP="002B0D9C">
      <w:pPr>
        <w:pStyle w:val="Code"/>
        <w:rPr>
          <w:lang w:val="en-US"/>
          <w:rPrChange w:id="488" w:author="Autor">
            <w:rPr/>
          </w:rPrChange>
        </w:rPr>
      </w:pPr>
      <w:r w:rsidRPr="001E7938">
        <w:rPr>
          <w:lang w:val="en-US"/>
          <w:rPrChange w:id="489" w:author="Autor">
            <w:rPr/>
          </w:rPrChange>
        </w:rPr>
        <w:t xml:space="preserve">if (!checkAutoWalk) { </w:t>
      </w:r>
    </w:p>
    <w:p w14:paraId="725F507F" w14:textId="77777777" w:rsidR="002B0D9C" w:rsidRPr="001E7938" w:rsidRDefault="002B0D9C" w:rsidP="002B0D9C">
      <w:pPr>
        <w:pStyle w:val="Code"/>
        <w:rPr>
          <w:lang w:val="en-US"/>
          <w:rPrChange w:id="490" w:author="Autor">
            <w:rPr/>
          </w:rPrChange>
        </w:rPr>
      </w:pPr>
      <w:r w:rsidRPr="001E7938">
        <w:rPr>
          <w:lang w:val="en-US"/>
          <w:rPrChange w:id="491" w:author="Autor">
            <w:rPr/>
          </w:rPrChange>
        </w:rPr>
        <w:tab/>
      </w:r>
      <w:r w:rsidRPr="001E7938">
        <w:rPr>
          <w:lang w:val="en-US"/>
          <w:rPrChange w:id="492" w:author="Autor">
            <w:rPr/>
          </w:rPrChange>
        </w:rPr>
        <w:tab/>
      </w:r>
      <w:r w:rsidRPr="001E7938">
        <w:rPr>
          <w:lang w:val="en-US"/>
          <w:rPrChange w:id="493" w:author="Autor">
            <w:rPr/>
          </w:rPrChange>
        </w:rPr>
        <w:tab/>
        <w:t>directionVector = new Vector3(Input.GetAxis</w:t>
      </w:r>
    </w:p>
    <w:p w14:paraId="26F6114A" w14:textId="62AE553C" w:rsidR="002B0D9C" w:rsidRPr="001E7938" w:rsidRDefault="002B0D9C" w:rsidP="002B0D9C">
      <w:pPr>
        <w:pStyle w:val="Code"/>
        <w:rPr>
          <w:lang w:val="en-US"/>
          <w:rPrChange w:id="494" w:author="Autor">
            <w:rPr/>
          </w:rPrChange>
        </w:rPr>
      </w:pPr>
      <w:r w:rsidRPr="001E7938">
        <w:rPr>
          <w:lang w:val="en-US"/>
          <w:rPrChange w:id="495" w:author="Autor">
            <w:rPr/>
          </w:rPrChange>
        </w:rPr>
        <w:tab/>
      </w:r>
      <w:r w:rsidRPr="001E7938">
        <w:rPr>
          <w:lang w:val="en-US"/>
          <w:rPrChange w:id="496" w:author="Autor">
            <w:rPr/>
          </w:rPrChange>
        </w:rPr>
        <w:tab/>
      </w:r>
      <w:r w:rsidRPr="001E7938">
        <w:rPr>
          <w:lang w:val="en-US"/>
          <w:rPrChange w:id="497" w:author="Autor">
            <w:rPr/>
          </w:rPrChange>
        </w:rPr>
        <w:tab/>
      </w:r>
      <w:r w:rsidRPr="001E7938">
        <w:rPr>
          <w:lang w:val="en-US"/>
          <w:rPrChange w:id="498" w:author="Autor">
            <w:rPr/>
          </w:rPrChange>
        </w:rPr>
        <w:tab/>
        <w:t>("Horizontal"), 0, Input.GetAxis("Vertical"));</w:t>
      </w:r>
    </w:p>
    <w:p w14:paraId="74B5D943" w14:textId="4901F8EF" w:rsidR="00214652" w:rsidRPr="001E7938" w:rsidRDefault="002B0D9C" w:rsidP="002B0D9C">
      <w:pPr>
        <w:pStyle w:val="Code"/>
        <w:rPr>
          <w:lang w:val="en-US"/>
          <w:rPrChange w:id="499" w:author="Autor">
            <w:rPr/>
          </w:rPrChange>
        </w:rPr>
      </w:pPr>
      <w:r w:rsidRPr="001E7938">
        <w:rPr>
          <w:lang w:val="en-US"/>
          <w:rPrChange w:id="500" w:author="Autor">
            <w:rPr/>
          </w:rPrChange>
        </w:rPr>
        <w:tab/>
      </w:r>
      <w:r w:rsidRPr="001E7938">
        <w:rPr>
          <w:lang w:val="en-US"/>
          <w:rPrChange w:id="501" w:author="Autor">
            <w:rPr/>
          </w:rPrChange>
        </w:rPr>
        <w:tab/>
        <w:t>}</w:t>
      </w:r>
    </w:p>
    <w:p w14:paraId="786EAF7D" w14:textId="5C0740BC" w:rsidR="00D8451B" w:rsidRDefault="002B0D9C" w:rsidP="002B0D9C">
      <w:pPr>
        <w:pStyle w:val="Beschriftung"/>
      </w:pPr>
      <w:bookmarkStart w:id="502" w:name="_Toc411006844"/>
      <w:r w:rsidRPr="00540012">
        <w:t xml:space="preserve">Listing </w:t>
      </w:r>
      <w:r w:rsidR="00643708">
        <w:fldChar w:fldCharType="begin"/>
      </w:r>
      <w:r w:rsidR="00643708" w:rsidRPr="00540012">
        <w:instrText xml:space="preserve"> STYLEREF 1 \s </w:instrText>
      </w:r>
      <w:r w:rsidR="00643708">
        <w:fldChar w:fldCharType="separate"/>
      </w:r>
      <w:r w:rsidR="000D0636" w:rsidRPr="00540012">
        <w:rPr>
          <w:noProof/>
        </w:rPr>
        <w:t>5</w:t>
      </w:r>
      <w:r w:rsidR="00643708">
        <w:rPr>
          <w:noProof/>
        </w:rPr>
        <w:fldChar w:fldCharType="end"/>
      </w:r>
      <w:r w:rsidRPr="00540012">
        <w:t>.</w:t>
      </w:r>
      <w:r w:rsidR="00643708">
        <w:fldChar w:fldCharType="begin"/>
      </w:r>
      <w:r w:rsidR="00643708" w:rsidRPr="00540012">
        <w:instrText xml:space="preserve"> SEQ Listing \* ARABIC \s 1 </w:instrText>
      </w:r>
      <w:r w:rsidR="00643708">
        <w:fldChar w:fldCharType="separate"/>
      </w:r>
      <w:r w:rsidR="000D0636">
        <w:rPr>
          <w:noProof/>
        </w:rPr>
        <w:t>4</w:t>
      </w:r>
      <w:r w:rsidR="00643708">
        <w:rPr>
          <w:noProof/>
        </w:rPr>
        <w:fldChar w:fldCharType="end"/>
      </w:r>
      <w:r>
        <w:t xml:space="preserve"> Aktivierung der Eingaben durch das Gamepad</w:t>
      </w:r>
      <w:bookmarkEnd w:id="502"/>
    </w:p>
    <w:p w14:paraId="494F4B17" w14:textId="77777777" w:rsidR="00D8451B" w:rsidRPr="00D8451B" w:rsidRDefault="00D8451B" w:rsidP="00D8451B">
      <w:pPr>
        <w:pStyle w:val="Textkrper"/>
      </w:pPr>
    </w:p>
    <w:p w14:paraId="569007BF" w14:textId="77777777" w:rsidR="00955985" w:rsidRPr="00AF3CF5" w:rsidRDefault="00955985" w:rsidP="00955985"/>
    <w:p w14:paraId="2A0DC968" w14:textId="52DC9792" w:rsidR="008F3981" w:rsidRDefault="008F3981" w:rsidP="008F3981"/>
    <w:p w14:paraId="73AF9DD1" w14:textId="77777777" w:rsidR="00BB2793" w:rsidRPr="008F3981" w:rsidRDefault="00BB2793" w:rsidP="008F3981">
      <w:pPr>
        <w:sectPr w:rsidR="00BB2793" w:rsidRPr="008F3981" w:rsidSect="00CF380C">
          <w:pgSz w:w="11906" w:h="16838" w:code="9"/>
          <w:pgMar w:top="1531" w:right="1418" w:bottom="1701" w:left="1701" w:header="510" w:footer="624" w:gutter="0"/>
          <w:cols w:space="708"/>
          <w:docGrid w:linePitch="360"/>
        </w:sectPr>
      </w:pPr>
    </w:p>
    <w:p w14:paraId="5C9A6DE5" w14:textId="2155EBDB" w:rsidR="00B417AB" w:rsidRPr="00B417AB" w:rsidRDefault="005F4467" w:rsidP="002024CD">
      <w:pPr>
        <w:pStyle w:val="berschrift1"/>
      </w:pPr>
      <w:bookmarkStart w:id="503" w:name="_Toc411006774"/>
      <w:r w:rsidRPr="005073E9">
        <w:rPr>
          <w:rFonts w:cs="Helvetica"/>
          <w:noProof/>
          <w:color w:val="FCFCFC" w:themeColor="background1"/>
          <w:sz w:val="22"/>
        </w:rPr>
        <w:lastRenderedPageBreak/>
        <mc:AlternateContent>
          <mc:Choice Requires="wps">
            <w:drawing>
              <wp:anchor distT="0" distB="0" distL="114300" distR="114300" simplePos="0" relativeHeight="251679744" behindDoc="1" locked="0" layoutInCell="1" allowOverlap="1" wp14:anchorId="0FA84A53" wp14:editId="36D16F1B">
                <wp:simplePos x="0" y="0"/>
                <wp:positionH relativeFrom="page">
                  <wp:align>left</wp:align>
                </wp:positionH>
                <wp:positionV relativeFrom="paragraph">
                  <wp:posOffset>-448627</wp:posOffset>
                </wp:positionV>
                <wp:extent cx="436247" cy="1507490"/>
                <wp:effectExtent l="0" t="2222" r="0" b="0"/>
                <wp:wrapNone/>
                <wp:docPr id="6" name="Rechteck 6"/>
                <wp:cNvGraphicFramePr/>
                <a:graphic xmlns:a="http://schemas.openxmlformats.org/drawingml/2006/main">
                  <a:graphicData uri="http://schemas.microsoft.com/office/word/2010/wordprocessingShape">
                    <wps:wsp>
                      <wps:cNvSpPr/>
                      <wps:spPr>
                        <a:xfrm rot="5400000">
                          <a:off x="0" y="0"/>
                          <a:ext cx="436247" cy="150749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81A321" id="Rechteck 6" o:spid="_x0000_s1026" style="position:absolute;margin-left:0;margin-top:-35.3pt;width:34.35pt;height:118.7pt;rotation:90;z-index:-251636736;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" fillcolor="#303338" stroked="f" strokeweight="2pt">
                <w10:wrap anchorx="page"/>
              </v:rect>
            </w:pict>
          </mc:Fallback>
        </mc:AlternateContent>
      </w:r>
      <w:r w:rsidR="00904A03">
        <w:t>Tests</w:t>
      </w:r>
      <w:bookmarkEnd w:id="503"/>
    </w:p>
    <w:p w14:paraId="083FD488" w14:textId="77777777" w:rsidR="00904A03" w:rsidRDefault="00904A03" w:rsidP="00904A03"/>
    <w:p w14:paraId="3C53A69B" w14:textId="77777777" w:rsidR="00D14D17" w:rsidRDefault="00D14D17" w:rsidP="00422190"/>
    <w:p w14:paraId="48E9FC8B" w14:textId="1B4007BC" w:rsidR="00801DCF" w:rsidRDefault="00422190" w:rsidP="00801DCF">
      <w:r>
        <w:t>Dieser Abschnitt führt die Tests auf, die mit den genutzten C</w:t>
      </w:r>
      <w:r w:rsidR="00801DCF">
        <w:t xml:space="preserve">ontrollern und der implementierten prototypischen Applikation durchgeführt wurden. Dabei werden die in Abschnitt 3.2.7 aufgeführten </w:t>
      </w:r>
      <w:r w:rsidR="001524C2">
        <w:t>Testfälle</w:t>
      </w:r>
      <w:r w:rsidR="00801DCF">
        <w:t xml:space="preserve"> durchgeführt und </w:t>
      </w:r>
      <w:r w:rsidR="000665AF">
        <w:t>die Resultate hier aufgezeigt.</w:t>
      </w:r>
    </w:p>
    <w:p w14:paraId="02756FCC" w14:textId="77777777" w:rsidR="000665AF" w:rsidRDefault="000665AF" w:rsidP="00801DCF"/>
    <w:p w14:paraId="2A477F14" w14:textId="66919E4B" w:rsidR="001524C2" w:rsidRPr="001524C2" w:rsidRDefault="00801DCF" w:rsidP="001524C2">
      <w:pPr>
        <w:pStyle w:val="berschrift2"/>
      </w:pPr>
      <w:bookmarkStart w:id="504" w:name="_Toc411006775"/>
      <w:r>
        <w:t>Gamepad</w:t>
      </w:r>
      <w:bookmarkEnd w:id="504"/>
    </w:p>
    <w:p w14:paraId="374994BF" w14:textId="01E3EA37" w:rsidR="001524C2" w:rsidRDefault="001524C2" w:rsidP="001524C2">
      <w:pPr>
        <w:pStyle w:val="Beschriftung"/>
        <w:keepNext/>
        <w:jc w:val="both"/>
      </w:pPr>
    </w:p>
    <w:tbl>
      <w:tblPr>
        <w:tblStyle w:val="EinfacheTabelle21"/>
        <w:tblW w:w="0" w:type="auto"/>
        <w:tblLook w:val="04A0" w:firstRow="1" w:lastRow="0" w:firstColumn="1" w:lastColumn="0" w:noHBand="0" w:noVBand="1"/>
      </w:tblPr>
      <w:tblGrid>
        <w:gridCol w:w="993"/>
        <w:gridCol w:w="7784"/>
      </w:tblGrid>
      <w:tr w:rsidR="00801DCF" w14:paraId="3A30BECA" w14:textId="77777777" w:rsidTr="006171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shd w:val="clear" w:color="auto" w:fill="AAAFB6"/>
          </w:tcPr>
          <w:p w14:paraId="45BF4A8E" w14:textId="7B140EE4" w:rsidR="00801DCF" w:rsidRDefault="00801DCF" w:rsidP="00801DCF">
            <w:r>
              <w:t>Testfall</w:t>
            </w:r>
          </w:p>
        </w:tc>
        <w:tc>
          <w:tcPr>
            <w:tcW w:w="7784" w:type="dxa"/>
            <w:shd w:val="clear" w:color="auto" w:fill="AAAFB6"/>
          </w:tcPr>
          <w:p w14:paraId="569C0320" w14:textId="4B8C33EB" w:rsidR="00801DCF" w:rsidRDefault="00801DCF" w:rsidP="00801DCF">
            <w:pPr>
              <w:cnfStyle w:val="100000000000" w:firstRow="1" w:lastRow="0" w:firstColumn="0" w:lastColumn="0" w:oddVBand="0" w:evenVBand="0" w:oddHBand="0" w:evenHBand="0" w:firstRowFirstColumn="0" w:firstRowLastColumn="0" w:lastRowFirstColumn="0" w:lastRowLastColumn="0"/>
            </w:pPr>
            <w:r>
              <w:t>Resultat</w:t>
            </w:r>
          </w:p>
        </w:tc>
      </w:tr>
      <w:tr w:rsidR="00801DCF" w14:paraId="315EF890" w14:textId="77777777" w:rsidTr="006171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7CBE6AA6" w14:textId="67C6CF77" w:rsidR="00801DCF" w:rsidRDefault="000665AF" w:rsidP="00801DCF">
            <w:r>
              <w:t>T1.1</w:t>
            </w:r>
          </w:p>
        </w:tc>
        <w:tc>
          <w:tcPr>
            <w:tcW w:w="7784" w:type="dxa"/>
          </w:tcPr>
          <w:p w14:paraId="300E5851" w14:textId="65B73C22" w:rsidR="00801DCF" w:rsidRDefault="000665AF" w:rsidP="001E7938">
            <w:pPr>
              <w:cnfStyle w:val="000000100000" w:firstRow="0" w:lastRow="0" w:firstColumn="0" w:lastColumn="0" w:oddVBand="0" w:evenVBand="0" w:oddHBand="1" w:evenHBand="0" w:firstRowFirstColumn="0" w:firstRowLastColumn="0" w:lastRowFirstColumn="0" w:lastRowLastColumn="0"/>
            </w:pPr>
            <w:r>
              <w:t xml:space="preserve">Kann zu Drift führen und dadurch zu einer Verdrehung der virtuellen Kameras, was zu einer Schieflage des Blickwinkels führt. </w:t>
            </w:r>
            <w:ins w:id="505" w:author="Autor">
              <w:r w:rsidR="001E7938">
                <w:t xml:space="preserve">Es ändert sich </w:t>
              </w:r>
            </w:ins>
            <w:del w:id="506" w:author="Autor">
              <w:r w:rsidDel="001E7938">
                <w:delText>Normalisiert sich</w:delText>
              </w:r>
            </w:del>
            <w:r>
              <w:t xml:space="preserve"> nach einigen Sekunden und die Kameras werden wieder normalisiert.</w:t>
            </w:r>
          </w:p>
        </w:tc>
      </w:tr>
      <w:tr w:rsidR="00801DCF" w14:paraId="694542D4" w14:textId="77777777" w:rsidTr="006171AB">
        <w:tc>
          <w:tcPr>
            <w:cnfStyle w:val="001000000000" w:firstRow="0" w:lastRow="0" w:firstColumn="1" w:lastColumn="0" w:oddVBand="0" w:evenVBand="0" w:oddHBand="0" w:evenHBand="0" w:firstRowFirstColumn="0" w:firstRowLastColumn="0" w:lastRowFirstColumn="0" w:lastRowLastColumn="0"/>
            <w:tcW w:w="993" w:type="dxa"/>
          </w:tcPr>
          <w:p w14:paraId="71ADEB72" w14:textId="38428562" w:rsidR="00801DCF" w:rsidRDefault="000665AF" w:rsidP="00801DCF">
            <w:r>
              <w:t>T1.2</w:t>
            </w:r>
          </w:p>
        </w:tc>
        <w:tc>
          <w:tcPr>
            <w:tcW w:w="7784" w:type="dxa"/>
          </w:tcPr>
          <w:p w14:paraId="382E74D8" w14:textId="78B7D5B7" w:rsidR="00801DCF" w:rsidRDefault="00350FF7" w:rsidP="00801DCF">
            <w:pPr>
              <w:cnfStyle w:val="000000000000" w:firstRow="0" w:lastRow="0" w:firstColumn="0" w:lastColumn="0" w:oddVBand="0" w:evenVBand="0" w:oddHBand="0" w:evenHBand="0" w:firstRowFirstColumn="0" w:firstRowLastColumn="0" w:lastRowFirstColumn="0" w:lastRowLastColumn="0"/>
            </w:pPr>
            <w:r>
              <w:t>Kann zu einer minimalen Latenz zwischen Eingabe und Bewegung in der VR führen</w:t>
            </w:r>
          </w:p>
        </w:tc>
      </w:tr>
      <w:tr w:rsidR="006171AB" w14:paraId="4017E751" w14:textId="77777777" w:rsidTr="006171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45DA6ABC" w14:textId="0A36DCE3" w:rsidR="006171AB" w:rsidRDefault="000665AF" w:rsidP="006171AB">
            <w:r>
              <w:t>T1.3</w:t>
            </w:r>
          </w:p>
        </w:tc>
        <w:tc>
          <w:tcPr>
            <w:tcW w:w="7784" w:type="dxa"/>
          </w:tcPr>
          <w:p w14:paraId="673D9206" w14:textId="7A65564E" w:rsidR="006171AB" w:rsidRDefault="006171AB" w:rsidP="006171AB">
            <w:pPr>
              <w:keepNext/>
              <w:cnfStyle w:val="000000100000" w:firstRow="0" w:lastRow="0" w:firstColumn="0" w:lastColumn="0" w:oddVBand="0" w:evenVBand="0" w:oddHBand="1" w:evenHBand="0" w:firstRowFirstColumn="0" w:firstRowLastColumn="0" w:lastRowFirstColumn="0" w:lastRowLastColumn="0"/>
            </w:pPr>
            <w:r>
              <w:t>Bewegungen des Controllers haben keinen Einfluss auf die App, da dieser keine Bewegungssensoren für das Erfassen von Daten verwendet.</w:t>
            </w:r>
          </w:p>
        </w:tc>
      </w:tr>
    </w:tbl>
    <w:p w14:paraId="6EC7EE03" w14:textId="7643D72C" w:rsidR="001524C2" w:rsidRDefault="001524C2">
      <w:pPr>
        <w:pStyle w:val="Beschriftung"/>
      </w:pPr>
      <w:bookmarkStart w:id="507" w:name="_Toc411006817"/>
      <w:r>
        <w:t xml:space="preserve">Tabelle </w:t>
      </w:r>
      <w:r w:rsidR="00347A8B">
        <w:fldChar w:fldCharType="begin"/>
      </w:r>
      <w:r w:rsidR="00347A8B">
        <w:instrText xml:space="preserve"> STYLEREF 1 \s </w:instrText>
      </w:r>
      <w:r w:rsidR="00347A8B">
        <w:fldChar w:fldCharType="separate"/>
      </w:r>
      <w:r w:rsidR="000D0636">
        <w:rPr>
          <w:noProof/>
        </w:rPr>
        <w:t>6</w:t>
      </w:r>
      <w:r w:rsidR="00347A8B">
        <w:rPr>
          <w:noProof/>
        </w:rPr>
        <w:fldChar w:fldCharType="end"/>
      </w:r>
      <w:r>
        <w:t>.</w:t>
      </w:r>
      <w:r w:rsidR="00347A8B">
        <w:fldChar w:fldCharType="begin"/>
      </w:r>
      <w:r w:rsidR="00347A8B">
        <w:instrText xml:space="preserve"> SEQ Tabelle \* ARABIC \s 1 </w:instrText>
      </w:r>
      <w:r w:rsidR="00347A8B">
        <w:fldChar w:fldCharType="separate"/>
      </w:r>
      <w:r w:rsidR="000D0636">
        <w:rPr>
          <w:noProof/>
        </w:rPr>
        <w:t>1</w:t>
      </w:r>
      <w:r w:rsidR="00347A8B">
        <w:rPr>
          <w:noProof/>
        </w:rPr>
        <w:fldChar w:fldCharType="end"/>
      </w:r>
      <w:r>
        <w:t xml:space="preserve"> Testfälle der App</w:t>
      </w:r>
      <w:bookmarkEnd w:id="507"/>
    </w:p>
    <w:p w14:paraId="64A61E48" w14:textId="6E4E96EF" w:rsidR="001524C2" w:rsidRDefault="001524C2"/>
    <w:tbl>
      <w:tblPr>
        <w:tblStyle w:val="EinfacheTabelle21"/>
        <w:tblW w:w="0" w:type="auto"/>
        <w:tblLook w:val="04A0" w:firstRow="1" w:lastRow="0" w:firstColumn="1" w:lastColumn="0" w:noHBand="0" w:noVBand="1"/>
      </w:tblPr>
      <w:tblGrid>
        <w:gridCol w:w="993"/>
        <w:gridCol w:w="7784"/>
      </w:tblGrid>
      <w:tr w:rsidR="00801DCF" w14:paraId="58DC8356" w14:textId="77777777" w:rsidTr="006171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shd w:val="clear" w:color="auto" w:fill="AAAFB6"/>
          </w:tcPr>
          <w:p w14:paraId="0ED787F6" w14:textId="53E4AF02" w:rsidR="00801DCF" w:rsidRDefault="001524C2" w:rsidP="00801DCF">
            <w:r>
              <w:t>Testfall</w:t>
            </w:r>
          </w:p>
        </w:tc>
        <w:tc>
          <w:tcPr>
            <w:tcW w:w="7784" w:type="dxa"/>
            <w:shd w:val="clear" w:color="auto" w:fill="AAAFB6"/>
          </w:tcPr>
          <w:p w14:paraId="7D87ABF3" w14:textId="071ACD6D" w:rsidR="00801DCF" w:rsidRDefault="001524C2" w:rsidP="00801DCF">
            <w:pPr>
              <w:cnfStyle w:val="100000000000" w:firstRow="1" w:lastRow="0" w:firstColumn="0" w:lastColumn="0" w:oddVBand="0" w:evenVBand="0" w:oddHBand="0" w:evenHBand="0" w:firstRowFirstColumn="0" w:firstRowLastColumn="0" w:lastRowFirstColumn="0" w:lastRowLastColumn="0"/>
            </w:pPr>
            <w:r>
              <w:t>Resultat</w:t>
            </w:r>
          </w:p>
        </w:tc>
      </w:tr>
      <w:tr w:rsidR="00801DCF" w14:paraId="18F6F8EB" w14:textId="77777777" w:rsidTr="006171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5219BC44" w14:textId="55B81B7F" w:rsidR="00801DCF" w:rsidRDefault="00801DCF" w:rsidP="00801DCF">
            <w:r>
              <w:t>T2.1</w:t>
            </w:r>
          </w:p>
        </w:tc>
        <w:tc>
          <w:tcPr>
            <w:tcW w:w="7784" w:type="dxa"/>
          </w:tcPr>
          <w:p w14:paraId="40585D10" w14:textId="078489F6" w:rsidR="00801DCF" w:rsidRDefault="00102721" w:rsidP="00C92741">
            <w:pPr>
              <w:cnfStyle w:val="000000100000" w:firstRow="0" w:lastRow="0" w:firstColumn="0" w:lastColumn="0" w:oddVBand="0" w:evenVBand="0" w:oddHBand="1" w:evenHBand="0" w:firstRowFirstColumn="0" w:firstRowLastColumn="0" w:lastRowFirstColumn="0" w:lastRowLastColumn="0"/>
            </w:pPr>
            <w:r>
              <w:t>Verbindungsaufbau benötigt Bluetooth</w:t>
            </w:r>
            <w:del w:id="508" w:author="Autor">
              <w:r w:rsidDel="00C92741">
                <w:delText>,</w:delText>
              </w:r>
            </w:del>
            <w:r>
              <w:t xml:space="preserve"> sowie die einmalige Kopplung des Controllers mit dem mobilen Gerät</w:t>
            </w:r>
          </w:p>
        </w:tc>
      </w:tr>
      <w:tr w:rsidR="00801DCF" w14:paraId="6EB7F01E" w14:textId="77777777" w:rsidTr="006171AB">
        <w:tc>
          <w:tcPr>
            <w:cnfStyle w:val="001000000000" w:firstRow="0" w:lastRow="0" w:firstColumn="1" w:lastColumn="0" w:oddVBand="0" w:evenVBand="0" w:oddHBand="0" w:evenHBand="0" w:firstRowFirstColumn="0" w:firstRowLastColumn="0" w:lastRowFirstColumn="0" w:lastRowLastColumn="0"/>
            <w:tcW w:w="993" w:type="dxa"/>
          </w:tcPr>
          <w:p w14:paraId="06ECE48D" w14:textId="21839241" w:rsidR="00801DCF" w:rsidRDefault="00801DCF" w:rsidP="00801DCF">
            <w:r>
              <w:t>T2.2</w:t>
            </w:r>
          </w:p>
        </w:tc>
        <w:tc>
          <w:tcPr>
            <w:tcW w:w="7784" w:type="dxa"/>
          </w:tcPr>
          <w:p w14:paraId="4908B942" w14:textId="0473C528" w:rsidR="00801DCF" w:rsidRDefault="00102721" w:rsidP="00801DCF">
            <w:pPr>
              <w:cnfStyle w:val="000000000000" w:firstRow="0" w:lastRow="0" w:firstColumn="0" w:lastColumn="0" w:oddVBand="0" w:evenVBand="0" w:oddHBand="0" w:evenHBand="0" w:firstRowFirstColumn="0" w:firstRowLastColumn="0" w:lastRowFirstColumn="0" w:lastRowLastColumn="0"/>
            </w:pPr>
            <w:r>
              <w:t>Verbindungsabbruch, bei zu weiter Entfernung des Controllers vom mobilen Gerät und bei Deaktivierung von Bluetooth.</w:t>
            </w:r>
          </w:p>
        </w:tc>
      </w:tr>
      <w:tr w:rsidR="00801DCF" w14:paraId="23D396F9" w14:textId="77777777" w:rsidTr="006171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222B8CF0" w14:textId="5F42EFC5" w:rsidR="00801DCF" w:rsidRDefault="001524C2" w:rsidP="00801DCF">
            <w:r>
              <w:lastRenderedPageBreak/>
              <w:t>T2.3</w:t>
            </w:r>
          </w:p>
        </w:tc>
        <w:tc>
          <w:tcPr>
            <w:tcW w:w="7784" w:type="dxa"/>
          </w:tcPr>
          <w:p w14:paraId="7BCA8815" w14:textId="02AD43F0" w:rsidR="00801DCF" w:rsidRDefault="001524C2" w:rsidP="00C92741">
            <w:pPr>
              <w:cnfStyle w:val="000000100000" w:firstRow="0" w:lastRow="0" w:firstColumn="0" w:lastColumn="0" w:oddVBand="0" w:evenVBand="0" w:oddHBand="1" w:evenHBand="0" w:firstRowFirstColumn="0" w:firstRowLastColumn="0" w:lastRowFirstColumn="0" w:lastRowLastColumn="0"/>
            </w:pPr>
            <w:r>
              <w:t>Die Reichweite beträgt über 5 Meter</w:t>
            </w:r>
            <w:del w:id="509" w:author="Autor">
              <w:r w:rsidDel="00C92741">
                <w:delText>,</w:delText>
              </w:r>
            </w:del>
            <w:r>
              <w:t xml:space="preserve"> ohne dass die Verbindung abbricht.</w:t>
            </w:r>
          </w:p>
        </w:tc>
      </w:tr>
      <w:tr w:rsidR="00B23961" w14:paraId="3A696E6B" w14:textId="77777777" w:rsidTr="006171AB">
        <w:tc>
          <w:tcPr>
            <w:cnfStyle w:val="001000000000" w:firstRow="0" w:lastRow="0" w:firstColumn="1" w:lastColumn="0" w:oddVBand="0" w:evenVBand="0" w:oddHBand="0" w:evenHBand="0" w:firstRowFirstColumn="0" w:firstRowLastColumn="0" w:lastRowFirstColumn="0" w:lastRowLastColumn="0"/>
            <w:tcW w:w="993" w:type="dxa"/>
          </w:tcPr>
          <w:p w14:paraId="519374C5" w14:textId="4E58C663" w:rsidR="00B23961" w:rsidRDefault="001524C2" w:rsidP="00801DCF">
            <w:r>
              <w:t>T2.4</w:t>
            </w:r>
          </w:p>
        </w:tc>
        <w:tc>
          <w:tcPr>
            <w:tcW w:w="7784" w:type="dxa"/>
          </w:tcPr>
          <w:p w14:paraId="20F38CB3" w14:textId="39A45C70" w:rsidR="00B23961" w:rsidRDefault="00350FF7" w:rsidP="001028E9">
            <w:pPr>
              <w:keepNext/>
              <w:cnfStyle w:val="000000000000" w:firstRow="0" w:lastRow="0" w:firstColumn="0" w:lastColumn="0" w:oddVBand="0" w:evenVBand="0" w:oddHBand="0" w:evenHBand="0" w:firstRowFirstColumn="0" w:firstRowLastColumn="0" w:lastRowFirstColumn="0" w:lastRowLastColumn="0"/>
            </w:pPr>
            <w:r>
              <w:t xml:space="preserve">Nach einem Verbindungsabbruch ist eine erneute Verbindungsherstellung und das Steuern in der VR möglich, aber der Controller muss erneut mit dem Gerät gekoppelt werden bevor eine Bewegung in der VR  </w:t>
            </w:r>
            <w:del w:id="510" w:author="Autor">
              <w:r w:rsidDel="001028E9">
                <w:delText>möglich ist</w:delText>
              </w:r>
            </w:del>
            <w:ins w:id="511" w:author="Autor">
              <w:r w:rsidR="001028E9">
                <w:t>erfolgt</w:t>
              </w:r>
            </w:ins>
          </w:p>
        </w:tc>
      </w:tr>
    </w:tbl>
    <w:p w14:paraId="399123BC" w14:textId="1CACE3E7" w:rsidR="001524C2" w:rsidRDefault="001524C2" w:rsidP="006171AB">
      <w:pPr>
        <w:pStyle w:val="Beschriftung"/>
      </w:pPr>
      <w:bookmarkStart w:id="512" w:name="_Toc411006818"/>
      <w:r>
        <w:t xml:space="preserve">Tabelle </w:t>
      </w:r>
      <w:r w:rsidR="00347A8B">
        <w:fldChar w:fldCharType="begin"/>
      </w:r>
      <w:r w:rsidR="00347A8B">
        <w:instrText xml:space="preserve"> STYLEREF 1 \s </w:instrText>
      </w:r>
      <w:r w:rsidR="00347A8B">
        <w:fldChar w:fldCharType="separate"/>
      </w:r>
      <w:r w:rsidR="000D0636">
        <w:rPr>
          <w:noProof/>
        </w:rPr>
        <w:t>6</w:t>
      </w:r>
      <w:r w:rsidR="00347A8B">
        <w:rPr>
          <w:noProof/>
        </w:rPr>
        <w:fldChar w:fldCharType="end"/>
      </w:r>
      <w:r>
        <w:t>.</w:t>
      </w:r>
      <w:r w:rsidR="00347A8B">
        <w:fldChar w:fldCharType="begin"/>
      </w:r>
      <w:r w:rsidR="00347A8B">
        <w:instrText xml:space="preserve"> SEQ Tabelle \* ARABIC \s 1 </w:instrText>
      </w:r>
      <w:r w:rsidR="00347A8B">
        <w:fldChar w:fldCharType="separate"/>
      </w:r>
      <w:r w:rsidR="000D0636">
        <w:rPr>
          <w:noProof/>
        </w:rPr>
        <w:t>2</w:t>
      </w:r>
      <w:r w:rsidR="00347A8B">
        <w:rPr>
          <w:noProof/>
        </w:rPr>
        <w:fldChar w:fldCharType="end"/>
      </w:r>
      <w:r>
        <w:t xml:space="preserve"> Testfälle des Controllers</w:t>
      </w:r>
      <w:bookmarkEnd w:id="512"/>
    </w:p>
    <w:p w14:paraId="171E14C7" w14:textId="77777777" w:rsidR="006171AB" w:rsidRPr="006171AB" w:rsidRDefault="006171AB" w:rsidP="006171AB"/>
    <w:p w14:paraId="084A06A7" w14:textId="34CFDB07" w:rsidR="00801DCF" w:rsidRDefault="00801DCF" w:rsidP="00801DCF">
      <w:pPr>
        <w:pStyle w:val="berschrift2"/>
      </w:pPr>
      <w:bookmarkStart w:id="513" w:name="_Toc411006776"/>
      <w:r>
        <w:t>Cardboard</w:t>
      </w:r>
      <w:bookmarkEnd w:id="513"/>
    </w:p>
    <w:p w14:paraId="1AEDEDFE" w14:textId="77777777" w:rsidR="00801DCF" w:rsidRDefault="00801DCF" w:rsidP="00801DCF"/>
    <w:tbl>
      <w:tblPr>
        <w:tblStyle w:val="EinfacheTabelle21"/>
        <w:tblW w:w="0" w:type="auto"/>
        <w:tblLook w:val="04A0" w:firstRow="1" w:lastRow="0" w:firstColumn="1" w:lastColumn="0" w:noHBand="0" w:noVBand="1"/>
      </w:tblPr>
      <w:tblGrid>
        <w:gridCol w:w="993"/>
        <w:gridCol w:w="7784"/>
      </w:tblGrid>
      <w:tr w:rsidR="00801DCF" w14:paraId="01728384" w14:textId="77777777" w:rsidTr="006171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shd w:val="clear" w:color="auto" w:fill="AAAFB6"/>
          </w:tcPr>
          <w:p w14:paraId="60A3DCFC" w14:textId="77777777" w:rsidR="00801DCF" w:rsidRDefault="00801DCF" w:rsidP="00102721">
            <w:r>
              <w:t>Testfall</w:t>
            </w:r>
          </w:p>
        </w:tc>
        <w:tc>
          <w:tcPr>
            <w:tcW w:w="7784" w:type="dxa"/>
            <w:shd w:val="clear" w:color="auto" w:fill="AAAFB6"/>
          </w:tcPr>
          <w:p w14:paraId="0961A137" w14:textId="77777777" w:rsidR="00801DCF" w:rsidRDefault="00801DCF" w:rsidP="00102721">
            <w:pPr>
              <w:cnfStyle w:val="100000000000" w:firstRow="1" w:lastRow="0" w:firstColumn="0" w:lastColumn="0" w:oddVBand="0" w:evenVBand="0" w:oddHBand="0" w:evenHBand="0" w:firstRowFirstColumn="0" w:firstRowLastColumn="0" w:lastRowFirstColumn="0" w:lastRowLastColumn="0"/>
            </w:pPr>
            <w:r>
              <w:t>Resultat</w:t>
            </w:r>
          </w:p>
        </w:tc>
      </w:tr>
      <w:tr w:rsidR="00801DCF" w14:paraId="786E0791" w14:textId="77777777" w:rsidTr="006171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6A735020" w14:textId="6E6F4E7D" w:rsidR="00801DCF" w:rsidRDefault="000665AF" w:rsidP="00102721">
            <w:r>
              <w:t>T1.1</w:t>
            </w:r>
          </w:p>
        </w:tc>
        <w:tc>
          <w:tcPr>
            <w:tcW w:w="7784" w:type="dxa"/>
          </w:tcPr>
          <w:p w14:paraId="64D5C832" w14:textId="0BECD528" w:rsidR="00801DCF" w:rsidRDefault="00B23961" w:rsidP="001E7938">
            <w:pPr>
              <w:cnfStyle w:val="000000100000" w:firstRow="0" w:lastRow="0" w:firstColumn="0" w:lastColumn="0" w:oddVBand="0" w:evenVBand="0" w:oddHBand="1" w:evenHBand="0" w:firstRowFirstColumn="0" w:firstRowLastColumn="0" w:lastRowFirstColumn="0" w:lastRowLastColumn="0"/>
            </w:pPr>
            <w:r>
              <w:t xml:space="preserve">Kann zu Drift führen und dadurch zu einer Verdrehung der virtuellen Kameras, was </w:t>
            </w:r>
            <w:r w:rsidR="00331FD1">
              <w:t>zu</w:t>
            </w:r>
            <w:r>
              <w:t xml:space="preserve"> eine</w:t>
            </w:r>
            <w:r w:rsidR="00331FD1">
              <w:t>r</w:t>
            </w:r>
            <w:r>
              <w:t xml:space="preserve"> Schieflage des Blickwinkels </w:t>
            </w:r>
            <w:r w:rsidR="00350FF7">
              <w:t>führt</w:t>
            </w:r>
            <w:r>
              <w:t>.</w:t>
            </w:r>
            <w:r w:rsidR="00350FF7">
              <w:t xml:space="preserve"> </w:t>
            </w:r>
            <w:ins w:id="514" w:author="Autor">
              <w:r w:rsidR="002155EF">
                <w:t>Was sich nach</w:t>
              </w:r>
              <w:r w:rsidR="001E7938">
                <w:t xml:space="preserve"> </w:t>
              </w:r>
            </w:ins>
            <w:del w:id="515" w:author="Autor">
              <w:r w:rsidR="00350FF7" w:rsidDel="002155EF">
                <w:delText>Normalisiert</w:delText>
              </w:r>
            </w:del>
            <w:r w:rsidR="00350FF7">
              <w:t xml:space="preserve"> </w:t>
            </w:r>
            <w:del w:id="516" w:author="Autor">
              <w:r w:rsidR="00350FF7" w:rsidDel="001E7938">
                <w:delText xml:space="preserve">sich nach </w:delText>
              </w:r>
            </w:del>
            <w:r w:rsidR="00350FF7">
              <w:t>einigen Sekunden</w:t>
            </w:r>
            <w:ins w:id="517" w:author="Autor">
              <w:r w:rsidR="002155EF">
                <w:t xml:space="preserve"> ändert</w:t>
              </w:r>
            </w:ins>
            <w:r w:rsidR="00350FF7">
              <w:t xml:space="preserve"> und die Kameras werden wieder normalisiert.</w:t>
            </w:r>
            <w:r>
              <w:t xml:space="preserve"> </w:t>
            </w:r>
          </w:p>
        </w:tc>
      </w:tr>
      <w:tr w:rsidR="00801DCF" w14:paraId="7A4587F7" w14:textId="77777777" w:rsidTr="006171AB">
        <w:tc>
          <w:tcPr>
            <w:cnfStyle w:val="001000000000" w:firstRow="0" w:lastRow="0" w:firstColumn="1" w:lastColumn="0" w:oddVBand="0" w:evenVBand="0" w:oddHBand="0" w:evenHBand="0" w:firstRowFirstColumn="0" w:firstRowLastColumn="0" w:lastRowFirstColumn="0" w:lastRowLastColumn="0"/>
            <w:tcW w:w="993" w:type="dxa"/>
          </w:tcPr>
          <w:p w14:paraId="30254AF9" w14:textId="3D8789B1" w:rsidR="00801DCF" w:rsidRDefault="000665AF" w:rsidP="00102721">
            <w:r>
              <w:t>T1.2</w:t>
            </w:r>
          </w:p>
        </w:tc>
        <w:tc>
          <w:tcPr>
            <w:tcW w:w="7784" w:type="dxa"/>
          </w:tcPr>
          <w:p w14:paraId="21BA11B1" w14:textId="6F3FC064" w:rsidR="00801DCF" w:rsidRDefault="006171AB" w:rsidP="00102721">
            <w:pPr>
              <w:cnfStyle w:val="000000000000" w:firstRow="0" w:lastRow="0" w:firstColumn="0" w:lastColumn="0" w:oddVBand="0" w:evenVBand="0" w:oddHBand="0" w:evenHBand="0" w:firstRowFirstColumn="0" w:firstRowLastColumn="0" w:lastRowFirstColumn="0" w:lastRowLastColumn="0"/>
            </w:pPr>
            <w:r>
              <w:t>Bei zu schnellem Betätigen des Magnetic Switch werden nicht alle Eingaben registriert, bzw. es werden Eingaben übersprungen.</w:t>
            </w:r>
          </w:p>
        </w:tc>
      </w:tr>
      <w:tr w:rsidR="00801DCF" w14:paraId="30EA5F2F" w14:textId="77777777" w:rsidTr="006171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587E18AC" w14:textId="77777777" w:rsidR="00801DCF" w:rsidRDefault="00801DCF" w:rsidP="00102721">
            <w:r>
              <w:t>T1.7</w:t>
            </w:r>
          </w:p>
        </w:tc>
        <w:tc>
          <w:tcPr>
            <w:tcW w:w="7784" w:type="dxa"/>
          </w:tcPr>
          <w:p w14:paraId="788567C1" w14:textId="0A388E8F" w:rsidR="00801DCF" w:rsidRDefault="006171AB" w:rsidP="006171AB">
            <w:pPr>
              <w:keepNext/>
              <w:cnfStyle w:val="000000100000" w:firstRow="0" w:lastRow="0" w:firstColumn="0" w:lastColumn="0" w:oddVBand="0" w:evenVBand="0" w:oddHBand="1" w:evenHBand="0" w:firstRowFirstColumn="0" w:firstRowLastColumn="0" w:lastRowFirstColumn="0" w:lastRowLastColumn="0"/>
            </w:pPr>
            <w:r>
              <w:t>Bewegungen des Controllers haben keinen Einfluss auf die App, da dieser keine Bewegungssensoren für das Erfassen von Daten verwendet.</w:t>
            </w:r>
          </w:p>
        </w:tc>
      </w:tr>
    </w:tbl>
    <w:p w14:paraId="20FF5755" w14:textId="1DC8AAD3" w:rsidR="001524C2" w:rsidRDefault="001524C2" w:rsidP="001524C2">
      <w:pPr>
        <w:pStyle w:val="Beschriftung"/>
      </w:pPr>
      <w:bookmarkStart w:id="518" w:name="_Toc411006819"/>
      <w:r>
        <w:t xml:space="preserve">Tabelle </w:t>
      </w:r>
      <w:r w:rsidR="00347A8B">
        <w:fldChar w:fldCharType="begin"/>
      </w:r>
      <w:r w:rsidR="00347A8B">
        <w:instrText xml:space="preserve"> STYLEREF 1 \s </w:instrText>
      </w:r>
      <w:r w:rsidR="00347A8B">
        <w:fldChar w:fldCharType="separate"/>
      </w:r>
      <w:r w:rsidR="000D0636">
        <w:rPr>
          <w:noProof/>
        </w:rPr>
        <w:t>6</w:t>
      </w:r>
      <w:r w:rsidR="00347A8B">
        <w:rPr>
          <w:noProof/>
        </w:rPr>
        <w:fldChar w:fldCharType="end"/>
      </w:r>
      <w:r>
        <w:t>.</w:t>
      </w:r>
      <w:r w:rsidR="00347A8B">
        <w:fldChar w:fldCharType="begin"/>
      </w:r>
      <w:r w:rsidR="00347A8B">
        <w:instrText xml:space="preserve"> SEQ Tabelle \* ARABIC \s 1 </w:instrText>
      </w:r>
      <w:r w:rsidR="00347A8B">
        <w:fldChar w:fldCharType="separate"/>
      </w:r>
      <w:r w:rsidR="000D0636">
        <w:rPr>
          <w:noProof/>
        </w:rPr>
        <w:t>3</w:t>
      </w:r>
      <w:r w:rsidR="00347A8B">
        <w:rPr>
          <w:noProof/>
        </w:rPr>
        <w:fldChar w:fldCharType="end"/>
      </w:r>
      <w:r>
        <w:t xml:space="preserve"> Testfälle der App</w:t>
      </w:r>
      <w:bookmarkEnd w:id="518"/>
    </w:p>
    <w:p w14:paraId="364E328D" w14:textId="77777777" w:rsidR="00102721" w:rsidRPr="00102721" w:rsidRDefault="00102721" w:rsidP="00102721"/>
    <w:tbl>
      <w:tblPr>
        <w:tblStyle w:val="EinfacheTabelle21"/>
        <w:tblW w:w="0" w:type="auto"/>
        <w:tblLook w:val="04A0" w:firstRow="1" w:lastRow="0" w:firstColumn="1" w:lastColumn="0" w:noHBand="0" w:noVBand="1"/>
      </w:tblPr>
      <w:tblGrid>
        <w:gridCol w:w="993"/>
        <w:gridCol w:w="7784"/>
      </w:tblGrid>
      <w:tr w:rsidR="00801DCF" w14:paraId="6AABC7CB" w14:textId="77777777" w:rsidTr="006171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shd w:val="clear" w:color="auto" w:fill="AAAFB6"/>
          </w:tcPr>
          <w:p w14:paraId="472EBFD0" w14:textId="7EC62281" w:rsidR="00F465F5" w:rsidRDefault="001524C2" w:rsidP="00102721">
            <w:r>
              <w:t>Testfall</w:t>
            </w:r>
          </w:p>
        </w:tc>
        <w:tc>
          <w:tcPr>
            <w:tcW w:w="7784" w:type="dxa"/>
            <w:shd w:val="clear" w:color="auto" w:fill="AAAFB6"/>
          </w:tcPr>
          <w:p w14:paraId="67816926" w14:textId="240B3AE8" w:rsidR="00801DCF" w:rsidRDefault="001524C2" w:rsidP="00102721">
            <w:pPr>
              <w:cnfStyle w:val="100000000000" w:firstRow="1" w:lastRow="0" w:firstColumn="0" w:lastColumn="0" w:oddVBand="0" w:evenVBand="0" w:oddHBand="0" w:evenHBand="0" w:firstRowFirstColumn="0" w:firstRowLastColumn="0" w:lastRowFirstColumn="0" w:lastRowLastColumn="0"/>
            </w:pPr>
            <w:r>
              <w:t>Resultat</w:t>
            </w:r>
          </w:p>
        </w:tc>
      </w:tr>
      <w:tr w:rsidR="00F465F5" w14:paraId="0C9F4BB9" w14:textId="77777777" w:rsidTr="006171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5CA4657A" w14:textId="5628B1FA" w:rsidR="00F465F5" w:rsidRDefault="00F465F5" w:rsidP="00F465F5">
            <w:r>
              <w:t>T2.1</w:t>
            </w:r>
          </w:p>
        </w:tc>
        <w:tc>
          <w:tcPr>
            <w:tcW w:w="7784" w:type="dxa"/>
          </w:tcPr>
          <w:p w14:paraId="29D5DD80" w14:textId="54FF326E" w:rsidR="00F465F5" w:rsidRDefault="00F465F5" w:rsidP="00F465F5">
            <w:pPr>
              <w:cnfStyle w:val="000000100000" w:firstRow="0" w:lastRow="0" w:firstColumn="0" w:lastColumn="0" w:oddVBand="0" w:evenVBand="0" w:oddHBand="1" w:evenHBand="0" w:firstRowFirstColumn="0" w:firstRowLastColumn="0" w:lastRowFirstColumn="0" w:lastRowLastColumn="0"/>
            </w:pPr>
            <w:r>
              <w:t>Verbindungsaufbau funktioniert, solange die Magnetfeldsensoren des mobilen Gerätes vorhanden sind und funktionieren.</w:t>
            </w:r>
          </w:p>
        </w:tc>
      </w:tr>
      <w:tr w:rsidR="00F465F5" w14:paraId="4EDDC80C" w14:textId="77777777" w:rsidTr="006171AB">
        <w:tc>
          <w:tcPr>
            <w:cnfStyle w:val="001000000000" w:firstRow="0" w:lastRow="0" w:firstColumn="1" w:lastColumn="0" w:oddVBand="0" w:evenVBand="0" w:oddHBand="0" w:evenHBand="0" w:firstRowFirstColumn="0" w:firstRowLastColumn="0" w:lastRowFirstColumn="0" w:lastRowLastColumn="0"/>
            <w:tcW w:w="993" w:type="dxa"/>
          </w:tcPr>
          <w:p w14:paraId="15609F21" w14:textId="2D505984" w:rsidR="00F465F5" w:rsidRDefault="00F465F5" w:rsidP="00F465F5">
            <w:r>
              <w:t>T2.2</w:t>
            </w:r>
          </w:p>
        </w:tc>
        <w:tc>
          <w:tcPr>
            <w:tcW w:w="7784" w:type="dxa"/>
          </w:tcPr>
          <w:p w14:paraId="36C56C70" w14:textId="5D3E85DE" w:rsidR="00F465F5" w:rsidRDefault="00F465F5" w:rsidP="00F465F5">
            <w:pPr>
              <w:cnfStyle w:val="000000000000" w:firstRow="0" w:lastRow="0" w:firstColumn="0" w:lastColumn="0" w:oddVBand="0" w:evenVBand="0" w:oddHBand="0" w:evenHBand="0" w:firstRowFirstColumn="0" w:firstRowLastColumn="0" w:lastRowFirstColumn="0" w:lastRowLastColumn="0"/>
            </w:pPr>
            <w:r>
              <w:t>Verbindungsabbruch, bei zu weiter Entfernung des Controllers vom mobilen Gerät und bei Deaktivierung der Magnetfeldsensoren.</w:t>
            </w:r>
          </w:p>
        </w:tc>
      </w:tr>
      <w:tr w:rsidR="00F465F5" w14:paraId="3D8DB389" w14:textId="77777777" w:rsidTr="006171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0425B792" w14:textId="5954CB27" w:rsidR="00F465F5" w:rsidRDefault="001524C2" w:rsidP="00F465F5">
            <w:r>
              <w:t>T2.3</w:t>
            </w:r>
          </w:p>
        </w:tc>
        <w:tc>
          <w:tcPr>
            <w:tcW w:w="7784" w:type="dxa"/>
          </w:tcPr>
          <w:p w14:paraId="36001E0D" w14:textId="1215C4AC" w:rsidR="00F465F5" w:rsidRDefault="001524C2" w:rsidP="00F465F5">
            <w:pPr>
              <w:cnfStyle w:val="000000100000" w:firstRow="0" w:lastRow="0" w:firstColumn="0" w:lastColumn="0" w:oddVBand="0" w:evenVBand="0" w:oddHBand="1" w:evenHBand="0" w:firstRowFirstColumn="0" w:firstRowLastColumn="0" w:lastRowFirstColumn="0" w:lastRowLastColumn="0"/>
            </w:pPr>
            <w:r>
              <w:t xml:space="preserve">Der Controller darf nicht weiter als 3cm vom mobilen Gerät entfernt sein, damit </w:t>
            </w:r>
            <w:r>
              <w:lastRenderedPageBreak/>
              <w:t>eine Steuerung möglich ist.</w:t>
            </w:r>
          </w:p>
        </w:tc>
      </w:tr>
      <w:tr w:rsidR="00B23961" w14:paraId="63747BF1" w14:textId="77777777" w:rsidTr="006171AB">
        <w:tc>
          <w:tcPr>
            <w:cnfStyle w:val="001000000000" w:firstRow="0" w:lastRow="0" w:firstColumn="1" w:lastColumn="0" w:oddVBand="0" w:evenVBand="0" w:oddHBand="0" w:evenHBand="0" w:firstRowFirstColumn="0" w:firstRowLastColumn="0" w:lastRowFirstColumn="0" w:lastRowLastColumn="0"/>
            <w:tcW w:w="993" w:type="dxa"/>
          </w:tcPr>
          <w:p w14:paraId="76B3E760" w14:textId="6A150721" w:rsidR="00B23961" w:rsidRDefault="001524C2" w:rsidP="00F465F5">
            <w:r>
              <w:lastRenderedPageBreak/>
              <w:t>T2.4</w:t>
            </w:r>
          </w:p>
        </w:tc>
        <w:tc>
          <w:tcPr>
            <w:tcW w:w="7784" w:type="dxa"/>
          </w:tcPr>
          <w:p w14:paraId="6EC05472" w14:textId="3F8EBC60" w:rsidR="00B23961" w:rsidRDefault="00350FF7" w:rsidP="001524C2">
            <w:pPr>
              <w:keepNext/>
              <w:cnfStyle w:val="000000000000" w:firstRow="0" w:lastRow="0" w:firstColumn="0" w:lastColumn="0" w:oddVBand="0" w:evenVBand="0" w:oddHBand="0" w:evenHBand="0" w:firstRowFirstColumn="0" w:firstRowLastColumn="0" w:lastRowFirstColumn="0" w:lastRowLastColumn="0"/>
            </w:pPr>
            <w:r>
              <w:t>Nach einem Verbindungsabbruch ist eine erneute Verbindungsherstellung und das Steuern in der VR ohne Probleme möglich</w:t>
            </w:r>
          </w:p>
        </w:tc>
      </w:tr>
    </w:tbl>
    <w:p w14:paraId="60B6D204" w14:textId="45250DD9" w:rsidR="00801DCF" w:rsidRDefault="001524C2" w:rsidP="001524C2">
      <w:pPr>
        <w:pStyle w:val="Beschriftung"/>
      </w:pPr>
      <w:bookmarkStart w:id="519" w:name="_Toc411006820"/>
      <w:r>
        <w:t xml:space="preserve">Tabelle </w:t>
      </w:r>
      <w:r w:rsidR="00347A8B">
        <w:fldChar w:fldCharType="begin"/>
      </w:r>
      <w:r w:rsidR="00347A8B">
        <w:instrText xml:space="preserve"> STYLEREF 1 \s </w:instrText>
      </w:r>
      <w:r w:rsidR="00347A8B">
        <w:fldChar w:fldCharType="separate"/>
      </w:r>
      <w:r w:rsidR="000D0636">
        <w:rPr>
          <w:noProof/>
        </w:rPr>
        <w:t>6</w:t>
      </w:r>
      <w:r w:rsidR="00347A8B">
        <w:rPr>
          <w:noProof/>
        </w:rPr>
        <w:fldChar w:fldCharType="end"/>
      </w:r>
      <w:r>
        <w:t>.</w:t>
      </w:r>
      <w:r w:rsidR="00347A8B">
        <w:fldChar w:fldCharType="begin"/>
      </w:r>
      <w:r w:rsidR="00347A8B">
        <w:instrText xml:space="preserve"> SEQ Tabelle \* ARABIC \s 1 </w:instrText>
      </w:r>
      <w:r w:rsidR="00347A8B">
        <w:fldChar w:fldCharType="separate"/>
      </w:r>
      <w:r w:rsidR="000D0636">
        <w:rPr>
          <w:noProof/>
        </w:rPr>
        <w:t>4</w:t>
      </w:r>
      <w:r w:rsidR="00347A8B">
        <w:rPr>
          <w:noProof/>
        </w:rPr>
        <w:fldChar w:fldCharType="end"/>
      </w:r>
      <w:r>
        <w:t xml:space="preserve"> Testfälle des Controllers</w:t>
      </w:r>
      <w:bookmarkEnd w:id="519"/>
    </w:p>
    <w:p w14:paraId="3621ACD2" w14:textId="720FE6C7" w:rsidR="00904A03" w:rsidRDefault="00904A03" w:rsidP="00B53AFC"/>
    <w:p w14:paraId="6FB9E287" w14:textId="77777777" w:rsidR="006D7A2D" w:rsidRPr="006D7A2D" w:rsidRDefault="006D7A2D" w:rsidP="006D7A2D"/>
    <w:p w14:paraId="50E38427" w14:textId="77777777" w:rsidR="00AE2185" w:rsidRPr="00AE2185" w:rsidRDefault="00AE2185" w:rsidP="00AE2185"/>
    <w:p w14:paraId="21F8C136" w14:textId="77777777" w:rsidR="00AE2185" w:rsidRPr="00AE2185" w:rsidRDefault="00AE2185" w:rsidP="00AE2185"/>
    <w:p w14:paraId="56052E46" w14:textId="3E82C98F" w:rsidR="00BD05E9" w:rsidRPr="00BD7578" w:rsidRDefault="00BD05E9" w:rsidP="0073618E">
      <w:pPr>
        <w:sectPr w:rsidR="00BD05E9" w:rsidRPr="00BD7578" w:rsidSect="00CF380C">
          <w:pgSz w:w="11906" w:h="16838" w:code="9"/>
          <w:pgMar w:top="1531" w:right="1418" w:bottom="1701" w:left="1701" w:header="510" w:footer="624" w:gutter="0"/>
          <w:cols w:space="708"/>
          <w:docGrid w:linePitch="360"/>
        </w:sectPr>
      </w:pPr>
    </w:p>
    <w:p w14:paraId="16BD9A4E" w14:textId="65B32C51" w:rsidR="00B417AB" w:rsidRDefault="005F4467" w:rsidP="002024CD">
      <w:pPr>
        <w:pStyle w:val="berschrift1"/>
      </w:pPr>
      <w:bookmarkStart w:id="520" w:name="_Toc224810323"/>
      <w:bookmarkStart w:id="521" w:name="_Toc225071808"/>
      <w:bookmarkStart w:id="522" w:name="_Toc411006777"/>
      <w:r w:rsidRPr="005073E9">
        <w:rPr>
          <w:rFonts w:cs="Helvetica"/>
          <w:noProof/>
          <w:color w:val="FCFCFC" w:themeColor="background1"/>
          <w:sz w:val="22"/>
        </w:rPr>
        <w:lastRenderedPageBreak/>
        <mc:AlternateContent>
          <mc:Choice Requires="wps">
            <w:drawing>
              <wp:anchor distT="0" distB="0" distL="114300" distR="114300" simplePos="0" relativeHeight="251683840" behindDoc="1" locked="0" layoutInCell="1" allowOverlap="1" wp14:anchorId="4E50F159" wp14:editId="656BCCF3">
                <wp:simplePos x="0" y="0"/>
                <wp:positionH relativeFrom="page">
                  <wp:align>left</wp:align>
                </wp:positionH>
                <wp:positionV relativeFrom="paragraph">
                  <wp:posOffset>-449898</wp:posOffset>
                </wp:positionV>
                <wp:extent cx="436247" cy="1507490"/>
                <wp:effectExtent l="0" t="2222" r="0" b="0"/>
                <wp:wrapNone/>
                <wp:docPr id="8" name="Rechteck 8"/>
                <wp:cNvGraphicFramePr/>
                <a:graphic xmlns:a="http://schemas.openxmlformats.org/drawingml/2006/main">
                  <a:graphicData uri="http://schemas.microsoft.com/office/word/2010/wordprocessingShape">
                    <wps:wsp>
                      <wps:cNvSpPr/>
                      <wps:spPr>
                        <a:xfrm rot="5400000">
                          <a:off x="0" y="0"/>
                          <a:ext cx="436247" cy="150749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65BD3B" id="Rechteck 8" o:spid="_x0000_s1026" style="position:absolute;margin-left:0;margin-top:-35.45pt;width:34.35pt;height:118.7pt;rotation:90;z-index:-251632640;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" fillcolor="#303338" stroked="f" strokeweight="2pt">
                <w10:wrap anchorx="page"/>
              </v:rect>
            </w:pict>
          </mc:Fallback>
        </mc:AlternateContent>
      </w:r>
      <w:bookmarkEnd w:id="520"/>
      <w:bookmarkEnd w:id="521"/>
      <w:r w:rsidR="00904A03">
        <w:t>Bewertung</w:t>
      </w:r>
      <w:bookmarkEnd w:id="522"/>
    </w:p>
    <w:p w14:paraId="7B08FDC9" w14:textId="77777777" w:rsidR="00904A03" w:rsidRDefault="00904A03" w:rsidP="00904A03"/>
    <w:p w14:paraId="2875B762" w14:textId="77777777" w:rsidR="00E11BA0" w:rsidRDefault="00E11BA0" w:rsidP="00904A03"/>
    <w:p w14:paraId="2163E58F" w14:textId="12A7C6A2" w:rsidR="00170A67" w:rsidRDefault="00170A67" w:rsidP="00170A67">
      <w:r>
        <w:t>In die Bewertung fließen alle gesammelten Erkenntnisse der behandelten Controller mit ein. Dabei steht der Nutzer eines solchen Controllers im Vordergrund und nicht die Verfügbarkeit. Dementsprechend wird auf Nutzerfreundlichkeit und die Verbindung mit einem mobilen Gerät besonderer Wert gelegt.</w:t>
      </w:r>
    </w:p>
    <w:p w14:paraId="7DBEF6BE" w14:textId="77777777" w:rsidR="00170A67" w:rsidRDefault="00170A67" w:rsidP="00904A03"/>
    <w:p w14:paraId="6011702E" w14:textId="4650B3D3" w:rsidR="00170A67" w:rsidRDefault="007B3407" w:rsidP="00170A67">
      <w:pPr>
        <w:pStyle w:val="berschrift2"/>
      </w:pPr>
      <w:bookmarkStart w:id="523" w:name="_Toc411006778"/>
      <w:r>
        <w:t>Allgemein</w:t>
      </w:r>
      <w:bookmarkEnd w:id="523"/>
    </w:p>
    <w:p w14:paraId="18097ED0" w14:textId="77777777" w:rsidR="00170A67" w:rsidRPr="00170A67" w:rsidRDefault="00170A67" w:rsidP="00170A67"/>
    <w:p w14:paraId="0854704E" w14:textId="0684CF6E" w:rsidR="007B3407" w:rsidRDefault="007B3407" w:rsidP="00904A03">
      <w:r>
        <w:t>Allgemein ist zu sagen, dass aus Nutzersicht ei</w:t>
      </w:r>
      <w:r w:rsidR="005505E8">
        <w:t>n Controller zu bevorzugen ist, der die</w:t>
      </w:r>
      <w:r w:rsidR="007F4BB0">
        <w:t xml:space="preserve"> w</w:t>
      </w:r>
      <w:r>
        <w:t xml:space="preserve">enigsten </w:t>
      </w:r>
      <w:r w:rsidR="005505E8">
        <w:t>Einschränkungen dem Nutzer gegenüber hat</w:t>
      </w:r>
      <w:r>
        <w:t xml:space="preserve">, da hier die Nutzererfahrung in Bezug auf VR und Immersion am größten ist. </w:t>
      </w:r>
      <w:r w:rsidR="007F4BB0">
        <w:t>Einen solchen Controller muss der Nutzer nicht in den Händen halten,</w:t>
      </w:r>
      <w:r w:rsidR="005505E8">
        <w:t xml:space="preserve"> er funktioniert kabellos,</w:t>
      </w:r>
      <w:r w:rsidR="007F4BB0">
        <w:t xml:space="preserve"> es ist nicht nötig Markierungen für die Auswertung mit Kameras zu verwenden und der Nutzer kann sich frei bewegen sow</w:t>
      </w:r>
      <w:r w:rsidR="00F94469">
        <w:t xml:space="preserve">ie frei durch einen Raum gehen. </w:t>
      </w:r>
      <w:del w:id="524" w:author="Autor">
        <w:r w:rsidR="00F94469" w:rsidDel="001028E9">
          <w:delText>Des Weiteren</w:delText>
        </w:r>
      </w:del>
      <w:ins w:id="525" w:author="Autor">
        <w:r w:rsidR="001028E9">
          <w:t xml:space="preserve">Wichtige Kriterien </w:t>
        </w:r>
      </w:ins>
      <w:r w:rsidR="00F94469">
        <w:t xml:space="preserve"> </w:t>
      </w:r>
      <w:r w:rsidR="00804FA4">
        <w:t>sind</w:t>
      </w:r>
      <w:r w:rsidR="00F94469">
        <w:t xml:space="preserve"> eine möglichst niedrige Latenz</w:t>
      </w:r>
      <w:r w:rsidR="00804FA4">
        <w:t>, kaum Drift und ein hoher DOF</w:t>
      </w:r>
      <w:ins w:id="526" w:author="Autor">
        <w:r w:rsidR="001028E9">
          <w:t>.</w:t>
        </w:r>
      </w:ins>
      <w:del w:id="527" w:author="Autor">
        <w:r w:rsidR="00804FA4" w:rsidDel="001028E9">
          <w:delText xml:space="preserve"> </w:delText>
        </w:r>
        <w:r w:rsidR="005505E8" w:rsidDel="001028E9">
          <w:delText>wichtige Kriterien</w:delText>
        </w:r>
        <w:r w:rsidR="00804FA4" w:rsidDel="00177A10">
          <w:delText>.</w:delText>
        </w:r>
      </w:del>
      <w:r w:rsidR="00804FA4">
        <w:t xml:space="preserve"> Ein weiterer Aspekt sind </w:t>
      </w:r>
      <w:r w:rsidR="006D3358">
        <w:t>wirtschaftliche Kriterien</w:t>
      </w:r>
      <w:r w:rsidR="0006701A">
        <w:t>,</w:t>
      </w:r>
      <w:r w:rsidR="006D3358">
        <w:t xml:space="preserve"> wie </w:t>
      </w:r>
      <w:r w:rsidR="00804FA4">
        <w:t>die Kosten, die aufgewendet werden müssen, um e</w:t>
      </w:r>
      <w:r w:rsidR="006D3358">
        <w:t>inen Controller nutzen zu können</w:t>
      </w:r>
      <w:r w:rsidR="00804FA4">
        <w:t xml:space="preserve">. </w:t>
      </w:r>
      <w:r w:rsidR="002B03A3">
        <w:t>So kann z.B. das optische Tracking durch den Einsatz von zusätzlichen Kameras verbessert und der Interaktionsbereich vergrößert werden, was wieder</w:t>
      </w:r>
      <w:r w:rsidR="006D3358">
        <w:t>um</w:t>
      </w:r>
      <w:r w:rsidR="002B03A3">
        <w:t xml:space="preserve"> Einfluss auf die Kosten hat, da mehrere Kameras angeschafft werden müssen.</w:t>
      </w:r>
    </w:p>
    <w:p w14:paraId="31905A0B" w14:textId="005C6B51" w:rsidR="002B03A3" w:rsidRDefault="005505E8" w:rsidP="007C4749">
      <w:r>
        <w:t>Im Folgenden werden die Controller in zwei Abschnitten vorgestellt. Verfügbar bedeutet, dass die Controller im Handel zu kaufen sind und teilweise getestet werden konnten. Prototypen sind Controller, die es noch nicht im Handel gibt und nur als Prototypen vorhanden sind. Diese werden auf Basis der bekannten Produktspezifi</w:t>
      </w:r>
      <w:r w:rsidR="006B5A2A">
        <w:t>kationen und erhaltenen Eindrücke bewertet.</w:t>
      </w:r>
    </w:p>
    <w:p w14:paraId="673DEF5A" w14:textId="3B977263" w:rsidR="002B03A3" w:rsidRDefault="002B03A3">
      <w:pPr>
        <w:spacing w:before="0" w:after="0" w:line="240" w:lineRule="auto"/>
        <w:jc w:val="left"/>
      </w:pPr>
      <w:r>
        <w:br w:type="page"/>
      </w:r>
    </w:p>
    <w:p w14:paraId="605EB753" w14:textId="0046502C" w:rsidR="00904A03" w:rsidRDefault="005973DF" w:rsidP="00904A03">
      <w:pPr>
        <w:pStyle w:val="berschrift2"/>
      </w:pPr>
      <w:bookmarkStart w:id="528" w:name="_Toc411006779"/>
      <w:r>
        <w:lastRenderedPageBreak/>
        <w:t>Verfügbar</w:t>
      </w:r>
      <w:r w:rsidR="005505E8">
        <w:t>e</w:t>
      </w:r>
      <w:r w:rsidR="00FB6F60">
        <w:t xml:space="preserve"> Controller</w:t>
      </w:r>
      <w:bookmarkEnd w:id="528"/>
    </w:p>
    <w:p w14:paraId="652027E0" w14:textId="77777777" w:rsidR="00A73D97" w:rsidRPr="00A73D97" w:rsidRDefault="00A73D97" w:rsidP="00A73D97"/>
    <w:p w14:paraId="44E6CBAB" w14:textId="56A32726" w:rsidR="00A73D97" w:rsidRPr="006B5A2A" w:rsidRDefault="00A73D97" w:rsidP="00A73D97">
      <w:pPr>
        <w:pStyle w:val="Textkrper"/>
      </w:pPr>
      <w:r>
        <w:t>Das Gamepad, hier der Playstation 3 Controller, und Cardboard von Google sind zwei Controller die getestet werden konnten. Sphero und die Kinect konnten nicht in der Praxis getestet werden, sind aber auf dem Markt verfügbare Eingabegeräte.</w:t>
      </w:r>
    </w:p>
    <w:p w14:paraId="39722D30" w14:textId="77777777" w:rsidR="005505E8" w:rsidRDefault="005505E8" w:rsidP="00904A03"/>
    <w:p w14:paraId="07191A2E" w14:textId="77777777" w:rsidR="00A73D97" w:rsidRDefault="005505E8" w:rsidP="005505E8">
      <w:pPr>
        <w:pStyle w:val="Hervorhebenfett"/>
      </w:pPr>
      <w:r>
        <w:t xml:space="preserve">Gamepad </w:t>
      </w:r>
    </w:p>
    <w:p w14:paraId="1C277D3C" w14:textId="77777777" w:rsidR="00A73D97" w:rsidRDefault="00A73D97" w:rsidP="00A73D97">
      <w:pPr>
        <w:pStyle w:val="Textkrper"/>
        <w:rPr>
          <w:rFonts w:ascii="Helvetica" w:hAnsi="Helvetica"/>
          <w:b/>
          <w:sz w:val="26"/>
        </w:rPr>
      </w:pPr>
    </w:p>
    <w:p w14:paraId="186F2896" w14:textId="77777777" w:rsidR="00AC3442" w:rsidRDefault="00A73D97" w:rsidP="00A73D97">
      <w:r>
        <w:t>Die Vorzüge an einem Gamepad als Controller sind die kabellose Verbindung über Bluetooth zu ein</w:t>
      </w:r>
      <w:r w:rsidR="00E8595D">
        <w:t xml:space="preserve">em mobilen Gerät und die intuitive Steuerung. Was negativ </w:t>
      </w:r>
      <w:r w:rsidR="00432FA2">
        <w:t>auffällt</w:t>
      </w:r>
      <w:r w:rsidR="00E8595D">
        <w:t xml:space="preserve"> ist, dass die erste Verbindung eine Herau</w:t>
      </w:r>
      <w:r w:rsidR="00432FA2">
        <w:t>sforderung darstellen kann und</w:t>
      </w:r>
      <w:r w:rsidR="00E8595D">
        <w:t xml:space="preserve"> eine externe App benötigt wird, um Controller und mobiles Gerät miteinander zu koppeln. Nachdem aber die erste Verbindung hergestellt ist, wird der Controller als natives Eingabeger</w:t>
      </w:r>
      <w:r w:rsidR="003641A9">
        <w:t xml:space="preserve">ät von Android erkannt und ist dadurch mit vielen Apps kompatibel. </w:t>
      </w:r>
    </w:p>
    <w:p w14:paraId="4C21B538" w14:textId="26CCE388" w:rsidR="00A73D97" w:rsidRPr="00A73D97" w:rsidRDefault="00AC3442" w:rsidP="00A73D97">
      <w:r>
        <w:t>Der Nachteil liegt hier darin, dass da</w:t>
      </w:r>
      <w:r w:rsidR="003641A9">
        <w:t>s Gamepad in den Händen gehalten werde</w:t>
      </w:r>
      <w:r w:rsidR="00432FA2">
        <w:t>n</w:t>
      </w:r>
      <w:r>
        <w:t xml:space="preserve"> muss</w:t>
      </w:r>
      <w:r w:rsidR="00432FA2">
        <w:t xml:space="preserve"> und der Nutzer </w:t>
      </w:r>
      <w:r>
        <w:t>sich nicht selber bewegt</w:t>
      </w:r>
      <w:r w:rsidR="00432FA2">
        <w:t>, um Bewegung zu erzeugen, was den Grad der Immersion verringert.</w:t>
      </w:r>
    </w:p>
    <w:p w14:paraId="1E32C11F" w14:textId="77777777" w:rsidR="00A73D97" w:rsidRPr="00A73D97" w:rsidRDefault="00A73D97" w:rsidP="00A73D97">
      <w:pPr>
        <w:pStyle w:val="Textkrper"/>
      </w:pPr>
    </w:p>
    <w:p w14:paraId="3962C7F0" w14:textId="3B93550E" w:rsidR="005505E8" w:rsidRDefault="00A73D97" w:rsidP="005505E8">
      <w:pPr>
        <w:pStyle w:val="Hervorhebenfett"/>
      </w:pPr>
      <w:r>
        <w:t>C</w:t>
      </w:r>
      <w:r w:rsidR="005505E8">
        <w:t>ardboard</w:t>
      </w:r>
    </w:p>
    <w:p w14:paraId="546BC181" w14:textId="77777777" w:rsidR="006B5A2A" w:rsidRDefault="006B5A2A" w:rsidP="006B5A2A">
      <w:pPr>
        <w:pStyle w:val="Textkrper"/>
      </w:pPr>
    </w:p>
    <w:p w14:paraId="71C88332" w14:textId="5F008948" w:rsidR="00AC3442" w:rsidRDefault="005446A5" w:rsidP="006B5A2A">
      <w:pPr>
        <w:pStyle w:val="Textkrper"/>
      </w:pPr>
      <w:r>
        <w:t>Das Cardboard von Google hat den Vorteil, dass der Controller direkt im Gehäuse des HMDs eingearbeitet ist und somit eine extra Anschaffung für einen Controller entfällt, beim Kauf diese</w:t>
      </w:r>
      <w:r w:rsidR="0006701A">
        <w:t>s</w:t>
      </w:r>
      <w:r>
        <w:t xml:space="preserve"> HMDs. Des Weiteren sind die Anschaffungskosten sehr gering und es wird trotzdem in Verbindung mit einem mobilen Gerät ein hoher Grad der Immersion geboten. Ein weiterer Vorteil ist die kabellose Verbindung des Controllers mit der App, da hier keine Verbindung im eigentlichen Sinne auftritt, sondern nur Veränderungen im Magnetfeld als Auslöser für Aktionen dienen. Was wiederum auch einige Nachteile zur Folge hat. </w:t>
      </w:r>
    </w:p>
    <w:p w14:paraId="2A574D0A" w14:textId="767A335C" w:rsidR="005446A5" w:rsidRDefault="005446A5" w:rsidP="00AC3442">
      <w:pPr>
        <w:pStyle w:val="Textkrper"/>
      </w:pPr>
      <w:r>
        <w:t>Zum einen erlaubt die Steuerung durch den Magnetic Switch nur eine begrenzte Möglichkeit an Bewegungen, da es entweder den Fall Switch betätigt oder nicht betätigt gibt. Zum anderen können nur Apps, die das Cardboard SDK nutzen entsprechend auf Eingaben reagieren.</w:t>
      </w:r>
      <w:r>
        <w:br w:type="page"/>
      </w:r>
    </w:p>
    <w:p w14:paraId="7A816EDF" w14:textId="2C8FC4D6" w:rsidR="005505E8" w:rsidRDefault="005505E8" w:rsidP="005505E8">
      <w:pPr>
        <w:pStyle w:val="Hervorhebenfett"/>
      </w:pPr>
      <w:r>
        <w:lastRenderedPageBreak/>
        <w:t>Sphero</w:t>
      </w:r>
    </w:p>
    <w:p w14:paraId="52875334" w14:textId="77777777" w:rsidR="005505E8" w:rsidRDefault="005505E8" w:rsidP="005505E8">
      <w:pPr>
        <w:pStyle w:val="Textkrper"/>
      </w:pPr>
    </w:p>
    <w:p w14:paraId="72333792" w14:textId="3B9895B5" w:rsidR="005446A5" w:rsidRDefault="00EF6926" w:rsidP="005505E8">
      <w:pPr>
        <w:pStyle w:val="Textkrper"/>
      </w:pPr>
      <w:r>
        <w:t xml:space="preserve">Sphero hat den Vorteil, dass </w:t>
      </w:r>
      <w:r w:rsidR="00056576">
        <w:t xml:space="preserve">dieser nur mit einer Hand bedient werden muss und eine intuitive Steuerung ermöglicht. </w:t>
      </w:r>
      <w:r w:rsidR="0006701A">
        <w:t xml:space="preserve">Außerdem </w:t>
      </w:r>
      <w:r w:rsidR="00056576">
        <w:t xml:space="preserve">ist eine kabellose Verbindung über Bluetooth möglich. Dem gegenüber stehen die hohen Anschaffungskosten und ein hoher Programmieraufwand, da viel ausgetestet werden muss, um eine für den Nutzer optimale Steuerung zu schaffen. </w:t>
      </w:r>
      <w:r w:rsidR="0006701A">
        <w:t>Zudem</w:t>
      </w:r>
      <w:r w:rsidR="00056576">
        <w:t xml:space="preserve"> kann Drift auftreten, da die gesammelten Daten auf Inertialsensoren beruhen. Das Gefühl der Immersion kann außerdem für manche Nutzer gestört werden, da hier Vorwärtsbewegung durch das Neigen des Controllers erfolgt.</w:t>
      </w:r>
    </w:p>
    <w:p w14:paraId="2772F0BB" w14:textId="77777777" w:rsidR="005505E8" w:rsidRDefault="005505E8" w:rsidP="005505E8">
      <w:pPr>
        <w:pStyle w:val="Textkrper"/>
      </w:pPr>
    </w:p>
    <w:p w14:paraId="7F89EB94" w14:textId="691F8F10" w:rsidR="005505E8" w:rsidRPr="005505E8" w:rsidRDefault="005505E8" w:rsidP="005505E8">
      <w:pPr>
        <w:pStyle w:val="Hervorhebenfett"/>
      </w:pPr>
      <w:r>
        <w:t>Kinect</w:t>
      </w:r>
    </w:p>
    <w:p w14:paraId="3165AFF3" w14:textId="77777777" w:rsidR="00804FA4" w:rsidRDefault="00804FA4" w:rsidP="00904A03"/>
    <w:p w14:paraId="687A0546" w14:textId="010BA650" w:rsidR="00280CC7" w:rsidRDefault="00ED70B4" w:rsidP="00904A03">
      <w:r>
        <w:t>Die Kinect hat gegenüber den bisher genannten Controllern den großen Vorteil, dass hier keine händische B</w:t>
      </w:r>
      <w:r w:rsidR="00BB4A83">
        <w:t xml:space="preserve">edienung notwendig ist. </w:t>
      </w:r>
      <w:r w:rsidR="00AC3442">
        <w:t xml:space="preserve">Es werden Bewegungen des Nutzers erkannt und können in die VR übertragen werden. </w:t>
      </w:r>
      <w:r w:rsidR="0006701A">
        <w:t>Weiterhin</w:t>
      </w:r>
      <w:r w:rsidR="00AC3442">
        <w:t xml:space="preserve"> ist eine kabellose Übertragung an mobile Geräte möglich, was aber auch einigen Aufwand benötigt, da hier eine Client-Server Umsetzung erforderlich ist.</w:t>
      </w:r>
    </w:p>
    <w:p w14:paraId="4260E649" w14:textId="3253C750" w:rsidR="00AC3442" w:rsidRDefault="00AC3442" w:rsidP="00904A03">
      <w:r>
        <w:t>Der Nachteil liegt hier in der Rechnereinheit, die benötigt wird um die Daten der Kinect auswerten zu können. Außerdem ist eine konstante Stromversorgung Voraussetzung, was den mobilen Einsatz der Kinect deutlich verringert.</w:t>
      </w:r>
    </w:p>
    <w:p w14:paraId="01649D23" w14:textId="77777777" w:rsidR="000E245B" w:rsidRDefault="000E245B" w:rsidP="00904A03"/>
    <w:p w14:paraId="0BECFB32" w14:textId="1D6D587A" w:rsidR="000E245B" w:rsidRDefault="000E245B" w:rsidP="000E245B">
      <w:pPr>
        <w:pStyle w:val="Hervorhebenfett"/>
      </w:pPr>
      <w:r>
        <w:t>Leap Motion</w:t>
      </w:r>
    </w:p>
    <w:p w14:paraId="2C293E73" w14:textId="77777777" w:rsidR="00280CC7" w:rsidRDefault="00280CC7" w:rsidP="00904A03"/>
    <w:p w14:paraId="03A282A1" w14:textId="5AF897C5" w:rsidR="00E5699D" w:rsidRDefault="00E5699D" w:rsidP="00904A03">
      <w:r>
        <w:t xml:space="preserve">Der Leap Motion Controller bietet den Vorteil, dass er klein und portabel ist. </w:t>
      </w:r>
      <w:r w:rsidR="0006701A">
        <w:t>D</w:t>
      </w:r>
      <w:r>
        <w:t xml:space="preserve">er Controller </w:t>
      </w:r>
      <w:r w:rsidR="0006701A">
        <w:t xml:space="preserve"> muss </w:t>
      </w:r>
      <w:r>
        <w:t>nicht mit den Händen bedient werden. Die Hände sind hier Mittel zum Zweck, um durch Gesten eine Steuerung zu ermöglichen.</w:t>
      </w:r>
    </w:p>
    <w:p w14:paraId="73BA9AC1" w14:textId="15F99452" w:rsidR="00E5699D" w:rsidRDefault="00E5699D" w:rsidP="00904A03">
      <w:r>
        <w:t>Der Nachteil besteht hier in der Montage per Kabel an ein mobiles Gerät und das aktuell keine öffentliche SDK für Android oder Unity zur Verfügung steht [@Leap2].</w:t>
      </w:r>
    </w:p>
    <w:p w14:paraId="0C7A0E0B" w14:textId="41796E46" w:rsidR="00E5699D" w:rsidRDefault="00E5699D">
      <w:pPr>
        <w:spacing w:before="0" w:after="0" w:line="240" w:lineRule="auto"/>
        <w:jc w:val="left"/>
      </w:pPr>
      <w:r>
        <w:br w:type="page"/>
      </w:r>
    </w:p>
    <w:p w14:paraId="5945E12E" w14:textId="444A4C76" w:rsidR="00904A03" w:rsidRDefault="005973DF" w:rsidP="00904A03">
      <w:pPr>
        <w:pStyle w:val="berschrift2"/>
      </w:pPr>
      <w:bookmarkStart w:id="529" w:name="_Toc411006780"/>
      <w:r>
        <w:lastRenderedPageBreak/>
        <w:t>Proto</w:t>
      </w:r>
      <w:r w:rsidR="005505E8">
        <w:t>typ</w:t>
      </w:r>
      <w:r w:rsidR="00FB6F60">
        <w:t>en</w:t>
      </w:r>
      <w:bookmarkEnd w:id="529"/>
    </w:p>
    <w:p w14:paraId="7AC05437" w14:textId="77777777" w:rsidR="005505E8" w:rsidRDefault="005505E8" w:rsidP="005505E8"/>
    <w:p w14:paraId="67848491" w14:textId="77777777" w:rsidR="00A73D97" w:rsidRDefault="00A73D97" w:rsidP="00A73D97">
      <w:pPr>
        <w:pStyle w:val="Hervorhebenfett"/>
      </w:pPr>
      <w:r>
        <w:t>Omni</w:t>
      </w:r>
    </w:p>
    <w:p w14:paraId="0A3AF742" w14:textId="77777777" w:rsidR="00280CC7" w:rsidRDefault="00280CC7" w:rsidP="00280CC7">
      <w:pPr>
        <w:pStyle w:val="Textkrper"/>
      </w:pPr>
    </w:p>
    <w:p w14:paraId="29D219D7" w14:textId="301660F0" w:rsidR="00BB4A83" w:rsidRDefault="00BB4A83" w:rsidP="00280CC7">
      <w:pPr>
        <w:pStyle w:val="Textkrper"/>
      </w:pPr>
      <w:r>
        <w:t xml:space="preserve">Der Vorteil von Omni liegt in der Fixierung des Nutzers und der Art wie Bewegungen in eine VR übertragen werden. Im Gegensatz zur Kinect, kann der Nutzer nicht aus dem Aufnahmeradius austreten und die Verfolgung von Bewegung kann konstant ohne Abbrüche erfolgen. </w:t>
      </w:r>
      <w:r w:rsidR="0006701A">
        <w:t>D</w:t>
      </w:r>
      <w:r>
        <w:t xml:space="preserve">er Grad der Immersion </w:t>
      </w:r>
      <w:r w:rsidR="0006701A">
        <w:t xml:space="preserve">ist </w:t>
      </w:r>
      <w:r>
        <w:t>sehr hoch, da Eigenbewegungen des Nutzers Bewegung in der VR erzeugen. Außerdem ist eine kabellose Übertragung über Bluetooth möglich und mobile Geräte sollen laut Entwickler das Omni als natives Eingabegerät erkennen können, so</w:t>
      </w:r>
      <w:ins w:id="530" w:author="Autor">
        <w:r w:rsidR="00177A10">
          <w:t xml:space="preserve"> </w:t>
        </w:r>
      </w:ins>
      <w:r>
        <w:t>dass eine einfache Kopplung möglich ist [@Omni2].</w:t>
      </w:r>
    </w:p>
    <w:p w14:paraId="5005B4EF" w14:textId="1B64754C" w:rsidR="00BB4A83" w:rsidRDefault="00BB4A83" w:rsidP="00BB4A83">
      <w:pPr>
        <w:pStyle w:val="Textkrper"/>
      </w:pPr>
      <w:r>
        <w:t>Dem gegenüber stehen die sehr hohen Kosten, die sich mit allem benötigtem Equipment auf bis zu 1000$ steigern können</w:t>
      </w:r>
      <w:r w:rsidR="00E5699D">
        <w:t xml:space="preserve"> </w:t>
      </w:r>
      <w:r>
        <w:t>Ein weiterer negativer Aspekt sind die Maße des Omni. Für den seltenen Gebrauch eines Controllers nimmt dieser zu viel Platz weg.</w:t>
      </w:r>
      <w:r w:rsidR="00AC3442">
        <w:t xml:space="preserve"> </w:t>
      </w:r>
      <w:r w:rsidR="0006701A">
        <w:t>Wie bei der Kinect wird eine Stromversorgung benötigt.</w:t>
      </w:r>
    </w:p>
    <w:p w14:paraId="78F374DD" w14:textId="77777777" w:rsidR="00AC3442" w:rsidRDefault="00AC3442" w:rsidP="00BB4A83">
      <w:pPr>
        <w:pStyle w:val="Textkrper"/>
      </w:pPr>
    </w:p>
    <w:p w14:paraId="50DF1331" w14:textId="77777777" w:rsidR="00ED70B4" w:rsidRDefault="00ED70B4" w:rsidP="00ED70B4">
      <w:pPr>
        <w:pStyle w:val="Hervorhebenfett"/>
      </w:pPr>
      <w:r>
        <w:t>3DRudder</w:t>
      </w:r>
    </w:p>
    <w:p w14:paraId="6C35392B" w14:textId="77777777" w:rsidR="00ED70B4" w:rsidRDefault="00ED70B4" w:rsidP="00280CC7">
      <w:pPr>
        <w:pStyle w:val="Textkrper"/>
      </w:pPr>
    </w:p>
    <w:p w14:paraId="44DF5EF3" w14:textId="1B0C78DE" w:rsidR="00E5699D" w:rsidRDefault="00F26EA0" w:rsidP="00280CC7">
      <w:pPr>
        <w:pStyle w:val="Textkrper"/>
      </w:pPr>
      <w:r>
        <w:t xml:space="preserve">Der 3DRudder stellt eine </w:t>
      </w:r>
      <w:r w:rsidR="00E5699D">
        <w:t>interessante</w:t>
      </w:r>
      <w:r>
        <w:t xml:space="preserve"> Alternative zwischen den bisher</w:t>
      </w:r>
      <w:r w:rsidR="00E5699D">
        <w:t xml:space="preserve"> genannten Controllern dar. Ein großer Vorteil liegt darin, dass die Hände frei sind und die Steuerung ausschließlich durch die Füße erfolgt. </w:t>
      </w:r>
      <w:r w:rsidR="00AC0371">
        <w:t>Außerdem erfolgt die Stromversorgung d</w:t>
      </w:r>
      <w:r w:rsidR="0006701A">
        <w:t xml:space="preserve">urch das USB-Kabel, das </w:t>
      </w:r>
      <w:r w:rsidR="00AC0371">
        <w:t>zum Verbinden mit einem Computer vorhanden ist. Weiterhin wird die Immersion der VR nur in kleinem Maße beeinträchtigt, da Bewegung in der VR durch das Bewegen der Füße des Nutzers ausgelöst wird.</w:t>
      </w:r>
    </w:p>
    <w:p w14:paraId="2F40E456" w14:textId="2DE9EE38" w:rsidR="00AC0371" w:rsidRDefault="00AC0371" w:rsidP="00AC0371">
      <w:pPr>
        <w:pStyle w:val="Textkrper"/>
      </w:pPr>
      <w:r>
        <w:t>Der große Nachteil liegt hier in der Verbindung. Aktuell unterstützt der 3DRudder nur die Verbindung per USB und ist daher schlecht geeignet für die Kopplung mit einem mobilen Gerät.</w:t>
      </w:r>
    </w:p>
    <w:p w14:paraId="0264B0E4" w14:textId="77777777" w:rsidR="00AC0371" w:rsidRDefault="00AC0371">
      <w:pPr>
        <w:spacing w:before="0" w:after="0" w:line="240" w:lineRule="auto"/>
        <w:jc w:val="left"/>
      </w:pPr>
      <w:r>
        <w:br w:type="page"/>
      </w:r>
    </w:p>
    <w:p w14:paraId="3F6BC867" w14:textId="348D341A" w:rsidR="005505E8" w:rsidRDefault="005505E8" w:rsidP="005505E8">
      <w:pPr>
        <w:pStyle w:val="Hervorhebenfett"/>
      </w:pPr>
      <w:r>
        <w:lastRenderedPageBreak/>
        <w:t>Project Tango</w:t>
      </w:r>
    </w:p>
    <w:p w14:paraId="246734B5" w14:textId="77777777" w:rsidR="00280CC7" w:rsidRDefault="00280CC7" w:rsidP="00280CC7">
      <w:pPr>
        <w:pStyle w:val="Textkrper"/>
      </w:pPr>
    </w:p>
    <w:p w14:paraId="6BE2C66F" w14:textId="429BB189" w:rsidR="00AC0371" w:rsidRDefault="00950EF4" w:rsidP="00AC0371">
      <w:pPr>
        <w:pStyle w:val="Textkrper"/>
      </w:pPr>
      <w:r>
        <w:t xml:space="preserve">Project Tango </w:t>
      </w:r>
      <w:r w:rsidR="003E5568">
        <w:t>hat</w:t>
      </w:r>
      <w:r>
        <w:t xml:space="preserve"> von allen vorgestellten Controllern den großen Vorteil darin, dass mobiles Gerät und Sensoren für die Steuerung in einem integriert sind. Dadurch wird kein externer Controller benötigt</w:t>
      </w:r>
      <w:r w:rsidR="003E5568">
        <w:t xml:space="preserve"> und </w:t>
      </w:r>
      <w:r w:rsidR="0006701A">
        <w:t>deshalb</w:t>
      </w:r>
      <w:r w:rsidR="003E5568">
        <w:t xml:space="preserve"> muss auch keine Verbindung per Kabel oder Bluetooth hergestellt werden. </w:t>
      </w:r>
      <w:r w:rsidR="0006701A">
        <w:t>Es</w:t>
      </w:r>
      <w:r w:rsidR="001F0208">
        <w:t xml:space="preserve"> wird ein hoher Grad der Immersion erreicht. </w:t>
      </w:r>
      <w:r w:rsidR="003E5568">
        <w:t>Durch die aufgenommen Daten der integrierten Sensoren ist die Bewegungssteuerung von VR-Apps leicht zu erreichen.</w:t>
      </w:r>
      <w:r w:rsidR="007C4749">
        <w:t xml:space="preserve"> </w:t>
      </w:r>
    </w:p>
    <w:p w14:paraId="75E38596" w14:textId="2777DE77" w:rsidR="00AC0371" w:rsidRDefault="003E5568" w:rsidP="00AC0371">
      <w:pPr>
        <w:pStyle w:val="Textkrper"/>
      </w:pPr>
      <w:r>
        <w:t>Ein Nachteil können womöglich die anfallenden Kosten sein, da in diesem Fall mobiles Gerät und Controller in einem vorhanden sind.</w:t>
      </w:r>
      <w:r w:rsidR="007C4749">
        <w:t xml:space="preserve"> </w:t>
      </w:r>
    </w:p>
    <w:p w14:paraId="0BA4419F" w14:textId="77777777" w:rsidR="003E5568" w:rsidRDefault="003E5568" w:rsidP="00AC0371">
      <w:pPr>
        <w:pStyle w:val="Textkrper"/>
      </w:pPr>
    </w:p>
    <w:p w14:paraId="6311AA68" w14:textId="2D211973" w:rsidR="008665DB" w:rsidRPr="008665DB" w:rsidRDefault="00631387" w:rsidP="008665DB">
      <w:pPr>
        <w:pStyle w:val="berschrift2"/>
        <w:ind w:right="-2"/>
      </w:pPr>
      <w:bookmarkStart w:id="531" w:name="_Toc411006781"/>
      <w:r>
        <w:t>Übersicht</w:t>
      </w:r>
      <w:bookmarkEnd w:id="531"/>
    </w:p>
    <w:tbl>
      <w:tblPr>
        <w:tblStyle w:val="EinfacheTabelle21"/>
        <w:tblW w:w="8789" w:type="dxa"/>
        <w:tblLayout w:type="fixed"/>
        <w:tblLook w:val="04A0" w:firstRow="1" w:lastRow="0" w:firstColumn="1" w:lastColumn="0" w:noHBand="0" w:noVBand="1"/>
      </w:tblPr>
      <w:tblGrid>
        <w:gridCol w:w="1983"/>
        <w:gridCol w:w="850"/>
        <w:gridCol w:w="851"/>
        <w:gridCol w:w="851"/>
        <w:gridCol w:w="851"/>
        <w:gridCol w:w="850"/>
        <w:gridCol w:w="851"/>
        <w:gridCol w:w="851"/>
        <w:gridCol w:w="851"/>
      </w:tblGrid>
      <w:tr w:rsidR="000E245B" w14:paraId="2A0D86AD" w14:textId="1924BD29" w:rsidTr="003E5568">
        <w:trPr>
          <w:cnfStyle w:val="100000000000" w:firstRow="1" w:lastRow="0" w:firstColumn="0" w:lastColumn="0" w:oddVBand="0" w:evenVBand="0" w:oddHBand="0" w:evenHBand="0" w:firstRowFirstColumn="0" w:firstRowLastColumn="0" w:lastRowFirstColumn="0" w:lastRowLastColumn="0"/>
          <w:cantSplit/>
          <w:trHeight w:val="1745"/>
        </w:trPr>
        <w:tc>
          <w:tcPr>
            <w:cnfStyle w:val="001000000000" w:firstRow="0" w:lastRow="0" w:firstColumn="1" w:lastColumn="0" w:oddVBand="0" w:evenVBand="0" w:oddHBand="0" w:evenHBand="0" w:firstRowFirstColumn="0" w:firstRowLastColumn="0" w:lastRowFirstColumn="0" w:lastRowLastColumn="0"/>
            <w:tcW w:w="1983" w:type="dxa"/>
            <w:tcBorders>
              <w:top w:val="nil"/>
              <w:bottom w:val="single" w:sz="4" w:space="0" w:color="6C6C6C" w:themeColor="text1" w:themeTint="A6"/>
              <w:right w:val="single" w:sz="4" w:space="0" w:color="6C6C6C" w:themeColor="text1" w:themeTint="A6"/>
            </w:tcBorders>
          </w:tcPr>
          <w:p w14:paraId="094D87D2" w14:textId="3B6D49ED" w:rsidR="000E245B" w:rsidRDefault="000E245B" w:rsidP="000E245B"/>
        </w:tc>
        <w:tc>
          <w:tcPr>
            <w:tcW w:w="850" w:type="dxa"/>
            <w:tcBorders>
              <w:left w:val="single" w:sz="4" w:space="0" w:color="6C6C6C" w:themeColor="text1" w:themeTint="A6"/>
              <w:bottom w:val="single" w:sz="4" w:space="0" w:color="6C6C6C" w:themeColor="text1" w:themeTint="A6"/>
            </w:tcBorders>
            <w:shd w:val="clear" w:color="auto" w:fill="AAAFB6"/>
            <w:textDirection w:val="btLr"/>
            <w:vAlign w:val="center"/>
          </w:tcPr>
          <w:p w14:paraId="7E6048BE" w14:textId="6AB9D320" w:rsidR="000E245B" w:rsidRDefault="000E245B" w:rsidP="003E5568">
            <w:pPr>
              <w:ind w:left="113" w:right="113"/>
              <w:jc w:val="center"/>
              <w:cnfStyle w:val="100000000000" w:firstRow="1" w:lastRow="0" w:firstColumn="0" w:lastColumn="0" w:oddVBand="0" w:evenVBand="0" w:oddHBand="0" w:evenHBand="0" w:firstRowFirstColumn="0" w:firstRowLastColumn="0" w:lastRowFirstColumn="0" w:lastRowLastColumn="0"/>
            </w:pPr>
            <w:r>
              <w:t>Cardboard</w:t>
            </w:r>
          </w:p>
        </w:tc>
        <w:tc>
          <w:tcPr>
            <w:tcW w:w="851" w:type="dxa"/>
            <w:tcBorders>
              <w:bottom w:val="single" w:sz="4" w:space="0" w:color="6C6C6C" w:themeColor="text1" w:themeTint="A6"/>
            </w:tcBorders>
            <w:shd w:val="clear" w:color="auto" w:fill="AAAFB6"/>
            <w:textDirection w:val="btLr"/>
            <w:vAlign w:val="center"/>
          </w:tcPr>
          <w:p w14:paraId="4ED3AFD6" w14:textId="75E55E25" w:rsidR="000E245B" w:rsidRDefault="000E245B" w:rsidP="003E5568">
            <w:pPr>
              <w:ind w:left="113" w:right="113"/>
              <w:jc w:val="center"/>
              <w:cnfStyle w:val="100000000000" w:firstRow="1" w:lastRow="0" w:firstColumn="0" w:lastColumn="0" w:oddVBand="0" w:evenVBand="0" w:oddHBand="0" w:evenHBand="0" w:firstRowFirstColumn="0" w:firstRowLastColumn="0" w:lastRowFirstColumn="0" w:lastRowLastColumn="0"/>
            </w:pPr>
            <w:r>
              <w:t>Gamepad</w:t>
            </w:r>
          </w:p>
        </w:tc>
        <w:tc>
          <w:tcPr>
            <w:tcW w:w="851" w:type="dxa"/>
            <w:tcBorders>
              <w:bottom w:val="single" w:sz="4" w:space="0" w:color="6C6C6C" w:themeColor="text1" w:themeTint="A6"/>
            </w:tcBorders>
            <w:shd w:val="clear" w:color="auto" w:fill="AAAFB6"/>
            <w:textDirection w:val="btLr"/>
            <w:vAlign w:val="center"/>
          </w:tcPr>
          <w:p w14:paraId="12E01301" w14:textId="1743B80C" w:rsidR="000E245B" w:rsidRDefault="000E245B" w:rsidP="003E5568">
            <w:pPr>
              <w:ind w:left="113" w:right="113"/>
              <w:jc w:val="center"/>
              <w:cnfStyle w:val="100000000000" w:firstRow="1" w:lastRow="0" w:firstColumn="0" w:lastColumn="0" w:oddVBand="0" w:evenVBand="0" w:oddHBand="0" w:evenHBand="0" w:firstRowFirstColumn="0" w:firstRowLastColumn="0" w:lastRowFirstColumn="0" w:lastRowLastColumn="0"/>
            </w:pPr>
            <w:r>
              <w:t>Sphero</w:t>
            </w:r>
          </w:p>
        </w:tc>
        <w:tc>
          <w:tcPr>
            <w:tcW w:w="851" w:type="dxa"/>
            <w:tcBorders>
              <w:bottom w:val="single" w:sz="4" w:space="0" w:color="6C6C6C" w:themeColor="text1" w:themeTint="A6"/>
            </w:tcBorders>
            <w:shd w:val="clear" w:color="auto" w:fill="AAAFB6"/>
            <w:textDirection w:val="btLr"/>
            <w:vAlign w:val="center"/>
          </w:tcPr>
          <w:p w14:paraId="52D59DA4" w14:textId="50F841D4" w:rsidR="000E245B" w:rsidRDefault="000E245B" w:rsidP="003E5568">
            <w:pPr>
              <w:ind w:left="113" w:right="113"/>
              <w:jc w:val="center"/>
              <w:cnfStyle w:val="100000000000" w:firstRow="1" w:lastRow="0" w:firstColumn="0" w:lastColumn="0" w:oddVBand="0" w:evenVBand="0" w:oddHBand="0" w:evenHBand="0" w:firstRowFirstColumn="0" w:firstRowLastColumn="0" w:lastRowFirstColumn="0" w:lastRowLastColumn="0"/>
            </w:pPr>
            <w:r>
              <w:t>Kinect</w:t>
            </w:r>
          </w:p>
        </w:tc>
        <w:tc>
          <w:tcPr>
            <w:tcW w:w="850" w:type="dxa"/>
            <w:tcBorders>
              <w:bottom w:val="single" w:sz="4" w:space="0" w:color="6C6C6C" w:themeColor="text1" w:themeTint="A6"/>
            </w:tcBorders>
            <w:shd w:val="clear" w:color="auto" w:fill="AAAFB6"/>
            <w:textDirection w:val="btLr"/>
            <w:vAlign w:val="center"/>
          </w:tcPr>
          <w:p w14:paraId="512E63FB" w14:textId="3458B7C0" w:rsidR="000E245B" w:rsidRDefault="000E245B" w:rsidP="003E5568">
            <w:pPr>
              <w:ind w:left="113" w:right="113"/>
              <w:jc w:val="center"/>
              <w:cnfStyle w:val="100000000000" w:firstRow="1" w:lastRow="0" w:firstColumn="0" w:lastColumn="0" w:oddVBand="0" w:evenVBand="0" w:oddHBand="0" w:evenHBand="0" w:firstRowFirstColumn="0" w:firstRowLastColumn="0" w:lastRowFirstColumn="0" w:lastRowLastColumn="0"/>
            </w:pPr>
            <w:r>
              <w:t>Leap Motion</w:t>
            </w:r>
          </w:p>
        </w:tc>
        <w:tc>
          <w:tcPr>
            <w:tcW w:w="851" w:type="dxa"/>
            <w:tcBorders>
              <w:bottom w:val="single" w:sz="4" w:space="0" w:color="6C6C6C" w:themeColor="text1" w:themeTint="A6"/>
            </w:tcBorders>
            <w:shd w:val="clear" w:color="auto" w:fill="AAAFB6"/>
            <w:textDirection w:val="btLr"/>
            <w:vAlign w:val="center"/>
          </w:tcPr>
          <w:p w14:paraId="089BF90D" w14:textId="4690DC32" w:rsidR="000E245B" w:rsidRDefault="000E245B" w:rsidP="003E5568">
            <w:pPr>
              <w:ind w:left="113" w:right="113"/>
              <w:jc w:val="center"/>
              <w:cnfStyle w:val="100000000000" w:firstRow="1" w:lastRow="0" w:firstColumn="0" w:lastColumn="0" w:oddVBand="0" w:evenVBand="0" w:oddHBand="0" w:evenHBand="0" w:firstRowFirstColumn="0" w:firstRowLastColumn="0" w:lastRowFirstColumn="0" w:lastRowLastColumn="0"/>
            </w:pPr>
            <w:r>
              <w:t>ODT</w:t>
            </w:r>
          </w:p>
        </w:tc>
        <w:tc>
          <w:tcPr>
            <w:tcW w:w="851" w:type="dxa"/>
            <w:tcBorders>
              <w:bottom w:val="single" w:sz="4" w:space="0" w:color="6C6C6C" w:themeColor="text1" w:themeTint="A6"/>
            </w:tcBorders>
            <w:shd w:val="clear" w:color="auto" w:fill="AAAFB6"/>
            <w:textDirection w:val="btLr"/>
          </w:tcPr>
          <w:p w14:paraId="00D92F19" w14:textId="6947D8DE" w:rsidR="000E245B" w:rsidRDefault="000E245B" w:rsidP="003E5568">
            <w:pPr>
              <w:ind w:left="113" w:right="113"/>
              <w:jc w:val="center"/>
              <w:cnfStyle w:val="100000000000" w:firstRow="1" w:lastRow="0" w:firstColumn="0" w:lastColumn="0" w:oddVBand="0" w:evenVBand="0" w:oddHBand="0" w:evenHBand="0" w:firstRowFirstColumn="0" w:firstRowLastColumn="0" w:lastRowFirstColumn="0" w:lastRowLastColumn="0"/>
            </w:pPr>
            <w:r>
              <w:t>3DRudder</w:t>
            </w:r>
          </w:p>
        </w:tc>
        <w:tc>
          <w:tcPr>
            <w:tcW w:w="851" w:type="dxa"/>
            <w:tcBorders>
              <w:bottom w:val="single" w:sz="4" w:space="0" w:color="6C6C6C" w:themeColor="text1" w:themeTint="A6"/>
            </w:tcBorders>
            <w:shd w:val="clear" w:color="auto" w:fill="AAAFB6"/>
            <w:textDirection w:val="btLr"/>
            <w:vAlign w:val="center"/>
          </w:tcPr>
          <w:p w14:paraId="0962ACF4" w14:textId="1EF03976" w:rsidR="000E245B" w:rsidRDefault="000E245B" w:rsidP="003E5568">
            <w:pPr>
              <w:ind w:left="113" w:right="113"/>
              <w:jc w:val="center"/>
              <w:cnfStyle w:val="100000000000" w:firstRow="1" w:lastRow="0" w:firstColumn="0" w:lastColumn="0" w:oddVBand="0" w:evenVBand="0" w:oddHBand="0" w:evenHBand="0" w:firstRowFirstColumn="0" w:firstRowLastColumn="0" w:lastRowFirstColumn="0" w:lastRowLastColumn="0"/>
            </w:pPr>
            <w:r>
              <w:t>Project Tango</w:t>
            </w:r>
          </w:p>
        </w:tc>
      </w:tr>
      <w:tr w:rsidR="000E245B" w14:paraId="4AFD2C27" w14:textId="1F6A53E8" w:rsidTr="00C25D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3" w:type="dxa"/>
            <w:tcBorders>
              <w:top w:val="single" w:sz="4" w:space="0" w:color="6C6C6C" w:themeColor="text1" w:themeTint="A6"/>
              <w:right w:val="single" w:sz="4" w:space="0" w:color="6C6C6C" w:themeColor="text1" w:themeTint="A6"/>
            </w:tcBorders>
            <w:shd w:val="clear" w:color="auto" w:fill="AAAFB6"/>
          </w:tcPr>
          <w:p w14:paraId="17530A4D" w14:textId="13CF2C97" w:rsidR="000E245B" w:rsidRDefault="000E245B" w:rsidP="000E245B">
            <w:pPr>
              <w:jc w:val="left"/>
            </w:pPr>
            <w:r>
              <w:t>mit Kabel</w:t>
            </w:r>
          </w:p>
        </w:tc>
        <w:tc>
          <w:tcPr>
            <w:tcW w:w="850" w:type="dxa"/>
            <w:tcBorders>
              <w:top w:val="single" w:sz="4" w:space="0" w:color="6C6C6C" w:themeColor="text1" w:themeTint="A6"/>
              <w:left w:val="single" w:sz="4" w:space="0" w:color="6C6C6C" w:themeColor="text1" w:themeTint="A6"/>
            </w:tcBorders>
            <w:vAlign w:val="center"/>
          </w:tcPr>
          <w:p w14:paraId="67BEDEC6" w14:textId="08CDDA92" w:rsidR="000E245B" w:rsidRDefault="000E245B" w:rsidP="00C25D6F">
            <w:pPr>
              <w:jc w:val="center"/>
              <w:cnfStyle w:val="000000100000" w:firstRow="0" w:lastRow="0" w:firstColumn="0" w:lastColumn="0" w:oddVBand="0" w:evenVBand="0" w:oddHBand="1" w:evenHBand="0" w:firstRowFirstColumn="0" w:firstRowLastColumn="0" w:lastRowFirstColumn="0" w:lastRowLastColumn="0"/>
            </w:pPr>
          </w:p>
        </w:tc>
        <w:tc>
          <w:tcPr>
            <w:tcW w:w="851" w:type="dxa"/>
            <w:tcBorders>
              <w:top w:val="single" w:sz="4" w:space="0" w:color="6C6C6C" w:themeColor="text1" w:themeTint="A6"/>
            </w:tcBorders>
            <w:vAlign w:val="center"/>
          </w:tcPr>
          <w:p w14:paraId="2075319E" w14:textId="232BFCC4" w:rsidR="000E245B" w:rsidRDefault="000E245B" w:rsidP="00C25D6F">
            <w:pPr>
              <w:jc w:val="center"/>
              <w:cnfStyle w:val="000000100000" w:firstRow="0" w:lastRow="0" w:firstColumn="0" w:lastColumn="0" w:oddVBand="0" w:evenVBand="0" w:oddHBand="1" w:evenHBand="0" w:firstRowFirstColumn="0" w:firstRowLastColumn="0" w:lastRowFirstColumn="0" w:lastRowLastColumn="0"/>
            </w:pPr>
          </w:p>
        </w:tc>
        <w:tc>
          <w:tcPr>
            <w:tcW w:w="851" w:type="dxa"/>
            <w:tcBorders>
              <w:top w:val="single" w:sz="4" w:space="0" w:color="6C6C6C" w:themeColor="text1" w:themeTint="A6"/>
            </w:tcBorders>
            <w:vAlign w:val="center"/>
          </w:tcPr>
          <w:p w14:paraId="44EF7F2C" w14:textId="5C46CCCF" w:rsidR="000E245B" w:rsidRDefault="000E245B" w:rsidP="00C25D6F">
            <w:pPr>
              <w:jc w:val="center"/>
              <w:cnfStyle w:val="000000100000" w:firstRow="0" w:lastRow="0" w:firstColumn="0" w:lastColumn="0" w:oddVBand="0" w:evenVBand="0" w:oddHBand="1" w:evenHBand="0" w:firstRowFirstColumn="0" w:firstRowLastColumn="0" w:lastRowFirstColumn="0" w:lastRowLastColumn="0"/>
            </w:pPr>
          </w:p>
        </w:tc>
        <w:tc>
          <w:tcPr>
            <w:tcW w:w="851" w:type="dxa"/>
            <w:tcBorders>
              <w:top w:val="single" w:sz="4" w:space="0" w:color="6C6C6C" w:themeColor="text1" w:themeTint="A6"/>
            </w:tcBorders>
            <w:vAlign w:val="center"/>
          </w:tcPr>
          <w:p w14:paraId="68CC69CC" w14:textId="698C9D54" w:rsidR="000E245B" w:rsidRDefault="000E245B" w:rsidP="00C25D6F">
            <w:pPr>
              <w:jc w:val="center"/>
              <w:cnfStyle w:val="000000100000" w:firstRow="0" w:lastRow="0" w:firstColumn="0" w:lastColumn="0" w:oddVBand="0" w:evenVBand="0" w:oddHBand="1" w:evenHBand="0" w:firstRowFirstColumn="0" w:firstRowLastColumn="0" w:lastRowFirstColumn="0" w:lastRowLastColumn="0"/>
            </w:pPr>
          </w:p>
        </w:tc>
        <w:tc>
          <w:tcPr>
            <w:tcW w:w="850" w:type="dxa"/>
            <w:tcBorders>
              <w:top w:val="single" w:sz="4" w:space="0" w:color="6C6C6C" w:themeColor="text1" w:themeTint="A6"/>
            </w:tcBorders>
            <w:vAlign w:val="center"/>
          </w:tcPr>
          <w:p w14:paraId="572D4435" w14:textId="6C79E51A" w:rsidR="000E245B" w:rsidRDefault="00AC0371" w:rsidP="00C25D6F">
            <w:pPr>
              <w:jc w:val="center"/>
              <w:cnfStyle w:val="000000100000" w:firstRow="0" w:lastRow="0" w:firstColumn="0" w:lastColumn="0" w:oddVBand="0" w:evenVBand="0" w:oddHBand="1" w:evenHBand="0" w:firstRowFirstColumn="0" w:firstRowLastColumn="0" w:lastRowFirstColumn="0" w:lastRowLastColumn="0"/>
            </w:pPr>
            <w:r>
              <w:t>•</w:t>
            </w:r>
          </w:p>
        </w:tc>
        <w:tc>
          <w:tcPr>
            <w:tcW w:w="851" w:type="dxa"/>
            <w:tcBorders>
              <w:top w:val="single" w:sz="4" w:space="0" w:color="6C6C6C" w:themeColor="text1" w:themeTint="A6"/>
            </w:tcBorders>
            <w:vAlign w:val="center"/>
          </w:tcPr>
          <w:p w14:paraId="4CFA1DD4" w14:textId="77F0A158" w:rsidR="000E245B" w:rsidRDefault="000E245B" w:rsidP="00C25D6F">
            <w:pPr>
              <w:jc w:val="center"/>
              <w:cnfStyle w:val="000000100000" w:firstRow="0" w:lastRow="0" w:firstColumn="0" w:lastColumn="0" w:oddVBand="0" w:evenVBand="0" w:oddHBand="1" w:evenHBand="0" w:firstRowFirstColumn="0" w:firstRowLastColumn="0" w:lastRowFirstColumn="0" w:lastRowLastColumn="0"/>
            </w:pPr>
          </w:p>
        </w:tc>
        <w:tc>
          <w:tcPr>
            <w:tcW w:w="851" w:type="dxa"/>
            <w:tcBorders>
              <w:top w:val="single" w:sz="4" w:space="0" w:color="6C6C6C" w:themeColor="text1" w:themeTint="A6"/>
            </w:tcBorders>
            <w:vAlign w:val="center"/>
          </w:tcPr>
          <w:p w14:paraId="765CF84E" w14:textId="519B418B" w:rsidR="000E245B" w:rsidRDefault="001979ED" w:rsidP="00C25D6F">
            <w:pPr>
              <w:jc w:val="center"/>
              <w:cnfStyle w:val="000000100000" w:firstRow="0" w:lastRow="0" w:firstColumn="0" w:lastColumn="0" w:oddVBand="0" w:evenVBand="0" w:oddHBand="1" w:evenHBand="0" w:firstRowFirstColumn="0" w:firstRowLastColumn="0" w:lastRowFirstColumn="0" w:lastRowLastColumn="0"/>
            </w:pPr>
            <w:r>
              <w:t>•</w:t>
            </w:r>
          </w:p>
        </w:tc>
        <w:tc>
          <w:tcPr>
            <w:tcW w:w="851" w:type="dxa"/>
            <w:tcBorders>
              <w:top w:val="single" w:sz="4" w:space="0" w:color="6C6C6C" w:themeColor="text1" w:themeTint="A6"/>
            </w:tcBorders>
            <w:vAlign w:val="center"/>
          </w:tcPr>
          <w:p w14:paraId="5997D8A5" w14:textId="26F093A5" w:rsidR="000E245B" w:rsidRDefault="000E245B" w:rsidP="00C25D6F">
            <w:pPr>
              <w:jc w:val="center"/>
              <w:cnfStyle w:val="000000100000" w:firstRow="0" w:lastRow="0" w:firstColumn="0" w:lastColumn="0" w:oddVBand="0" w:evenVBand="0" w:oddHBand="1" w:evenHBand="0" w:firstRowFirstColumn="0" w:firstRowLastColumn="0" w:lastRowFirstColumn="0" w:lastRowLastColumn="0"/>
            </w:pPr>
          </w:p>
        </w:tc>
      </w:tr>
      <w:tr w:rsidR="000E245B" w14:paraId="32D9A457" w14:textId="21945EF5" w:rsidTr="00C25D6F">
        <w:tc>
          <w:tcPr>
            <w:cnfStyle w:val="001000000000" w:firstRow="0" w:lastRow="0" w:firstColumn="1" w:lastColumn="0" w:oddVBand="0" w:evenVBand="0" w:oddHBand="0" w:evenHBand="0" w:firstRowFirstColumn="0" w:firstRowLastColumn="0" w:lastRowFirstColumn="0" w:lastRowLastColumn="0"/>
            <w:tcW w:w="1983" w:type="dxa"/>
            <w:tcBorders>
              <w:top w:val="single" w:sz="4" w:space="0" w:color="8E8E8E" w:themeColor="text1" w:themeTint="80"/>
              <w:bottom w:val="single" w:sz="4" w:space="0" w:color="8E8E8E" w:themeColor="text1" w:themeTint="80"/>
              <w:right w:val="single" w:sz="4" w:space="0" w:color="6C6C6C" w:themeColor="text1" w:themeTint="A6"/>
            </w:tcBorders>
            <w:shd w:val="clear" w:color="auto" w:fill="AAAFB6"/>
          </w:tcPr>
          <w:p w14:paraId="536811E7" w14:textId="54E49C50" w:rsidR="000E245B" w:rsidRDefault="000E245B" w:rsidP="000E245B">
            <w:pPr>
              <w:jc w:val="left"/>
            </w:pPr>
            <w:r>
              <w:t>händische Steuerung</w:t>
            </w:r>
          </w:p>
        </w:tc>
        <w:tc>
          <w:tcPr>
            <w:tcW w:w="850" w:type="dxa"/>
            <w:tcBorders>
              <w:left w:val="single" w:sz="4" w:space="0" w:color="6C6C6C" w:themeColor="text1" w:themeTint="A6"/>
            </w:tcBorders>
            <w:vAlign w:val="center"/>
          </w:tcPr>
          <w:p w14:paraId="5A83AAD3" w14:textId="32834F3C" w:rsidR="000E245B" w:rsidRDefault="001979ED" w:rsidP="00C25D6F">
            <w:pPr>
              <w:jc w:val="center"/>
              <w:cnfStyle w:val="000000000000" w:firstRow="0" w:lastRow="0" w:firstColumn="0" w:lastColumn="0" w:oddVBand="0" w:evenVBand="0" w:oddHBand="0" w:evenHBand="0" w:firstRowFirstColumn="0" w:firstRowLastColumn="0" w:lastRowFirstColumn="0" w:lastRowLastColumn="0"/>
            </w:pPr>
            <w:r>
              <w:t>•</w:t>
            </w:r>
          </w:p>
        </w:tc>
        <w:tc>
          <w:tcPr>
            <w:tcW w:w="851" w:type="dxa"/>
            <w:vAlign w:val="center"/>
          </w:tcPr>
          <w:p w14:paraId="083D4DAD" w14:textId="365283B2" w:rsidR="000E245B" w:rsidRDefault="001979ED" w:rsidP="00C25D6F">
            <w:pPr>
              <w:jc w:val="center"/>
              <w:cnfStyle w:val="000000000000" w:firstRow="0" w:lastRow="0" w:firstColumn="0" w:lastColumn="0" w:oddVBand="0" w:evenVBand="0" w:oddHBand="0" w:evenHBand="0" w:firstRowFirstColumn="0" w:firstRowLastColumn="0" w:lastRowFirstColumn="0" w:lastRowLastColumn="0"/>
            </w:pPr>
            <w:r>
              <w:t>•</w:t>
            </w:r>
          </w:p>
        </w:tc>
        <w:tc>
          <w:tcPr>
            <w:tcW w:w="851" w:type="dxa"/>
            <w:vAlign w:val="center"/>
          </w:tcPr>
          <w:p w14:paraId="06D8A86E" w14:textId="42204EC0" w:rsidR="000E245B" w:rsidRDefault="00AC0371" w:rsidP="00C25D6F">
            <w:pPr>
              <w:jc w:val="center"/>
              <w:cnfStyle w:val="000000000000" w:firstRow="0" w:lastRow="0" w:firstColumn="0" w:lastColumn="0" w:oddVBand="0" w:evenVBand="0" w:oddHBand="0" w:evenHBand="0" w:firstRowFirstColumn="0" w:firstRowLastColumn="0" w:lastRowFirstColumn="0" w:lastRowLastColumn="0"/>
            </w:pPr>
            <w:r>
              <w:t>•</w:t>
            </w:r>
          </w:p>
        </w:tc>
        <w:tc>
          <w:tcPr>
            <w:tcW w:w="851" w:type="dxa"/>
            <w:vAlign w:val="center"/>
          </w:tcPr>
          <w:p w14:paraId="7920DACD" w14:textId="1857DF83" w:rsidR="000E245B" w:rsidRDefault="000E245B" w:rsidP="00C25D6F">
            <w:pPr>
              <w:jc w:val="center"/>
              <w:cnfStyle w:val="000000000000" w:firstRow="0" w:lastRow="0" w:firstColumn="0" w:lastColumn="0" w:oddVBand="0" w:evenVBand="0" w:oddHBand="0" w:evenHBand="0" w:firstRowFirstColumn="0" w:firstRowLastColumn="0" w:lastRowFirstColumn="0" w:lastRowLastColumn="0"/>
            </w:pPr>
          </w:p>
        </w:tc>
        <w:tc>
          <w:tcPr>
            <w:tcW w:w="850" w:type="dxa"/>
            <w:vAlign w:val="center"/>
          </w:tcPr>
          <w:p w14:paraId="23C8F303" w14:textId="7031997A" w:rsidR="000E245B" w:rsidRDefault="000E245B" w:rsidP="00C25D6F">
            <w:pPr>
              <w:jc w:val="center"/>
              <w:cnfStyle w:val="000000000000" w:firstRow="0" w:lastRow="0" w:firstColumn="0" w:lastColumn="0" w:oddVBand="0" w:evenVBand="0" w:oddHBand="0" w:evenHBand="0" w:firstRowFirstColumn="0" w:firstRowLastColumn="0" w:lastRowFirstColumn="0" w:lastRowLastColumn="0"/>
            </w:pPr>
          </w:p>
        </w:tc>
        <w:tc>
          <w:tcPr>
            <w:tcW w:w="851" w:type="dxa"/>
            <w:vAlign w:val="center"/>
          </w:tcPr>
          <w:p w14:paraId="53DA7727" w14:textId="3B071897" w:rsidR="000E245B" w:rsidRDefault="000E245B" w:rsidP="00C25D6F">
            <w:pPr>
              <w:jc w:val="center"/>
              <w:cnfStyle w:val="000000000000" w:firstRow="0" w:lastRow="0" w:firstColumn="0" w:lastColumn="0" w:oddVBand="0" w:evenVBand="0" w:oddHBand="0" w:evenHBand="0" w:firstRowFirstColumn="0" w:firstRowLastColumn="0" w:lastRowFirstColumn="0" w:lastRowLastColumn="0"/>
            </w:pPr>
          </w:p>
        </w:tc>
        <w:tc>
          <w:tcPr>
            <w:tcW w:w="851" w:type="dxa"/>
            <w:vAlign w:val="center"/>
          </w:tcPr>
          <w:p w14:paraId="37D8B1C6" w14:textId="77777777" w:rsidR="000E245B" w:rsidRDefault="000E245B" w:rsidP="00C25D6F">
            <w:pPr>
              <w:jc w:val="center"/>
              <w:cnfStyle w:val="000000000000" w:firstRow="0" w:lastRow="0" w:firstColumn="0" w:lastColumn="0" w:oddVBand="0" w:evenVBand="0" w:oddHBand="0" w:evenHBand="0" w:firstRowFirstColumn="0" w:firstRowLastColumn="0" w:lastRowFirstColumn="0" w:lastRowLastColumn="0"/>
            </w:pPr>
          </w:p>
        </w:tc>
        <w:tc>
          <w:tcPr>
            <w:tcW w:w="851" w:type="dxa"/>
            <w:vAlign w:val="center"/>
          </w:tcPr>
          <w:p w14:paraId="26FD61B3" w14:textId="67AECC18" w:rsidR="000E245B" w:rsidRDefault="000E245B" w:rsidP="00C25D6F">
            <w:pPr>
              <w:jc w:val="center"/>
              <w:cnfStyle w:val="000000000000" w:firstRow="0" w:lastRow="0" w:firstColumn="0" w:lastColumn="0" w:oddVBand="0" w:evenVBand="0" w:oddHBand="0" w:evenHBand="0" w:firstRowFirstColumn="0" w:firstRowLastColumn="0" w:lastRowFirstColumn="0" w:lastRowLastColumn="0"/>
            </w:pPr>
          </w:p>
        </w:tc>
      </w:tr>
      <w:tr w:rsidR="000E245B" w14:paraId="6A975C63" w14:textId="5B53891D" w:rsidTr="00C25D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3" w:type="dxa"/>
            <w:tcBorders>
              <w:right w:val="single" w:sz="4" w:space="0" w:color="6C6C6C" w:themeColor="text1" w:themeTint="A6"/>
            </w:tcBorders>
            <w:shd w:val="clear" w:color="auto" w:fill="AAAFB6"/>
          </w:tcPr>
          <w:p w14:paraId="73FA941D" w14:textId="2C57F441" w:rsidR="000E245B" w:rsidRDefault="000E245B" w:rsidP="000E245B">
            <w:pPr>
              <w:jc w:val="left"/>
            </w:pPr>
            <w:r>
              <w:t>zusätzliche Software benötigt</w:t>
            </w:r>
          </w:p>
        </w:tc>
        <w:tc>
          <w:tcPr>
            <w:tcW w:w="850" w:type="dxa"/>
            <w:tcBorders>
              <w:left w:val="single" w:sz="4" w:space="0" w:color="6C6C6C" w:themeColor="text1" w:themeTint="A6"/>
            </w:tcBorders>
            <w:vAlign w:val="center"/>
          </w:tcPr>
          <w:p w14:paraId="6F11080E" w14:textId="34C60E9F" w:rsidR="000E245B" w:rsidRDefault="001979ED" w:rsidP="00C25D6F">
            <w:pPr>
              <w:jc w:val="center"/>
              <w:cnfStyle w:val="000000100000" w:firstRow="0" w:lastRow="0" w:firstColumn="0" w:lastColumn="0" w:oddVBand="0" w:evenVBand="0" w:oddHBand="1" w:evenHBand="0" w:firstRowFirstColumn="0" w:firstRowLastColumn="0" w:lastRowFirstColumn="0" w:lastRowLastColumn="0"/>
            </w:pPr>
            <w:r>
              <w:t>•</w:t>
            </w:r>
          </w:p>
        </w:tc>
        <w:tc>
          <w:tcPr>
            <w:tcW w:w="851" w:type="dxa"/>
            <w:vAlign w:val="center"/>
          </w:tcPr>
          <w:p w14:paraId="7B6EF419" w14:textId="00C2AD3B" w:rsidR="000E245B" w:rsidRDefault="001979ED" w:rsidP="00C25D6F">
            <w:pPr>
              <w:jc w:val="center"/>
              <w:cnfStyle w:val="000000100000" w:firstRow="0" w:lastRow="0" w:firstColumn="0" w:lastColumn="0" w:oddVBand="0" w:evenVBand="0" w:oddHBand="1" w:evenHBand="0" w:firstRowFirstColumn="0" w:firstRowLastColumn="0" w:lastRowFirstColumn="0" w:lastRowLastColumn="0"/>
            </w:pPr>
            <w:r>
              <w:t>•</w:t>
            </w:r>
          </w:p>
        </w:tc>
        <w:tc>
          <w:tcPr>
            <w:tcW w:w="851" w:type="dxa"/>
            <w:vAlign w:val="center"/>
          </w:tcPr>
          <w:p w14:paraId="78B0BBCF" w14:textId="0A3151E6" w:rsidR="000E245B" w:rsidRDefault="001979ED" w:rsidP="00C25D6F">
            <w:pPr>
              <w:jc w:val="center"/>
              <w:cnfStyle w:val="000000100000" w:firstRow="0" w:lastRow="0" w:firstColumn="0" w:lastColumn="0" w:oddVBand="0" w:evenVBand="0" w:oddHBand="1" w:evenHBand="0" w:firstRowFirstColumn="0" w:firstRowLastColumn="0" w:lastRowFirstColumn="0" w:lastRowLastColumn="0"/>
            </w:pPr>
            <w:r>
              <w:t>•</w:t>
            </w:r>
          </w:p>
        </w:tc>
        <w:tc>
          <w:tcPr>
            <w:tcW w:w="851" w:type="dxa"/>
            <w:vAlign w:val="center"/>
          </w:tcPr>
          <w:p w14:paraId="3E5A3441" w14:textId="54B37598" w:rsidR="000E245B" w:rsidRDefault="001979ED" w:rsidP="00C25D6F">
            <w:pPr>
              <w:jc w:val="center"/>
              <w:cnfStyle w:val="000000100000" w:firstRow="0" w:lastRow="0" w:firstColumn="0" w:lastColumn="0" w:oddVBand="0" w:evenVBand="0" w:oddHBand="1" w:evenHBand="0" w:firstRowFirstColumn="0" w:firstRowLastColumn="0" w:lastRowFirstColumn="0" w:lastRowLastColumn="0"/>
            </w:pPr>
            <w:r>
              <w:t>•</w:t>
            </w:r>
          </w:p>
        </w:tc>
        <w:tc>
          <w:tcPr>
            <w:tcW w:w="850" w:type="dxa"/>
            <w:vAlign w:val="center"/>
          </w:tcPr>
          <w:p w14:paraId="2DD8EF49" w14:textId="1B570FFB" w:rsidR="000E245B" w:rsidRDefault="00AC0371" w:rsidP="00C25D6F">
            <w:pPr>
              <w:jc w:val="center"/>
              <w:cnfStyle w:val="000000100000" w:firstRow="0" w:lastRow="0" w:firstColumn="0" w:lastColumn="0" w:oddVBand="0" w:evenVBand="0" w:oddHBand="1" w:evenHBand="0" w:firstRowFirstColumn="0" w:firstRowLastColumn="0" w:lastRowFirstColumn="0" w:lastRowLastColumn="0"/>
            </w:pPr>
            <w:r>
              <w:t>•</w:t>
            </w:r>
          </w:p>
        </w:tc>
        <w:tc>
          <w:tcPr>
            <w:tcW w:w="851" w:type="dxa"/>
            <w:vAlign w:val="center"/>
          </w:tcPr>
          <w:p w14:paraId="279D8614" w14:textId="760CDBA2" w:rsidR="000E245B" w:rsidRDefault="00AC0371" w:rsidP="00C25D6F">
            <w:pPr>
              <w:jc w:val="center"/>
              <w:cnfStyle w:val="000000100000" w:firstRow="0" w:lastRow="0" w:firstColumn="0" w:lastColumn="0" w:oddVBand="0" w:evenVBand="0" w:oddHBand="1" w:evenHBand="0" w:firstRowFirstColumn="0" w:firstRowLastColumn="0" w:lastRowFirstColumn="0" w:lastRowLastColumn="0"/>
            </w:pPr>
            <w:r>
              <w:t>•</w:t>
            </w:r>
          </w:p>
        </w:tc>
        <w:tc>
          <w:tcPr>
            <w:tcW w:w="851" w:type="dxa"/>
            <w:vAlign w:val="center"/>
          </w:tcPr>
          <w:p w14:paraId="2D1376C4" w14:textId="0B425EB6" w:rsidR="000E245B" w:rsidRDefault="001979ED" w:rsidP="00C25D6F">
            <w:pPr>
              <w:jc w:val="center"/>
              <w:cnfStyle w:val="000000100000" w:firstRow="0" w:lastRow="0" w:firstColumn="0" w:lastColumn="0" w:oddVBand="0" w:evenVBand="0" w:oddHBand="1" w:evenHBand="0" w:firstRowFirstColumn="0" w:firstRowLastColumn="0" w:lastRowFirstColumn="0" w:lastRowLastColumn="0"/>
            </w:pPr>
            <w:r>
              <w:t>•</w:t>
            </w:r>
          </w:p>
        </w:tc>
        <w:tc>
          <w:tcPr>
            <w:tcW w:w="851" w:type="dxa"/>
            <w:vAlign w:val="center"/>
          </w:tcPr>
          <w:p w14:paraId="66AB3278" w14:textId="5E43B15B" w:rsidR="000E245B" w:rsidRDefault="001979ED" w:rsidP="00C25D6F">
            <w:pPr>
              <w:jc w:val="center"/>
              <w:cnfStyle w:val="000000100000" w:firstRow="0" w:lastRow="0" w:firstColumn="0" w:lastColumn="0" w:oddVBand="0" w:evenVBand="0" w:oddHBand="1" w:evenHBand="0" w:firstRowFirstColumn="0" w:firstRowLastColumn="0" w:lastRowFirstColumn="0" w:lastRowLastColumn="0"/>
            </w:pPr>
            <w:r>
              <w:t>•</w:t>
            </w:r>
          </w:p>
        </w:tc>
      </w:tr>
      <w:tr w:rsidR="000E245B" w14:paraId="1813E4DC" w14:textId="1559B15C" w:rsidTr="00C25D6F">
        <w:tc>
          <w:tcPr>
            <w:cnfStyle w:val="001000000000" w:firstRow="0" w:lastRow="0" w:firstColumn="1" w:lastColumn="0" w:oddVBand="0" w:evenVBand="0" w:oddHBand="0" w:evenHBand="0" w:firstRowFirstColumn="0" w:firstRowLastColumn="0" w:lastRowFirstColumn="0" w:lastRowLastColumn="0"/>
            <w:tcW w:w="1983" w:type="dxa"/>
            <w:tcBorders>
              <w:right w:val="single" w:sz="4" w:space="0" w:color="6C6C6C" w:themeColor="text1" w:themeTint="A6"/>
            </w:tcBorders>
            <w:shd w:val="clear" w:color="auto" w:fill="AAAFB6"/>
          </w:tcPr>
          <w:p w14:paraId="3EEB4790" w14:textId="36C87063" w:rsidR="000E245B" w:rsidRDefault="000E245B" w:rsidP="000E245B">
            <w:pPr>
              <w:jc w:val="left"/>
            </w:pPr>
            <w:r>
              <w:t>Drift kann auftreten</w:t>
            </w:r>
          </w:p>
        </w:tc>
        <w:tc>
          <w:tcPr>
            <w:tcW w:w="850" w:type="dxa"/>
            <w:tcBorders>
              <w:left w:val="single" w:sz="4" w:space="0" w:color="6C6C6C" w:themeColor="text1" w:themeTint="A6"/>
            </w:tcBorders>
            <w:vAlign w:val="center"/>
          </w:tcPr>
          <w:p w14:paraId="63253F12" w14:textId="73277700" w:rsidR="000E245B" w:rsidRDefault="000E245B" w:rsidP="00C25D6F">
            <w:pPr>
              <w:jc w:val="center"/>
              <w:cnfStyle w:val="000000000000" w:firstRow="0" w:lastRow="0" w:firstColumn="0" w:lastColumn="0" w:oddVBand="0" w:evenVBand="0" w:oddHBand="0" w:evenHBand="0" w:firstRowFirstColumn="0" w:firstRowLastColumn="0" w:lastRowFirstColumn="0" w:lastRowLastColumn="0"/>
            </w:pPr>
          </w:p>
        </w:tc>
        <w:tc>
          <w:tcPr>
            <w:tcW w:w="851" w:type="dxa"/>
            <w:vAlign w:val="center"/>
          </w:tcPr>
          <w:p w14:paraId="26F174A0" w14:textId="656AB81C" w:rsidR="000E245B" w:rsidRDefault="000E245B" w:rsidP="00C25D6F">
            <w:pPr>
              <w:jc w:val="center"/>
              <w:cnfStyle w:val="000000000000" w:firstRow="0" w:lastRow="0" w:firstColumn="0" w:lastColumn="0" w:oddVBand="0" w:evenVBand="0" w:oddHBand="0" w:evenHBand="0" w:firstRowFirstColumn="0" w:firstRowLastColumn="0" w:lastRowFirstColumn="0" w:lastRowLastColumn="0"/>
            </w:pPr>
          </w:p>
        </w:tc>
        <w:tc>
          <w:tcPr>
            <w:tcW w:w="851" w:type="dxa"/>
            <w:vAlign w:val="center"/>
          </w:tcPr>
          <w:p w14:paraId="43D80EAE" w14:textId="03857255" w:rsidR="000E245B" w:rsidRDefault="001979ED" w:rsidP="00C25D6F">
            <w:pPr>
              <w:jc w:val="center"/>
              <w:cnfStyle w:val="000000000000" w:firstRow="0" w:lastRow="0" w:firstColumn="0" w:lastColumn="0" w:oddVBand="0" w:evenVBand="0" w:oddHBand="0" w:evenHBand="0" w:firstRowFirstColumn="0" w:firstRowLastColumn="0" w:lastRowFirstColumn="0" w:lastRowLastColumn="0"/>
            </w:pPr>
            <w:r>
              <w:t>•</w:t>
            </w:r>
          </w:p>
        </w:tc>
        <w:tc>
          <w:tcPr>
            <w:tcW w:w="851" w:type="dxa"/>
            <w:vAlign w:val="center"/>
          </w:tcPr>
          <w:p w14:paraId="24EE4E95" w14:textId="1266F588" w:rsidR="000E245B" w:rsidRDefault="001979ED" w:rsidP="00C25D6F">
            <w:pPr>
              <w:jc w:val="center"/>
              <w:cnfStyle w:val="000000000000" w:firstRow="0" w:lastRow="0" w:firstColumn="0" w:lastColumn="0" w:oddVBand="0" w:evenVBand="0" w:oddHBand="0" w:evenHBand="0" w:firstRowFirstColumn="0" w:firstRowLastColumn="0" w:lastRowFirstColumn="0" w:lastRowLastColumn="0"/>
            </w:pPr>
            <w:r>
              <w:t>•</w:t>
            </w:r>
          </w:p>
        </w:tc>
        <w:tc>
          <w:tcPr>
            <w:tcW w:w="850" w:type="dxa"/>
            <w:vAlign w:val="center"/>
          </w:tcPr>
          <w:p w14:paraId="720BF4E7" w14:textId="738D6C99" w:rsidR="000E245B" w:rsidRDefault="000E245B" w:rsidP="00C25D6F">
            <w:pPr>
              <w:jc w:val="center"/>
              <w:cnfStyle w:val="000000000000" w:firstRow="0" w:lastRow="0" w:firstColumn="0" w:lastColumn="0" w:oddVBand="0" w:evenVBand="0" w:oddHBand="0" w:evenHBand="0" w:firstRowFirstColumn="0" w:firstRowLastColumn="0" w:lastRowFirstColumn="0" w:lastRowLastColumn="0"/>
            </w:pPr>
          </w:p>
        </w:tc>
        <w:tc>
          <w:tcPr>
            <w:tcW w:w="851" w:type="dxa"/>
            <w:vAlign w:val="center"/>
          </w:tcPr>
          <w:p w14:paraId="28FB7B9F" w14:textId="23EA4259" w:rsidR="000E245B" w:rsidRDefault="001979ED" w:rsidP="00C25D6F">
            <w:pPr>
              <w:jc w:val="center"/>
              <w:cnfStyle w:val="000000000000" w:firstRow="0" w:lastRow="0" w:firstColumn="0" w:lastColumn="0" w:oddVBand="0" w:evenVBand="0" w:oddHBand="0" w:evenHBand="0" w:firstRowFirstColumn="0" w:firstRowLastColumn="0" w:lastRowFirstColumn="0" w:lastRowLastColumn="0"/>
            </w:pPr>
            <w:r>
              <w:t>•</w:t>
            </w:r>
          </w:p>
        </w:tc>
        <w:tc>
          <w:tcPr>
            <w:tcW w:w="851" w:type="dxa"/>
            <w:vAlign w:val="center"/>
          </w:tcPr>
          <w:p w14:paraId="0627A1E0" w14:textId="370EB1CF" w:rsidR="000E245B" w:rsidRDefault="001979ED" w:rsidP="00C25D6F">
            <w:pPr>
              <w:jc w:val="center"/>
              <w:cnfStyle w:val="000000000000" w:firstRow="0" w:lastRow="0" w:firstColumn="0" w:lastColumn="0" w:oddVBand="0" w:evenVBand="0" w:oddHBand="0" w:evenHBand="0" w:firstRowFirstColumn="0" w:firstRowLastColumn="0" w:lastRowFirstColumn="0" w:lastRowLastColumn="0"/>
            </w:pPr>
            <w:r>
              <w:t>•</w:t>
            </w:r>
          </w:p>
        </w:tc>
        <w:tc>
          <w:tcPr>
            <w:tcW w:w="851" w:type="dxa"/>
            <w:vAlign w:val="center"/>
          </w:tcPr>
          <w:p w14:paraId="588228A4" w14:textId="6AB31487" w:rsidR="000E245B" w:rsidRDefault="00AC0371" w:rsidP="00C25D6F">
            <w:pPr>
              <w:jc w:val="center"/>
              <w:cnfStyle w:val="000000000000" w:firstRow="0" w:lastRow="0" w:firstColumn="0" w:lastColumn="0" w:oddVBand="0" w:evenVBand="0" w:oddHBand="0" w:evenHBand="0" w:firstRowFirstColumn="0" w:firstRowLastColumn="0" w:lastRowFirstColumn="0" w:lastRowLastColumn="0"/>
            </w:pPr>
            <w:r>
              <w:t>•</w:t>
            </w:r>
          </w:p>
        </w:tc>
      </w:tr>
      <w:tr w:rsidR="000E245B" w14:paraId="4BCBEF8F" w14:textId="6F23ADA2" w:rsidTr="00C25D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3" w:type="dxa"/>
            <w:tcBorders>
              <w:right w:val="single" w:sz="4" w:space="0" w:color="6C6C6C" w:themeColor="text1" w:themeTint="A6"/>
            </w:tcBorders>
            <w:shd w:val="clear" w:color="auto" w:fill="AAAFB6"/>
          </w:tcPr>
          <w:p w14:paraId="74FA2366" w14:textId="68A18283" w:rsidR="000E245B" w:rsidRDefault="000E245B" w:rsidP="000E245B">
            <w:pPr>
              <w:jc w:val="left"/>
            </w:pPr>
            <w:r>
              <w:t>Latenz kann auftreten</w:t>
            </w:r>
          </w:p>
        </w:tc>
        <w:tc>
          <w:tcPr>
            <w:tcW w:w="850" w:type="dxa"/>
            <w:tcBorders>
              <w:left w:val="single" w:sz="4" w:space="0" w:color="6C6C6C" w:themeColor="text1" w:themeTint="A6"/>
            </w:tcBorders>
            <w:vAlign w:val="center"/>
          </w:tcPr>
          <w:p w14:paraId="3B2CF1DF" w14:textId="1D76E284" w:rsidR="000E245B" w:rsidRDefault="001979ED" w:rsidP="00C25D6F">
            <w:pPr>
              <w:jc w:val="center"/>
              <w:cnfStyle w:val="000000100000" w:firstRow="0" w:lastRow="0" w:firstColumn="0" w:lastColumn="0" w:oddVBand="0" w:evenVBand="0" w:oddHBand="1" w:evenHBand="0" w:firstRowFirstColumn="0" w:firstRowLastColumn="0" w:lastRowFirstColumn="0" w:lastRowLastColumn="0"/>
            </w:pPr>
            <w:r>
              <w:t>•</w:t>
            </w:r>
          </w:p>
        </w:tc>
        <w:tc>
          <w:tcPr>
            <w:tcW w:w="851" w:type="dxa"/>
            <w:vAlign w:val="center"/>
          </w:tcPr>
          <w:p w14:paraId="4647CE8E" w14:textId="50D8868B" w:rsidR="000E245B" w:rsidRDefault="001979ED" w:rsidP="00C25D6F">
            <w:pPr>
              <w:jc w:val="center"/>
              <w:cnfStyle w:val="000000100000" w:firstRow="0" w:lastRow="0" w:firstColumn="0" w:lastColumn="0" w:oddVBand="0" w:evenVBand="0" w:oddHBand="1" w:evenHBand="0" w:firstRowFirstColumn="0" w:firstRowLastColumn="0" w:lastRowFirstColumn="0" w:lastRowLastColumn="0"/>
            </w:pPr>
            <w:r>
              <w:t>•</w:t>
            </w:r>
          </w:p>
        </w:tc>
        <w:tc>
          <w:tcPr>
            <w:tcW w:w="851" w:type="dxa"/>
            <w:vAlign w:val="center"/>
          </w:tcPr>
          <w:p w14:paraId="79766E97" w14:textId="35E818D7" w:rsidR="000E245B" w:rsidRDefault="001979ED" w:rsidP="00C25D6F">
            <w:pPr>
              <w:jc w:val="center"/>
              <w:cnfStyle w:val="000000100000" w:firstRow="0" w:lastRow="0" w:firstColumn="0" w:lastColumn="0" w:oddVBand="0" w:evenVBand="0" w:oddHBand="1" w:evenHBand="0" w:firstRowFirstColumn="0" w:firstRowLastColumn="0" w:lastRowFirstColumn="0" w:lastRowLastColumn="0"/>
            </w:pPr>
            <w:r>
              <w:t>•</w:t>
            </w:r>
          </w:p>
        </w:tc>
        <w:tc>
          <w:tcPr>
            <w:tcW w:w="851" w:type="dxa"/>
            <w:vAlign w:val="center"/>
          </w:tcPr>
          <w:p w14:paraId="4EFCC26A" w14:textId="3C20C798" w:rsidR="000E245B" w:rsidRDefault="001979ED" w:rsidP="00C25D6F">
            <w:pPr>
              <w:jc w:val="center"/>
              <w:cnfStyle w:val="000000100000" w:firstRow="0" w:lastRow="0" w:firstColumn="0" w:lastColumn="0" w:oddVBand="0" w:evenVBand="0" w:oddHBand="1" w:evenHBand="0" w:firstRowFirstColumn="0" w:firstRowLastColumn="0" w:lastRowFirstColumn="0" w:lastRowLastColumn="0"/>
            </w:pPr>
            <w:r>
              <w:t>•</w:t>
            </w:r>
          </w:p>
        </w:tc>
        <w:tc>
          <w:tcPr>
            <w:tcW w:w="850" w:type="dxa"/>
            <w:vAlign w:val="center"/>
          </w:tcPr>
          <w:p w14:paraId="7713741C" w14:textId="6652D2AE" w:rsidR="000E245B" w:rsidRDefault="00AC0371" w:rsidP="00C25D6F">
            <w:pPr>
              <w:jc w:val="center"/>
              <w:cnfStyle w:val="000000100000" w:firstRow="0" w:lastRow="0" w:firstColumn="0" w:lastColumn="0" w:oddVBand="0" w:evenVBand="0" w:oddHBand="1" w:evenHBand="0" w:firstRowFirstColumn="0" w:firstRowLastColumn="0" w:lastRowFirstColumn="0" w:lastRowLastColumn="0"/>
            </w:pPr>
            <w:r>
              <w:t>•</w:t>
            </w:r>
          </w:p>
        </w:tc>
        <w:tc>
          <w:tcPr>
            <w:tcW w:w="851" w:type="dxa"/>
            <w:vAlign w:val="center"/>
          </w:tcPr>
          <w:p w14:paraId="04C0991F" w14:textId="1EF036C4" w:rsidR="000E245B" w:rsidRDefault="001979ED" w:rsidP="00C25D6F">
            <w:pPr>
              <w:jc w:val="center"/>
              <w:cnfStyle w:val="000000100000" w:firstRow="0" w:lastRow="0" w:firstColumn="0" w:lastColumn="0" w:oddVBand="0" w:evenVBand="0" w:oddHBand="1" w:evenHBand="0" w:firstRowFirstColumn="0" w:firstRowLastColumn="0" w:lastRowFirstColumn="0" w:lastRowLastColumn="0"/>
            </w:pPr>
            <w:r>
              <w:t>•</w:t>
            </w:r>
          </w:p>
        </w:tc>
        <w:tc>
          <w:tcPr>
            <w:tcW w:w="851" w:type="dxa"/>
            <w:vAlign w:val="center"/>
          </w:tcPr>
          <w:p w14:paraId="1030ECCF" w14:textId="77777777" w:rsidR="000E245B" w:rsidRDefault="000E245B" w:rsidP="00C25D6F">
            <w:pPr>
              <w:jc w:val="center"/>
              <w:cnfStyle w:val="000000100000" w:firstRow="0" w:lastRow="0" w:firstColumn="0" w:lastColumn="0" w:oddVBand="0" w:evenVBand="0" w:oddHBand="1" w:evenHBand="0" w:firstRowFirstColumn="0" w:firstRowLastColumn="0" w:lastRowFirstColumn="0" w:lastRowLastColumn="0"/>
            </w:pPr>
          </w:p>
        </w:tc>
        <w:tc>
          <w:tcPr>
            <w:tcW w:w="851" w:type="dxa"/>
            <w:vAlign w:val="center"/>
          </w:tcPr>
          <w:p w14:paraId="73FBB746" w14:textId="3979C96B" w:rsidR="000E245B" w:rsidRDefault="000E245B" w:rsidP="00C25D6F">
            <w:pPr>
              <w:jc w:val="center"/>
              <w:cnfStyle w:val="000000100000" w:firstRow="0" w:lastRow="0" w:firstColumn="0" w:lastColumn="0" w:oddVBand="0" w:evenVBand="0" w:oddHBand="1" w:evenHBand="0" w:firstRowFirstColumn="0" w:firstRowLastColumn="0" w:lastRowFirstColumn="0" w:lastRowLastColumn="0"/>
            </w:pPr>
          </w:p>
        </w:tc>
      </w:tr>
      <w:tr w:rsidR="000E245B" w14:paraId="7283CE71" w14:textId="2C66D044" w:rsidTr="00C25D6F">
        <w:tc>
          <w:tcPr>
            <w:cnfStyle w:val="001000000000" w:firstRow="0" w:lastRow="0" w:firstColumn="1" w:lastColumn="0" w:oddVBand="0" w:evenVBand="0" w:oddHBand="0" w:evenHBand="0" w:firstRowFirstColumn="0" w:firstRowLastColumn="0" w:lastRowFirstColumn="0" w:lastRowLastColumn="0"/>
            <w:tcW w:w="1983" w:type="dxa"/>
            <w:tcBorders>
              <w:right w:val="single" w:sz="4" w:space="0" w:color="6C6C6C" w:themeColor="text1" w:themeTint="A6"/>
            </w:tcBorders>
            <w:shd w:val="clear" w:color="auto" w:fill="AAAFB6"/>
          </w:tcPr>
          <w:p w14:paraId="7A0B7F9B" w14:textId="6C27BD2F" w:rsidR="000E245B" w:rsidRDefault="000E245B" w:rsidP="000E245B">
            <w:pPr>
              <w:jc w:val="left"/>
            </w:pPr>
            <w:r>
              <w:t>stört Immersion</w:t>
            </w:r>
          </w:p>
        </w:tc>
        <w:tc>
          <w:tcPr>
            <w:tcW w:w="850" w:type="dxa"/>
            <w:tcBorders>
              <w:left w:val="single" w:sz="4" w:space="0" w:color="6C6C6C" w:themeColor="text1" w:themeTint="A6"/>
            </w:tcBorders>
            <w:vAlign w:val="center"/>
          </w:tcPr>
          <w:p w14:paraId="262B5B91" w14:textId="27E6AE9B" w:rsidR="000E245B" w:rsidRDefault="001979ED" w:rsidP="00C25D6F">
            <w:pPr>
              <w:jc w:val="center"/>
              <w:cnfStyle w:val="000000000000" w:firstRow="0" w:lastRow="0" w:firstColumn="0" w:lastColumn="0" w:oddVBand="0" w:evenVBand="0" w:oddHBand="0" w:evenHBand="0" w:firstRowFirstColumn="0" w:firstRowLastColumn="0" w:lastRowFirstColumn="0" w:lastRowLastColumn="0"/>
            </w:pPr>
            <w:r>
              <w:t>•</w:t>
            </w:r>
          </w:p>
        </w:tc>
        <w:tc>
          <w:tcPr>
            <w:tcW w:w="851" w:type="dxa"/>
            <w:vAlign w:val="center"/>
          </w:tcPr>
          <w:p w14:paraId="68647FB2" w14:textId="42146685" w:rsidR="000E245B" w:rsidRDefault="001979ED" w:rsidP="00C25D6F">
            <w:pPr>
              <w:jc w:val="center"/>
              <w:cnfStyle w:val="000000000000" w:firstRow="0" w:lastRow="0" w:firstColumn="0" w:lastColumn="0" w:oddVBand="0" w:evenVBand="0" w:oddHBand="0" w:evenHBand="0" w:firstRowFirstColumn="0" w:firstRowLastColumn="0" w:lastRowFirstColumn="0" w:lastRowLastColumn="0"/>
            </w:pPr>
            <w:r>
              <w:t>•</w:t>
            </w:r>
          </w:p>
        </w:tc>
        <w:tc>
          <w:tcPr>
            <w:tcW w:w="851" w:type="dxa"/>
            <w:vAlign w:val="center"/>
          </w:tcPr>
          <w:p w14:paraId="1C6176EE" w14:textId="5E14B8AD" w:rsidR="000E245B" w:rsidRDefault="001979ED" w:rsidP="00C25D6F">
            <w:pPr>
              <w:jc w:val="center"/>
              <w:cnfStyle w:val="000000000000" w:firstRow="0" w:lastRow="0" w:firstColumn="0" w:lastColumn="0" w:oddVBand="0" w:evenVBand="0" w:oddHBand="0" w:evenHBand="0" w:firstRowFirstColumn="0" w:firstRowLastColumn="0" w:lastRowFirstColumn="0" w:lastRowLastColumn="0"/>
            </w:pPr>
            <w:r>
              <w:t>•</w:t>
            </w:r>
          </w:p>
        </w:tc>
        <w:tc>
          <w:tcPr>
            <w:tcW w:w="851" w:type="dxa"/>
            <w:vAlign w:val="center"/>
          </w:tcPr>
          <w:p w14:paraId="160CA6E9" w14:textId="36EED693" w:rsidR="000E245B" w:rsidRDefault="000E245B" w:rsidP="00C25D6F">
            <w:pPr>
              <w:jc w:val="center"/>
              <w:cnfStyle w:val="000000000000" w:firstRow="0" w:lastRow="0" w:firstColumn="0" w:lastColumn="0" w:oddVBand="0" w:evenVBand="0" w:oddHBand="0" w:evenHBand="0" w:firstRowFirstColumn="0" w:firstRowLastColumn="0" w:lastRowFirstColumn="0" w:lastRowLastColumn="0"/>
            </w:pPr>
          </w:p>
        </w:tc>
        <w:tc>
          <w:tcPr>
            <w:tcW w:w="850" w:type="dxa"/>
            <w:vAlign w:val="center"/>
          </w:tcPr>
          <w:p w14:paraId="633DA361" w14:textId="6EFC3D80" w:rsidR="000E245B" w:rsidRDefault="000E245B" w:rsidP="00C25D6F">
            <w:pPr>
              <w:jc w:val="center"/>
              <w:cnfStyle w:val="000000000000" w:firstRow="0" w:lastRow="0" w:firstColumn="0" w:lastColumn="0" w:oddVBand="0" w:evenVBand="0" w:oddHBand="0" w:evenHBand="0" w:firstRowFirstColumn="0" w:firstRowLastColumn="0" w:lastRowFirstColumn="0" w:lastRowLastColumn="0"/>
            </w:pPr>
          </w:p>
        </w:tc>
        <w:tc>
          <w:tcPr>
            <w:tcW w:w="851" w:type="dxa"/>
            <w:vAlign w:val="center"/>
          </w:tcPr>
          <w:p w14:paraId="17F52EDA" w14:textId="41EE533E" w:rsidR="000E245B" w:rsidRDefault="000E245B" w:rsidP="00C25D6F">
            <w:pPr>
              <w:keepNext/>
              <w:jc w:val="center"/>
              <w:cnfStyle w:val="000000000000" w:firstRow="0" w:lastRow="0" w:firstColumn="0" w:lastColumn="0" w:oddVBand="0" w:evenVBand="0" w:oddHBand="0" w:evenHBand="0" w:firstRowFirstColumn="0" w:firstRowLastColumn="0" w:lastRowFirstColumn="0" w:lastRowLastColumn="0"/>
            </w:pPr>
          </w:p>
        </w:tc>
        <w:tc>
          <w:tcPr>
            <w:tcW w:w="851" w:type="dxa"/>
            <w:vAlign w:val="center"/>
          </w:tcPr>
          <w:p w14:paraId="60C9F956" w14:textId="6CFE1686" w:rsidR="000E245B" w:rsidRDefault="000E245B" w:rsidP="00C25D6F">
            <w:pPr>
              <w:keepNext/>
              <w:jc w:val="center"/>
              <w:cnfStyle w:val="000000000000" w:firstRow="0" w:lastRow="0" w:firstColumn="0" w:lastColumn="0" w:oddVBand="0" w:evenVBand="0" w:oddHBand="0" w:evenHBand="0" w:firstRowFirstColumn="0" w:firstRowLastColumn="0" w:lastRowFirstColumn="0" w:lastRowLastColumn="0"/>
            </w:pPr>
          </w:p>
        </w:tc>
        <w:tc>
          <w:tcPr>
            <w:tcW w:w="851" w:type="dxa"/>
            <w:vAlign w:val="center"/>
          </w:tcPr>
          <w:p w14:paraId="5BC5F588" w14:textId="3FF979FF" w:rsidR="000E245B" w:rsidRDefault="000E245B" w:rsidP="00C25D6F">
            <w:pPr>
              <w:keepNext/>
              <w:jc w:val="center"/>
              <w:cnfStyle w:val="000000000000" w:firstRow="0" w:lastRow="0" w:firstColumn="0" w:lastColumn="0" w:oddVBand="0" w:evenVBand="0" w:oddHBand="0" w:evenHBand="0" w:firstRowFirstColumn="0" w:firstRowLastColumn="0" w:lastRowFirstColumn="0" w:lastRowLastColumn="0"/>
            </w:pPr>
          </w:p>
        </w:tc>
      </w:tr>
      <w:tr w:rsidR="000E245B" w14:paraId="34B57F13" w14:textId="50710D3F" w:rsidTr="00C25D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3" w:type="dxa"/>
            <w:tcBorders>
              <w:right w:val="single" w:sz="4" w:space="0" w:color="6C6C6C" w:themeColor="text1" w:themeTint="A6"/>
            </w:tcBorders>
            <w:shd w:val="clear" w:color="auto" w:fill="AAAFB6"/>
          </w:tcPr>
          <w:p w14:paraId="5EB84C7F" w14:textId="2B42ED11" w:rsidR="000E245B" w:rsidRDefault="000E245B" w:rsidP="000E245B">
            <w:pPr>
              <w:jc w:val="left"/>
            </w:pPr>
            <w:r>
              <w:t>hohe Kosten</w:t>
            </w:r>
          </w:p>
        </w:tc>
        <w:tc>
          <w:tcPr>
            <w:tcW w:w="850" w:type="dxa"/>
            <w:tcBorders>
              <w:left w:val="single" w:sz="4" w:space="0" w:color="6C6C6C" w:themeColor="text1" w:themeTint="A6"/>
            </w:tcBorders>
            <w:vAlign w:val="center"/>
          </w:tcPr>
          <w:p w14:paraId="5F5B9341" w14:textId="77777777" w:rsidR="000E245B" w:rsidRDefault="000E245B" w:rsidP="00C25D6F">
            <w:pPr>
              <w:jc w:val="center"/>
              <w:cnfStyle w:val="000000100000" w:firstRow="0" w:lastRow="0" w:firstColumn="0" w:lastColumn="0" w:oddVBand="0" w:evenVBand="0" w:oddHBand="1" w:evenHBand="0" w:firstRowFirstColumn="0" w:firstRowLastColumn="0" w:lastRowFirstColumn="0" w:lastRowLastColumn="0"/>
            </w:pPr>
          </w:p>
        </w:tc>
        <w:tc>
          <w:tcPr>
            <w:tcW w:w="851" w:type="dxa"/>
            <w:vAlign w:val="center"/>
          </w:tcPr>
          <w:p w14:paraId="572D0CC3" w14:textId="77777777" w:rsidR="000E245B" w:rsidRDefault="000E245B" w:rsidP="00C25D6F">
            <w:pPr>
              <w:jc w:val="center"/>
              <w:cnfStyle w:val="000000100000" w:firstRow="0" w:lastRow="0" w:firstColumn="0" w:lastColumn="0" w:oddVBand="0" w:evenVBand="0" w:oddHBand="1" w:evenHBand="0" w:firstRowFirstColumn="0" w:firstRowLastColumn="0" w:lastRowFirstColumn="0" w:lastRowLastColumn="0"/>
            </w:pPr>
          </w:p>
        </w:tc>
        <w:tc>
          <w:tcPr>
            <w:tcW w:w="851" w:type="dxa"/>
            <w:vAlign w:val="center"/>
          </w:tcPr>
          <w:p w14:paraId="764F811C" w14:textId="5D656C9D" w:rsidR="000E245B" w:rsidRDefault="001979ED" w:rsidP="00C25D6F">
            <w:pPr>
              <w:jc w:val="center"/>
              <w:cnfStyle w:val="000000100000" w:firstRow="0" w:lastRow="0" w:firstColumn="0" w:lastColumn="0" w:oddVBand="0" w:evenVBand="0" w:oddHBand="1" w:evenHBand="0" w:firstRowFirstColumn="0" w:firstRowLastColumn="0" w:lastRowFirstColumn="0" w:lastRowLastColumn="0"/>
            </w:pPr>
            <w:r>
              <w:t>•</w:t>
            </w:r>
          </w:p>
        </w:tc>
        <w:tc>
          <w:tcPr>
            <w:tcW w:w="851" w:type="dxa"/>
            <w:vAlign w:val="center"/>
          </w:tcPr>
          <w:p w14:paraId="6318FB11" w14:textId="28535FEB" w:rsidR="000E245B" w:rsidRDefault="001979ED" w:rsidP="00C25D6F">
            <w:pPr>
              <w:jc w:val="center"/>
              <w:cnfStyle w:val="000000100000" w:firstRow="0" w:lastRow="0" w:firstColumn="0" w:lastColumn="0" w:oddVBand="0" w:evenVBand="0" w:oddHBand="1" w:evenHBand="0" w:firstRowFirstColumn="0" w:firstRowLastColumn="0" w:lastRowFirstColumn="0" w:lastRowLastColumn="0"/>
            </w:pPr>
            <w:r>
              <w:t>•</w:t>
            </w:r>
          </w:p>
        </w:tc>
        <w:tc>
          <w:tcPr>
            <w:tcW w:w="850" w:type="dxa"/>
            <w:vAlign w:val="center"/>
          </w:tcPr>
          <w:p w14:paraId="40F166E1" w14:textId="12694EBB" w:rsidR="000E245B" w:rsidRDefault="00AC0371" w:rsidP="00C25D6F">
            <w:pPr>
              <w:jc w:val="center"/>
              <w:cnfStyle w:val="000000100000" w:firstRow="0" w:lastRow="0" w:firstColumn="0" w:lastColumn="0" w:oddVBand="0" w:evenVBand="0" w:oddHBand="1" w:evenHBand="0" w:firstRowFirstColumn="0" w:firstRowLastColumn="0" w:lastRowFirstColumn="0" w:lastRowLastColumn="0"/>
            </w:pPr>
            <w:r>
              <w:t>•</w:t>
            </w:r>
          </w:p>
        </w:tc>
        <w:tc>
          <w:tcPr>
            <w:tcW w:w="851" w:type="dxa"/>
            <w:vAlign w:val="center"/>
          </w:tcPr>
          <w:p w14:paraId="0804A187" w14:textId="3253F3B3" w:rsidR="000E245B" w:rsidRDefault="001979ED" w:rsidP="00C25D6F">
            <w:pPr>
              <w:keepNext/>
              <w:jc w:val="center"/>
              <w:cnfStyle w:val="000000100000" w:firstRow="0" w:lastRow="0" w:firstColumn="0" w:lastColumn="0" w:oddVBand="0" w:evenVBand="0" w:oddHBand="1" w:evenHBand="0" w:firstRowFirstColumn="0" w:firstRowLastColumn="0" w:lastRowFirstColumn="0" w:lastRowLastColumn="0"/>
            </w:pPr>
            <w:r>
              <w:t>•</w:t>
            </w:r>
          </w:p>
        </w:tc>
        <w:tc>
          <w:tcPr>
            <w:tcW w:w="851" w:type="dxa"/>
            <w:vAlign w:val="center"/>
          </w:tcPr>
          <w:p w14:paraId="29F4E961" w14:textId="26D2446F" w:rsidR="000E245B" w:rsidRDefault="001979ED" w:rsidP="00C25D6F">
            <w:pPr>
              <w:keepNext/>
              <w:jc w:val="center"/>
              <w:cnfStyle w:val="000000100000" w:firstRow="0" w:lastRow="0" w:firstColumn="0" w:lastColumn="0" w:oddVBand="0" w:evenVBand="0" w:oddHBand="1" w:evenHBand="0" w:firstRowFirstColumn="0" w:firstRowLastColumn="0" w:lastRowFirstColumn="0" w:lastRowLastColumn="0"/>
            </w:pPr>
            <w:r>
              <w:t>•</w:t>
            </w:r>
          </w:p>
        </w:tc>
        <w:tc>
          <w:tcPr>
            <w:tcW w:w="851" w:type="dxa"/>
            <w:vAlign w:val="center"/>
          </w:tcPr>
          <w:p w14:paraId="640830C1" w14:textId="47E433C9" w:rsidR="000E245B" w:rsidRDefault="001979ED" w:rsidP="00C25D6F">
            <w:pPr>
              <w:keepNext/>
              <w:jc w:val="center"/>
              <w:cnfStyle w:val="000000100000" w:firstRow="0" w:lastRow="0" w:firstColumn="0" w:lastColumn="0" w:oddVBand="0" w:evenVBand="0" w:oddHBand="1" w:evenHBand="0" w:firstRowFirstColumn="0" w:firstRowLastColumn="0" w:lastRowFirstColumn="0" w:lastRowLastColumn="0"/>
            </w:pPr>
            <w:r>
              <w:t>•</w:t>
            </w:r>
          </w:p>
        </w:tc>
      </w:tr>
    </w:tbl>
    <w:p w14:paraId="05B36255" w14:textId="3AFC3A64" w:rsidR="00AC0371" w:rsidRDefault="00996897" w:rsidP="003E5568">
      <w:pPr>
        <w:pStyle w:val="Beschriftung"/>
        <w:rPr>
          <w:b w:val="0"/>
          <w:bCs w:val="0"/>
        </w:rPr>
      </w:pPr>
      <w:bookmarkStart w:id="532" w:name="_Toc411006821"/>
      <w:r>
        <w:t xml:space="preserve">Tabelle </w:t>
      </w:r>
      <w:r w:rsidR="00347A8B">
        <w:fldChar w:fldCharType="begin"/>
      </w:r>
      <w:r w:rsidR="00347A8B">
        <w:instrText xml:space="preserve"> STYLEREF 1 \s </w:instrText>
      </w:r>
      <w:r w:rsidR="00347A8B">
        <w:fldChar w:fldCharType="separate"/>
      </w:r>
      <w:r w:rsidR="000D0636">
        <w:rPr>
          <w:noProof/>
        </w:rPr>
        <w:t>7</w:t>
      </w:r>
      <w:r w:rsidR="00347A8B">
        <w:rPr>
          <w:noProof/>
        </w:rPr>
        <w:fldChar w:fldCharType="end"/>
      </w:r>
      <w:r w:rsidR="001524C2">
        <w:t>.</w:t>
      </w:r>
      <w:r w:rsidR="00347A8B">
        <w:fldChar w:fldCharType="begin"/>
      </w:r>
      <w:r w:rsidR="00347A8B">
        <w:instrText xml:space="preserve"> SEQ Tabelle \* ARABIC \s 1 </w:instrText>
      </w:r>
      <w:r w:rsidR="00347A8B">
        <w:fldChar w:fldCharType="separate"/>
      </w:r>
      <w:r w:rsidR="000D0636">
        <w:rPr>
          <w:noProof/>
        </w:rPr>
        <w:t>1</w:t>
      </w:r>
      <w:r w:rsidR="00347A8B">
        <w:rPr>
          <w:noProof/>
        </w:rPr>
        <w:fldChar w:fldCharType="end"/>
      </w:r>
      <w:r>
        <w:t xml:space="preserve"> Übersicht der Controller</w:t>
      </w:r>
      <w:bookmarkEnd w:id="532"/>
      <w:r w:rsidR="00AC0371">
        <w:br w:type="page"/>
      </w:r>
    </w:p>
    <w:p w14:paraId="09424D36" w14:textId="3E6FE60B" w:rsidR="00996897" w:rsidRDefault="00996897" w:rsidP="00EF6926">
      <w:pPr>
        <w:pStyle w:val="berschrift2"/>
      </w:pPr>
      <w:bookmarkStart w:id="533" w:name="_Toc411006782"/>
      <w:r>
        <w:lastRenderedPageBreak/>
        <w:t>Ergebnis</w:t>
      </w:r>
      <w:bookmarkEnd w:id="533"/>
    </w:p>
    <w:p w14:paraId="4F98B555" w14:textId="77777777" w:rsidR="00996897" w:rsidRDefault="00996897" w:rsidP="00996897"/>
    <w:p w14:paraId="2F23D7DA" w14:textId="69F6A4B7" w:rsidR="00ED70B4" w:rsidRDefault="007C4749" w:rsidP="00996897">
      <w:r>
        <w:t>Von allen vorgestellten Controllern ist Project Tango von Google der vielversprechendste</w:t>
      </w:r>
      <w:r w:rsidR="00ED70B4">
        <w:t>. Die schon integrierten Sensoren und Tiefenkameras</w:t>
      </w:r>
      <w:r w:rsidR="001F0208">
        <w:t xml:space="preserve"> erlauben </w:t>
      </w:r>
      <w:r w:rsidR="00ED70B4">
        <w:t xml:space="preserve">die Fortbewegung in einer VR, ohne dass ein </w:t>
      </w:r>
      <w:r w:rsidR="00BB4A83">
        <w:t>externer</w:t>
      </w:r>
      <w:r w:rsidR="00ED70B4">
        <w:t xml:space="preserve"> Controller nötig ist. Insbesondere für VR auf mobilen Geräte</w:t>
      </w:r>
      <w:r w:rsidR="0006701A">
        <w:t>n</w:t>
      </w:r>
      <w:r w:rsidR="00ED70B4">
        <w:t xml:space="preserve"> stellt Ta</w:t>
      </w:r>
      <w:r>
        <w:t>ngo einen großen Fortschritt dar</w:t>
      </w:r>
      <w:r w:rsidR="001F0208">
        <w:t>, da es sich selbst im Raum lokalisieren kann. Hier bleibt abzuwarten, wie die Entwicklung fortschreitet und in welchem Preisrahmen Geräte wie Project Tango am Ende landen.</w:t>
      </w:r>
    </w:p>
    <w:p w14:paraId="1BDFD8F3" w14:textId="5769CF4F" w:rsidR="001F0208" w:rsidRDefault="001F0208" w:rsidP="00996897">
      <w:r>
        <w:t xml:space="preserve">Von den verfügbaren Controllern ist das Gamepad am besten geeignet, da es Aufgrund der niedrigen Kosten und einfachen Kopplung mit einem mobilen Gerät mehr Vorteile bietet </w:t>
      </w:r>
      <w:r w:rsidR="00E229C5">
        <w:t>als Nachteile hat.</w:t>
      </w:r>
    </w:p>
    <w:p w14:paraId="22E28E4E" w14:textId="7A8D5AC3" w:rsidR="00280CC7" w:rsidRDefault="00280CC7" w:rsidP="00280CC7">
      <w:r>
        <w:t>.</w:t>
      </w:r>
    </w:p>
    <w:p w14:paraId="307157DE" w14:textId="77777777" w:rsidR="00996897" w:rsidRPr="00996897" w:rsidRDefault="00996897" w:rsidP="00996897">
      <w:pPr>
        <w:sectPr w:rsidR="00996897" w:rsidRPr="00996897" w:rsidSect="00CF380C">
          <w:headerReference w:type="default" r:id="rId70"/>
          <w:pgSz w:w="11906" w:h="16838" w:code="9"/>
          <w:pgMar w:top="1531" w:right="1418" w:bottom="1701" w:left="1701" w:header="510" w:footer="624" w:gutter="0"/>
          <w:cols w:space="708"/>
          <w:docGrid w:linePitch="360"/>
        </w:sectPr>
      </w:pPr>
    </w:p>
    <w:p w14:paraId="33F7FE48" w14:textId="04C8BC5E" w:rsidR="0092589D" w:rsidRPr="0092589D" w:rsidRDefault="005F4467" w:rsidP="0092589D">
      <w:pPr>
        <w:pStyle w:val="berschrift1"/>
      </w:pPr>
      <w:bookmarkStart w:id="534" w:name="_Toc224810328"/>
      <w:bookmarkStart w:id="535" w:name="_Toc225071813"/>
      <w:bookmarkStart w:id="536" w:name="_Toc411006783"/>
      <w:r w:rsidRPr="005073E9">
        <w:rPr>
          <w:rFonts w:cs="Helvetica"/>
          <w:noProof/>
          <w:color w:val="FCFCFC" w:themeColor="background1"/>
          <w:sz w:val="22"/>
        </w:rPr>
        <w:lastRenderedPageBreak/>
        <mc:AlternateContent>
          <mc:Choice Requires="wps">
            <w:drawing>
              <wp:anchor distT="0" distB="0" distL="114300" distR="114300" simplePos="0" relativeHeight="251681792" behindDoc="1" locked="0" layoutInCell="1" allowOverlap="1" wp14:anchorId="115516B2" wp14:editId="71330439">
                <wp:simplePos x="0" y="0"/>
                <wp:positionH relativeFrom="page">
                  <wp:align>left</wp:align>
                </wp:positionH>
                <wp:positionV relativeFrom="paragraph">
                  <wp:posOffset>-448626</wp:posOffset>
                </wp:positionV>
                <wp:extent cx="436247" cy="1507490"/>
                <wp:effectExtent l="0" t="2222" r="0" b="0"/>
                <wp:wrapNone/>
                <wp:docPr id="7" name="Rechteck 7"/>
                <wp:cNvGraphicFramePr/>
                <a:graphic xmlns:a="http://schemas.openxmlformats.org/drawingml/2006/main">
                  <a:graphicData uri="http://schemas.microsoft.com/office/word/2010/wordprocessingShape">
                    <wps:wsp>
                      <wps:cNvSpPr/>
                      <wps:spPr>
                        <a:xfrm rot="5400000">
                          <a:off x="0" y="0"/>
                          <a:ext cx="436247" cy="150749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7A9CB4" id="Rechteck 7" o:spid="_x0000_s1026" style="position:absolute;margin-left:0;margin-top:-35.3pt;width:34.35pt;height:118.7pt;rotation:90;z-index:-25163468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" fillcolor="#303338" stroked="f" strokeweight="2pt">
                <w10:wrap anchorx="page"/>
              </v:rect>
            </w:pict>
          </mc:Fallback>
        </mc:AlternateContent>
      </w:r>
      <w:bookmarkEnd w:id="534"/>
      <w:bookmarkEnd w:id="535"/>
      <w:r w:rsidR="00CA6E0C">
        <w:t xml:space="preserve">Zusammenfassung </w:t>
      </w:r>
      <w:r w:rsidR="00FD4654">
        <w:t>und Ausblick</w:t>
      </w:r>
      <w:bookmarkEnd w:id="536"/>
    </w:p>
    <w:p w14:paraId="56D6AAB4" w14:textId="77777777" w:rsidR="00151EBD" w:rsidRDefault="00151EBD" w:rsidP="00151EBD"/>
    <w:p w14:paraId="4C7AE78C" w14:textId="77777777" w:rsidR="00B417AB" w:rsidRDefault="00B417AB" w:rsidP="00151EBD"/>
    <w:p w14:paraId="3F2E66B3" w14:textId="43947845" w:rsidR="00804FA4" w:rsidRDefault="00804FA4" w:rsidP="00151EBD">
      <w:r>
        <w:t xml:space="preserve">Zukunft ? Was eignet sich am </w:t>
      </w:r>
      <w:del w:id="537" w:author="Autor">
        <w:r w:rsidDel="002155EF">
          <w:delText>Besten</w:delText>
        </w:r>
      </w:del>
      <w:ins w:id="538" w:author="Autor">
        <w:r w:rsidR="002155EF">
          <w:t>besten</w:t>
        </w:r>
      </w:ins>
      <w:r>
        <w:t>?</w:t>
      </w:r>
      <w:r w:rsidR="00EF6926">
        <w:t xml:space="preserve"> Zusammenfassung der Erkenntnisse allgemein.</w:t>
      </w:r>
    </w:p>
    <w:p w14:paraId="54A50AFC" w14:textId="6591B6F2" w:rsidR="000665AF" w:rsidRDefault="000665AF" w:rsidP="00151EBD">
      <w:r>
        <w:t>Erkenntnis</w:t>
      </w:r>
      <w:del w:id="539" w:author="Autor">
        <w:r w:rsidDel="00177A10">
          <w:delText>s</w:delText>
        </w:r>
      </w:del>
    </w:p>
    <w:p w14:paraId="29863D46" w14:textId="77777777" w:rsidR="00275A1E" w:rsidRDefault="00275A1E" w:rsidP="00151EBD"/>
    <w:p w14:paraId="1DE97196" w14:textId="46643D35" w:rsidR="00275A1E" w:rsidRDefault="00275A1E" w:rsidP="00275A1E">
      <w:pPr>
        <w:pStyle w:val="berschrift2"/>
      </w:pPr>
      <w:bookmarkStart w:id="540" w:name="_Toc411006784"/>
      <w:r>
        <w:t>Zusammenfassung</w:t>
      </w:r>
      <w:bookmarkEnd w:id="540"/>
    </w:p>
    <w:p w14:paraId="0E8CE5B6" w14:textId="77777777" w:rsidR="00275A1E" w:rsidRPr="00275A1E" w:rsidRDefault="00275A1E" w:rsidP="00275A1E"/>
    <w:p w14:paraId="7CA2D6C8" w14:textId="7F8846C3" w:rsidR="000665AF" w:rsidRDefault="000665AF" w:rsidP="00151EBD">
      <w:r>
        <w:t xml:space="preserve">Durch die vielen verschiedenen </w:t>
      </w:r>
      <w:del w:id="541" w:author="Autor">
        <w:r w:rsidDel="002155EF">
          <w:delText xml:space="preserve">ansätze </w:delText>
        </w:r>
      </w:del>
      <w:ins w:id="542" w:author="Autor">
        <w:r w:rsidR="002155EF">
          <w:t xml:space="preserve">Ansätze </w:t>
        </w:r>
      </w:ins>
      <w:r>
        <w:t xml:space="preserve">die aktuell verfügbar oder in Entwicklung sind. Bietet sich die </w:t>
      </w:r>
      <w:del w:id="543" w:author="Autor">
        <w:r w:rsidDel="002155EF">
          <w:delText xml:space="preserve">möglichkeit </w:delText>
        </w:r>
      </w:del>
      <w:ins w:id="544" w:author="Autor">
        <w:r w:rsidR="002155EF">
          <w:t xml:space="preserve">Möglichkeit </w:t>
        </w:r>
      </w:ins>
      <w:r>
        <w:t xml:space="preserve">der </w:t>
      </w:r>
      <w:del w:id="545" w:author="Autor">
        <w:r w:rsidDel="002155EF">
          <w:delText xml:space="preserve">innovation </w:delText>
        </w:r>
      </w:del>
      <w:ins w:id="546" w:author="Autor">
        <w:r w:rsidR="002155EF">
          <w:t xml:space="preserve">Innovation </w:t>
        </w:r>
      </w:ins>
      <w:r>
        <w:t xml:space="preserve">und dem </w:t>
      </w:r>
      <w:del w:id="547" w:author="Autor">
        <w:r w:rsidDel="002155EF">
          <w:delText xml:space="preserve">ausbau </w:delText>
        </w:r>
      </w:del>
      <w:ins w:id="548" w:author="Autor">
        <w:r w:rsidR="002155EF">
          <w:t xml:space="preserve">Ausbau </w:t>
        </w:r>
      </w:ins>
      <w:r>
        <w:t xml:space="preserve">der </w:t>
      </w:r>
      <w:del w:id="549" w:author="Autor">
        <w:r w:rsidDel="002155EF">
          <w:delText xml:space="preserve">steuerungsmöglichkeiten </w:delText>
        </w:r>
      </w:del>
      <w:ins w:id="550" w:author="Autor">
        <w:r w:rsidR="002155EF">
          <w:t xml:space="preserve">Steuerungsmöglichkeiten </w:t>
        </w:r>
      </w:ins>
      <w:r>
        <w:t xml:space="preserve">für </w:t>
      </w:r>
      <w:del w:id="551" w:author="Autor">
        <w:r w:rsidDel="002155EF">
          <w:delText xml:space="preserve">vr </w:delText>
        </w:r>
      </w:del>
      <w:ins w:id="552" w:author="Autor">
        <w:r w:rsidR="002155EF">
          <w:t xml:space="preserve">VR </w:t>
        </w:r>
      </w:ins>
      <w:r>
        <w:t xml:space="preserve">auf mobilen </w:t>
      </w:r>
      <w:del w:id="553" w:author="Autor">
        <w:r w:rsidDel="002155EF">
          <w:delText>geräten</w:delText>
        </w:r>
      </w:del>
      <w:ins w:id="554" w:author="Autor">
        <w:r w:rsidR="002155EF">
          <w:t>Geräten</w:t>
        </w:r>
      </w:ins>
      <w:r>
        <w:t>.</w:t>
      </w:r>
    </w:p>
    <w:p w14:paraId="056656F4" w14:textId="5B6D139B" w:rsidR="000665AF" w:rsidRDefault="000665AF" w:rsidP="00151EBD">
      <w:r>
        <w:t xml:space="preserve">Die Steuerung durch </w:t>
      </w:r>
      <w:del w:id="555" w:author="Autor">
        <w:r w:rsidDel="002155EF">
          <w:delText xml:space="preserve">tanggo </w:delText>
        </w:r>
      </w:del>
      <w:ins w:id="556" w:author="Autor">
        <w:r w:rsidR="002155EF">
          <w:t xml:space="preserve">Tango </w:t>
        </w:r>
      </w:ins>
      <w:del w:id="557" w:author="Autor">
        <w:r w:rsidDel="002155EF">
          <w:delText>hat</w:delText>
        </w:r>
      </w:del>
      <w:ins w:id="558" w:author="Autor">
        <w:r w:rsidR="002155EF">
          <w:t xml:space="preserve"> hat </w:t>
        </w:r>
      </w:ins>
      <w:del w:id="559" w:author="Autor">
        <w:r w:rsidDel="002155EF">
          <w:delText xml:space="preserve"> stell</w:delText>
        </w:r>
      </w:del>
      <w:r>
        <w:t>t sich als besonders versprechend heraus</w:t>
      </w:r>
      <w:ins w:id="560" w:author="Autor">
        <w:r w:rsidR="002155EF">
          <w:t xml:space="preserve"> gestellt.</w:t>
        </w:r>
      </w:ins>
    </w:p>
    <w:p w14:paraId="4E3F06C9" w14:textId="7C0E691D" w:rsidR="00D27870" w:rsidRDefault="00275A1E" w:rsidP="00D27870">
      <w:r>
        <w:t>A</w:t>
      </w:r>
      <w:r w:rsidR="00D27870">
        <w:t>sdasd</w:t>
      </w:r>
    </w:p>
    <w:p w14:paraId="0DFBB773" w14:textId="77777777" w:rsidR="00275A1E" w:rsidRPr="00D27870" w:rsidRDefault="00275A1E" w:rsidP="00D27870"/>
    <w:p w14:paraId="39AC549C" w14:textId="3566C13C" w:rsidR="00D27870" w:rsidRDefault="0087118A" w:rsidP="00FD4654">
      <w:pPr>
        <w:pStyle w:val="berschrift2"/>
      </w:pPr>
      <w:bookmarkStart w:id="561" w:name="_Toc411006785"/>
      <w:r>
        <w:t>Ausblick</w:t>
      </w:r>
      <w:bookmarkEnd w:id="561"/>
    </w:p>
    <w:p w14:paraId="4FE36F80" w14:textId="77777777" w:rsidR="00275A1E" w:rsidRDefault="00275A1E" w:rsidP="00275A1E"/>
    <w:p w14:paraId="63397184" w14:textId="77777777" w:rsidR="00275A1E" w:rsidRPr="00275A1E" w:rsidRDefault="00275A1E" w:rsidP="00275A1E"/>
    <w:p w14:paraId="29DF93AF" w14:textId="77777777" w:rsidR="009D5666" w:rsidRPr="009D5666" w:rsidRDefault="009D5666" w:rsidP="009D5666">
      <w:pPr>
        <w:rPr>
          <w:lang w:val="en-US"/>
        </w:rPr>
      </w:pPr>
    </w:p>
    <w:p w14:paraId="1868FBC7" w14:textId="77777777" w:rsidR="00FD4654" w:rsidRPr="00FD4654" w:rsidRDefault="00FD4654" w:rsidP="00FD4654">
      <w:pPr>
        <w:rPr>
          <w:lang w:val="en-US"/>
        </w:rPr>
        <w:sectPr w:rsidR="00FD4654" w:rsidRPr="00FD4654" w:rsidSect="00CF380C">
          <w:pgSz w:w="11906" w:h="16838" w:code="9"/>
          <w:pgMar w:top="1531" w:right="1418" w:bottom="1701" w:left="1701" w:header="510" w:footer="624" w:gutter="0"/>
          <w:cols w:space="708"/>
          <w:docGrid w:linePitch="360"/>
        </w:sectPr>
      </w:pPr>
    </w:p>
    <w:p w14:paraId="045FB12F" w14:textId="09B9F5A6" w:rsidR="0073618E" w:rsidRDefault="006D7161" w:rsidP="007613F4">
      <w:pPr>
        <w:pStyle w:val="berschrift1"/>
        <w:numPr>
          <w:ilvl w:val="0"/>
          <w:numId w:val="15"/>
        </w:numPr>
        <w:ind w:left="851" w:hanging="851"/>
        <w:rPr>
          <w:lang w:val="en-US"/>
        </w:rPr>
      </w:pPr>
      <w:bookmarkStart w:id="562" w:name="_Toc411006786"/>
      <w:r w:rsidRPr="005073E9">
        <w:rPr>
          <w:rFonts w:cs="Helvetica"/>
          <w:noProof/>
          <w:color w:val="FCFCFC" w:themeColor="background1"/>
          <w:sz w:val="22"/>
        </w:rPr>
        <w:lastRenderedPageBreak/>
        <mc:AlternateContent>
          <mc:Choice Requires="wps">
            <w:drawing>
              <wp:anchor distT="0" distB="0" distL="114300" distR="114300" simplePos="0" relativeHeight="251685888" behindDoc="1" locked="0" layoutInCell="1" allowOverlap="1" wp14:anchorId="2CE0CEE9" wp14:editId="2AB239DB">
                <wp:simplePos x="0" y="0"/>
                <wp:positionH relativeFrom="page">
                  <wp:align>left</wp:align>
                </wp:positionH>
                <wp:positionV relativeFrom="paragraph">
                  <wp:posOffset>-446086</wp:posOffset>
                </wp:positionV>
                <wp:extent cx="436247" cy="1507490"/>
                <wp:effectExtent l="0" t="2222" r="0" b="0"/>
                <wp:wrapNone/>
                <wp:docPr id="10" name="Rechteck 10"/>
                <wp:cNvGraphicFramePr/>
                <a:graphic xmlns:a="http://schemas.openxmlformats.org/drawingml/2006/main">
                  <a:graphicData uri="http://schemas.microsoft.com/office/word/2010/wordprocessingShape">
                    <wps:wsp>
                      <wps:cNvSpPr/>
                      <wps:spPr>
                        <a:xfrm rot="5400000">
                          <a:off x="0" y="0"/>
                          <a:ext cx="436247" cy="150749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455877" id="Rechteck 10" o:spid="_x0000_s1026" style="position:absolute;margin-left:0;margin-top:-35.1pt;width:34.35pt;height:118.7pt;rotation:90;z-index:-251630592;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" fillcolor="#303338" stroked="f" strokeweight="2pt">
                <w10:wrap anchorx="page"/>
              </v:rect>
            </w:pict>
          </mc:Fallback>
        </mc:AlternateContent>
      </w:r>
      <w:r w:rsidR="0092098D" w:rsidRPr="008D3867">
        <w:rPr>
          <w:lang w:val="en-US"/>
        </w:rPr>
        <w:t>Referenzen</w:t>
      </w:r>
      <w:bookmarkEnd w:id="562"/>
    </w:p>
    <w:p w14:paraId="265BBDB5" w14:textId="77777777" w:rsidR="005A2D3C" w:rsidRPr="005A2D3C" w:rsidRDefault="005A2D3C" w:rsidP="005A2D3C">
      <w:pPr>
        <w:rPr>
          <w:lang w:val="en-US"/>
        </w:rPr>
      </w:pPr>
    </w:p>
    <w:p w14:paraId="28899465" w14:textId="77777777" w:rsidR="005A2D3C" w:rsidRPr="005A2D3C" w:rsidRDefault="005A2D3C" w:rsidP="005A2D3C">
      <w:pPr>
        <w:rPr>
          <w:b/>
          <w:sz w:val="36"/>
          <w:lang w:val="en-US"/>
        </w:rPr>
      </w:pPr>
      <w:r w:rsidRPr="005A2D3C">
        <w:rPr>
          <w:b/>
          <w:sz w:val="36"/>
          <w:lang w:val="en-US"/>
        </w:rPr>
        <w:t>Berichte</w:t>
      </w:r>
    </w:p>
    <w:p w14:paraId="410EBB66" w14:textId="77777777" w:rsidR="005A2D3C" w:rsidRPr="005A2D3C" w:rsidRDefault="005A2D3C" w:rsidP="005A2D3C">
      <w:pPr>
        <w:rPr>
          <w:lang w:val="en-US"/>
        </w:rPr>
      </w:pPr>
    </w:p>
    <w:p w14:paraId="196213A7" w14:textId="2A8392F6" w:rsidR="0030177F" w:rsidRPr="001E7938" w:rsidRDefault="009B1FBE" w:rsidP="009F1AB6">
      <w:pPr>
        <w:ind w:left="1077" w:hanging="1077"/>
        <w:rPr>
          <w:rPrChange w:id="563" w:author="Autor">
            <w:rPr>
              <w:lang w:val="en-US"/>
            </w:rPr>
          </w:rPrChange>
        </w:rPr>
      </w:pPr>
      <w:r w:rsidRPr="001E7938">
        <w:rPr>
          <w:rPrChange w:id="564" w:author="Autor">
            <w:rPr>
              <w:lang w:val="en-US"/>
            </w:rPr>
          </w:rPrChange>
        </w:rPr>
        <w:t>[Bus14]</w:t>
      </w:r>
      <w:r w:rsidRPr="001E7938">
        <w:rPr>
          <w:rPrChange w:id="565" w:author="Autor">
            <w:rPr>
              <w:lang w:val="en-US"/>
            </w:rPr>
          </w:rPrChange>
        </w:rPr>
        <w:tab/>
      </w:r>
      <w:r w:rsidR="005A2D3C" w:rsidRPr="001E7938">
        <w:rPr>
          <w:rPrChange w:id="566" w:author="Autor">
            <w:rPr>
              <w:lang w:val="en-US"/>
            </w:rPr>
          </w:rPrChange>
        </w:rPr>
        <w:t>T. Busch: „Einarbeitung in Virtual Reality und Augmented Reality durch die Umsetzung von prototypischen Applikationen“, Osnabrück, November 2014</w:t>
      </w:r>
    </w:p>
    <w:p w14:paraId="3405D2D8" w14:textId="3B7A3975" w:rsidR="005A2D3C" w:rsidRDefault="00135C32" w:rsidP="00135C32">
      <w:pPr>
        <w:ind w:left="1077" w:hanging="1077"/>
        <w:rPr>
          <w:lang w:val="en-US"/>
        </w:rPr>
      </w:pPr>
      <w:r>
        <w:rPr>
          <w:lang w:val="en-US"/>
        </w:rPr>
        <w:t>[</w:t>
      </w:r>
      <w:r w:rsidR="000A2B89">
        <w:rPr>
          <w:lang w:val="en-US"/>
        </w:rPr>
        <w:t>Kam12</w:t>
      </w:r>
      <w:r>
        <w:rPr>
          <w:lang w:val="en-US"/>
        </w:rPr>
        <w:t>]</w:t>
      </w:r>
      <w:r>
        <w:rPr>
          <w:lang w:val="en-US"/>
        </w:rPr>
        <w:tab/>
        <w:t>F. Kammergruber et al.</w:t>
      </w:r>
      <w:r w:rsidR="0054243E">
        <w:rPr>
          <w:lang w:val="en-US"/>
        </w:rPr>
        <w:t xml:space="preserve">: </w:t>
      </w:r>
      <w:r w:rsidR="0054243E" w:rsidRPr="005A2D3C">
        <w:rPr>
          <w:lang w:val="en-US"/>
        </w:rPr>
        <w:t>„</w:t>
      </w:r>
      <w:r w:rsidR="0054243E">
        <w:rPr>
          <w:lang w:val="en-US"/>
        </w:rPr>
        <w:t>Navigation in Virtual Reality using Microsoft Kinect”, Taipei, November 2012</w:t>
      </w:r>
    </w:p>
    <w:p w14:paraId="3DE133B5" w14:textId="77777777" w:rsidR="00135C32" w:rsidRPr="0030177F" w:rsidRDefault="00135C32" w:rsidP="0030177F">
      <w:pPr>
        <w:rPr>
          <w:lang w:val="en-US"/>
        </w:rPr>
      </w:pPr>
    </w:p>
    <w:p w14:paraId="2DBEEEAA" w14:textId="0B8B2A02" w:rsidR="00002720" w:rsidRDefault="00002720" w:rsidP="00002720">
      <w:pPr>
        <w:rPr>
          <w:rFonts w:cs="Arial"/>
          <w:b/>
          <w:sz w:val="36"/>
          <w:lang w:val="en-US"/>
        </w:rPr>
      </w:pPr>
      <w:r w:rsidRPr="007253E1">
        <w:rPr>
          <w:rFonts w:cs="Arial"/>
          <w:b/>
          <w:sz w:val="36"/>
          <w:lang w:val="en-US"/>
        </w:rPr>
        <w:t>Bücher</w:t>
      </w:r>
    </w:p>
    <w:p w14:paraId="26D75932" w14:textId="77777777" w:rsidR="00B30E9E" w:rsidRPr="007253E1" w:rsidRDefault="00B30E9E" w:rsidP="00B30E9E">
      <w:pPr>
        <w:rPr>
          <w:lang w:val="en-US"/>
        </w:rPr>
      </w:pPr>
    </w:p>
    <w:p w14:paraId="133F1877" w14:textId="77777777" w:rsidR="008C0455" w:rsidRDefault="008C0455" w:rsidP="00E30FA0">
      <w:pPr>
        <w:ind w:left="1077" w:hanging="1077"/>
        <w:jc w:val="left"/>
        <w:rPr>
          <w:lang w:val="en-US"/>
        </w:rPr>
      </w:pPr>
      <w:r w:rsidRPr="008D3867">
        <w:rPr>
          <w:lang w:val="en-US"/>
        </w:rPr>
        <w:t>[Bla11]</w:t>
      </w:r>
      <w:r w:rsidRPr="008D3867">
        <w:rPr>
          <w:lang w:val="en-US"/>
        </w:rPr>
        <w:tab/>
        <w:t>S. Blackman: „Beginning 3D Game Development with Unity: The World’s most widely used multiplatform game engine“, Apress, New York, Mai 2011</w:t>
      </w:r>
      <w:r>
        <w:rPr>
          <w:lang w:val="en-US"/>
        </w:rPr>
        <w:t xml:space="preserve"> </w:t>
      </w:r>
    </w:p>
    <w:p w14:paraId="769A35FD" w14:textId="77777777" w:rsidR="008C0455" w:rsidRDefault="008C0455" w:rsidP="00B769E5">
      <w:pPr>
        <w:ind w:left="1077" w:hanging="1077"/>
        <w:jc w:val="left"/>
      </w:pPr>
      <w:r>
        <w:t>[Dör13]</w:t>
      </w:r>
      <w:r>
        <w:tab/>
        <w:t xml:space="preserve">R. Dörner </w:t>
      </w:r>
      <w:r w:rsidRPr="00BD7578">
        <w:t>et al.</w:t>
      </w:r>
      <w:r>
        <w:t xml:space="preserve"> (Hrsg):</w:t>
      </w:r>
      <w:r w:rsidRPr="00BD7578">
        <w:t xml:space="preserve"> </w:t>
      </w:r>
      <w:r>
        <w:t>„</w:t>
      </w:r>
      <w:r w:rsidRPr="00BD7578">
        <w:t>Virtual und Augmented Reality (VR/AR): Grundlagen und Methoden der Virtuellen und Augmentierten Realität</w:t>
      </w:r>
      <w:r>
        <w:t>“</w:t>
      </w:r>
      <w:r w:rsidRPr="00BD7578">
        <w:t>, 1.Auflage, Springer Verlag</w:t>
      </w:r>
      <w:r>
        <w:t>, Berlin Heidelberg, September 2013</w:t>
      </w:r>
    </w:p>
    <w:p w14:paraId="151623EC" w14:textId="77777777" w:rsidR="008C0455" w:rsidRDefault="008C0455" w:rsidP="00844C3B">
      <w:pPr>
        <w:ind w:left="1077" w:hanging="1077"/>
      </w:pPr>
      <w:r>
        <w:t>[Fch10]</w:t>
      </w:r>
      <w:r>
        <w:tab/>
        <w:t>M. Füchsl: „</w:t>
      </w:r>
      <w:r w:rsidRPr="002850C3">
        <w:t>Innovative Bedienkonzepte: Betrachtung der Marktsituation verschiedener Produkte mit Kundenbefragung von Microsoft Surface im Bezug auf zukünftige Erwartungen und Anwendungsfälle</w:t>
      </w:r>
      <w:r>
        <w:t>“, 1.Auflage, diplom.de-Verlag, April 2010</w:t>
      </w:r>
    </w:p>
    <w:p w14:paraId="0D6CD5B3" w14:textId="77777777" w:rsidR="008C0455" w:rsidRPr="001E7938" w:rsidRDefault="008C0455" w:rsidP="008928B2">
      <w:pPr>
        <w:ind w:left="1077" w:hanging="1077"/>
        <w:rPr>
          <w:lang w:val="en-US"/>
          <w:rPrChange w:id="567" w:author="Autor">
            <w:rPr/>
          </w:rPrChange>
        </w:rPr>
      </w:pPr>
      <w:r w:rsidRPr="001E7938">
        <w:rPr>
          <w:lang w:val="en-US"/>
          <w:rPrChange w:id="568" w:author="Autor">
            <w:rPr/>
          </w:rPrChange>
        </w:rPr>
        <w:t>[Fin13]</w:t>
      </w:r>
      <w:r w:rsidRPr="001E7938">
        <w:rPr>
          <w:lang w:val="en-US"/>
          <w:rPrChange w:id="569" w:author="Autor">
            <w:rPr/>
          </w:rPrChange>
        </w:rPr>
        <w:tab/>
        <w:t>T. Finnegan: „Unity Android Game Development by Example Beginner’s Guide“,1. Auflage, Packt Publishing, Birmingham, Dezember 2013</w:t>
      </w:r>
    </w:p>
    <w:p w14:paraId="234EFA03" w14:textId="77777777" w:rsidR="008C0455" w:rsidRDefault="008C0455" w:rsidP="00844C3B">
      <w:pPr>
        <w:ind w:left="1077" w:hanging="1077"/>
      </w:pPr>
      <w:r w:rsidRPr="001E7938">
        <w:rPr>
          <w:lang w:val="en-US"/>
          <w:rPrChange w:id="570" w:author="Autor">
            <w:rPr/>
          </w:rPrChange>
        </w:rPr>
        <w:t>[KHP11]</w:t>
      </w:r>
      <w:r w:rsidRPr="001E7938">
        <w:rPr>
          <w:lang w:val="en-US"/>
          <w:rPrChange w:id="571" w:author="Autor">
            <w:rPr/>
          </w:rPrChange>
        </w:rPr>
        <w:tab/>
        <w:t xml:space="preserve">S. Kean, J. Hall, P. Perry: „Meet the Kinect: An Introduction to Programming Natural User Interfaces“, 1. </w:t>
      </w:r>
      <w:r>
        <w:t>Auflage, Apress, Dezember 2011</w:t>
      </w:r>
    </w:p>
    <w:p w14:paraId="27DA1198" w14:textId="77777777" w:rsidR="008C0455" w:rsidRDefault="008C0455" w:rsidP="00844C3B">
      <w:pPr>
        <w:ind w:left="1077" w:hanging="1077"/>
      </w:pPr>
      <w:r w:rsidRPr="001E7938">
        <w:rPr>
          <w:lang w:val="en-US"/>
          <w:rPrChange w:id="572" w:author="Autor">
            <w:rPr/>
          </w:rPrChange>
        </w:rPr>
        <w:t>[Kra12]</w:t>
      </w:r>
      <w:r w:rsidRPr="001E7938">
        <w:rPr>
          <w:lang w:val="en-US"/>
          <w:rPrChange w:id="573" w:author="Autor">
            <w:rPr/>
          </w:rPrChange>
        </w:rPr>
        <w:tab/>
        <w:t xml:space="preserve">J. Kramer et al. : „Hacking the Kinect“, 1. </w:t>
      </w:r>
      <w:r>
        <w:t>Auflage, Apress, März 2012</w:t>
      </w:r>
    </w:p>
    <w:p w14:paraId="73E1B926" w14:textId="77777777" w:rsidR="008C0455" w:rsidRPr="008D3867" w:rsidRDefault="008C0455" w:rsidP="00E30FA0">
      <w:pPr>
        <w:ind w:left="1077" w:hanging="1077"/>
        <w:jc w:val="left"/>
        <w:rPr>
          <w:lang w:val="en-US"/>
        </w:rPr>
      </w:pPr>
      <w:r w:rsidRPr="001E7938">
        <w:rPr>
          <w:rPrChange w:id="574" w:author="Autor">
            <w:rPr>
              <w:lang w:val="en-US"/>
            </w:rPr>
          </w:rPrChange>
        </w:rPr>
        <w:lastRenderedPageBreak/>
        <w:t>[PR11]</w:t>
      </w:r>
      <w:r w:rsidRPr="001E7938">
        <w:rPr>
          <w:rPrChange w:id="575" w:author="Autor">
            <w:rPr>
              <w:lang w:val="en-US"/>
            </w:rPr>
          </w:rPrChange>
        </w:rPr>
        <w:tab/>
        <w:t xml:space="preserve">K. Pohl, C. Rupp: „Basiswissen und Requirements Engineering: Aus- und Weiterbildung zum Certified Professional for Requirements Engineering – Foundation Level nach IREB-Standard”, 2. </w:t>
      </w:r>
      <w:r>
        <w:rPr>
          <w:lang w:val="en-US"/>
        </w:rPr>
        <w:t>Auflage, dpunkt-Verlag, Heidelberg, Juni 2011</w:t>
      </w:r>
    </w:p>
    <w:p w14:paraId="3588EB34" w14:textId="77777777" w:rsidR="008C0455" w:rsidRPr="00BD7578" w:rsidRDefault="008C0455" w:rsidP="00AF0A81">
      <w:pPr>
        <w:ind w:left="1077" w:hanging="1077"/>
      </w:pPr>
      <w:r>
        <w:t>[RS14]</w:t>
      </w:r>
      <w:r>
        <w:tab/>
        <w:t>C. Rupp, die SOPHISTen: „</w:t>
      </w:r>
      <w:r w:rsidRPr="009E468F">
        <w:t>Requirements-Engineering und -Management: Aus der Praxis von klassisch bis agil</w:t>
      </w:r>
      <w:r>
        <w:t>“,6. Auflage, Carl Hanser Verlag, München, Oktober 2014</w:t>
      </w:r>
    </w:p>
    <w:p w14:paraId="60B4023B" w14:textId="77777777" w:rsidR="008C0455" w:rsidRDefault="008C0455" w:rsidP="00844C3B">
      <w:pPr>
        <w:ind w:left="1077" w:hanging="1077"/>
      </w:pPr>
      <w:r>
        <w:t>[Sei14]</w:t>
      </w:r>
      <w:r>
        <w:tab/>
        <w:t>C. Seifert: „</w:t>
      </w:r>
      <w:r w:rsidRPr="00AF0A81">
        <w:t>Spiele entwickeln mit Unity: 3D-Games mit Unity und C# für Desk</w:t>
      </w:r>
      <w:r>
        <w:t>top, Web &amp; Mobile“, 1. Auflage, Carl Hanser Verlag, München, September 2014</w:t>
      </w:r>
    </w:p>
    <w:p w14:paraId="04C28CEF" w14:textId="22259F0D" w:rsidR="00F01A2E" w:rsidRDefault="00F01A2E">
      <w:pPr>
        <w:spacing w:before="0" w:after="0" w:line="240" w:lineRule="auto"/>
        <w:jc w:val="left"/>
      </w:pPr>
    </w:p>
    <w:p w14:paraId="01DA412F" w14:textId="2D0353C2" w:rsidR="00B30E9E" w:rsidRPr="001E7938" w:rsidRDefault="00B30E9E">
      <w:pPr>
        <w:spacing w:before="0" w:after="0" w:line="240" w:lineRule="auto"/>
        <w:jc w:val="left"/>
        <w:rPr>
          <w:b/>
          <w:sz w:val="36"/>
          <w:lang w:val="en-US"/>
          <w:rPrChange w:id="576" w:author="Autor">
            <w:rPr>
              <w:b/>
              <w:sz w:val="36"/>
            </w:rPr>
          </w:rPrChange>
        </w:rPr>
      </w:pPr>
      <w:r w:rsidRPr="001E7938">
        <w:rPr>
          <w:b/>
          <w:sz w:val="36"/>
          <w:lang w:val="en-US"/>
          <w:rPrChange w:id="577" w:author="Autor">
            <w:rPr>
              <w:b/>
              <w:sz w:val="36"/>
            </w:rPr>
          </w:rPrChange>
        </w:rPr>
        <w:t>Magazine</w:t>
      </w:r>
    </w:p>
    <w:p w14:paraId="73B10F58" w14:textId="77777777" w:rsidR="00B30E9E" w:rsidRPr="001E7938" w:rsidRDefault="00B30E9E" w:rsidP="00B30E9E">
      <w:pPr>
        <w:rPr>
          <w:lang w:val="en-US"/>
          <w:rPrChange w:id="578" w:author="Autor">
            <w:rPr/>
          </w:rPrChange>
        </w:rPr>
      </w:pPr>
    </w:p>
    <w:p w14:paraId="5EAB4F6B" w14:textId="36A56CF7" w:rsidR="00B30E9E" w:rsidRPr="001E7938" w:rsidRDefault="00B30E9E" w:rsidP="004E6C23">
      <w:pPr>
        <w:ind w:left="1077" w:hanging="1077"/>
        <w:rPr>
          <w:lang w:val="en-US"/>
          <w:rPrChange w:id="579" w:author="Autor">
            <w:rPr/>
          </w:rPrChange>
        </w:rPr>
      </w:pPr>
      <w:r w:rsidRPr="001E7938">
        <w:rPr>
          <w:lang w:val="en-US"/>
          <w:rPrChange w:id="580" w:author="Autor">
            <w:rPr/>
          </w:rPrChange>
        </w:rPr>
        <w:t>[FRE03]</w:t>
      </w:r>
      <w:r w:rsidRPr="001E7938">
        <w:rPr>
          <w:lang w:val="en-US"/>
          <w:rPrChange w:id="581" w:author="Autor">
            <w:rPr/>
          </w:rPrChange>
        </w:rPr>
        <w:tab/>
        <w:t>K.J. Fernandes, V. Raja, J. Eyre: „Cybersphere: the fully immersive spherical projection system“, Communications of the ACM 46 Nr. 9, ACM, New York</w:t>
      </w:r>
      <w:r w:rsidR="001E3B02" w:rsidRPr="001E7938">
        <w:rPr>
          <w:lang w:val="en-US"/>
          <w:rPrChange w:id="582" w:author="Autor">
            <w:rPr/>
          </w:rPrChange>
        </w:rPr>
        <w:t>,</w:t>
      </w:r>
      <w:r w:rsidR="007E568B" w:rsidRPr="001E7938">
        <w:rPr>
          <w:lang w:val="en-US"/>
          <w:rPrChange w:id="583" w:author="Autor">
            <w:rPr/>
          </w:rPrChange>
        </w:rPr>
        <w:t xml:space="preserve"> September 2003</w:t>
      </w:r>
    </w:p>
    <w:p w14:paraId="7D0DE510" w14:textId="77777777" w:rsidR="00514F78" w:rsidRPr="001E7938" w:rsidRDefault="00514F78" w:rsidP="004E6C23">
      <w:pPr>
        <w:ind w:left="1077" w:hanging="1077"/>
        <w:rPr>
          <w:lang w:val="en-US"/>
          <w:rPrChange w:id="584" w:author="Autor">
            <w:rPr/>
          </w:rPrChange>
        </w:rPr>
      </w:pPr>
    </w:p>
    <w:p w14:paraId="5A05A12A" w14:textId="4420D224" w:rsidR="00002720" w:rsidRDefault="000E55E2" w:rsidP="00DC6803">
      <w:pPr>
        <w:ind w:left="1080" w:hanging="1080"/>
        <w:rPr>
          <w:b/>
          <w:sz w:val="28"/>
        </w:rPr>
      </w:pPr>
      <w:r w:rsidRPr="007253E1">
        <w:rPr>
          <w:rFonts w:cs="Arial"/>
          <w:b/>
          <w:sz w:val="36"/>
        </w:rPr>
        <w:t>Webs</w:t>
      </w:r>
      <w:r w:rsidR="00DC6803" w:rsidRPr="007253E1">
        <w:rPr>
          <w:rFonts w:cs="Arial"/>
          <w:b/>
          <w:sz w:val="36"/>
        </w:rPr>
        <w:t>eiten</w:t>
      </w:r>
      <w:r w:rsidR="00DC6803" w:rsidRPr="007253E1">
        <w:rPr>
          <w:b/>
          <w:sz w:val="28"/>
        </w:rPr>
        <w:t xml:space="preserve"> </w:t>
      </w:r>
    </w:p>
    <w:p w14:paraId="58C0D73E" w14:textId="77777777" w:rsidR="00B30E9E" w:rsidRPr="007253E1" w:rsidRDefault="00B30E9E" w:rsidP="00DC6803">
      <w:pPr>
        <w:ind w:left="1080" w:hanging="1080"/>
        <w:rPr>
          <w:b/>
          <w:sz w:val="28"/>
        </w:rPr>
      </w:pPr>
    </w:p>
    <w:p w14:paraId="01CECBEA" w14:textId="1CBA2023" w:rsidR="00DC6803" w:rsidRDefault="00DC6803" w:rsidP="00DC6803">
      <w:pPr>
        <w:ind w:left="1080" w:hanging="1080"/>
      </w:pPr>
      <w:r w:rsidRPr="00BD7578">
        <w:t xml:space="preserve">zuletzt am </w:t>
      </w:r>
      <w:r>
        <w:t>01.</w:t>
      </w:r>
      <w:r w:rsidR="00823721">
        <w:t>02</w:t>
      </w:r>
      <w:r>
        <w:t>.20</w:t>
      </w:r>
      <w:r w:rsidR="00823721">
        <w:t>15</w:t>
      </w:r>
      <w:r w:rsidRPr="00BD7578">
        <w:t xml:space="preserve"> abgerufen.</w:t>
      </w:r>
    </w:p>
    <w:p w14:paraId="0437A2D7" w14:textId="77777777" w:rsidR="00E5699D" w:rsidRDefault="00E5699D" w:rsidP="00DC6803">
      <w:pPr>
        <w:ind w:left="1080" w:hanging="1080"/>
      </w:pPr>
      <w:r>
        <w:t>[@Adb]</w:t>
      </w:r>
      <w:r>
        <w:tab/>
        <w:t xml:space="preserve">Android Debug Bridge, </w:t>
      </w:r>
      <w:hyperlink r:id="rId71" w:history="1">
        <w:r w:rsidRPr="000B4ED0">
          <w:rPr>
            <w:rStyle w:val="Hyperlink"/>
          </w:rPr>
          <w:t>http://developer.android.com/tools/help/adb.html</w:t>
        </w:r>
      </w:hyperlink>
      <w:r>
        <w:t xml:space="preserve"> </w:t>
      </w:r>
    </w:p>
    <w:p w14:paraId="656EC2E2" w14:textId="77777777" w:rsidR="00E5699D" w:rsidRDefault="00E5699D" w:rsidP="003D062D">
      <w:pPr>
        <w:ind w:left="1077" w:hanging="1077"/>
        <w:jc w:val="left"/>
        <w:rPr>
          <w:lang w:val="en-US"/>
        </w:rPr>
      </w:pPr>
      <w:r>
        <w:rPr>
          <w:lang w:val="en-US"/>
        </w:rPr>
        <w:t>[@Car]</w:t>
      </w:r>
      <w:r>
        <w:rPr>
          <w:lang w:val="en-US"/>
        </w:rPr>
        <w:tab/>
        <w:t xml:space="preserve">Google Cardboard Developer Documentation, </w:t>
      </w:r>
      <w:r w:rsidR="003F7CAE">
        <w:fldChar w:fldCharType="begin"/>
      </w:r>
      <w:r w:rsidR="003F7CAE" w:rsidRPr="001E7938">
        <w:rPr>
          <w:lang w:val="en-US"/>
          <w:rPrChange w:id="585" w:author="Autor">
            <w:rPr/>
          </w:rPrChange>
        </w:rPr>
        <w:instrText xml:space="preserve"> HYPERLINK "https://developers.google.com/cardboard/overview" </w:instrText>
      </w:r>
      <w:r w:rsidR="003F7CAE">
        <w:fldChar w:fldCharType="separate"/>
      </w:r>
      <w:r w:rsidRPr="002F4D93">
        <w:rPr>
          <w:rStyle w:val="Hyperlink"/>
          <w:lang w:val="en-US"/>
        </w:rPr>
        <w:t>https://developers.google.com/cardboard/overview</w:t>
      </w:r>
      <w:r w:rsidR="003F7CAE">
        <w:rPr>
          <w:rStyle w:val="Hyperlink"/>
          <w:lang w:val="en-US"/>
        </w:rPr>
        <w:fldChar w:fldCharType="end"/>
      </w:r>
      <w:r>
        <w:rPr>
          <w:lang w:val="en-US"/>
        </w:rPr>
        <w:t xml:space="preserve"> </w:t>
      </w:r>
    </w:p>
    <w:p w14:paraId="65373B74" w14:textId="77777777" w:rsidR="00E5699D" w:rsidRPr="001E7938" w:rsidRDefault="00E5699D" w:rsidP="00DC6803">
      <w:pPr>
        <w:ind w:left="1080" w:hanging="1080"/>
        <w:rPr>
          <w:lang w:val="en-US"/>
          <w:rPrChange w:id="586" w:author="Autor">
            <w:rPr/>
          </w:rPrChange>
        </w:rPr>
      </w:pPr>
      <w:r w:rsidRPr="001E7938">
        <w:rPr>
          <w:lang w:val="en-US"/>
          <w:rPrChange w:id="587" w:author="Autor">
            <w:rPr/>
          </w:rPrChange>
        </w:rPr>
        <w:t>[@Cat]</w:t>
      </w:r>
      <w:r w:rsidRPr="001E7938">
        <w:rPr>
          <w:lang w:val="en-US"/>
          <w:rPrChange w:id="588" w:author="Autor">
            <w:rPr/>
          </w:rPrChange>
        </w:rPr>
        <w:tab/>
        <w:t xml:space="preserve">ADB Logcat, </w:t>
      </w:r>
      <w:r w:rsidR="003F7CAE">
        <w:fldChar w:fldCharType="begin"/>
      </w:r>
      <w:r w:rsidR="003F7CAE" w:rsidRPr="001E7938">
        <w:rPr>
          <w:lang w:val="en-US"/>
          <w:rPrChange w:id="589" w:author="Autor">
            <w:rPr/>
          </w:rPrChange>
        </w:rPr>
        <w:instrText xml:space="preserve"> HYPERLINK "http://developer.android.com/tools/help/logcat.html" </w:instrText>
      </w:r>
      <w:r w:rsidR="003F7CAE">
        <w:fldChar w:fldCharType="separate"/>
      </w:r>
      <w:r w:rsidRPr="001E7938">
        <w:rPr>
          <w:rStyle w:val="Hyperlink"/>
          <w:lang w:val="en-US"/>
          <w:rPrChange w:id="590" w:author="Autor">
            <w:rPr>
              <w:rStyle w:val="Hyperlink"/>
            </w:rPr>
          </w:rPrChange>
        </w:rPr>
        <w:t>http://developer.android.com/tools/help/logcat.html</w:t>
      </w:r>
      <w:r w:rsidR="003F7CAE">
        <w:rPr>
          <w:rStyle w:val="Hyperlink"/>
        </w:rPr>
        <w:fldChar w:fldCharType="end"/>
      </w:r>
      <w:r w:rsidRPr="001E7938">
        <w:rPr>
          <w:lang w:val="en-US"/>
          <w:rPrChange w:id="591" w:author="Autor">
            <w:rPr/>
          </w:rPrChange>
        </w:rPr>
        <w:t xml:space="preserve"> </w:t>
      </w:r>
    </w:p>
    <w:p w14:paraId="12F0CBCD" w14:textId="77777777" w:rsidR="00E5699D" w:rsidRDefault="00E5699D" w:rsidP="00FD5595">
      <w:pPr>
        <w:ind w:left="1077" w:hanging="1077"/>
        <w:jc w:val="left"/>
        <w:rPr>
          <w:lang w:val="en-US"/>
        </w:rPr>
      </w:pPr>
      <w:r w:rsidRPr="00253C80">
        <w:rPr>
          <w:lang w:val="en-US"/>
        </w:rPr>
        <w:t>[@Dur]</w:t>
      </w:r>
      <w:r w:rsidRPr="00253C80">
        <w:rPr>
          <w:lang w:val="en-US"/>
        </w:rPr>
        <w:tab/>
        <w:t xml:space="preserve">Durovis Dive SDK, </w:t>
      </w:r>
      <w:r w:rsidR="003F7CAE">
        <w:fldChar w:fldCharType="begin"/>
      </w:r>
      <w:r w:rsidR="003F7CAE" w:rsidRPr="001E7938">
        <w:rPr>
          <w:lang w:val="en-US"/>
          <w:rPrChange w:id="592" w:author="Autor">
            <w:rPr/>
          </w:rPrChange>
        </w:rPr>
        <w:instrText xml:space="preserve"> HYPERLINK "https://www.durovis.com/sdk.html" </w:instrText>
      </w:r>
      <w:r w:rsidR="003F7CAE">
        <w:fldChar w:fldCharType="separate"/>
      </w:r>
      <w:r w:rsidRPr="002F4D93">
        <w:rPr>
          <w:rStyle w:val="Hyperlink"/>
          <w:lang w:val="en-US"/>
        </w:rPr>
        <w:t>https://www.durovis.com/sdk.html</w:t>
      </w:r>
      <w:r w:rsidR="003F7CAE">
        <w:rPr>
          <w:rStyle w:val="Hyperlink"/>
          <w:lang w:val="en-US"/>
        </w:rPr>
        <w:fldChar w:fldCharType="end"/>
      </w:r>
    </w:p>
    <w:p w14:paraId="3AC73836" w14:textId="77777777" w:rsidR="00E5699D" w:rsidRDefault="00E5699D" w:rsidP="00FD5595">
      <w:pPr>
        <w:ind w:left="1077" w:hanging="1077"/>
        <w:jc w:val="left"/>
        <w:rPr>
          <w:lang w:val="en-US"/>
        </w:rPr>
      </w:pPr>
      <w:r>
        <w:rPr>
          <w:lang w:val="en-US"/>
        </w:rPr>
        <w:t>[@Ext]</w:t>
      </w:r>
      <w:r>
        <w:rPr>
          <w:lang w:val="en-US"/>
        </w:rPr>
        <w:tab/>
        <w:t xml:space="preserve">Git Extensions Manual, </w:t>
      </w:r>
      <w:r w:rsidR="003F7CAE">
        <w:fldChar w:fldCharType="begin"/>
      </w:r>
      <w:r w:rsidR="003F7CAE" w:rsidRPr="001E7938">
        <w:rPr>
          <w:lang w:val="en-US"/>
          <w:rPrChange w:id="593" w:author="Autor">
            <w:rPr/>
          </w:rPrChange>
        </w:rPr>
        <w:instrText xml:space="preserve"> HYPERLINK "https://git-extensions-documentation.readthedocs.org/en/latest/https://git-extensions-documentation.readthedocs.org/en/latest/" </w:instrText>
      </w:r>
      <w:r w:rsidR="003F7CAE">
        <w:fldChar w:fldCharType="separate"/>
      </w:r>
      <w:r w:rsidRPr="007F7E8C">
        <w:rPr>
          <w:rStyle w:val="Hyperlink"/>
          <w:lang w:val="en-US"/>
        </w:rPr>
        <w:t>https://git-extensions-documentation.readthedocs.org/en/latest/https://git-extensions-documentation.readthedocs.org/en/latest/</w:t>
      </w:r>
      <w:r w:rsidR="003F7CAE">
        <w:rPr>
          <w:rStyle w:val="Hyperlink"/>
          <w:lang w:val="en-US"/>
        </w:rPr>
        <w:fldChar w:fldCharType="end"/>
      </w:r>
      <w:r>
        <w:rPr>
          <w:lang w:val="en-US"/>
        </w:rPr>
        <w:t xml:space="preserve"> </w:t>
      </w:r>
    </w:p>
    <w:p w14:paraId="07C44710" w14:textId="77777777" w:rsidR="00E5699D" w:rsidRPr="001E7938" w:rsidRDefault="00E5699D" w:rsidP="00EE42A9">
      <w:pPr>
        <w:ind w:left="1077" w:hanging="1077"/>
        <w:jc w:val="left"/>
        <w:rPr>
          <w:rStyle w:val="Hyperlink"/>
          <w:color w:val="auto"/>
          <w:u w:val="none"/>
          <w:rPrChange w:id="594" w:author="Autor">
            <w:rPr>
              <w:rStyle w:val="Hyperlink"/>
              <w:color w:val="auto"/>
              <w:u w:val="none"/>
              <w:lang w:val="en-US"/>
            </w:rPr>
          </w:rPrChange>
        </w:rPr>
      </w:pPr>
      <w:r w:rsidRPr="001E7938">
        <w:rPr>
          <w:rPrChange w:id="595" w:author="Autor">
            <w:rPr>
              <w:color w:val="0000FF"/>
              <w:u w:val="single"/>
              <w:lang w:val="en-US"/>
            </w:rPr>
          </w:rPrChange>
        </w:rPr>
        <w:t>[@Gear]</w:t>
      </w:r>
      <w:r w:rsidRPr="001E7938">
        <w:rPr>
          <w:rPrChange w:id="596" w:author="Autor">
            <w:rPr>
              <w:lang w:val="en-US"/>
            </w:rPr>
          </w:rPrChange>
        </w:rPr>
        <w:tab/>
        <w:t xml:space="preserve">Gear VR, </w:t>
      </w:r>
      <w:r w:rsidR="003F7CAE">
        <w:fldChar w:fldCharType="begin"/>
      </w:r>
      <w:r w:rsidR="003F7CAE">
        <w:instrText xml:space="preserve"> HYPERLINK "http://www.samsung.com/global/microsite/gearvr/index.html" </w:instrText>
      </w:r>
      <w:r w:rsidR="003F7CAE">
        <w:fldChar w:fldCharType="separate"/>
      </w:r>
      <w:r w:rsidRPr="001E7938">
        <w:rPr>
          <w:rStyle w:val="Hyperlink"/>
          <w:rPrChange w:id="597" w:author="Autor">
            <w:rPr>
              <w:rStyle w:val="Hyperlink"/>
              <w:lang w:val="en-US"/>
            </w:rPr>
          </w:rPrChange>
        </w:rPr>
        <w:t>http://www.samsung.com/global/microsite/gearvr/index.html</w:t>
      </w:r>
      <w:r w:rsidR="003F7CAE">
        <w:rPr>
          <w:rStyle w:val="Hyperlink"/>
          <w:lang w:val="en-US"/>
        </w:rPr>
        <w:fldChar w:fldCharType="end"/>
      </w:r>
      <w:r w:rsidRPr="001E7938">
        <w:rPr>
          <w:rStyle w:val="Hyperlink"/>
          <w:color w:val="auto"/>
          <w:u w:val="none"/>
          <w:rPrChange w:id="598" w:author="Autor">
            <w:rPr>
              <w:rStyle w:val="Hyperlink"/>
              <w:color w:val="auto"/>
              <w:u w:val="none"/>
              <w:lang w:val="en-US"/>
            </w:rPr>
          </w:rPrChange>
        </w:rPr>
        <w:t xml:space="preserve"> </w:t>
      </w:r>
    </w:p>
    <w:p w14:paraId="0FE6E351" w14:textId="77777777" w:rsidR="00E5699D" w:rsidRDefault="00E5699D" w:rsidP="00FD5595">
      <w:pPr>
        <w:ind w:left="1077" w:hanging="1077"/>
        <w:jc w:val="left"/>
        <w:rPr>
          <w:lang w:val="en-US"/>
        </w:rPr>
      </w:pPr>
      <w:r>
        <w:rPr>
          <w:lang w:val="en-US"/>
        </w:rPr>
        <w:t>[@Git]</w:t>
      </w:r>
      <w:r>
        <w:rPr>
          <w:lang w:val="en-US"/>
        </w:rPr>
        <w:tab/>
        <w:t xml:space="preserve">Git Documentation, </w:t>
      </w:r>
      <w:r w:rsidR="003F7CAE">
        <w:fldChar w:fldCharType="begin"/>
      </w:r>
      <w:r w:rsidR="003F7CAE" w:rsidRPr="001E7938">
        <w:rPr>
          <w:lang w:val="en-US"/>
          <w:rPrChange w:id="599" w:author="Autor">
            <w:rPr/>
          </w:rPrChange>
        </w:rPr>
        <w:instrText xml:space="preserve"> HYPERLINK "http://git-scm.com/doc" </w:instrText>
      </w:r>
      <w:r w:rsidR="003F7CAE">
        <w:fldChar w:fldCharType="separate"/>
      </w:r>
      <w:r w:rsidRPr="007F7E8C">
        <w:rPr>
          <w:rStyle w:val="Hyperlink"/>
          <w:lang w:val="en-US"/>
        </w:rPr>
        <w:t>http://git-scm.com/doc</w:t>
      </w:r>
      <w:r w:rsidR="003F7CAE">
        <w:rPr>
          <w:rStyle w:val="Hyperlink"/>
          <w:lang w:val="en-US"/>
        </w:rPr>
        <w:fldChar w:fldCharType="end"/>
      </w:r>
    </w:p>
    <w:p w14:paraId="27AB5E3D" w14:textId="77777777" w:rsidR="00E5699D" w:rsidRDefault="00E5699D" w:rsidP="00FD5595">
      <w:pPr>
        <w:ind w:left="1077" w:hanging="1077"/>
        <w:jc w:val="left"/>
        <w:rPr>
          <w:rStyle w:val="Hyperlink"/>
          <w:lang w:val="en-US"/>
        </w:rPr>
      </w:pPr>
      <w:r>
        <w:rPr>
          <w:lang w:val="en-US"/>
        </w:rPr>
        <w:lastRenderedPageBreak/>
        <w:t>[@Hub]</w:t>
      </w:r>
      <w:r>
        <w:rPr>
          <w:lang w:val="en-US"/>
        </w:rPr>
        <w:tab/>
        <w:t xml:space="preserve">GitHub, </w:t>
      </w:r>
      <w:r w:rsidR="003F7CAE">
        <w:fldChar w:fldCharType="begin"/>
      </w:r>
      <w:r w:rsidR="003F7CAE" w:rsidRPr="001E7938">
        <w:rPr>
          <w:lang w:val="en-US"/>
          <w:rPrChange w:id="600" w:author="Autor">
            <w:rPr/>
          </w:rPrChange>
        </w:rPr>
        <w:instrText xml:space="preserve"> HYPERLINK "https://github.com/" </w:instrText>
      </w:r>
      <w:r w:rsidR="003F7CAE">
        <w:fldChar w:fldCharType="separate"/>
      </w:r>
      <w:r w:rsidRPr="000524A6">
        <w:rPr>
          <w:rStyle w:val="Hyperlink"/>
          <w:lang w:val="en-US"/>
        </w:rPr>
        <w:t>https://github.com/</w:t>
      </w:r>
      <w:r w:rsidR="003F7CAE">
        <w:rPr>
          <w:rStyle w:val="Hyperlink"/>
          <w:lang w:val="en-US"/>
        </w:rPr>
        <w:fldChar w:fldCharType="end"/>
      </w:r>
      <w:r>
        <w:rPr>
          <w:lang w:val="en-US"/>
        </w:rPr>
        <w:t xml:space="preserve"> </w:t>
      </w:r>
    </w:p>
    <w:p w14:paraId="744B0C65" w14:textId="77777777" w:rsidR="00E5699D" w:rsidRPr="001E7938" w:rsidRDefault="00E5699D" w:rsidP="00786B3A">
      <w:pPr>
        <w:ind w:left="1077" w:hanging="1077"/>
        <w:jc w:val="left"/>
        <w:rPr>
          <w:lang w:val="en-US"/>
          <w:rPrChange w:id="601" w:author="Autor">
            <w:rPr/>
          </w:rPrChange>
        </w:rPr>
      </w:pPr>
      <w:r w:rsidRPr="001E7938">
        <w:rPr>
          <w:lang w:val="en-US"/>
          <w:rPrChange w:id="602" w:author="Autor">
            <w:rPr/>
          </w:rPrChange>
        </w:rPr>
        <w:t>[@Kin]</w:t>
      </w:r>
      <w:r w:rsidRPr="001E7938">
        <w:rPr>
          <w:lang w:val="en-US"/>
          <w:rPrChange w:id="603" w:author="Autor">
            <w:rPr/>
          </w:rPrChange>
        </w:rPr>
        <w:tab/>
        <w:t xml:space="preserve">Kinect Indoor Navigation, </w:t>
      </w:r>
      <w:r w:rsidR="003F7CAE">
        <w:fldChar w:fldCharType="begin"/>
      </w:r>
      <w:r w:rsidR="003F7CAE" w:rsidRPr="001E7938">
        <w:rPr>
          <w:lang w:val="en-US"/>
          <w:rPrChange w:id="604" w:author="Autor">
            <w:rPr/>
          </w:rPrChange>
        </w:rPr>
        <w:instrText xml:space="preserve"> HYPERLINK "http://www.electronicsnews.com.au/features/kinect-arduino-hack-for-indoor-navigation-video-" </w:instrText>
      </w:r>
      <w:r w:rsidR="003F7CAE">
        <w:fldChar w:fldCharType="separate"/>
      </w:r>
      <w:r w:rsidRPr="001E7938">
        <w:rPr>
          <w:rStyle w:val="Hyperlink"/>
          <w:lang w:val="en-US"/>
          <w:rPrChange w:id="605" w:author="Autor">
            <w:rPr>
              <w:rStyle w:val="Hyperlink"/>
            </w:rPr>
          </w:rPrChange>
        </w:rPr>
        <w:t>http://www.electronicsnews.com.au/features/kinect-arduino-hack-for-indoor-navigation-video-</w:t>
      </w:r>
      <w:r w:rsidR="003F7CAE">
        <w:rPr>
          <w:rStyle w:val="Hyperlink"/>
        </w:rPr>
        <w:fldChar w:fldCharType="end"/>
      </w:r>
      <w:r w:rsidRPr="001E7938">
        <w:rPr>
          <w:lang w:val="en-US"/>
          <w:rPrChange w:id="606" w:author="Autor">
            <w:rPr/>
          </w:rPrChange>
        </w:rPr>
        <w:t xml:space="preserve"> </w:t>
      </w:r>
    </w:p>
    <w:p w14:paraId="7E276E68" w14:textId="77777777" w:rsidR="00E5699D" w:rsidRDefault="00E5699D" w:rsidP="00786B3A">
      <w:pPr>
        <w:ind w:left="1077" w:hanging="1077"/>
        <w:jc w:val="left"/>
      </w:pPr>
      <w:r>
        <w:t>[@Kin2]</w:t>
      </w:r>
      <w:r>
        <w:tab/>
        <w:t xml:space="preserve">Übertragung des Körpers in eine VR, </w:t>
      </w:r>
      <w:hyperlink r:id="rId72" w:history="1">
        <w:r w:rsidRPr="002153B5">
          <w:rPr>
            <w:rStyle w:val="Hyperlink"/>
          </w:rPr>
          <w:t>http://techcrunch.com/2014/05/14/clever-kinect-hack-brings-this-guys-full-body-into-virtual-reality/</w:t>
        </w:r>
      </w:hyperlink>
      <w:r>
        <w:t xml:space="preserve"> </w:t>
      </w:r>
    </w:p>
    <w:p w14:paraId="49C38564" w14:textId="77777777" w:rsidR="00E5699D" w:rsidRPr="001E7938" w:rsidRDefault="00E5699D" w:rsidP="00786B3A">
      <w:pPr>
        <w:ind w:left="1077" w:hanging="1077"/>
        <w:jc w:val="left"/>
        <w:rPr>
          <w:lang w:val="en-US"/>
          <w:rPrChange w:id="607" w:author="Autor">
            <w:rPr/>
          </w:rPrChange>
        </w:rPr>
      </w:pPr>
      <w:r w:rsidRPr="001E7938">
        <w:rPr>
          <w:lang w:val="en-US"/>
          <w:rPrChange w:id="608" w:author="Autor">
            <w:rPr/>
          </w:rPrChange>
        </w:rPr>
        <w:t>[@Kin3]</w:t>
      </w:r>
      <w:r w:rsidRPr="001E7938">
        <w:rPr>
          <w:lang w:val="en-US"/>
          <w:rPrChange w:id="609" w:author="Autor">
            <w:rPr/>
          </w:rPrChange>
        </w:rPr>
        <w:tab/>
        <w:t xml:space="preserve">Kinect/Arduino hack for Indoor Navigation, </w:t>
      </w:r>
      <w:r w:rsidR="003F7CAE">
        <w:fldChar w:fldCharType="begin"/>
      </w:r>
      <w:r w:rsidR="003F7CAE" w:rsidRPr="001E7938">
        <w:rPr>
          <w:lang w:val="en-US"/>
          <w:rPrChange w:id="610" w:author="Autor">
            <w:rPr/>
          </w:rPrChange>
        </w:rPr>
        <w:instrText xml:space="preserve"> HYPERLINK "http://www.electronicsnews.com.au/features/kinect-arduino-hack-for-indoor-navigation-video-" </w:instrText>
      </w:r>
      <w:r w:rsidR="003F7CAE">
        <w:fldChar w:fldCharType="separate"/>
      </w:r>
      <w:r w:rsidRPr="001E7938">
        <w:rPr>
          <w:rStyle w:val="Hyperlink"/>
          <w:lang w:val="en-US"/>
          <w:rPrChange w:id="611" w:author="Autor">
            <w:rPr>
              <w:rStyle w:val="Hyperlink"/>
            </w:rPr>
          </w:rPrChange>
        </w:rPr>
        <w:t>http://www.electronicsnews.com.au/features/kinect-arduino-hack-for-indoor-navigation-video-</w:t>
      </w:r>
      <w:r w:rsidR="003F7CAE">
        <w:rPr>
          <w:rStyle w:val="Hyperlink"/>
        </w:rPr>
        <w:fldChar w:fldCharType="end"/>
      </w:r>
    </w:p>
    <w:p w14:paraId="6CE11FAC" w14:textId="77777777" w:rsidR="00E5699D" w:rsidRDefault="00E5699D" w:rsidP="00FD5595">
      <w:pPr>
        <w:ind w:left="1080" w:hanging="1080"/>
      </w:pPr>
      <w:r>
        <w:t>[@Leap]</w:t>
      </w:r>
      <w:r>
        <w:tab/>
        <w:t xml:space="preserve">Leap Motion Forum, </w:t>
      </w:r>
      <w:hyperlink r:id="rId73" w:history="1">
        <w:r w:rsidRPr="000524A6">
          <w:rPr>
            <w:rStyle w:val="Hyperlink"/>
          </w:rPr>
          <w:t>https://forums.leapmotion.com/</w:t>
        </w:r>
      </w:hyperlink>
      <w:r>
        <w:t xml:space="preserve"> </w:t>
      </w:r>
    </w:p>
    <w:p w14:paraId="1388FB3B" w14:textId="77777777" w:rsidR="00E5699D" w:rsidRPr="001E7938" w:rsidRDefault="00E5699D" w:rsidP="00E5699D">
      <w:pPr>
        <w:ind w:left="1080" w:hanging="1080"/>
        <w:jc w:val="left"/>
        <w:rPr>
          <w:lang w:val="en-US"/>
          <w:rPrChange w:id="612" w:author="Autor">
            <w:rPr/>
          </w:rPrChange>
        </w:rPr>
      </w:pPr>
      <w:r w:rsidRPr="001E7938">
        <w:rPr>
          <w:lang w:val="en-US"/>
          <w:rPrChange w:id="613" w:author="Autor">
            <w:rPr/>
          </w:rPrChange>
        </w:rPr>
        <w:t>[@Leap2]</w:t>
      </w:r>
      <w:r w:rsidRPr="001E7938">
        <w:rPr>
          <w:lang w:val="en-US"/>
          <w:rPrChange w:id="614" w:author="Autor">
            <w:rPr/>
          </w:rPrChange>
        </w:rPr>
        <w:tab/>
        <w:t xml:space="preserve">Leap Motion Android SDK, </w:t>
      </w:r>
      <w:r w:rsidR="003F7CAE">
        <w:fldChar w:fldCharType="begin"/>
      </w:r>
      <w:r w:rsidR="003F7CAE" w:rsidRPr="001E7938">
        <w:rPr>
          <w:lang w:val="en-US"/>
          <w:rPrChange w:id="615" w:author="Autor">
            <w:rPr/>
          </w:rPrChange>
        </w:rPr>
        <w:instrText xml:space="preserve"> HYPERLINK "https://community.leapmotion.com/t/android-sdk-progress-update/2115" </w:instrText>
      </w:r>
      <w:r w:rsidR="003F7CAE">
        <w:fldChar w:fldCharType="separate"/>
      </w:r>
      <w:r w:rsidRPr="001E7938">
        <w:rPr>
          <w:rStyle w:val="Hyperlink"/>
          <w:lang w:val="en-US"/>
          <w:rPrChange w:id="616" w:author="Autor">
            <w:rPr>
              <w:rStyle w:val="Hyperlink"/>
            </w:rPr>
          </w:rPrChange>
        </w:rPr>
        <w:t>https://community.leapmotion.com/t/android-sdk-progress-update/2115</w:t>
      </w:r>
      <w:r w:rsidR="003F7CAE">
        <w:rPr>
          <w:rStyle w:val="Hyperlink"/>
        </w:rPr>
        <w:fldChar w:fldCharType="end"/>
      </w:r>
      <w:r w:rsidRPr="001E7938">
        <w:rPr>
          <w:lang w:val="en-US"/>
          <w:rPrChange w:id="617" w:author="Autor">
            <w:rPr/>
          </w:rPrChange>
        </w:rPr>
        <w:t xml:space="preserve"> </w:t>
      </w:r>
    </w:p>
    <w:p w14:paraId="091AAFB9" w14:textId="77777777" w:rsidR="00E5699D" w:rsidRDefault="00E5699D" w:rsidP="00FD5595">
      <w:pPr>
        <w:ind w:left="1077" w:hanging="1077"/>
        <w:jc w:val="left"/>
        <w:rPr>
          <w:lang w:val="en-US"/>
        </w:rPr>
      </w:pPr>
      <w:r>
        <w:rPr>
          <w:lang w:val="en-US"/>
        </w:rPr>
        <w:t>[@Mag]</w:t>
      </w:r>
      <w:r>
        <w:rPr>
          <w:lang w:val="en-US"/>
        </w:rPr>
        <w:tab/>
        <w:t xml:space="preserve">Magnet Button for Cardboard, </w:t>
      </w:r>
      <w:r w:rsidR="003F7CAE">
        <w:fldChar w:fldCharType="begin"/>
      </w:r>
      <w:r w:rsidR="003F7CAE" w:rsidRPr="001E7938">
        <w:rPr>
          <w:lang w:val="en-US"/>
          <w:rPrChange w:id="618" w:author="Autor">
            <w:rPr/>
          </w:rPrChange>
        </w:rPr>
        <w:instrText xml:space="preserve"> HYPERLINK "https://www.quora.com/How-does-the-magnet-select-button-for-Android-Cardboard-work" </w:instrText>
      </w:r>
      <w:r w:rsidR="003F7CAE">
        <w:fldChar w:fldCharType="separate"/>
      </w:r>
      <w:r w:rsidRPr="000524A6">
        <w:rPr>
          <w:rStyle w:val="Hyperlink"/>
          <w:lang w:val="en-US"/>
        </w:rPr>
        <w:t>https://www.quora.com/How-does-the-magnet-select-button-for-Android-Cardboard-work</w:t>
      </w:r>
      <w:r w:rsidR="003F7CAE">
        <w:rPr>
          <w:rStyle w:val="Hyperlink"/>
          <w:lang w:val="en-US"/>
        </w:rPr>
        <w:fldChar w:fldCharType="end"/>
      </w:r>
      <w:r>
        <w:rPr>
          <w:lang w:val="en-US"/>
        </w:rPr>
        <w:t xml:space="preserve"> </w:t>
      </w:r>
    </w:p>
    <w:p w14:paraId="5FD402E7" w14:textId="77777777" w:rsidR="00E5699D" w:rsidRDefault="00E5699D" w:rsidP="000855D1">
      <w:pPr>
        <w:ind w:left="1077" w:hanging="1077"/>
        <w:jc w:val="left"/>
        <w:rPr>
          <w:rStyle w:val="Hyperlink"/>
          <w:color w:val="auto"/>
          <w:u w:val="none"/>
          <w:lang w:val="en-US"/>
        </w:rPr>
      </w:pPr>
      <w:r>
        <w:rPr>
          <w:lang w:val="en-US"/>
        </w:rPr>
        <w:t>[@Ocu]</w:t>
      </w:r>
      <w:r>
        <w:rPr>
          <w:lang w:val="en-US"/>
        </w:rPr>
        <w:tab/>
        <w:t xml:space="preserve">Oculus Rift Support, </w:t>
      </w:r>
      <w:r w:rsidR="003F7CAE">
        <w:fldChar w:fldCharType="begin"/>
      </w:r>
      <w:r w:rsidR="003F7CAE" w:rsidRPr="001E7938">
        <w:rPr>
          <w:lang w:val="en-US"/>
          <w:rPrChange w:id="619" w:author="Autor">
            <w:rPr/>
          </w:rPrChange>
        </w:rPr>
        <w:instrText xml:space="preserve"> HYPERLINK "https://support.oculus.com" </w:instrText>
      </w:r>
      <w:r w:rsidR="003F7CAE">
        <w:fldChar w:fldCharType="separate"/>
      </w:r>
      <w:r w:rsidRPr="00F763D9">
        <w:rPr>
          <w:rStyle w:val="Hyperlink"/>
          <w:lang w:val="en-US"/>
        </w:rPr>
        <w:t>https://support.oculus.com</w:t>
      </w:r>
      <w:r w:rsidR="003F7CAE">
        <w:rPr>
          <w:rStyle w:val="Hyperlink"/>
          <w:lang w:val="en-US"/>
        </w:rPr>
        <w:fldChar w:fldCharType="end"/>
      </w:r>
      <w:r>
        <w:rPr>
          <w:rStyle w:val="Hyperlink"/>
          <w:color w:val="auto"/>
          <w:u w:val="none"/>
          <w:lang w:val="en-US"/>
        </w:rPr>
        <w:t xml:space="preserve"> </w:t>
      </w:r>
    </w:p>
    <w:p w14:paraId="638048AF" w14:textId="77777777" w:rsidR="00E5699D" w:rsidRPr="001E7938" w:rsidRDefault="00E5699D" w:rsidP="000855D1">
      <w:pPr>
        <w:ind w:left="1077" w:hanging="1077"/>
        <w:jc w:val="left"/>
        <w:rPr>
          <w:rStyle w:val="Hyperlink"/>
          <w:color w:val="auto"/>
          <w:u w:val="none"/>
          <w:rPrChange w:id="620" w:author="Autor">
            <w:rPr>
              <w:rStyle w:val="Hyperlink"/>
              <w:color w:val="auto"/>
              <w:u w:val="none"/>
              <w:lang w:val="en-US"/>
            </w:rPr>
          </w:rPrChange>
        </w:rPr>
      </w:pPr>
      <w:r w:rsidRPr="001E7938">
        <w:rPr>
          <w:rStyle w:val="Hyperlink"/>
          <w:color w:val="auto"/>
          <w:u w:val="none"/>
          <w:rPrChange w:id="621" w:author="Autor">
            <w:rPr>
              <w:rStyle w:val="Hyperlink"/>
              <w:color w:val="auto"/>
              <w:u w:val="none"/>
              <w:lang w:val="en-US"/>
            </w:rPr>
          </w:rPrChange>
        </w:rPr>
        <w:t>[@Omni]</w:t>
      </w:r>
      <w:r w:rsidRPr="001E7938">
        <w:rPr>
          <w:rStyle w:val="Hyperlink"/>
          <w:color w:val="auto"/>
          <w:u w:val="none"/>
          <w:rPrChange w:id="622" w:author="Autor">
            <w:rPr>
              <w:rStyle w:val="Hyperlink"/>
              <w:color w:val="auto"/>
              <w:u w:val="none"/>
              <w:lang w:val="en-US"/>
            </w:rPr>
          </w:rPrChange>
        </w:rPr>
        <w:tab/>
        <w:t xml:space="preserve">Virtuix Omni, </w:t>
      </w:r>
      <w:r w:rsidR="003F7CAE">
        <w:fldChar w:fldCharType="begin"/>
      </w:r>
      <w:r w:rsidR="003F7CAE">
        <w:instrText xml:space="preserve"> HYPERLINK "http://www.virtuix.com/" </w:instrText>
      </w:r>
      <w:r w:rsidR="003F7CAE">
        <w:fldChar w:fldCharType="separate"/>
      </w:r>
      <w:r w:rsidRPr="001E7938">
        <w:rPr>
          <w:rStyle w:val="Hyperlink"/>
          <w:rPrChange w:id="623" w:author="Autor">
            <w:rPr>
              <w:rStyle w:val="Hyperlink"/>
              <w:lang w:val="en-US"/>
            </w:rPr>
          </w:rPrChange>
        </w:rPr>
        <w:t>http://www.virtuix.com/</w:t>
      </w:r>
      <w:r w:rsidR="003F7CAE">
        <w:rPr>
          <w:rStyle w:val="Hyperlink"/>
          <w:lang w:val="en-US"/>
        </w:rPr>
        <w:fldChar w:fldCharType="end"/>
      </w:r>
      <w:r w:rsidRPr="001E7938">
        <w:rPr>
          <w:rStyle w:val="Hyperlink"/>
          <w:color w:val="auto"/>
          <w:u w:val="none"/>
          <w:rPrChange w:id="624" w:author="Autor">
            <w:rPr>
              <w:rStyle w:val="Hyperlink"/>
              <w:color w:val="auto"/>
              <w:u w:val="none"/>
              <w:lang w:val="en-US"/>
            </w:rPr>
          </w:rPrChange>
        </w:rPr>
        <w:t xml:space="preserve"> </w:t>
      </w:r>
    </w:p>
    <w:p w14:paraId="54206ABC" w14:textId="22BBBA60" w:rsidR="00E5699D" w:rsidRPr="001E7938" w:rsidRDefault="00E5699D" w:rsidP="00E5699D">
      <w:pPr>
        <w:ind w:left="1077" w:hanging="1077"/>
        <w:jc w:val="left"/>
        <w:rPr>
          <w:lang w:val="en-US"/>
          <w:rPrChange w:id="625" w:author="Autor">
            <w:rPr/>
          </w:rPrChange>
        </w:rPr>
      </w:pPr>
      <w:r>
        <w:rPr>
          <w:rStyle w:val="Hyperlink"/>
          <w:color w:val="auto"/>
          <w:u w:val="none"/>
          <w:lang w:val="en-US"/>
        </w:rPr>
        <w:t>[@Omni2]</w:t>
      </w:r>
      <w:r>
        <w:rPr>
          <w:rStyle w:val="Hyperlink"/>
          <w:color w:val="auto"/>
          <w:u w:val="none"/>
          <w:lang w:val="en-US"/>
        </w:rPr>
        <w:tab/>
        <w:t xml:space="preserve">Virtuix Omni Bluetooth Functionality, </w:t>
      </w:r>
      <w:r w:rsidR="003F7CAE">
        <w:fldChar w:fldCharType="begin"/>
      </w:r>
      <w:r w:rsidR="003F7CAE" w:rsidRPr="001E7938">
        <w:rPr>
          <w:lang w:val="en-US"/>
          <w:rPrChange w:id="626" w:author="Autor">
            <w:rPr/>
          </w:rPrChange>
        </w:rPr>
        <w:instrText xml:space="preserve"> HYPERLINK "http://www.virtuix.com/bluetooth-and-samsung-gear-vr/" </w:instrText>
      </w:r>
      <w:r w:rsidR="003F7CAE">
        <w:fldChar w:fldCharType="separate"/>
      </w:r>
      <w:r w:rsidRPr="002153B5">
        <w:rPr>
          <w:rStyle w:val="Hyperlink"/>
          <w:lang w:val="en-US"/>
        </w:rPr>
        <w:t>http://www.virtuix.com/bluetooth-and-samsung-gear-vr/</w:t>
      </w:r>
      <w:r w:rsidR="003F7CAE">
        <w:rPr>
          <w:rStyle w:val="Hyperlink"/>
          <w:lang w:val="en-US"/>
        </w:rPr>
        <w:fldChar w:fldCharType="end"/>
      </w:r>
      <w:r>
        <w:rPr>
          <w:rStyle w:val="Hyperlink"/>
          <w:color w:val="auto"/>
          <w:u w:val="none"/>
          <w:lang w:val="en-US"/>
        </w:rPr>
        <w:t xml:space="preserve"> </w:t>
      </w:r>
    </w:p>
    <w:p w14:paraId="7AABA26F" w14:textId="77777777" w:rsidR="00E5699D" w:rsidRDefault="00E5699D" w:rsidP="00FD5595">
      <w:pPr>
        <w:ind w:left="1077" w:hanging="1077"/>
        <w:jc w:val="left"/>
        <w:rPr>
          <w:lang w:val="en-US"/>
        </w:rPr>
      </w:pPr>
      <w:r>
        <w:rPr>
          <w:lang w:val="en-US"/>
        </w:rPr>
        <w:t>[@Rud]</w:t>
      </w:r>
      <w:r>
        <w:rPr>
          <w:lang w:val="en-US"/>
        </w:rPr>
        <w:tab/>
        <w:t xml:space="preserve">3DRudder, </w:t>
      </w:r>
      <w:r w:rsidR="003F7CAE">
        <w:fldChar w:fldCharType="begin"/>
      </w:r>
      <w:r w:rsidR="003F7CAE" w:rsidRPr="001E7938">
        <w:rPr>
          <w:lang w:val="en-US"/>
          <w:rPrChange w:id="627" w:author="Autor">
            <w:rPr/>
          </w:rPrChange>
        </w:rPr>
        <w:instrText xml:space="preserve"> HYPERLINK "http://www.3drudder.com/" </w:instrText>
      </w:r>
      <w:r w:rsidR="003F7CAE">
        <w:fldChar w:fldCharType="separate"/>
      </w:r>
      <w:r w:rsidRPr="000524A6">
        <w:rPr>
          <w:rStyle w:val="Hyperlink"/>
          <w:lang w:val="en-US"/>
        </w:rPr>
        <w:t>http://www.3drudder.com/</w:t>
      </w:r>
      <w:r w:rsidR="003F7CAE">
        <w:rPr>
          <w:rStyle w:val="Hyperlink"/>
          <w:lang w:val="en-US"/>
        </w:rPr>
        <w:fldChar w:fldCharType="end"/>
      </w:r>
      <w:r>
        <w:rPr>
          <w:lang w:val="en-US"/>
        </w:rPr>
        <w:t xml:space="preserve"> </w:t>
      </w:r>
    </w:p>
    <w:p w14:paraId="25836AFF" w14:textId="77777777" w:rsidR="00E5699D" w:rsidRDefault="00E5699D" w:rsidP="00786B3A">
      <w:pPr>
        <w:ind w:left="1077" w:hanging="1077"/>
        <w:jc w:val="left"/>
      </w:pPr>
      <w:r>
        <w:t>[@Six]</w:t>
      </w:r>
      <w:r>
        <w:tab/>
        <w:t xml:space="preserve">Sixense STEM System, </w:t>
      </w:r>
      <w:hyperlink r:id="rId74" w:history="1">
        <w:r w:rsidRPr="006F6610">
          <w:rPr>
            <w:rStyle w:val="Hyperlink"/>
          </w:rPr>
          <w:t>http://sixense.com/wireless</w:t>
        </w:r>
      </w:hyperlink>
      <w:r>
        <w:t xml:space="preserve"> </w:t>
      </w:r>
    </w:p>
    <w:p w14:paraId="3DAC770D" w14:textId="77777777" w:rsidR="00E5699D" w:rsidRPr="001E7938" w:rsidRDefault="00E5699D" w:rsidP="00FD5595">
      <w:pPr>
        <w:ind w:left="1077" w:hanging="1077"/>
        <w:jc w:val="left"/>
        <w:rPr>
          <w:rPrChange w:id="628" w:author="Autor">
            <w:rPr>
              <w:lang w:val="en-US"/>
            </w:rPr>
          </w:rPrChange>
        </w:rPr>
      </w:pPr>
      <w:r w:rsidRPr="001E7938">
        <w:rPr>
          <w:rPrChange w:id="629" w:author="Autor">
            <w:rPr>
              <w:lang w:val="en-US"/>
            </w:rPr>
          </w:rPrChange>
        </w:rPr>
        <w:t>[@Sph]</w:t>
      </w:r>
      <w:r w:rsidRPr="001E7938">
        <w:rPr>
          <w:rPrChange w:id="630" w:author="Autor">
            <w:rPr>
              <w:lang w:val="en-US"/>
            </w:rPr>
          </w:rPrChange>
        </w:rPr>
        <w:tab/>
        <w:t xml:space="preserve">Sphero, </w:t>
      </w:r>
      <w:r w:rsidR="003F7CAE">
        <w:fldChar w:fldCharType="begin"/>
      </w:r>
      <w:r w:rsidR="003F7CAE">
        <w:instrText xml:space="preserve"> HYPERLINK "http://www.gosphero.com/de/" </w:instrText>
      </w:r>
      <w:r w:rsidR="003F7CAE">
        <w:fldChar w:fldCharType="separate"/>
      </w:r>
      <w:r w:rsidRPr="001E7938">
        <w:rPr>
          <w:rStyle w:val="Hyperlink"/>
          <w:rPrChange w:id="631" w:author="Autor">
            <w:rPr>
              <w:rStyle w:val="Hyperlink"/>
              <w:lang w:val="en-US"/>
            </w:rPr>
          </w:rPrChange>
        </w:rPr>
        <w:t>http://www.gosphero.com/de/</w:t>
      </w:r>
      <w:r w:rsidR="003F7CAE">
        <w:rPr>
          <w:rStyle w:val="Hyperlink"/>
          <w:lang w:val="en-US"/>
        </w:rPr>
        <w:fldChar w:fldCharType="end"/>
      </w:r>
      <w:r w:rsidRPr="001E7938">
        <w:rPr>
          <w:rPrChange w:id="632" w:author="Autor">
            <w:rPr>
              <w:lang w:val="en-US"/>
            </w:rPr>
          </w:rPrChange>
        </w:rPr>
        <w:t xml:space="preserve"> </w:t>
      </w:r>
    </w:p>
    <w:p w14:paraId="1C601354" w14:textId="77777777" w:rsidR="00E5699D" w:rsidRPr="001E7938" w:rsidRDefault="00E5699D" w:rsidP="00786B3A">
      <w:pPr>
        <w:ind w:left="1077" w:hanging="1077"/>
        <w:jc w:val="left"/>
        <w:rPr>
          <w:lang w:val="en-US"/>
          <w:rPrChange w:id="633" w:author="Autor">
            <w:rPr/>
          </w:rPrChange>
        </w:rPr>
      </w:pPr>
      <w:r w:rsidRPr="001E7938">
        <w:rPr>
          <w:lang w:val="en-US"/>
          <w:rPrChange w:id="634" w:author="Autor">
            <w:rPr/>
          </w:rPrChange>
        </w:rPr>
        <w:t>[@Sph2]</w:t>
      </w:r>
      <w:r w:rsidRPr="001E7938">
        <w:rPr>
          <w:lang w:val="en-US"/>
          <w:rPrChange w:id="635" w:author="Autor">
            <w:rPr/>
          </w:rPrChange>
        </w:rPr>
        <w:tab/>
        <w:t xml:space="preserve">Sphero Unity Plugin: Sensor Streaming, </w:t>
      </w:r>
      <w:r w:rsidR="003F7CAE">
        <w:fldChar w:fldCharType="begin"/>
      </w:r>
      <w:r w:rsidR="003F7CAE" w:rsidRPr="001E7938">
        <w:rPr>
          <w:lang w:val="en-US"/>
          <w:rPrChange w:id="636" w:author="Autor">
            <w:rPr/>
          </w:rPrChange>
        </w:rPr>
        <w:instrText xml:space="preserve"> HYPERLINK "https://github.com/orbotix/UNITY-PLUGIN/tree/master/ExampleProject/SensorStreaming" </w:instrText>
      </w:r>
      <w:r w:rsidR="003F7CAE">
        <w:fldChar w:fldCharType="separate"/>
      </w:r>
      <w:r w:rsidRPr="001E7938">
        <w:rPr>
          <w:rStyle w:val="Hyperlink"/>
          <w:lang w:val="en-US"/>
          <w:rPrChange w:id="637" w:author="Autor">
            <w:rPr>
              <w:rStyle w:val="Hyperlink"/>
            </w:rPr>
          </w:rPrChange>
        </w:rPr>
        <w:t>https://github.com/orbotix/UNITY-PLUGIN/tree/master/ExampleProject/SensorStreaming</w:t>
      </w:r>
      <w:r w:rsidR="003F7CAE">
        <w:rPr>
          <w:rStyle w:val="Hyperlink"/>
        </w:rPr>
        <w:fldChar w:fldCharType="end"/>
      </w:r>
      <w:r w:rsidRPr="001E7938">
        <w:rPr>
          <w:lang w:val="en-US"/>
          <w:rPrChange w:id="638" w:author="Autor">
            <w:rPr/>
          </w:rPrChange>
        </w:rPr>
        <w:t xml:space="preserve"> </w:t>
      </w:r>
    </w:p>
    <w:p w14:paraId="2CD23CAF" w14:textId="77777777" w:rsidR="00E5699D" w:rsidRPr="00B52B9F" w:rsidRDefault="00E5699D" w:rsidP="00D95D22">
      <w:pPr>
        <w:ind w:left="1077" w:hanging="1077"/>
        <w:jc w:val="left"/>
        <w:rPr>
          <w:rStyle w:val="Hyperlink"/>
          <w:color w:val="auto"/>
          <w:u w:val="none"/>
          <w:lang w:val="en-US"/>
        </w:rPr>
      </w:pPr>
      <w:r>
        <w:rPr>
          <w:lang w:val="en-US"/>
        </w:rPr>
        <w:t>[@Tan]</w:t>
      </w:r>
      <w:r>
        <w:rPr>
          <w:lang w:val="en-US"/>
        </w:rPr>
        <w:tab/>
        <w:t xml:space="preserve">Project Tango, </w:t>
      </w:r>
      <w:r w:rsidR="003F7CAE">
        <w:fldChar w:fldCharType="begin"/>
      </w:r>
      <w:r w:rsidR="003F7CAE" w:rsidRPr="001E7938">
        <w:rPr>
          <w:lang w:val="en-US"/>
          <w:rPrChange w:id="639" w:author="Autor">
            <w:rPr/>
          </w:rPrChange>
        </w:rPr>
        <w:instrText xml:space="preserve"> HYPERLINK "https://www.google.com/atap/projecttango/" \l "project" </w:instrText>
      </w:r>
      <w:r w:rsidR="003F7CAE">
        <w:fldChar w:fldCharType="separate"/>
      </w:r>
      <w:r w:rsidRPr="00D1219C">
        <w:rPr>
          <w:rStyle w:val="Hyperlink"/>
          <w:lang w:val="en-US"/>
        </w:rPr>
        <w:t>https://www.google.com/atap/projecttango/#project</w:t>
      </w:r>
      <w:r w:rsidR="003F7CAE">
        <w:rPr>
          <w:rStyle w:val="Hyperlink"/>
          <w:lang w:val="en-US"/>
        </w:rPr>
        <w:fldChar w:fldCharType="end"/>
      </w:r>
      <w:r>
        <w:rPr>
          <w:rStyle w:val="Hyperlink"/>
          <w:color w:val="auto"/>
          <w:u w:val="none"/>
          <w:lang w:val="en-US"/>
        </w:rPr>
        <w:t xml:space="preserve"> </w:t>
      </w:r>
    </w:p>
    <w:p w14:paraId="186EBDC6" w14:textId="77777777" w:rsidR="00E5699D" w:rsidRPr="001E7938" w:rsidRDefault="00E5699D" w:rsidP="00786B3A">
      <w:pPr>
        <w:ind w:left="1077" w:hanging="1077"/>
        <w:jc w:val="left"/>
        <w:rPr>
          <w:lang w:val="en-US"/>
          <w:rPrChange w:id="640" w:author="Autor">
            <w:rPr/>
          </w:rPrChange>
        </w:rPr>
      </w:pPr>
      <w:r w:rsidRPr="001E7938">
        <w:rPr>
          <w:lang w:val="en-US"/>
          <w:rPrChange w:id="641" w:author="Autor">
            <w:rPr/>
          </w:rPrChange>
        </w:rPr>
        <w:t>[@Tan2]</w:t>
      </w:r>
      <w:r w:rsidRPr="001E7938">
        <w:rPr>
          <w:lang w:val="en-US"/>
          <w:rPrChange w:id="642" w:author="Autor">
            <w:rPr/>
          </w:rPrChange>
        </w:rPr>
        <w:tab/>
        <w:t xml:space="preserve">Project Tango Video, </w:t>
      </w:r>
      <w:r w:rsidR="003F7CAE">
        <w:fldChar w:fldCharType="begin"/>
      </w:r>
      <w:r w:rsidR="003F7CAE" w:rsidRPr="001E7938">
        <w:rPr>
          <w:lang w:val="en-US"/>
          <w:rPrChange w:id="643" w:author="Autor">
            <w:rPr/>
          </w:rPrChange>
        </w:rPr>
        <w:instrText xml:space="preserve"> HYPERLINK "https://www.youtube.com/watch?v=Qe10ExwzCqk" \l "t=50" </w:instrText>
      </w:r>
      <w:r w:rsidR="003F7CAE">
        <w:fldChar w:fldCharType="separate"/>
      </w:r>
      <w:r w:rsidRPr="001E7938">
        <w:rPr>
          <w:rStyle w:val="Hyperlink"/>
          <w:lang w:val="en-US"/>
          <w:rPrChange w:id="644" w:author="Autor">
            <w:rPr>
              <w:rStyle w:val="Hyperlink"/>
            </w:rPr>
          </w:rPrChange>
        </w:rPr>
        <w:t>https://www.youtube.com/watch?v=Qe10ExwzCqk#t=50</w:t>
      </w:r>
      <w:r w:rsidR="003F7CAE">
        <w:rPr>
          <w:rStyle w:val="Hyperlink"/>
        </w:rPr>
        <w:fldChar w:fldCharType="end"/>
      </w:r>
      <w:r w:rsidRPr="001E7938">
        <w:rPr>
          <w:lang w:val="en-US"/>
          <w:rPrChange w:id="645" w:author="Autor">
            <w:rPr/>
          </w:rPrChange>
        </w:rPr>
        <w:t xml:space="preserve"> </w:t>
      </w:r>
    </w:p>
    <w:p w14:paraId="6B73113F" w14:textId="77777777" w:rsidR="00E5699D" w:rsidRDefault="00E5699D" w:rsidP="00786B3A">
      <w:pPr>
        <w:ind w:left="1077" w:hanging="1077"/>
        <w:jc w:val="left"/>
      </w:pPr>
      <w:r w:rsidRPr="001E7938">
        <w:rPr>
          <w:rPrChange w:id="646" w:author="Autor">
            <w:rPr>
              <w:lang w:val="en-US"/>
            </w:rPr>
          </w:rPrChange>
        </w:rPr>
        <w:t>[@Uni]</w:t>
      </w:r>
      <w:r w:rsidRPr="001E7938">
        <w:rPr>
          <w:rPrChange w:id="647" w:author="Autor">
            <w:rPr>
              <w:lang w:val="en-US"/>
            </w:rPr>
          </w:rPrChange>
        </w:rPr>
        <w:tab/>
        <w:t xml:space="preserve">Unity Documentation, </w:t>
      </w:r>
      <w:hyperlink r:id="rId75" w:history="1">
        <w:r w:rsidRPr="00D1219C">
          <w:rPr>
            <w:rStyle w:val="Hyperlink"/>
          </w:rPr>
          <w:t>http://unity3d.com/learn/documentation</w:t>
        </w:r>
      </w:hyperlink>
      <w:r>
        <w:t xml:space="preserve"> </w:t>
      </w:r>
    </w:p>
    <w:p w14:paraId="1CFB3ABE" w14:textId="3CA8600A" w:rsidR="00B6532D" w:rsidRDefault="00B6532D">
      <w:pPr>
        <w:spacing w:before="0" w:after="0" w:line="240" w:lineRule="auto"/>
        <w:jc w:val="left"/>
      </w:pPr>
      <w:r>
        <w:br w:type="page"/>
      </w:r>
    </w:p>
    <w:p w14:paraId="68FDCC2D" w14:textId="69A7A1A1" w:rsidR="00A829FF" w:rsidRDefault="00A829FF" w:rsidP="00A829FF">
      <w:pPr>
        <w:ind w:left="1080" w:hanging="1080"/>
        <w:rPr>
          <w:b/>
          <w:sz w:val="28"/>
        </w:rPr>
      </w:pPr>
      <w:r>
        <w:rPr>
          <w:rFonts w:cs="Arial"/>
          <w:b/>
          <w:sz w:val="36"/>
        </w:rPr>
        <w:lastRenderedPageBreak/>
        <w:t>Bildquellen</w:t>
      </w:r>
    </w:p>
    <w:p w14:paraId="0568191B" w14:textId="77777777" w:rsidR="00786B3A" w:rsidRPr="001E7938" w:rsidRDefault="00786B3A" w:rsidP="00EE42A9">
      <w:pPr>
        <w:ind w:left="1077" w:hanging="1077"/>
        <w:jc w:val="left"/>
        <w:rPr>
          <w:rStyle w:val="Hyperlink"/>
          <w:color w:val="auto"/>
          <w:u w:val="none"/>
          <w:rPrChange w:id="648" w:author="Autor">
            <w:rPr>
              <w:rStyle w:val="Hyperlink"/>
              <w:color w:val="auto"/>
              <w:u w:val="none"/>
              <w:lang w:val="en-US"/>
            </w:rPr>
          </w:rPrChange>
        </w:rPr>
      </w:pPr>
    </w:p>
    <w:p w14:paraId="78FEF898" w14:textId="77777777" w:rsidR="00E867B2" w:rsidRPr="001E7938" w:rsidRDefault="00E867B2" w:rsidP="00EE42A9">
      <w:pPr>
        <w:ind w:left="1077" w:hanging="1077"/>
        <w:jc w:val="left"/>
        <w:rPr>
          <w:rStyle w:val="Hyperlink"/>
          <w:color w:val="auto"/>
          <w:u w:val="none"/>
          <w:rPrChange w:id="649" w:author="Autor">
            <w:rPr>
              <w:rStyle w:val="Hyperlink"/>
              <w:color w:val="auto"/>
              <w:u w:val="none"/>
              <w:lang w:val="en-US"/>
            </w:rPr>
          </w:rPrChange>
        </w:rPr>
      </w:pPr>
      <w:r w:rsidRPr="001E7938">
        <w:rPr>
          <w:rStyle w:val="Hyperlink"/>
          <w:color w:val="auto"/>
          <w:u w:val="none"/>
          <w:rPrChange w:id="650" w:author="Autor">
            <w:rPr>
              <w:rStyle w:val="Hyperlink"/>
              <w:color w:val="auto"/>
              <w:u w:val="none"/>
              <w:lang w:val="en-US"/>
            </w:rPr>
          </w:rPrChange>
        </w:rPr>
        <w:t>[Bus]</w:t>
      </w:r>
      <w:r w:rsidRPr="001E7938">
        <w:rPr>
          <w:rStyle w:val="Hyperlink"/>
          <w:color w:val="auto"/>
          <w:u w:val="none"/>
          <w:rPrChange w:id="651" w:author="Autor">
            <w:rPr>
              <w:rStyle w:val="Hyperlink"/>
              <w:color w:val="auto"/>
              <w:u w:val="none"/>
              <w:lang w:val="en-US"/>
            </w:rPr>
          </w:rPrChange>
        </w:rPr>
        <w:tab/>
        <w:t>Bilder von Tobias Busch</w:t>
      </w:r>
    </w:p>
    <w:p w14:paraId="6893D321" w14:textId="77777777" w:rsidR="00E867B2" w:rsidRPr="001E7938" w:rsidRDefault="00E867B2" w:rsidP="00EE42A9">
      <w:pPr>
        <w:ind w:left="1077" w:hanging="1077"/>
        <w:jc w:val="left"/>
        <w:rPr>
          <w:rStyle w:val="Hyperlink"/>
          <w:color w:val="auto"/>
          <w:u w:val="none"/>
          <w:rPrChange w:id="652" w:author="Autor">
            <w:rPr>
              <w:rStyle w:val="Hyperlink"/>
              <w:color w:val="auto"/>
              <w:u w:val="none"/>
              <w:lang w:val="en-US"/>
            </w:rPr>
          </w:rPrChange>
        </w:rPr>
      </w:pPr>
      <w:r w:rsidRPr="001E7938">
        <w:rPr>
          <w:rPrChange w:id="653" w:author="Autor">
            <w:rPr>
              <w:color w:val="0000FF"/>
              <w:u w:val="single"/>
              <w:lang w:val="en-US"/>
            </w:rPr>
          </w:rPrChange>
        </w:rPr>
        <w:t>[Com]</w:t>
      </w:r>
      <w:r w:rsidRPr="001E7938">
        <w:rPr>
          <w:rPrChange w:id="654" w:author="Autor">
            <w:rPr>
              <w:lang w:val="en-US"/>
            </w:rPr>
          </w:rPrChange>
        </w:rPr>
        <w:tab/>
        <w:t xml:space="preserve">Wikimedia Commons: Eine freie Sammlung von Bildern, </w:t>
      </w:r>
      <w:r w:rsidR="003F7CAE">
        <w:fldChar w:fldCharType="begin"/>
      </w:r>
      <w:r w:rsidR="003F7CAE">
        <w:instrText xml:space="preserve"> HYPERLINK "http://www.commons.wikimedia.org" </w:instrText>
      </w:r>
      <w:r w:rsidR="003F7CAE">
        <w:fldChar w:fldCharType="separate"/>
      </w:r>
      <w:r w:rsidRPr="001E7938">
        <w:rPr>
          <w:rStyle w:val="Hyperlink"/>
          <w:rPrChange w:id="655" w:author="Autor">
            <w:rPr>
              <w:rStyle w:val="Hyperlink"/>
              <w:lang w:val="en-US"/>
            </w:rPr>
          </w:rPrChange>
        </w:rPr>
        <w:t>www.commons.wikimedia.org</w:t>
      </w:r>
      <w:r w:rsidR="003F7CAE">
        <w:rPr>
          <w:rStyle w:val="Hyperlink"/>
          <w:lang w:val="en-US"/>
        </w:rPr>
        <w:fldChar w:fldCharType="end"/>
      </w:r>
      <w:r w:rsidRPr="001E7938">
        <w:rPr>
          <w:rStyle w:val="Hyperlink"/>
          <w:color w:val="auto"/>
          <w:u w:val="none"/>
          <w:rPrChange w:id="656" w:author="Autor">
            <w:rPr>
              <w:rStyle w:val="Hyperlink"/>
              <w:color w:val="auto"/>
              <w:u w:val="none"/>
              <w:lang w:val="en-US"/>
            </w:rPr>
          </w:rPrChange>
        </w:rPr>
        <w:t xml:space="preserve"> </w:t>
      </w:r>
    </w:p>
    <w:p w14:paraId="0A179932" w14:textId="77777777" w:rsidR="00E867B2" w:rsidRPr="001E7938" w:rsidRDefault="00E867B2" w:rsidP="00EE42A9">
      <w:pPr>
        <w:ind w:left="1077" w:hanging="1077"/>
        <w:jc w:val="left"/>
        <w:rPr>
          <w:rStyle w:val="Hyperlink"/>
          <w:color w:val="auto"/>
          <w:u w:val="none"/>
          <w:rPrChange w:id="657" w:author="Autor">
            <w:rPr>
              <w:rStyle w:val="Hyperlink"/>
              <w:color w:val="auto"/>
              <w:u w:val="none"/>
              <w:lang w:val="en-US"/>
            </w:rPr>
          </w:rPrChange>
        </w:rPr>
      </w:pPr>
      <w:r w:rsidRPr="001E7938">
        <w:rPr>
          <w:rStyle w:val="Hyperlink"/>
          <w:color w:val="auto"/>
          <w:u w:val="none"/>
          <w:rPrChange w:id="658" w:author="Autor">
            <w:rPr>
              <w:rStyle w:val="Hyperlink"/>
              <w:color w:val="auto"/>
              <w:u w:val="none"/>
              <w:lang w:val="en-US"/>
            </w:rPr>
          </w:rPrChange>
        </w:rPr>
        <w:t>[Eta]</w:t>
      </w:r>
      <w:r w:rsidRPr="001E7938">
        <w:rPr>
          <w:rStyle w:val="Hyperlink"/>
          <w:color w:val="auto"/>
          <w:u w:val="none"/>
          <w:rPrChange w:id="659" w:author="Autor">
            <w:rPr>
              <w:rStyle w:val="Hyperlink"/>
              <w:color w:val="auto"/>
              <w:u w:val="none"/>
              <w:lang w:val="en-US"/>
            </w:rPr>
          </w:rPrChange>
        </w:rPr>
        <w:tab/>
        <w:t>Bilder von der Firma Die Etagen</w:t>
      </w:r>
    </w:p>
    <w:p w14:paraId="465CBE79" w14:textId="77777777" w:rsidR="00E867B2" w:rsidRPr="001E7938" w:rsidRDefault="00E867B2" w:rsidP="00EE42A9">
      <w:pPr>
        <w:ind w:left="1077" w:hanging="1077"/>
        <w:jc w:val="left"/>
        <w:rPr>
          <w:rStyle w:val="Hyperlink"/>
          <w:color w:val="auto"/>
          <w:u w:val="none"/>
          <w:rPrChange w:id="660" w:author="Autor">
            <w:rPr>
              <w:rStyle w:val="Hyperlink"/>
              <w:color w:val="auto"/>
              <w:u w:val="none"/>
              <w:lang w:val="en-US"/>
            </w:rPr>
          </w:rPrChange>
        </w:rPr>
      </w:pPr>
      <w:r w:rsidRPr="001E7938">
        <w:rPr>
          <w:rStyle w:val="Hyperlink"/>
          <w:color w:val="auto"/>
          <w:u w:val="none"/>
          <w:rPrChange w:id="661" w:author="Autor">
            <w:rPr>
              <w:rStyle w:val="Hyperlink"/>
              <w:color w:val="auto"/>
              <w:u w:val="none"/>
              <w:lang w:val="en-US"/>
            </w:rPr>
          </w:rPrChange>
        </w:rPr>
        <w:t>[Orb]</w:t>
      </w:r>
      <w:r w:rsidRPr="001E7938">
        <w:rPr>
          <w:rStyle w:val="Hyperlink"/>
          <w:color w:val="auto"/>
          <w:u w:val="none"/>
          <w:rPrChange w:id="662" w:author="Autor">
            <w:rPr>
              <w:rStyle w:val="Hyperlink"/>
              <w:color w:val="auto"/>
              <w:u w:val="none"/>
              <w:lang w:val="en-US"/>
            </w:rPr>
          </w:rPrChange>
        </w:rPr>
        <w:tab/>
        <w:t xml:space="preserve">Bilder von Sphero, Nutzung durch Orbotix genehmigt, </w:t>
      </w:r>
      <w:r w:rsidR="003F7CAE">
        <w:fldChar w:fldCharType="begin"/>
      </w:r>
      <w:r w:rsidR="003F7CAE">
        <w:instrText xml:space="preserve"> HYPERLINK "https://brandfolder.com/sphero2" </w:instrText>
      </w:r>
      <w:r w:rsidR="003F7CAE">
        <w:fldChar w:fldCharType="separate"/>
      </w:r>
      <w:r w:rsidRPr="001E7938">
        <w:rPr>
          <w:rStyle w:val="Hyperlink"/>
          <w:rPrChange w:id="663" w:author="Autor">
            <w:rPr>
              <w:rStyle w:val="Hyperlink"/>
              <w:lang w:val="en-US"/>
            </w:rPr>
          </w:rPrChange>
        </w:rPr>
        <w:t>https://brandfolder.com/sphero2</w:t>
      </w:r>
      <w:r w:rsidR="003F7CAE">
        <w:rPr>
          <w:rStyle w:val="Hyperlink"/>
          <w:lang w:val="en-US"/>
        </w:rPr>
        <w:fldChar w:fldCharType="end"/>
      </w:r>
      <w:r w:rsidRPr="001E7938">
        <w:rPr>
          <w:rStyle w:val="Hyperlink"/>
          <w:color w:val="auto"/>
          <w:u w:val="none"/>
          <w:rPrChange w:id="664" w:author="Autor">
            <w:rPr>
              <w:rStyle w:val="Hyperlink"/>
              <w:color w:val="auto"/>
              <w:u w:val="none"/>
              <w:lang w:val="en-US"/>
            </w:rPr>
          </w:rPrChange>
        </w:rPr>
        <w:t xml:space="preserve"> </w:t>
      </w:r>
    </w:p>
    <w:p w14:paraId="6F040158" w14:textId="77777777" w:rsidR="00E867B2" w:rsidRPr="001E7938" w:rsidRDefault="00E867B2" w:rsidP="00B96A4C">
      <w:pPr>
        <w:ind w:left="1077" w:hanging="1077"/>
        <w:jc w:val="left"/>
        <w:rPr>
          <w:rStyle w:val="Hyperlink"/>
          <w:color w:val="auto"/>
          <w:u w:val="none"/>
          <w:rPrChange w:id="665" w:author="Autor">
            <w:rPr>
              <w:rStyle w:val="Hyperlink"/>
              <w:color w:val="auto"/>
              <w:u w:val="none"/>
              <w:lang w:val="en-US"/>
            </w:rPr>
          </w:rPrChange>
        </w:rPr>
      </w:pPr>
      <w:r w:rsidRPr="001E7938">
        <w:rPr>
          <w:rStyle w:val="Hyperlink"/>
          <w:color w:val="auto"/>
          <w:u w:val="none"/>
          <w:rPrChange w:id="666" w:author="Autor">
            <w:rPr>
              <w:rStyle w:val="Hyperlink"/>
              <w:color w:val="auto"/>
              <w:u w:val="none"/>
              <w:lang w:val="en-US"/>
            </w:rPr>
          </w:rPrChange>
        </w:rPr>
        <w:t>[Rud]</w:t>
      </w:r>
      <w:r w:rsidRPr="001E7938">
        <w:rPr>
          <w:rStyle w:val="Hyperlink"/>
          <w:color w:val="auto"/>
          <w:u w:val="none"/>
          <w:rPrChange w:id="667" w:author="Autor">
            <w:rPr>
              <w:rStyle w:val="Hyperlink"/>
              <w:color w:val="auto"/>
              <w:u w:val="none"/>
              <w:lang w:val="en-US"/>
            </w:rPr>
          </w:rPrChange>
        </w:rPr>
        <w:tab/>
        <w:t xml:space="preserve">Bilder von 3DRudder, </w:t>
      </w:r>
      <w:r w:rsidR="003F7CAE">
        <w:fldChar w:fldCharType="begin"/>
      </w:r>
      <w:r w:rsidR="003F7CAE">
        <w:instrText xml:space="preserve"> HYPERLINK "http://www.3drudder.com/" </w:instrText>
      </w:r>
      <w:r w:rsidR="003F7CAE">
        <w:fldChar w:fldCharType="separate"/>
      </w:r>
      <w:r w:rsidRPr="001E7938">
        <w:rPr>
          <w:rStyle w:val="Hyperlink"/>
          <w:rPrChange w:id="668" w:author="Autor">
            <w:rPr>
              <w:rStyle w:val="Hyperlink"/>
              <w:lang w:val="en-US"/>
            </w:rPr>
          </w:rPrChange>
        </w:rPr>
        <w:t>http://www.3drudder.com/</w:t>
      </w:r>
      <w:r w:rsidR="003F7CAE">
        <w:rPr>
          <w:rStyle w:val="Hyperlink"/>
          <w:lang w:val="en-US"/>
        </w:rPr>
        <w:fldChar w:fldCharType="end"/>
      </w:r>
      <w:r w:rsidRPr="001E7938">
        <w:rPr>
          <w:rStyle w:val="Hyperlink"/>
          <w:color w:val="auto"/>
          <w:u w:val="none"/>
          <w:rPrChange w:id="669" w:author="Autor">
            <w:rPr>
              <w:rStyle w:val="Hyperlink"/>
              <w:color w:val="auto"/>
              <w:u w:val="none"/>
              <w:lang w:val="en-US"/>
            </w:rPr>
          </w:rPrChange>
        </w:rPr>
        <w:t xml:space="preserve"> </w:t>
      </w:r>
    </w:p>
    <w:p w14:paraId="38698032" w14:textId="77777777" w:rsidR="00E5699D" w:rsidRPr="001E7938" w:rsidRDefault="00E5699D" w:rsidP="00B96A4C">
      <w:pPr>
        <w:ind w:left="1077" w:hanging="1077"/>
        <w:jc w:val="left"/>
        <w:rPr>
          <w:rPrChange w:id="670" w:author="Autor">
            <w:rPr>
              <w:lang w:val="en-US"/>
            </w:rPr>
          </w:rPrChange>
        </w:rPr>
      </w:pPr>
    </w:p>
    <w:p w14:paraId="14752E07" w14:textId="77777777" w:rsidR="00113516" w:rsidRPr="001E7938" w:rsidRDefault="00113516" w:rsidP="00F0120D">
      <w:pPr>
        <w:rPr>
          <w:rPrChange w:id="671" w:author="Autor">
            <w:rPr>
              <w:lang w:val="en-US"/>
            </w:rPr>
          </w:rPrChange>
        </w:rPr>
        <w:sectPr w:rsidR="00113516" w:rsidRPr="001E7938" w:rsidSect="00CF380C">
          <w:headerReference w:type="default" r:id="rId76"/>
          <w:pgSz w:w="11906" w:h="16838" w:code="9"/>
          <w:pgMar w:top="1531" w:right="1418" w:bottom="1701" w:left="1701" w:header="510" w:footer="624" w:gutter="0"/>
          <w:cols w:space="708"/>
          <w:docGrid w:linePitch="360"/>
        </w:sectPr>
      </w:pPr>
    </w:p>
    <w:p w14:paraId="6F7FE4DC" w14:textId="1DB5846B" w:rsidR="006D7161" w:rsidRDefault="006D7161" w:rsidP="007613F4">
      <w:pPr>
        <w:pStyle w:val="berschrift1"/>
        <w:numPr>
          <w:ilvl w:val="0"/>
          <w:numId w:val="15"/>
        </w:numPr>
        <w:ind w:left="851" w:hanging="851"/>
        <w:rPr>
          <w:lang w:val="en-US"/>
        </w:rPr>
      </w:pPr>
      <w:bookmarkStart w:id="672" w:name="_Toc224810330"/>
      <w:bookmarkStart w:id="673" w:name="_Toc411006787"/>
      <w:bookmarkStart w:id="674" w:name="_Toc225071815"/>
      <w:bookmarkEnd w:id="672"/>
      <w:r w:rsidRPr="005073E9">
        <w:rPr>
          <w:rFonts w:cs="Helvetica"/>
          <w:noProof/>
          <w:color w:val="FCFCFC" w:themeColor="background1"/>
          <w:sz w:val="22"/>
        </w:rPr>
        <w:lastRenderedPageBreak/>
        <mc:AlternateContent>
          <mc:Choice Requires="wps">
            <w:drawing>
              <wp:anchor distT="0" distB="0" distL="114300" distR="114300" simplePos="0" relativeHeight="251687936" behindDoc="1" locked="0" layoutInCell="1" allowOverlap="1" wp14:anchorId="01AC561D" wp14:editId="1B619168">
                <wp:simplePos x="0" y="0"/>
                <wp:positionH relativeFrom="page">
                  <wp:align>left</wp:align>
                </wp:positionH>
                <wp:positionV relativeFrom="paragraph">
                  <wp:posOffset>-450533</wp:posOffset>
                </wp:positionV>
                <wp:extent cx="436247" cy="1507490"/>
                <wp:effectExtent l="0" t="2222" r="0" b="0"/>
                <wp:wrapNone/>
                <wp:docPr id="11" name="Rechteck 11"/>
                <wp:cNvGraphicFramePr/>
                <a:graphic xmlns:a="http://schemas.openxmlformats.org/drawingml/2006/main">
                  <a:graphicData uri="http://schemas.microsoft.com/office/word/2010/wordprocessingShape">
                    <wps:wsp>
                      <wps:cNvSpPr/>
                      <wps:spPr>
                        <a:xfrm rot="5400000">
                          <a:off x="0" y="0"/>
                          <a:ext cx="436247" cy="150749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459C87" id="Rechteck 11" o:spid="_x0000_s1026" style="position:absolute;margin-left:0;margin-top:-35.5pt;width:34.35pt;height:118.7pt;rotation:90;z-index:-25162854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" fillcolor="#303338" stroked="f" strokeweight="2pt">
                <w10:wrap anchorx="page"/>
              </v:rect>
            </w:pict>
          </mc:Fallback>
        </mc:AlternateContent>
      </w:r>
      <w:r>
        <w:rPr>
          <w:lang w:val="en-US"/>
        </w:rPr>
        <w:t>Inhalt der CD</w:t>
      </w:r>
      <w:bookmarkEnd w:id="673"/>
    </w:p>
    <w:p w14:paraId="5E3AA4EC" w14:textId="77777777" w:rsidR="00E85212" w:rsidRPr="00E85212" w:rsidRDefault="00E85212" w:rsidP="00E85212">
      <w:pPr>
        <w:rPr>
          <w:lang w:val="en-US"/>
        </w:rPr>
      </w:pPr>
    </w:p>
    <w:bookmarkEnd w:id="674"/>
    <w:p w14:paraId="2C154DDE" w14:textId="6A42116B" w:rsidR="0073618E" w:rsidRDefault="0073618E" w:rsidP="0073618E">
      <w:r w:rsidRPr="00BD7578">
        <w:t>In der beigefügten CD sind folgende Ordner und Dateien enthalten.</w:t>
      </w:r>
      <w:r w:rsidR="0010122D">
        <w:t xml:space="preserve"> </w:t>
      </w:r>
    </w:p>
    <w:p w14:paraId="0AD5D205" w14:textId="77777777" w:rsidR="00E85212" w:rsidRPr="00BD7578" w:rsidRDefault="00E85212" w:rsidP="0073618E"/>
    <w:tbl>
      <w:tblPr>
        <w:tblStyle w:val="EinfacheTabelle21"/>
        <w:tblW w:w="0" w:type="auto"/>
        <w:tblLook w:val="01E0" w:firstRow="1" w:lastRow="1" w:firstColumn="1" w:lastColumn="1" w:noHBand="0" w:noVBand="0"/>
      </w:tblPr>
      <w:tblGrid>
        <w:gridCol w:w="2127"/>
        <w:gridCol w:w="3506"/>
        <w:gridCol w:w="3154"/>
      </w:tblGrid>
      <w:tr w:rsidR="006D7161" w:rsidRPr="00BD7578" w14:paraId="4BF38DA1" w14:textId="77777777" w:rsidTr="00A61A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Borders>
              <w:top w:val="single" w:sz="4" w:space="0" w:color="8E8E8E" w:themeColor="text1" w:themeTint="80"/>
              <w:right w:val="nil"/>
            </w:tcBorders>
            <w:shd w:val="clear" w:color="auto" w:fill="AAAFB6"/>
          </w:tcPr>
          <w:p w14:paraId="48590189" w14:textId="638C701A" w:rsidR="0073618E" w:rsidRPr="00BD7578" w:rsidRDefault="0073618E" w:rsidP="0073618E">
            <w:pPr>
              <w:rPr>
                <w:b w:val="0"/>
                <w:bCs w:val="0"/>
              </w:rPr>
            </w:pPr>
            <w:r w:rsidRPr="00BD7578">
              <w:t>Ordnerverzeichnis</w:t>
            </w:r>
          </w:p>
        </w:tc>
        <w:tc>
          <w:tcPr>
            <w:cnfStyle w:val="000010000000" w:firstRow="0" w:lastRow="0" w:firstColumn="0" w:lastColumn="0" w:oddVBand="1" w:evenVBand="0" w:oddHBand="0" w:evenHBand="0" w:firstRowFirstColumn="0" w:firstRowLastColumn="0" w:lastRowFirstColumn="0" w:lastRowLastColumn="0"/>
            <w:tcW w:w="3506" w:type="dxa"/>
            <w:tcBorders>
              <w:top w:val="single" w:sz="4" w:space="0" w:color="8E8E8E" w:themeColor="text1" w:themeTint="80"/>
              <w:left w:val="nil"/>
              <w:right w:val="nil"/>
            </w:tcBorders>
            <w:shd w:val="clear" w:color="auto" w:fill="AAAFB6"/>
          </w:tcPr>
          <w:p w14:paraId="199CADFA" w14:textId="77777777" w:rsidR="0073618E" w:rsidRPr="00BD7578" w:rsidRDefault="0073618E" w:rsidP="0073618E">
            <w:pPr>
              <w:rPr>
                <w:b w:val="0"/>
                <w:bCs w:val="0"/>
              </w:rPr>
            </w:pPr>
            <w:r w:rsidRPr="00BD7578">
              <w:t>Dateien</w:t>
            </w:r>
          </w:p>
        </w:tc>
        <w:tc>
          <w:tcPr>
            <w:cnfStyle w:val="000100000000" w:firstRow="0" w:lastRow="0" w:firstColumn="0" w:lastColumn="1" w:oddVBand="0" w:evenVBand="0" w:oddHBand="0" w:evenHBand="0" w:firstRowFirstColumn="0" w:firstRowLastColumn="0" w:lastRowFirstColumn="0" w:lastRowLastColumn="0"/>
            <w:tcW w:w="3154" w:type="dxa"/>
            <w:tcBorders>
              <w:top w:val="single" w:sz="4" w:space="0" w:color="8E8E8E" w:themeColor="text1" w:themeTint="80"/>
              <w:left w:val="nil"/>
            </w:tcBorders>
            <w:shd w:val="clear" w:color="auto" w:fill="AAAFB6"/>
          </w:tcPr>
          <w:p w14:paraId="2ACB150E" w14:textId="77777777" w:rsidR="0073618E" w:rsidRPr="00BD7578" w:rsidRDefault="0073618E" w:rsidP="0073618E">
            <w:pPr>
              <w:rPr>
                <w:b w:val="0"/>
                <w:bCs w:val="0"/>
              </w:rPr>
            </w:pPr>
            <w:r w:rsidRPr="00BD7578">
              <w:t>Beschreibung</w:t>
            </w:r>
          </w:p>
        </w:tc>
      </w:tr>
      <w:tr w:rsidR="0073618E" w:rsidRPr="00BD7578" w14:paraId="220DC331" w14:textId="77777777" w:rsidTr="00A61A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vMerge w:val="restart"/>
            <w:tcBorders>
              <w:bottom w:val="nil"/>
              <w:right w:val="nil"/>
            </w:tcBorders>
          </w:tcPr>
          <w:p w14:paraId="598D47A2" w14:textId="7E1C0418" w:rsidR="0073618E" w:rsidRPr="005871C7" w:rsidRDefault="005871C7" w:rsidP="004E5070">
            <w:pPr>
              <w:rPr>
                <w:b w:val="0"/>
              </w:rPr>
            </w:pPr>
            <w:r>
              <w:rPr>
                <w:b w:val="0"/>
              </w:rPr>
              <w:t>\</w:t>
            </w:r>
            <w:r w:rsidR="004E5070">
              <w:rPr>
                <w:b w:val="0"/>
              </w:rPr>
              <w:t>Bachelorarbeit</w:t>
            </w:r>
          </w:p>
        </w:tc>
        <w:tc>
          <w:tcPr>
            <w:cnfStyle w:val="000010000000" w:firstRow="0" w:lastRow="0" w:firstColumn="0" w:lastColumn="0" w:oddVBand="1" w:evenVBand="0" w:oddHBand="0" w:evenHBand="0" w:firstRowFirstColumn="0" w:firstRowLastColumn="0" w:lastRowFirstColumn="0" w:lastRowLastColumn="0"/>
            <w:tcW w:w="3506" w:type="dxa"/>
            <w:tcBorders>
              <w:left w:val="nil"/>
              <w:bottom w:val="nil"/>
              <w:right w:val="nil"/>
            </w:tcBorders>
          </w:tcPr>
          <w:p w14:paraId="1C01EC25" w14:textId="53DCBD06" w:rsidR="0073618E" w:rsidRPr="00BD7578" w:rsidRDefault="004E5070" w:rsidP="006000B1">
            <w:r>
              <w:t>Bachelorarbeit</w:t>
            </w:r>
            <w:r w:rsidR="0073618E" w:rsidRPr="00BD7578">
              <w:t>_</w:t>
            </w:r>
            <w:r w:rsidR="006000B1">
              <w:t>BuschTobias</w:t>
            </w:r>
            <w:r w:rsidR="0073618E" w:rsidRPr="00BD7578">
              <w:t>.pdf</w:t>
            </w:r>
          </w:p>
        </w:tc>
        <w:tc>
          <w:tcPr>
            <w:cnfStyle w:val="000100000000" w:firstRow="0" w:lastRow="0" w:firstColumn="0" w:lastColumn="1" w:oddVBand="0" w:evenVBand="0" w:oddHBand="0" w:evenHBand="0" w:firstRowFirstColumn="0" w:firstRowLastColumn="0" w:lastRowFirstColumn="0" w:lastRowLastColumn="0"/>
            <w:tcW w:w="3154" w:type="dxa"/>
            <w:tcBorders>
              <w:left w:val="nil"/>
              <w:bottom w:val="nil"/>
            </w:tcBorders>
          </w:tcPr>
          <w:p w14:paraId="10CCF633" w14:textId="0DFCCD58" w:rsidR="0073618E" w:rsidRPr="005871C7" w:rsidRDefault="004E5070" w:rsidP="00D614D3">
            <w:pPr>
              <w:rPr>
                <w:b w:val="0"/>
              </w:rPr>
            </w:pPr>
            <w:r>
              <w:rPr>
                <w:b w:val="0"/>
              </w:rPr>
              <w:t>Die Bachelorarbeit</w:t>
            </w:r>
            <w:r w:rsidR="0073618E" w:rsidRPr="005871C7">
              <w:rPr>
                <w:b w:val="0"/>
              </w:rPr>
              <w:t xml:space="preserve"> im Portable Document Format (PDF)</w:t>
            </w:r>
          </w:p>
        </w:tc>
      </w:tr>
      <w:tr w:rsidR="0073618E" w:rsidRPr="00BD7578" w14:paraId="58F45D75" w14:textId="77777777" w:rsidTr="00A61A14">
        <w:tc>
          <w:tcPr>
            <w:cnfStyle w:val="001000000000" w:firstRow="0" w:lastRow="0" w:firstColumn="1" w:lastColumn="0" w:oddVBand="0" w:evenVBand="0" w:oddHBand="0" w:evenHBand="0" w:firstRowFirstColumn="0" w:firstRowLastColumn="0" w:lastRowFirstColumn="0" w:lastRowLastColumn="0"/>
            <w:tcW w:w="2127" w:type="dxa"/>
            <w:vMerge/>
            <w:tcBorders>
              <w:top w:val="nil"/>
              <w:bottom w:val="single" w:sz="4" w:space="0" w:color="8E8E8E" w:themeColor="text1" w:themeTint="80"/>
              <w:right w:val="nil"/>
            </w:tcBorders>
          </w:tcPr>
          <w:p w14:paraId="0505FF47" w14:textId="77777777" w:rsidR="0073618E" w:rsidRPr="005871C7" w:rsidRDefault="0073618E" w:rsidP="0073618E">
            <w:pPr>
              <w:rPr>
                <w:b w:val="0"/>
              </w:rPr>
            </w:pPr>
          </w:p>
        </w:tc>
        <w:tc>
          <w:tcPr>
            <w:cnfStyle w:val="000010000000" w:firstRow="0" w:lastRow="0" w:firstColumn="0" w:lastColumn="0" w:oddVBand="1" w:evenVBand="0" w:oddHBand="0" w:evenHBand="0" w:firstRowFirstColumn="0" w:firstRowLastColumn="0" w:lastRowFirstColumn="0" w:lastRowLastColumn="0"/>
            <w:tcW w:w="3506" w:type="dxa"/>
            <w:tcBorders>
              <w:top w:val="nil"/>
              <w:left w:val="nil"/>
              <w:bottom w:val="single" w:sz="4" w:space="0" w:color="8E8E8E" w:themeColor="text1" w:themeTint="80"/>
              <w:right w:val="nil"/>
            </w:tcBorders>
          </w:tcPr>
          <w:p w14:paraId="521EFD6A" w14:textId="27BDDAD7" w:rsidR="0073618E" w:rsidRPr="00BD7578" w:rsidRDefault="004E5070" w:rsidP="004E5070">
            <w:r>
              <w:t>Bachelorarbeit</w:t>
            </w:r>
            <w:r w:rsidR="0073618E" w:rsidRPr="00BD7578">
              <w:t>_</w:t>
            </w:r>
            <w:r w:rsidR="006000B1">
              <w:t>BuschTobias</w:t>
            </w:r>
            <w:r w:rsidR="0073618E" w:rsidRPr="00BD7578">
              <w:t>.doc</w:t>
            </w:r>
            <w:r w:rsidR="00B81CE1">
              <w:t>x</w:t>
            </w:r>
          </w:p>
        </w:tc>
        <w:tc>
          <w:tcPr>
            <w:cnfStyle w:val="000100000000" w:firstRow="0" w:lastRow="0" w:firstColumn="0" w:lastColumn="1" w:oddVBand="0" w:evenVBand="0" w:oddHBand="0" w:evenHBand="0" w:firstRowFirstColumn="0" w:firstRowLastColumn="0" w:lastRowFirstColumn="0" w:lastRowLastColumn="0"/>
            <w:tcW w:w="3154" w:type="dxa"/>
            <w:tcBorders>
              <w:top w:val="nil"/>
              <w:left w:val="nil"/>
              <w:bottom w:val="single" w:sz="4" w:space="0" w:color="8E8E8E" w:themeColor="text1" w:themeTint="80"/>
            </w:tcBorders>
          </w:tcPr>
          <w:p w14:paraId="09ECB54F" w14:textId="4948947B" w:rsidR="0073618E" w:rsidRPr="005871C7" w:rsidRDefault="004E5070" w:rsidP="0073618E">
            <w:pPr>
              <w:rPr>
                <w:b w:val="0"/>
              </w:rPr>
            </w:pPr>
            <w:r>
              <w:rPr>
                <w:b w:val="0"/>
              </w:rPr>
              <w:t>Die Bachelorarbeit</w:t>
            </w:r>
            <w:r w:rsidR="0073618E" w:rsidRPr="005871C7">
              <w:rPr>
                <w:b w:val="0"/>
              </w:rPr>
              <w:t xml:space="preserve"> im Microsoft Word Format</w:t>
            </w:r>
          </w:p>
        </w:tc>
      </w:tr>
      <w:tr w:rsidR="0012355F" w:rsidRPr="00BD7578" w14:paraId="0F720F79" w14:textId="77777777" w:rsidTr="00A61A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Borders>
              <w:right w:val="nil"/>
            </w:tcBorders>
          </w:tcPr>
          <w:p w14:paraId="31B22F77" w14:textId="68F34C1F" w:rsidR="0012355F" w:rsidRPr="005871C7" w:rsidRDefault="0012355F" w:rsidP="0073618E">
            <w:pPr>
              <w:rPr>
                <w:b w:val="0"/>
              </w:rPr>
            </w:pPr>
            <w:r w:rsidRPr="005871C7">
              <w:rPr>
                <w:b w:val="0"/>
              </w:rPr>
              <w:t>\Quellen</w:t>
            </w:r>
          </w:p>
        </w:tc>
        <w:tc>
          <w:tcPr>
            <w:cnfStyle w:val="000010000000" w:firstRow="0" w:lastRow="0" w:firstColumn="0" w:lastColumn="0" w:oddVBand="1" w:evenVBand="0" w:oddHBand="0" w:evenHBand="0" w:firstRowFirstColumn="0" w:firstRowLastColumn="0" w:lastRowFirstColumn="0" w:lastRowLastColumn="0"/>
            <w:tcW w:w="3506" w:type="dxa"/>
            <w:tcBorders>
              <w:left w:val="nil"/>
              <w:right w:val="nil"/>
            </w:tcBorders>
          </w:tcPr>
          <w:p w14:paraId="1BD3B988" w14:textId="77777777" w:rsidR="0012355F" w:rsidRPr="00BD7578" w:rsidRDefault="0012355F" w:rsidP="0073618E">
            <w:r w:rsidRPr="00BD7578">
              <w:t>*.pdf</w:t>
            </w:r>
          </w:p>
        </w:tc>
        <w:tc>
          <w:tcPr>
            <w:cnfStyle w:val="000100000000" w:firstRow="0" w:lastRow="0" w:firstColumn="0" w:lastColumn="1" w:oddVBand="0" w:evenVBand="0" w:oddHBand="0" w:evenHBand="0" w:firstRowFirstColumn="0" w:firstRowLastColumn="0" w:lastRowFirstColumn="0" w:lastRowLastColumn="0"/>
            <w:tcW w:w="3154" w:type="dxa"/>
            <w:tcBorders>
              <w:left w:val="nil"/>
            </w:tcBorders>
          </w:tcPr>
          <w:p w14:paraId="24814CF5" w14:textId="7217A473" w:rsidR="0012355F" w:rsidRPr="005871C7" w:rsidRDefault="0010122D" w:rsidP="0073618E">
            <w:pPr>
              <w:rPr>
                <w:b w:val="0"/>
              </w:rPr>
            </w:pPr>
            <w:r>
              <w:rPr>
                <w:b w:val="0"/>
              </w:rPr>
              <w:t>B</w:t>
            </w:r>
            <w:r w:rsidR="0012355F" w:rsidRPr="005871C7">
              <w:rPr>
                <w:b w:val="0"/>
              </w:rPr>
              <w:t>enutzte Internetseiten</w:t>
            </w:r>
          </w:p>
        </w:tc>
      </w:tr>
      <w:tr w:rsidR="00DB1A60" w:rsidRPr="00BD7578" w14:paraId="11A9AF4C" w14:textId="77777777" w:rsidTr="00A61A14">
        <w:tc>
          <w:tcPr>
            <w:cnfStyle w:val="001000000000" w:firstRow="0" w:lastRow="0" w:firstColumn="1" w:lastColumn="0" w:oddVBand="0" w:evenVBand="0" w:oddHBand="0" w:evenHBand="0" w:firstRowFirstColumn="0" w:firstRowLastColumn="0" w:lastRowFirstColumn="0" w:lastRowLastColumn="0"/>
            <w:tcW w:w="2127" w:type="dxa"/>
            <w:tcBorders>
              <w:right w:val="nil"/>
            </w:tcBorders>
          </w:tcPr>
          <w:p w14:paraId="415D0E6C" w14:textId="1477CAE1" w:rsidR="00DB1A60" w:rsidRPr="005871C7" w:rsidRDefault="00DB1A60" w:rsidP="0073618E">
            <w:pPr>
              <w:rPr>
                <w:b w:val="0"/>
              </w:rPr>
            </w:pPr>
            <w:r>
              <w:rPr>
                <w:b w:val="0"/>
              </w:rPr>
              <w:t>\Bilder</w:t>
            </w:r>
          </w:p>
        </w:tc>
        <w:tc>
          <w:tcPr>
            <w:cnfStyle w:val="000010000000" w:firstRow="0" w:lastRow="0" w:firstColumn="0" w:lastColumn="0" w:oddVBand="1" w:evenVBand="0" w:oddHBand="0" w:evenHBand="0" w:firstRowFirstColumn="0" w:firstRowLastColumn="0" w:lastRowFirstColumn="0" w:lastRowLastColumn="0"/>
            <w:tcW w:w="3506" w:type="dxa"/>
            <w:tcBorders>
              <w:left w:val="nil"/>
              <w:right w:val="nil"/>
            </w:tcBorders>
          </w:tcPr>
          <w:p w14:paraId="29FF2645" w14:textId="3F4E15A2" w:rsidR="00DB1A60" w:rsidRPr="00BD7578" w:rsidRDefault="00DB1A60" w:rsidP="0073618E">
            <w:r>
              <w:t>*.jpg, *.png</w:t>
            </w:r>
          </w:p>
        </w:tc>
        <w:tc>
          <w:tcPr>
            <w:cnfStyle w:val="000100000000" w:firstRow="0" w:lastRow="0" w:firstColumn="0" w:lastColumn="1" w:oddVBand="0" w:evenVBand="0" w:oddHBand="0" w:evenHBand="0" w:firstRowFirstColumn="0" w:firstRowLastColumn="0" w:lastRowFirstColumn="0" w:lastRowLastColumn="0"/>
            <w:tcW w:w="3154" w:type="dxa"/>
            <w:tcBorders>
              <w:left w:val="nil"/>
            </w:tcBorders>
          </w:tcPr>
          <w:p w14:paraId="3C6BE129" w14:textId="558B2DD4" w:rsidR="00DB1A60" w:rsidRPr="005871C7" w:rsidRDefault="0010122D" w:rsidP="0073618E">
            <w:pPr>
              <w:rPr>
                <w:b w:val="0"/>
              </w:rPr>
            </w:pPr>
            <w:r>
              <w:rPr>
                <w:b w:val="0"/>
              </w:rPr>
              <w:t>V</w:t>
            </w:r>
            <w:r w:rsidR="00DB1A60">
              <w:rPr>
                <w:b w:val="0"/>
              </w:rPr>
              <w:t>erwendete Bilder in größerem Format</w:t>
            </w:r>
          </w:p>
        </w:tc>
      </w:tr>
      <w:tr w:rsidR="006A0BAD" w:rsidRPr="00BD7578" w14:paraId="18FC8892" w14:textId="77777777" w:rsidTr="00A61A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Borders>
              <w:right w:val="nil"/>
            </w:tcBorders>
          </w:tcPr>
          <w:p w14:paraId="33EFA4C7" w14:textId="0C966E02" w:rsidR="00F43A4F" w:rsidRPr="005871C7" w:rsidRDefault="006A0BAD" w:rsidP="00531B79">
            <w:pPr>
              <w:rPr>
                <w:b w:val="0"/>
              </w:rPr>
            </w:pPr>
            <w:r w:rsidRPr="005871C7">
              <w:rPr>
                <w:b w:val="0"/>
              </w:rPr>
              <w:t>\</w:t>
            </w:r>
            <w:r w:rsidR="00EC6F81">
              <w:rPr>
                <w:b w:val="0"/>
              </w:rPr>
              <w:t>unity-project</w:t>
            </w:r>
          </w:p>
        </w:tc>
        <w:tc>
          <w:tcPr>
            <w:cnfStyle w:val="000010000000" w:firstRow="0" w:lastRow="0" w:firstColumn="0" w:lastColumn="0" w:oddVBand="1" w:evenVBand="0" w:oddHBand="0" w:evenHBand="0" w:firstRowFirstColumn="0" w:firstRowLastColumn="0" w:lastRowFirstColumn="0" w:lastRowLastColumn="0"/>
            <w:tcW w:w="3506" w:type="dxa"/>
            <w:tcBorders>
              <w:left w:val="nil"/>
              <w:right w:val="nil"/>
            </w:tcBorders>
          </w:tcPr>
          <w:p w14:paraId="626B451D" w14:textId="77777777" w:rsidR="007765AE" w:rsidRPr="00003051" w:rsidRDefault="00EC6F81" w:rsidP="0073618E">
            <w:r w:rsidRPr="00003051">
              <w:t>*.*</w:t>
            </w:r>
          </w:p>
          <w:p w14:paraId="0B913B57" w14:textId="72DC156E" w:rsidR="00003051" w:rsidRPr="00F214FB" w:rsidRDefault="00003051" w:rsidP="0073618E">
            <w:pPr>
              <w:rPr>
                <w:b/>
              </w:rPr>
            </w:pPr>
            <w:r w:rsidRPr="00003051">
              <w:t>\builds</w:t>
            </w:r>
            <w:r>
              <w:t>\*.apk</w:t>
            </w:r>
          </w:p>
        </w:tc>
        <w:tc>
          <w:tcPr>
            <w:cnfStyle w:val="000100000000" w:firstRow="0" w:lastRow="0" w:firstColumn="0" w:lastColumn="1" w:oddVBand="0" w:evenVBand="0" w:oddHBand="0" w:evenHBand="0" w:firstRowFirstColumn="0" w:firstRowLastColumn="0" w:lastRowFirstColumn="0" w:lastRowLastColumn="0"/>
            <w:tcW w:w="3154" w:type="dxa"/>
            <w:tcBorders>
              <w:left w:val="nil"/>
            </w:tcBorders>
          </w:tcPr>
          <w:p w14:paraId="1AB34186" w14:textId="3B6FA05A" w:rsidR="006A0BAD" w:rsidRDefault="0010122D" w:rsidP="00B866D2">
            <w:pPr>
              <w:keepNext/>
              <w:rPr>
                <w:b w:val="0"/>
              </w:rPr>
            </w:pPr>
            <w:r>
              <w:rPr>
                <w:b w:val="0"/>
              </w:rPr>
              <w:t>E</w:t>
            </w:r>
            <w:r w:rsidR="00003051">
              <w:rPr>
                <w:b w:val="0"/>
              </w:rPr>
              <w:t>nthält Testapplikation</w:t>
            </w:r>
            <w:r>
              <w:rPr>
                <w:b w:val="0"/>
              </w:rPr>
              <w:t>en</w:t>
            </w:r>
            <w:r w:rsidR="00003051">
              <w:rPr>
                <w:b w:val="0"/>
              </w:rPr>
              <w:t>, die mit Unity erstellt wurde</w:t>
            </w:r>
            <w:r>
              <w:rPr>
                <w:b w:val="0"/>
              </w:rPr>
              <w:t>n</w:t>
            </w:r>
          </w:p>
          <w:p w14:paraId="5D9E324C" w14:textId="289A341B" w:rsidR="00F43A4F" w:rsidRPr="005871C7" w:rsidRDefault="0010122D" w:rsidP="00B866D2">
            <w:pPr>
              <w:keepNext/>
              <w:rPr>
                <w:b w:val="0"/>
              </w:rPr>
            </w:pPr>
            <w:r>
              <w:rPr>
                <w:b w:val="0"/>
              </w:rPr>
              <w:t xml:space="preserve">In dem builds-Ordner befinden sich installierbare *.apk-Dateien für die </w:t>
            </w:r>
            <w:r w:rsidR="00531B79">
              <w:rPr>
                <w:b w:val="0"/>
              </w:rPr>
              <w:t>Installation auf Androidgeräten</w:t>
            </w:r>
          </w:p>
        </w:tc>
      </w:tr>
      <w:tr w:rsidR="00BA09C2" w:rsidRPr="00BD7578" w14:paraId="208A9F91" w14:textId="77777777" w:rsidTr="00A61A14">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Borders>
              <w:bottom w:val="single" w:sz="4" w:space="0" w:color="8E8E8E" w:themeColor="text1" w:themeTint="80"/>
              <w:right w:val="nil"/>
            </w:tcBorders>
          </w:tcPr>
          <w:p w14:paraId="2957DF8E" w14:textId="22BC664E" w:rsidR="00BA09C2" w:rsidRPr="005871C7" w:rsidRDefault="00BA09C2" w:rsidP="0073618E">
            <w:pPr>
              <w:rPr>
                <w:b w:val="0"/>
              </w:rPr>
            </w:pPr>
            <w:r>
              <w:rPr>
                <w:b w:val="0"/>
              </w:rPr>
              <w:t>\Videos</w:t>
            </w:r>
          </w:p>
        </w:tc>
        <w:tc>
          <w:tcPr>
            <w:cnfStyle w:val="000010000000" w:firstRow="0" w:lastRow="0" w:firstColumn="0" w:lastColumn="0" w:oddVBand="1" w:evenVBand="0" w:oddHBand="0" w:evenHBand="0" w:firstRowFirstColumn="0" w:firstRowLastColumn="0" w:lastRowFirstColumn="0" w:lastRowLastColumn="0"/>
            <w:tcW w:w="3506" w:type="dxa"/>
            <w:tcBorders>
              <w:left w:val="nil"/>
              <w:bottom w:val="single" w:sz="4" w:space="0" w:color="8E8E8E" w:themeColor="text1" w:themeTint="80"/>
              <w:right w:val="nil"/>
            </w:tcBorders>
          </w:tcPr>
          <w:p w14:paraId="2B280375" w14:textId="3D4DEE6E" w:rsidR="00BA09C2" w:rsidRDefault="00BA09C2" w:rsidP="0073618E">
            <w:pPr>
              <w:rPr>
                <w:b w:val="0"/>
              </w:rPr>
            </w:pPr>
            <w:r>
              <w:rPr>
                <w:b w:val="0"/>
              </w:rPr>
              <w:t>*.mp4</w:t>
            </w:r>
          </w:p>
        </w:tc>
        <w:tc>
          <w:tcPr>
            <w:cnfStyle w:val="000100000000" w:firstRow="0" w:lastRow="0" w:firstColumn="0" w:lastColumn="1" w:oddVBand="0" w:evenVBand="0" w:oddHBand="0" w:evenHBand="0" w:firstRowFirstColumn="0" w:firstRowLastColumn="0" w:lastRowFirstColumn="0" w:lastRowLastColumn="0"/>
            <w:tcW w:w="3154" w:type="dxa"/>
            <w:tcBorders>
              <w:left w:val="nil"/>
              <w:bottom w:val="single" w:sz="4" w:space="0" w:color="8E8E8E" w:themeColor="text1" w:themeTint="80"/>
            </w:tcBorders>
          </w:tcPr>
          <w:p w14:paraId="3919742C" w14:textId="7F4BD1DA" w:rsidR="00BA09C2" w:rsidRDefault="001C3942" w:rsidP="00B866D2">
            <w:pPr>
              <w:keepNext/>
              <w:rPr>
                <w:b w:val="0"/>
              </w:rPr>
            </w:pPr>
            <w:r>
              <w:rPr>
                <w:b w:val="0"/>
              </w:rPr>
              <w:t>Videos der getesteten Controller</w:t>
            </w:r>
          </w:p>
        </w:tc>
      </w:tr>
    </w:tbl>
    <w:p w14:paraId="434D3645" w14:textId="680A82AB" w:rsidR="00B866D2" w:rsidRDefault="00B866D2" w:rsidP="00B866D2">
      <w:pPr>
        <w:pStyle w:val="Beschriftung"/>
      </w:pPr>
      <w:bookmarkStart w:id="675" w:name="_Toc224810331"/>
      <w:bookmarkStart w:id="676" w:name="_Toc411006822"/>
      <w:bookmarkEnd w:id="675"/>
      <w:r>
        <w:t xml:space="preserve">Tabelle </w:t>
      </w:r>
      <w:r w:rsidR="00347A8B">
        <w:fldChar w:fldCharType="begin"/>
      </w:r>
      <w:r w:rsidR="00347A8B">
        <w:instrText xml:space="preserve"> STYLEREF 1 \s </w:instrText>
      </w:r>
      <w:r w:rsidR="00347A8B">
        <w:fldChar w:fldCharType="separate"/>
      </w:r>
      <w:r w:rsidR="000D0636">
        <w:rPr>
          <w:noProof/>
        </w:rPr>
        <w:t>B</w:t>
      </w:r>
      <w:r w:rsidR="00347A8B">
        <w:rPr>
          <w:noProof/>
        </w:rPr>
        <w:fldChar w:fldCharType="end"/>
      </w:r>
      <w:r w:rsidR="001524C2">
        <w:t>.</w:t>
      </w:r>
      <w:r w:rsidR="00347A8B">
        <w:fldChar w:fldCharType="begin"/>
      </w:r>
      <w:r w:rsidR="00347A8B">
        <w:instrText xml:space="preserve"> SEQ Tabelle \* ARABIC \s 1 </w:instrText>
      </w:r>
      <w:r w:rsidR="00347A8B">
        <w:fldChar w:fldCharType="separate"/>
      </w:r>
      <w:r w:rsidR="000D0636">
        <w:rPr>
          <w:noProof/>
        </w:rPr>
        <w:t>1</w:t>
      </w:r>
      <w:r w:rsidR="00347A8B">
        <w:rPr>
          <w:noProof/>
        </w:rPr>
        <w:fldChar w:fldCharType="end"/>
      </w:r>
      <w:r>
        <w:t xml:space="preserve"> Inhalt der CD</w:t>
      </w:r>
      <w:bookmarkEnd w:id="676"/>
    </w:p>
    <w:p w14:paraId="6E23B957" w14:textId="77777777" w:rsidR="004B2442" w:rsidRPr="00BD7578" w:rsidRDefault="004B2442" w:rsidP="004B2442"/>
    <w:p w14:paraId="6B8A3763" w14:textId="77777777" w:rsidR="00D21D3C" w:rsidRPr="00BD7578" w:rsidRDefault="00D21D3C" w:rsidP="0073618E">
      <w:pPr>
        <w:sectPr w:rsidR="00D21D3C" w:rsidRPr="00BD7578" w:rsidSect="002C4BB0">
          <w:headerReference w:type="default" r:id="rId77"/>
          <w:headerReference w:type="first" r:id="rId78"/>
          <w:pgSz w:w="11906" w:h="16838" w:code="9"/>
          <w:pgMar w:top="1531" w:right="1418" w:bottom="1701" w:left="1701" w:header="510" w:footer="624" w:gutter="0"/>
          <w:cols w:space="708"/>
          <w:docGrid w:linePitch="360"/>
        </w:sectPr>
      </w:pPr>
    </w:p>
    <w:p w14:paraId="307BC9AD" w14:textId="2A879E68" w:rsidR="0073618E" w:rsidRPr="000E43C0" w:rsidRDefault="000E43C0" w:rsidP="000E43C0">
      <w:pPr>
        <w:pStyle w:val="Hervorhebenfett"/>
        <w:rPr>
          <w:sz w:val="32"/>
        </w:rPr>
      </w:pPr>
      <w:r w:rsidRPr="000E43C0">
        <w:rPr>
          <w:sz w:val="32"/>
        </w:rPr>
        <w:lastRenderedPageBreak/>
        <w:t>Eidesstattliche Erklärung</w:t>
      </w:r>
    </w:p>
    <w:p w14:paraId="17F4BD4E" w14:textId="77777777" w:rsidR="0073618E" w:rsidRPr="00BD7578" w:rsidRDefault="0073618E" w:rsidP="0073618E"/>
    <w:p w14:paraId="12E9FF0F" w14:textId="198D9917" w:rsidR="0073618E" w:rsidRDefault="000E43C0" w:rsidP="000E43C0">
      <w:r>
        <w:t xml:space="preserve">Hiermit erkläre ich an Eides statt, dass ich die vorliegende Arbeit selbstständig und ohne fremde Hilfe angefertigt habe. </w:t>
      </w:r>
      <w:r w:rsidRPr="000E43C0">
        <w:t xml:space="preserve">Die aus fremden Quellen direkt oder indirekt übernommenen Gedanken sind als solche einzeln kenntlich gemacht. Es wurden keine anderen als die angegebenen Quellen und Hilfsmittel benutzt. Die Arbeit wurde bisher keiner anderen Prüfungsbehörde vorgelegt und auch nicht veröffentlicht.  </w:t>
      </w:r>
    </w:p>
    <w:p w14:paraId="1B90A64F" w14:textId="77777777" w:rsidR="000E43C0" w:rsidRDefault="000E43C0" w:rsidP="000E43C0"/>
    <w:p w14:paraId="1748F720" w14:textId="77777777" w:rsidR="000E43C0" w:rsidRDefault="000E43C0" w:rsidP="000E43C0"/>
    <w:p w14:paraId="6836D97A" w14:textId="77777777" w:rsidR="000E43C0" w:rsidRDefault="000E43C0" w:rsidP="000E43C0"/>
    <w:tbl>
      <w:tblPr>
        <w:tblStyle w:val="Tabellenraster"/>
        <w:tblW w:w="878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85"/>
        <w:gridCol w:w="1417"/>
        <w:gridCol w:w="3685"/>
      </w:tblGrid>
      <w:tr w:rsidR="000E43C0" w14:paraId="57AB7E0C" w14:textId="77777777" w:rsidTr="000E43C0">
        <w:trPr>
          <w:trHeight w:val="445"/>
        </w:trPr>
        <w:tc>
          <w:tcPr>
            <w:tcW w:w="3685" w:type="dxa"/>
          </w:tcPr>
          <w:p w14:paraId="6DD6B51F" w14:textId="7AB54600" w:rsidR="000E43C0" w:rsidRDefault="000E43C0" w:rsidP="000E43C0">
            <w:pPr>
              <w:spacing w:before="0" w:line="240" w:lineRule="auto"/>
            </w:pPr>
            <w:r>
              <w:t>………………………………......</w:t>
            </w:r>
            <w:r>
              <w:br/>
              <w:t>Ort, Datum</w:t>
            </w:r>
          </w:p>
        </w:tc>
        <w:tc>
          <w:tcPr>
            <w:tcW w:w="1417" w:type="dxa"/>
          </w:tcPr>
          <w:p w14:paraId="7D780D06" w14:textId="77777777" w:rsidR="000E43C0" w:rsidRDefault="000E43C0" w:rsidP="000E43C0">
            <w:pPr>
              <w:spacing w:before="0" w:line="240" w:lineRule="auto"/>
            </w:pPr>
          </w:p>
        </w:tc>
        <w:tc>
          <w:tcPr>
            <w:tcW w:w="3685" w:type="dxa"/>
          </w:tcPr>
          <w:p w14:paraId="60EF4EB6" w14:textId="42AD3FC6" w:rsidR="000E43C0" w:rsidRDefault="000E43C0" w:rsidP="000E43C0">
            <w:pPr>
              <w:spacing w:before="0" w:line="240" w:lineRule="auto"/>
            </w:pPr>
            <w:r>
              <w:t>………………………………......</w:t>
            </w:r>
            <w:r>
              <w:br/>
              <w:t>Unterschrift</w:t>
            </w:r>
          </w:p>
        </w:tc>
      </w:tr>
    </w:tbl>
    <w:p w14:paraId="63C9B98F" w14:textId="77777777" w:rsidR="00194A31" w:rsidRPr="00BD7578" w:rsidRDefault="00194A31"/>
    <w:sectPr w:rsidR="00194A31" w:rsidRPr="00BD7578" w:rsidSect="00CF380C">
      <w:headerReference w:type="even" r:id="rId79"/>
      <w:headerReference w:type="default" r:id="rId80"/>
      <w:footerReference w:type="default" r:id="rId81"/>
      <w:headerReference w:type="first" r:id="rId82"/>
      <w:footerReference w:type="first" r:id="rId83"/>
      <w:pgSz w:w="11906" w:h="16838" w:code="9"/>
      <w:pgMar w:top="1531" w:right="1418" w:bottom="1701" w:left="1701" w:header="510" w:footer="624" w:gutter="0"/>
      <w:pgNumType w:fmt="upperRoman" w:start="1"/>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7" w:author="Autor" w:initials="A">
    <w:p w14:paraId="470D6465" w14:textId="657B3286" w:rsidR="003F7CAE" w:rsidRDefault="003F7CAE">
      <w:pPr>
        <w:pStyle w:val="Kommentartext"/>
      </w:pPr>
      <w:r>
        <w:rPr>
          <w:rStyle w:val="Kommentarzeichen"/>
        </w:rPr>
        <w:annotationRef/>
      </w:r>
      <w:r>
        <w:t>Sortieren</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70D6465"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AAE342B" w14:textId="77777777" w:rsidR="00347A8B" w:rsidRDefault="00347A8B">
      <w:pPr>
        <w:spacing w:before="0" w:after="0" w:line="240" w:lineRule="auto"/>
      </w:pPr>
      <w:r>
        <w:separator/>
      </w:r>
    </w:p>
  </w:endnote>
  <w:endnote w:type="continuationSeparator" w:id="0">
    <w:p w14:paraId="0C533240" w14:textId="77777777" w:rsidR="00347A8B" w:rsidRDefault="00347A8B">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TheMixOffice">
    <w:panose1 w:val="020B0503040302060204"/>
    <w:charset w:val="00"/>
    <w:family w:val="swiss"/>
    <w:pitch w:val="variable"/>
    <w:sig w:usb0="80000027" w:usb1="00000042" w:usb2="00000000" w:usb3="00000000" w:csb0="0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Helvetica">
    <w:panose1 w:val="020B0604020202020204"/>
    <w:charset w:val="00"/>
    <w:family w:val="swiss"/>
    <w:pitch w:val="variable"/>
    <w:sig w:usb0="E0002AFF" w:usb1="C0007843" w:usb2="00000009" w:usb3="00000000" w:csb0="000001FF" w:csb1="00000000"/>
  </w:font>
  <w:font w:name="Adobe Garamond Pro">
    <w:panose1 w:val="00000000000000000000"/>
    <w:charset w:val="00"/>
    <w:family w:val="roman"/>
    <w:notTrueType/>
    <w:pitch w:val="variable"/>
    <w:sig w:usb0="00000007" w:usb1="00000001" w:usb2="00000000" w:usb3="00000000" w:csb0="00000093"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1C0344" w14:textId="64CB3D99" w:rsidR="003F7CAE" w:rsidRPr="00346529" w:rsidRDefault="003F7CAE" w:rsidP="00346529">
    <w:pPr>
      <w:pStyle w:val="Fuzeil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8AA22C" w14:textId="77777777" w:rsidR="003F7CAE" w:rsidRDefault="003F7CAE" w:rsidP="0027044B">
    <w:pPr>
      <w:pStyle w:val="Fuzeile"/>
      <w:pBdr>
        <w:top w:val="single" w:sz="4" w:space="0" w:color="auto"/>
      </w:pBdr>
      <w:jc w:val="center"/>
    </w:pPr>
    <w:r>
      <w:rPr>
        <w:rStyle w:val="Seitenzahl"/>
      </w:rPr>
      <w:fldChar w:fldCharType="begin"/>
    </w:r>
    <w:r>
      <w:rPr>
        <w:rStyle w:val="Seitenzahl"/>
      </w:rPr>
      <w:instrText xml:space="preserve"> REF _Ref224637082 \h </w:instrText>
    </w:r>
    <w:r>
      <w:rPr>
        <w:rStyle w:val="Seitenzahl"/>
      </w:rPr>
    </w:r>
    <w:r>
      <w:rPr>
        <w:rStyle w:val="Seitenzahl"/>
      </w:rPr>
      <w:fldChar w:fldCharType="separate"/>
    </w:r>
    <w:r>
      <w:rPr>
        <w:rStyle w:val="Seitenzahl"/>
        <w:b/>
        <w:bCs/>
      </w:rPr>
      <w:t>Fehler! Verweisquelle konnte nicht gefunden werden.</w:t>
    </w:r>
    <w:r>
      <w:rPr>
        <w:rStyle w:val="Seitenzahl"/>
      </w:rPr>
      <w:fldChar w:fldCharType="end"/>
    </w:r>
    <w:r w:rsidRPr="00453BC3">
      <w:rPr>
        <w:rStyle w:val="Seitenzahl"/>
      </w:rPr>
      <w:br/>
    </w:r>
    <w:r w:rsidRPr="00453BC3">
      <w:rPr>
        <w:rStyle w:val="Seitenzahl"/>
      </w:rPr>
      <w:tab/>
    </w:r>
    <w:r w:rsidRPr="00453BC3">
      <w:rPr>
        <w:rStyle w:val="Seitenzahl"/>
      </w:rPr>
      <w:tab/>
    </w:r>
    <w:r>
      <w:rPr>
        <w:rStyle w:val="Seitenzahl"/>
      </w:rPr>
      <w:t xml:space="preserve">Seite </w:t>
    </w:r>
    <w:r>
      <w:rPr>
        <w:rStyle w:val="Seitenzahl"/>
      </w:rPr>
      <w:fldChar w:fldCharType="begin"/>
    </w:r>
    <w:r>
      <w:rPr>
        <w:rStyle w:val="Seitenzahl"/>
      </w:rPr>
      <w:instrText xml:space="preserve"> PAGE </w:instrText>
    </w:r>
    <w:r>
      <w:rPr>
        <w:rStyle w:val="Seitenzahl"/>
      </w:rPr>
      <w:fldChar w:fldCharType="separate"/>
    </w:r>
    <w:r>
      <w:rPr>
        <w:rStyle w:val="Seitenzahl"/>
        <w:noProof/>
      </w:rPr>
      <w:t>VII</w:t>
    </w:r>
    <w:r>
      <w:rPr>
        <w:rStyle w:val="Seitenzahl"/>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746FF3" w14:textId="77777777" w:rsidR="003F7CAE" w:rsidRDefault="003F7CAE" w:rsidP="0027044B">
    <w:pPr>
      <w:pStyle w:val="Fuzeile"/>
      <w:pBdr>
        <w:top w:val="single" w:sz="4" w:space="0" w:color="auto"/>
      </w:pBdr>
      <w:jc w:val="center"/>
    </w:pPr>
    <w:r>
      <w:rPr>
        <w:rStyle w:val="Seitenzahl"/>
      </w:rPr>
      <w:fldChar w:fldCharType="begin"/>
    </w:r>
    <w:r>
      <w:rPr>
        <w:rStyle w:val="Seitenzahl"/>
      </w:rPr>
      <w:instrText xml:space="preserve"> REF _Ref224637082 \h </w:instrText>
    </w:r>
    <w:r>
      <w:rPr>
        <w:rStyle w:val="Seitenzahl"/>
      </w:rPr>
    </w:r>
    <w:r>
      <w:rPr>
        <w:rStyle w:val="Seitenzahl"/>
      </w:rPr>
      <w:fldChar w:fldCharType="separate"/>
    </w:r>
    <w:r>
      <w:rPr>
        <w:rStyle w:val="Seitenzahl"/>
        <w:b/>
        <w:bCs/>
      </w:rPr>
      <w:t>Fehler! Verweisquelle konnte nicht gefunden werden.</w:t>
    </w:r>
    <w:r>
      <w:rPr>
        <w:rStyle w:val="Seitenzahl"/>
      </w:rPr>
      <w:fldChar w:fldCharType="end"/>
    </w:r>
    <w:r w:rsidRPr="00453BC3">
      <w:rPr>
        <w:rStyle w:val="Seitenzahl"/>
      </w:rPr>
      <w:br/>
    </w:r>
    <w:r w:rsidRPr="00453BC3">
      <w:rPr>
        <w:rStyle w:val="Seitenzahl"/>
      </w:rPr>
      <w:tab/>
    </w:r>
    <w:r w:rsidRPr="00453BC3">
      <w:rPr>
        <w:rStyle w:val="Seitenzahl"/>
      </w:rPr>
      <w:tab/>
    </w:r>
    <w:r>
      <w:rPr>
        <w:rStyle w:val="Seitenzahl"/>
      </w:rPr>
      <w:t xml:space="preserve">Seite </w:t>
    </w:r>
    <w:r>
      <w:rPr>
        <w:rStyle w:val="Seitenzahl"/>
      </w:rPr>
      <w:fldChar w:fldCharType="begin"/>
    </w:r>
    <w:r>
      <w:rPr>
        <w:rStyle w:val="Seitenzahl"/>
      </w:rPr>
      <w:instrText xml:space="preserve"> PAGE </w:instrText>
    </w:r>
    <w:r>
      <w:rPr>
        <w:rStyle w:val="Seitenzahl"/>
      </w:rPr>
      <w:fldChar w:fldCharType="separate"/>
    </w:r>
    <w:r>
      <w:rPr>
        <w:rStyle w:val="Seitenzahl"/>
        <w:noProof/>
      </w:rPr>
      <w:t>7</w:t>
    </w:r>
    <w:r>
      <w:rPr>
        <w:rStyle w:val="Seitenzahl"/>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DE64E4" w14:textId="77777777" w:rsidR="003F7CAE" w:rsidRPr="00035735" w:rsidRDefault="003F7CAE" w:rsidP="00035735">
    <w:pPr>
      <w:pStyle w:val="Fuzeile"/>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087923" w14:textId="77777777" w:rsidR="003F7CAE" w:rsidRPr="00F8588C" w:rsidRDefault="003F7CAE" w:rsidP="00F8588C">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C0AC452" w14:textId="77777777" w:rsidR="00347A8B" w:rsidRDefault="00347A8B">
      <w:pPr>
        <w:spacing w:before="0" w:after="0" w:line="240" w:lineRule="auto"/>
      </w:pPr>
      <w:r>
        <w:separator/>
      </w:r>
    </w:p>
  </w:footnote>
  <w:footnote w:type="continuationSeparator" w:id="0">
    <w:p w14:paraId="34526E33" w14:textId="77777777" w:rsidR="00347A8B" w:rsidRDefault="00347A8B">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214695" w14:textId="53746168" w:rsidR="003F7CAE" w:rsidRPr="00EE1890" w:rsidRDefault="003F7CAE" w:rsidP="00CF380C">
    <w:pPr>
      <w:tabs>
        <w:tab w:val="right" w:pos="8789"/>
        <w:tab w:val="right" w:pos="9639"/>
      </w:tabs>
      <w:spacing w:before="0" w:line="240" w:lineRule="auto"/>
      <w:ind w:right="-852"/>
      <w:jc w:val="left"/>
      <w:rPr>
        <w:rFonts w:ascii="Helvetica" w:hAnsi="Helvetica" w:cs="Helvetica"/>
        <w:color w:val="FCFCFC" w:themeColor="background1"/>
      </w:rPr>
    </w:pPr>
    <w:r w:rsidRPr="0032582E">
      <w:rPr>
        <w:rFonts w:ascii="Helvetica" w:hAnsi="Helvetica" w:cs="Helvetica"/>
        <w:b/>
        <w:noProof/>
        <w:color w:val="FCFCFC" w:themeColor="background1"/>
        <w:sz w:val="22"/>
      </w:rPr>
      <mc:AlternateContent>
        <mc:Choice Requires="wps">
          <w:drawing>
            <wp:anchor distT="0" distB="0" distL="114300" distR="114300" simplePos="0" relativeHeight="251663360" behindDoc="1" locked="0" layoutInCell="1" allowOverlap="1" wp14:anchorId="38C391D8" wp14:editId="4A068F23">
              <wp:simplePos x="0" y="0"/>
              <wp:positionH relativeFrom="page">
                <wp:align>left</wp:align>
              </wp:positionH>
              <wp:positionV relativeFrom="paragraph">
                <wp:posOffset>-322508</wp:posOffset>
              </wp:positionV>
              <wp:extent cx="7556716" cy="579600"/>
              <wp:effectExtent l="0" t="0" r="6350" b="0"/>
              <wp:wrapNone/>
              <wp:docPr id="24" name="Rechteck 24"/>
              <wp:cNvGraphicFramePr/>
              <a:graphic xmlns:a="http://schemas.openxmlformats.org/drawingml/2006/main">
                <a:graphicData uri="http://schemas.microsoft.com/office/word/2010/wordprocessingShape">
                  <wps:wsp>
                    <wps:cNvSpPr/>
                    <wps:spPr>
                      <a:xfrm>
                        <a:off x="0" y="0"/>
                        <a:ext cx="7556716" cy="57960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E6A1EE" id="Rechteck 24" o:spid="_x0000_s1026" style="position:absolute;margin-left:0;margin-top:-25.4pt;width:595pt;height:45.65pt;z-index:-251653120;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" fillcolor="#303338" stroked="f" strokeweight="2pt">
              <w10:wrap anchorx="page"/>
            </v:rect>
          </w:pict>
        </mc:Fallback>
      </mc:AlternateContent>
    </w:r>
    <w:r w:rsidRPr="0032582E">
      <w:rPr>
        <w:rFonts w:ascii="Helvetica" w:hAnsi="Helvetica" w:cs="Helvetica"/>
        <w:b/>
        <w:color w:val="FCFCFC" w:themeColor="background1"/>
        <w:sz w:val="22"/>
      </w:rPr>
      <w:fldChar w:fldCharType="begin"/>
    </w:r>
    <w:r w:rsidRPr="0032582E">
      <w:rPr>
        <w:rFonts w:ascii="Helvetica" w:hAnsi="Helvetica" w:cs="Helvetica"/>
        <w:b/>
        <w:color w:val="FCFCFC" w:themeColor="background1"/>
        <w:sz w:val="22"/>
      </w:rPr>
      <w:instrText xml:space="preserve"> STYLEREF  Oberüberschrift \n  \* MERGEFORMAT </w:instrText>
    </w:r>
    <w:r w:rsidRPr="0032582E">
      <w:rPr>
        <w:rFonts w:ascii="Helvetica" w:hAnsi="Helvetica" w:cs="Helvetica"/>
        <w:b/>
        <w:color w:val="FCFCFC" w:themeColor="background1"/>
        <w:sz w:val="22"/>
      </w:rPr>
      <w:fldChar w:fldCharType="separate"/>
    </w:r>
    <w:r w:rsidR="00D30B78">
      <w:rPr>
        <w:rFonts w:ascii="Helvetica" w:hAnsi="Helvetica" w:cs="Helvetica"/>
        <w:b/>
        <w:noProof/>
        <w:color w:val="FCFCFC" w:themeColor="background1"/>
        <w:sz w:val="22"/>
      </w:rPr>
      <w:t>VIII</w:t>
    </w:r>
    <w:r w:rsidRPr="0032582E">
      <w:rPr>
        <w:rFonts w:ascii="Helvetica" w:hAnsi="Helvetica" w:cs="Helvetica"/>
        <w:b/>
        <w:noProof/>
        <w:color w:val="FCFCFC" w:themeColor="background1"/>
        <w:sz w:val="22"/>
      </w:rPr>
      <w:fldChar w:fldCharType="end"/>
    </w:r>
    <w:r w:rsidRPr="0032582E">
      <w:rPr>
        <w:rFonts w:ascii="Helvetica" w:hAnsi="Helvetica" w:cs="Helvetica"/>
        <w:b/>
        <w:color w:val="FCFCFC" w:themeColor="background1"/>
        <w:sz w:val="22"/>
      </w:rPr>
      <w:t xml:space="preserve"> </w:t>
    </w:r>
    <w:r w:rsidRPr="0032582E">
      <w:rPr>
        <w:rFonts w:ascii="Helvetica" w:hAnsi="Helvetica" w:cs="Helvetica"/>
        <w:b/>
        <w:color w:val="FCFCFC" w:themeColor="background1"/>
        <w:sz w:val="22"/>
      </w:rPr>
      <w:fldChar w:fldCharType="begin"/>
    </w:r>
    <w:r w:rsidRPr="0032582E">
      <w:rPr>
        <w:rFonts w:ascii="Helvetica" w:hAnsi="Helvetica" w:cs="Helvetica"/>
        <w:b/>
        <w:color w:val="FCFCFC" w:themeColor="background1"/>
        <w:sz w:val="22"/>
      </w:rPr>
      <w:instrText xml:space="preserve"> STYLEREF  Oberüberschrift  \* MERGEFORMAT </w:instrText>
    </w:r>
    <w:r w:rsidRPr="0032582E">
      <w:rPr>
        <w:rFonts w:ascii="Helvetica" w:hAnsi="Helvetica" w:cs="Helvetica"/>
        <w:b/>
        <w:color w:val="FCFCFC" w:themeColor="background1"/>
        <w:sz w:val="22"/>
      </w:rPr>
      <w:fldChar w:fldCharType="separate"/>
    </w:r>
    <w:r w:rsidR="00D30B78">
      <w:rPr>
        <w:rFonts w:ascii="Helvetica" w:hAnsi="Helvetica" w:cs="Helvetica"/>
        <w:b/>
        <w:noProof/>
        <w:color w:val="FCFCFC" w:themeColor="background1"/>
        <w:sz w:val="22"/>
      </w:rPr>
      <w:t>Danksagung</w:t>
    </w:r>
    <w:r w:rsidRPr="0032582E">
      <w:rPr>
        <w:rFonts w:ascii="Helvetica" w:hAnsi="Helvetica" w:cs="Helvetica"/>
        <w:b/>
        <w:noProof/>
        <w:color w:val="FCFCFC" w:themeColor="background1"/>
        <w:sz w:val="22"/>
      </w:rPr>
      <w:fldChar w:fldCharType="end"/>
    </w:r>
    <w:r w:rsidRPr="00CE3C23">
      <w:rPr>
        <w:rFonts w:ascii="Helvetica" w:hAnsi="Helvetica" w:cs="Helvetica"/>
        <w:noProof/>
        <w:color w:val="FCFCFC" w:themeColor="background1"/>
        <w:sz w:val="22"/>
      </w:rPr>
      <w:tab/>
    </w:r>
    <w:r>
      <w:rPr>
        <w:rStyle w:val="Seitenzahl"/>
        <w:rFonts w:ascii="Helvetica" w:hAnsi="Helvetica" w:cs="Helvetica"/>
        <w:color w:val="FCFCFC" w:themeColor="background1"/>
        <w:sz w:val="32"/>
        <w:szCs w:val="26"/>
      </w:rPr>
      <w:tab/>
    </w:r>
    <w:r w:rsidRPr="00F03EE8">
      <w:rPr>
        <w:rStyle w:val="Seitenzahl"/>
        <w:rFonts w:ascii="Helvetica" w:hAnsi="Helvetica" w:cs="Helvetica"/>
        <w:color w:val="FCFCFC" w:themeColor="background1"/>
        <w:sz w:val="36"/>
        <w:szCs w:val="26"/>
      </w:rPr>
      <w:fldChar w:fldCharType="begin"/>
    </w:r>
    <w:r w:rsidRPr="00F03EE8">
      <w:rPr>
        <w:rStyle w:val="Seitenzahl"/>
        <w:rFonts w:ascii="Helvetica" w:hAnsi="Helvetica" w:cs="Helvetica"/>
        <w:color w:val="FCFCFC" w:themeColor="background1"/>
        <w:sz w:val="36"/>
        <w:szCs w:val="26"/>
      </w:rPr>
      <w:instrText xml:space="preserve"> PAGE </w:instrText>
    </w:r>
    <w:r w:rsidRPr="00F03EE8">
      <w:rPr>
        <w:rStyle w:val="Seitenzahl"/>
        <w:rFonts w:ascii="Helvetica" w:hAnsi="Helvetica" w:cs="Helvetica"/>
        <w:color w:val="FCFCFC" w:themeColor="background1"/>
        <w:sz w:val="36"/>
        <w:szCs w:val="26"/>
      </w:rPr>
      <w:fldChar w:fldCharType="separate"/>
    </w:r>
    <w:r w:rsidR="00D30B78">
      <w:rPr>
        <w:rStyle w:val="Seitenzahl"/>
        <w:rFonts w:ascii="Helvetica" w:hAnsi="Helvetica" w:cs="Helvetica"/>
        <w:noProof/>
        <w:color w:val="FCFCFC" w:themeColor="background1"/>
        <w:sz w:val="36"/>
        <w:szCs w:val="26"/>
      </w:rPr>
      <w:t>XI</w:t>
    </w:r>
    <w:r w:rsidRPr="00F03EE8">
      <w:rPr>
        <w:rStyle w:val="Seitenzahl"/>
        <w:rFonts w:ascii="Helvetica" w:hAnsi="Helvetica" w:cs="Helvetica"/>
        <w:color w:val="FCFCFC" w:themeColor="background1"/>
        <w:sz w:val="36"/>
        <w:szCs w:val="26"/>
      </w:rPr>
      <w:fldChar w:fldCharType="end"/>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150809" w14:textId="77777777" w:rsidR="003F7CAE" w:rsidRPr="00035735" w:rsidRDefault="003F7CAE" w:rsidP="00035735"/>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7C64AD" w14:textId="77777777" w:rsidR="003F7CAE" w:rsidRPr="00F8588C" w:rsidRDefault="003F7CAE" w:rsidP="00F8588C"/>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CD3335" w14:textId="77777777" w:rsidR="003F7CAE" w:rsidRDefault="00347A8B" w:rsidP="0027044B">
    <w:pPr>
      <w:pBdr>
        <w:bottom w:val="single" w:sz="4" w:space="1" w:color="auto"/>
      </w:pBdr>
      <w:jc w:val="right"/>
    </w:pPr>
    <w:r>
      <w:fldChar w:fldCharType="begin"/>
    </w:r>
    <w:r>
      <w:instrText xml:space="preserve"> STYLEREF  Oberüberschrift \n  \* MERGEFORMAT </w:instrText>
    </w:r>
    <w:r>
      <w:fldChar w:fldCharType="separate"/>
    </w:r>
    <w:r w:rsidR="003F7CAE">
      <w:rPr>
        <w:noProof/>
      </w:rPr>
      <w:t>I</w:t>
    </w:r>
    <w:r>
      <w:rPr>
        <w:noProof/>
      </w:rPr>
      <w:fldChar w:fldCharType="end"/>
    </w:r>
    <w:r w:rsidR="003F7CAE">
      <w:t xml:space="preserve"> </w:t>
    </w:r>
    <w:r>
      <w:fldChar w:fldCharType="begin"/>
    </w:r>
    <w:r>
      <w:instrText xml:space="preserve"> STYLEREF  Oberüberschrift  \* MERGEFORMAT </w:instrText>
    </w:r>
    <w:r>
      <w:fldChar w:fldCharType="separate"/>
    </w:r>
    <w:r w:rsidR="003F7CAE">
      <w:rPr>
        <w:noProof/>
      </w:rPr>
      <w:t>Kurzfassung</w:t>
    </w:r>
    <w:r>
      <w:rPr>
        <w:noProof/>
      </w:rPr>
      <w:fldChar w:fldCharType="end"/>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991D2B" w14:textId="677F77B1" w:rsidR="003F7CAE" w:rsidRPr="005073E9" w:rsidRDefault="003F7CAE" w:rsidP="00572448">
    <w:pPr>
      <w:pStyle w:val="Fuzeile"/>
      <w:tabs>
        <w:tab w:val="clear" w:pos="9072"/>
        <w:tab w:val="right" w:pos="8789"/>
        <w:tab w:val="right" w:pos="9639"/>
      </w:tabs>
      <w:spacing w:after="240"/>
      <w:ind w:right="-852"/>
      <w:jc w:val="left"/>
      <w:rPr>
        <w:rFonts w:ascii="Helvetica" w:hAnsi="Helvetica"/>
        <w:color w:val="FCFCFC" w:themeColor="background1"/>
      </w:rPr>
    </w:pPr>
    <w:r w:rsidRPr="005073E9">
      <w:rPr>
        <w:rFonts w:ascii="Helvetica" w:hAnsi="Helvetica" w:cs="Helvetica"/>
        <w:noProof/>
        <w:color w:val="FCFCFC" w:themeColor="background1"/>
        <w:sz w:val="22"/>
      </w:rPr>
      <mc:AlternateContent>
        <mc:Choice Requires="wps">
          <w:drawing>
            <wp:anchor distT="0" distB="0" distL="114300" distR="114300" simplePos="0" relativeHeight="251661312" behindDoc="1" locked="0" layoutInCell="1" allowOverlap="1" wp14:anchorId="04391364" wp14:editId="5B3FC469">
              <wp:simplePos x="0" y="0"/>
              <wp:positionH relativeFrom="page">
                <wp:align>left</wp:align>
              </wp:positionH>
              <wp:positionV relativeFrom="paragraph">
                <wp:posOffset>-323215</wp:posOffset>
              </wp:positionV>
              <wp:extent cx="7556740" cy="577970"/>
              <wp:effectExtent l="0" t="0" r="6350" b="0"/>
              <wp:wrapNone/>
              <wp:docPr id="22" name="Rechteck 22"/>
              <wp:cNvGraphicFramePr/>
              <a:graphic xmlns:a="http://schemas.openxmlformats.org/drawingml/2006/main">
                <a:graphicData uri="http://schemas.microsoft.com/office/word/2010/wordprocessingShape">
                  <wps:wsp>
                    <wps:cNvSpPr/>
                    <wps:spPr>
                      <a:xfrm>
                        <a:off x="0" y="0"/>
                        <a:ext cx="7556740" cy="57797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23F7AD" id="Rechteck 22" o:spid="_x0000_s1026" style="position:absolute;margin-left:0;margin-top:-25.45pt;width:595pt;height:45.5pt;z-index:-25165516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" fillcolor="#303338" stroked="f" strokeweight="2pt">
              <w10:wrap anchorx="page"/>
            </v:rect>
          </w:pict>
        </mc:Fallback>
      </mc:AlternateContent>
    </w:r>
    <w:r w:rsidRPr="005073E9">
      <w:rPr>
        <w:rFonts w:ascii="Helvetica" w:hAnsi="Helvetica"/>
        <w:color w:val="FCFCFC" w:themeColor="background1"/>
        <w:sz w:val="22"/>
      </w:rPr>
      <w:fldChar w:fldCharType="begin"/>
    </w:r>
    <w:r w:rsidRPr="005073E9">
      <w:rPr>
        <w:rFonts w:ascii="Helvetica" w:hAnsi="Helvetica"/>
        <w:color w:val="FCFCFC" w:themeColor="background1"/>
        <w:sz w:val="22"/>
      </w:rPr>
      <w:instrText xml:space="preserve"> STYLEREF  "Überschrift 1" \n  \* MERGEFORMAT </w:instrText>
    </w:r>
    <w:r w:rsidRPr="005073E9">
      <w:rPr>
        <w:rFonts w:ascii="Helvetica" w:hAnsi="Helvetica"/>
        <w:color w:val="FCFCFC" w:themeColor="background1"/>
        <w:sz w:val="22"/>
      </w:rPr>
      <w:fldChar w:fldCharType="separate"/>
    </w:r>
    <w:r w:rsidR="00D30B78" w:rsidRPr="00D30B78">
      <w:rPr>
        <w:rFonts w:ascii="Helvetica" w:hAnsi="Helvetica"/>
        <w:b/>
        <w:bCs/>
        <w:noProof/>
        <w:color w:val="FCFCFC" w:themeColor="background1"/>
        <w:sz w:val="22"/>
      </w:rPr>
      <w:t>2</w:t>
    </w:r>
    <w:r w:rsidRPr="005073E9">
      <w:rPr>
        <w:rFonts w:ascii="Helvetica" w:hAnsi="Helvetica"/>
        <w:noProof/>
        <w:color w:val="FCFCFC" w:themeColor="background1"/>
        <w:sz w:val="22"/>
      </w:rPr>
      <w:fldChar w:fldCharType="end"/>
    </w:r>
    <w:r w:rsidRPr="005073E9">
      <w:rPr>
        <w:rFonts w:ascii="Helvetica" w:hAnsi="Helvetica"/>
        <w:noProof/>
        <w:color w:val="FCFCFC" w:themeColor="background1"/>
        <w:sz w:val="22"/>
      </w:rPr>
      <w:t xml:space="preserve"> </w:t>
    </w:r>
    <w:r w:rsidRPr="005073E9">
      <w:rPr>
        <w:rFonts w:ascii="Helvetica" w:hAnsi="Helvetica"/>
        <w:color w:val="FCFCFC" w:themeColor="background1"/>
        <w:sz w:val="22"/>
      </w:rPr>
      <w:fldChar w:fldCharType="begin"/>
    </w:r>
    <w:r w:rsidRPr="005073E9">
      <w:rPr>
        <w:rFonts w:ascii="Helvetica" w:hAnsi="Helvetica"/>
        <w:color w:val="FCFCFC" w:themeColor="background1"/>
        <w:sz w:val="22"/>
      </w:rPr>
      <w:instrText xml:space="preserve"> STYLEREF  "Überschrift 1"  \* MERGEFORMAT </w:instrText>
    </w:r>
    <w:r w:rsidRPr="005073E9">
      <w:rPr>
        <w:rFonts w:ascii="Helvetica" w:hAnsi="Helvetica"/>
        <w:color w:val="FCFCFC" w:themeColor="background1"/>
        <w:sz w:val="22"/>
      </w:rPr>
      <w:fldChar w:fldCharType="separate"/>
    </w:r>
    <w:r w:rsidR="00D30B78">
      <w:rPr>
        <w:rFonts w:ascii="Helvetica" w:hAnsi="Helvetica"/>
        <w:noProof/>
        <w:color w:val="FCFCFC" w:themeColor="background1"/>
        <w:sz w:val="22"/>
      </w:rPr>
      <w:t>Grundlagen / Stand der Technik</w:t>
    </w:r>
    <w:r w:rsidRPr="005073E9">
      <w:rPr>
        <w:rFonts w:ascii="Helvetica" w:hAnsi="Helvetica"/>
        <w:noProof/>
        <w:color w:val="FCFCFC" w:themeColor="background1"/>
        <w:sz w:val="22"/>
      </w:rPr>
      <w:fldChar w:fldCharType="end"/>
    </w:r>
    <w:r w:rsidRPr="005073E9">
      <w:rPr>
        <w:rFonts w:ascii="Helvetica" w:hAnsi="Helvetica"/>
        <w:color w:val="FCFCFC" w:themeColor="background1"/>
      </w:rPr>
      <w:tab/>
    </w:r>
    <w:r>
      <w:rPr>
        <w:rFonts w:ascii="Helvetica" w:hAnsi="Helvetica"/>
        <w:color w:val="FCFCFC" w:themeColor="background1"/>
      </w:rPr>
      <w:tab/>
    </w:r>
    <w:r>
      <w:rPr>
        <w:rFonts w:ascii="Helvetica" w:hAnsi="Helvetica"/>
        <w:color w:val="FCFCFC" w:themeColor="background1"/>
        <w:sz w:val="22"/>
      </w:rPr>
      <w:fldChar w:fldCharType="begin"/>
    </w:r>
    <w:r>
      <w:rPr>
        <w:rFonts w:ascii="Helvetica" w:hAnsi="Helvetica"/>
        <w:color w:val="FCFCFC" w:themeColor="background1"/>
        <w:sz w:val="22"/>
      </w:rPr>
      <w:instrText xml:space="preserve"> STYLEREF  "Überschrift 2" \n  \* MERGEFORMAT </w:instrText>
    </w:r>
    <w:r>
      <w:rPr>
        <w:rFonts w:ascii="Helvetica" w:hAnsi="Helvetica"/>
        <w:color w:val="FCFCFC" w:themeColor="background1"/>
        <w:sz w:val="22"/>
      </w:rPr>
      <w:fldChar w:fldCharType="separate"/>
    </w:r>
    <w:r w:rsidR="00D30B78">
      <w:rPr>
        <w:rFonts w:ascii="Helvetica" w:hAnsi="Helvetica"/>
        <w:noProof/>
        <w:color w:val="FCFCFC" w:themeColor="background1"/>
        <w:sz w:val="22"/>
      </w:rPr>
      <w:t>2.1</w:t>
    </w:r>
    <w:r>
      <w:rPr>
        <w:rFonts w:ascii="Helvetica" w:hAnsi="Helvetica"/>
        <w:color w:val="FCFCFC" w:themeColor="background1"/>
        <w:sz w:val="22"/>
      </w:rPr>
      <w:fldChar w:fldCharType="end"/>
    </w:r>
    <w:r>
      <w:rPr>
        <w:rFonts w:ascii="Helvetica" w:hAnsi="Helvetica"/>
        <w:color w:val="FCFCFC" w:themeColor="background1"/>
        <w:sz w:val="22"/>
      </w:rPr>
      <w:t xml:space="preserve"> </w:t>
    </w:r>
    <w:r>
      <w:rPr>
        <w:rFonts w:ascii="Helvetica" w:hAnsi="Helvetica"/>
        <w:color w:val="FCFCFC" w:themeColor="background1"/>
        <w:sz w:val="22"/>
      </w:rPr>
      <w:fldChar w:fldCharType="begin"/>
    </w:r>
    <w:r>
      <w:rPr>
        <w:rFonts w:ascii="Helvetica" w:hAnsi="Helvetica"/>
        <w:color w:val="FCFCFC" w:themeColor="background1"/>
        <w:sz w:val="22"/>
      </w:rPr>
      <w:instrText xml:space="preserve"> STYLEREF "Überschrift 2" \* MERGEFORMAT </w:instrText>
    </w:r>
    <w:r>
      <w:rPr>
        <w:rFonts w:ascii="Helvetica" w:hAnsi="Helvetica"/>
        <w:color w:val="FCFCFC" w:themeColor="background1"/>
        <w:sz w:val="22"/>
      </w:rPr>
      <w:fldChar w:fldCharType="separate"/>
    </w:r>
    <w:r w:rsidR="00D30B78">
      <w:rPr>
        <w:rFonts w:ascii="Helvetica" w:hAnsi="Helvetica"/>
        <w:noProof/>
        <w:color w:val="FCFCFC" w:themeColor="background1"/>
        <w:sz w:val="22"/>
      </w:rPr>
      <w:t>Virtual Reality</w:t>
    </w:r>
    <w:r>
      <w:rPr>
        <w:rFonts w:ascii="Helvetica" w:hAnsi="Helvetica"/>
        <w:color w:val="FCFCFC" w:themeColor="background1"/>
        <w:sz w:val="22"/>
      </w:rPr>
      <w:fldChar w:fldCharType="end"/>
    </w:r>
    <w:r>
      <w:rPr>
        <w:rFonts w:ascii="Helvetica" w:hAnsi="Helvetica"/>
        <w:color w:val="FCFCFC" w:themeColor="background1"/>
        <w:sz w:val="22"/>
      </w:rPr>
      <w:tab/>
    </w:r>
    <w:r w:rsidRPr="00F03EE8">
      <w:rPr>
        <w:rFonts w:ascii="Helvetica" w:hAnsi="Helvetica"/>
        <w:color w:val="FCFCFC" w:themeColor="background1"/>
        <w:sz w:val="36"/>
      </w:rPr>
      <w:fldChar w:fldCharType="begin"/>
    </w:r>
    <w:r w:rsidRPr="00F03EE8">
      <w:rPr>
        <w:rFonts w:ascii="Helvetica" w:hAnsi="Helvetica"/>
        <w:color w:val="FCFCFC" w:themeColor="background1"/>
        <w:sz w:val="36"/>
      </w:rPr>
      <w:instrText xml:space="preserve"> PAGE   \* MERGEFORMAT </w:instrText>
    </w:r>
    <w:r w:rsidRPr="00F03EE8">
      <w:rPr>
        <w:rFonts w:ascii="Helvetica" w:hAnsi="Helvetica"/>
        <w:color w:val="FCFCFC" w:themeColor="background1"/>
        <w:sz w:val="36"/>
      </w:rPr>
      <w:fldChar w:fldCharType="separate"/>
    </w:r>
    <w:r w:rsidR="00D30B78">
      <w:rPr>
        <w:rFonts w:ascii="Helvetica" w:hAnsi="Helvetica"/>
        <w:noProof/>
        <w:color w:val="FCFCFC" w:themeColor="background1"/>
        <w:sz w:val="36"/>
      </w:rPr>
      <w:t>9</w:t>
    </w:r>
    <w:r w:rsidRPr="00F03EE8">
      <w:rPr>
        <w:rFonts w:ascii="Helvetica" w:hAnsi="Helvetica"/>
        <w:color w:val="FCFCFC" w:themeColor="background1"/>
        <w:sz w:val="36"/>
      </w:rPr>
      <w:fldChar w:fldCharType="end"/>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C6C5D4" w14:textId="77777777" w:rsidR="003F7CAE" w:rsidRPr="008333C3" w:rsidRDefault="003F7CAE" w:rsidP="008333C3">
    <w:pPr>
      <w:pBdr>
        <w:bottom w:val="single" w:sz="4" w:space="1" w:color="auto"/>
      </w:pBdr>
    </w:pPr>
    <w:r w:rsidRPr="00B73AA7">
      <w:t>Kapitel</w:t>
    </w:r>
    <w:r>
      <w:t xml:space="preserve"> </w:t>
    </w:r>
    <w:r w:rsidR="00347A8B">
      <w:fldChar w:fldCharType="begin"/>
    </w:r>
    <w:r w:rsidR="00347A8B">
      <w:instrText xml:space="preserve"> STYLEREF  "Überschrift 1" \n  \* MERGEFORMAT </w:instrText>
    </w:r>
    <w:r w:rsidR="00347A8B">
      <w:fldChar w:fldCharType="separate"/>
    </w:r>
    <w:r>
      <w:rPr>
        <w:noProof/>
      </w:rPr>
      <w:t>1</w:t>
    </w:r>
    <w:r w:rsidR="00347A8B">
      <w:rPr>
        <w:noProof/>
      </w:rPr>
      <w:fldChar w:fldCharType="end"/>
    </w:r>
    <w:r w:rsidRPr="00B73AA7">
      <w:tab/>
    </w:r>
    <w:r w:rsidRPr="00B73AA7">
      <w:tab/>
    </w:r>
    <w:r w:rsidR="00347A8B">
      <w:fldChar w:fldCharType="begin"/>
    </w:r>
    <w:r w:rsidR="00347A8B">
      <w:instrText xml:space="preserve"> STYLEREF  "Überschrift 1"  \* MERGEFORMAT </w:instrText>
    </w:r>
    <w:r w:rsidR="00347A8B">
      <w:fldChar w:fldCharType="separate"/>
    </w:r>
    <w:r>
      <w:rPr>
        <w:noProof/>
      </w:rPr>
      <w:t>Einleitung</w:t>
    </w:r>
    <w:r w:rsidR="00347A8B">
      <w:rPr>
        <w:noProof/>
      </w:rPr>
      <w:fldChar w:fldCharType="end"/>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F20279" w14:textId="002C267D" w:rsidR="003F7CAE" w:rsidRPr="005073E9" w:rsidRDefault="003F7CAE" w:rsidP="00572448">
    <w:pPr>
      <w:pStyle w:val="Fuzeile"/>
      <w:tabs>
        <w:tab w:val="clear" w:pos="9072"/>
        <w:tab w:val="right" w:pos="8789"/>
        <w:tab w:val="right" w:pos="9639"/>
      </w:tabs>
      <w:spacing w:after="240"/>
      <w:ind w:right="-852"/>
      <w:jc w:val="left"/>
      <w:rPr>
        <w:rFonts w:ascii="Helvetica" w:hAnsi="Helvetica"/>
        <w:color w:val="FCFCFC" w:themeColor="background1"/>
      </w:rPr>
    </w:pPr>
    <w:r w:rsidRPr="005073E9">
      <w:rPr>
        <w:rFonts w:ascii="Helvetica" w:hAnsi="Helvetica"/>
        <w:color w:val="FCFCFC" w:themeColor="background1"/>
        <w:sz w:val="22"/>
      </w:rPr>
      <w:fldChar w:fldCharType="begin"/>
    </w:r>
    <w:r w:rsidRPr="005073E9">
      <w:rPr>
        <w:rFonts w:ascii="Helvetica" w:hAnsi="Helvetica"/>
        <w:color w:val="FCFCFC" w:themeColor="background1"/>
        <w:sz w:val="22"/>
      </w:rPr>
      <w:instrText xml:space="preserve"> STYLEREF  "Überschrift 1" \n  \* MERGEFORMAT </w:instrText>
    </w:r>
    <w:r w:rsidRPr="005073E9">
      <w:rPr>
        <w:rFonts w:ascii="Helvetica" w:hAnsi="Helvetica"/>
        <w:color w:val="FCFCFC" w:themeColor="background1"/>
        <w:sz w:val="22"/>
      </w:rPr>
      <w:fldChar w:fldCharType="separate"/>
    </w:r>
    <w:r w:rsidR="00D30B78" w:rsidRPr="00D30B78">
      <w:rPr>
        <w:rFonts w:ascii="Helvetica" w:hAnsi="Helvetica"/>
        <w:b/>
        <w:bCs/>
        <w:noProof/>
        <w:color w:val="FCFCFC" w:themeColor="background1"/>
        <w:sz w:val="22"/>
      </w:rPr>
      <w:t>8</w:t>
    </w:r>
    <w:r w:rsidRPr="005073E9">
      <w:rPr>
        <w:rFonts w:ascii="Helvetica" w:hAnsi="Helvetica"/>
        <w:noProof/>
        <w:color w:val="FCFCFC" w:themeColor="background1"/>
        <w:sz w:val="22"/>
      </w:rPr>
      <w:fldChar w:fldCharType="end"/>
    </w:r>
    <w:r w:rsidRPr="005073E9">
      <w:rPr>
        <w:rFonts w:ascii="Helvetica" w:hAnsi="Helvetica" w:cs="Helvetica"/>
        <w:noProof/>
        <w:color w:val="FCFCFC" w:themeColor="background1"/>
        <w:sz w:val="22"/>
      </w:rPr>
      <mc:AlternateContent>
        <mc:Choice Requires="wps">
          <w:drawing>
            <wp:anchor distT="0" distB="0" distL="114300" distR="114300" simplePos="0" relativeHeight="251667456" behindDoc="1" locked="0" layoutInCell="1" allowOverlap="1" wp14:anchorId="1555B786" wp14:editId="146E41CF">
              <wp:simplePos x="0" y="0"/>
              <wp:positionH relativeFrom="page">
                <wp:align>left</wp:align>
              </wp:positionH>
              <wp:positionV relativeFrom="paragraph">
                <wp:posOffset>-323215</wp:posOffset>
              </wp:positionV>
              <wp:extent cx="7556740" cy="577970"/>
              <wp:effectExtent l="0" t="0" r="6350" b="0"/>
              <wp:wrapNone/>
              <wp:docPr id="4" name="Rechteck 4"/>
              <wp:cNvGraphicFramePr/>
              <a:graphic xmlns:a="http://schemas.openxmlformats.org/drawingml/2006/main">
                <a:graphicData uri="http://schemas.microsoft.com/office/word/2010/wordprocessingShape">
                  <wps:wsp>
                    <wps:cNvSpPr/>
                    <wps:spPr>
                      <a:xfrm>
                        <a:off x="0" y="0"/>
                        <a:ext cx="7556740" cy="57797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386CAF" id="Rechteck 4" o:spid="_x0000_s1026" style="position:absolute;margin-left:0;margin-top:-25.45pt;width:595pt;height:45.5pt;z-index:-25164902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" fillcolor="#303338" stroked="f" strokeweight="2pt">
              <w10:wrap anchorx="page"/>
            </v:rect>
          </w:pict>
        </mc:Fallback>
      </mc:AlternateContent>
    </w:r>
    <w:r>
      <w:rPr>
        <w:rFonts w:ascii="Helvetica" w:hAnsi="Helvetica"/>
        <w:color w:val="FCFCFC" w:themeColor="background1"/>
        <w:sz w:val="22"/>
      </w:rPr>
      <w:t xml:space="preserve"> </w:t>
    </w:r>
    <w:r w:rsidRPr="005073E9">
      <w:rPr>
        <w:rFonts w:ascii="Helvetica" w:hAnsi="Helvetica"/>
        <w:color w:val="FCFCFC" w:themeColor="background1"/>
        <w:sz w:val="22"/>
      </w:rPr>
      <w:fldChar w:fldCharType="begin"/>
    </w:r>
    <w:r w:rsidRPr="005073E9">
      <w:rPr>
        <w:rFonts w:ascii="Helvetica" w:hAnsi="Helvetica"/>
        <w:color w:val="FCFCFC" w:themeColor="background1"/>
        <w:sz w:val="22"/>
      </w:rPr>
      <w:instrText xml:space="preserve"> STYLEREF  "Überschrift 1"  \* MERGEFORMAT </w:instrText>
    </w:r>
    <w:r w:rsidRPr="005073E9">
      <w:rPr>
        <w:rFonts w:ascii="Helvetica" w:hAnsi="Helvetica"/>
        <w:color w:val="FCFCFC" w:themeColor="background1"/>
        <w:sz w:val="22"/>
      </w:rPr>
      <w:fldChar w:fldCharType="separate"/>
    </w:r>
    <w:r w:rsidR="00D30B78">
      <w:rPr>
        <w:rFonts w:ascii="Helvetica" w:hAnsi="Helvetica"/>
        <w:noProof/>
        <w:color w:val="FCFCFC" w:themeColor="background1"/>
        <w:sz w:val="22"/>
      </w:rPr>
      <w:t>Zusammenfassung und Ausblick</w:t>
    </w:r>
    <w:r w:rsidRPr="005073E9">
      <w:rPr>
        <w:rFonts w:ascii="Helvetica" w:hAnsi="Helvetica"/>
        <w:noProof/>
        <w:color w:val="FCFCFC" w:themeColor="background1"/>
        <w:sz w:val="22"/>
      </w:rPr>
      <w:fldChar w:fldCharType="end"/>
    </w:r>
    <w:r w:rsidRPr="005073E9">
      <w:rPr>
        <w:rFonts w:ascii="Helvetica" w:hAnsi="Helvetica"/>
        <w:color w:val="FCFCFC" w:themeColor="background1"/>
      </w:rPr>
      <w:tab/>
    </w:r>
    <w:r>
      <w:rPr>
        <w:rFonts w:ascii="Helvetica" w:hAnsi="Helvetica"/>
        <w:color w:val="FCFCFC" w:themeColor="background1"/>
      </w:rPr>
      <w:tab/>
    </w:r>
    <w:r>
      <w:rPr>
        <w:rFonts w:ascii="Helvetica" w:hAnsi="Helvetica"/>
        <w:color w:val="FCFCFC" w:themeColor="background1"/>
        <w:sz w:val="22"/>
      </w:rPr>
      <w:fldChar w:fldCharType="begin"/>
    </w:r>
    <w:r>
      <w:rPr>
        <w:rFonts w:ascii="Helvetica" w:hAnsi="Helvetica"/>
        <w:color w:val="FCFCFC" w:themeColor="background1"/>
        <w:sz w:val="22"/>
      </w:rPr>
      <w:instrText xml:space="preserve"> STYLEREF  "Überschrift 2" \n  \* MERGEFORMAT </w:instrText>
    </w:r>
    <w:r>
      <w:rPr>
        <w:rFonts w:ascii="Helvetica" w:hAnsi="Helvetica"/>
        <w:color w:val="FCFCFC" w:themeColor="background1"/>
        <w:sz w:val="22"/>
      </w:rPr>
      <w:fldChar w:fldCharType="separate"/>
    </w:r>
    <w:r w:rsidR="00D30B78">
      <w:rPr>
        <w:rFonts w:ascii="Helvetica" w:hAnsi="Helvetica"/>
        <w:noProof/>
        <w:color w:val="FCFCFC" w:themeColor="background1"/>
        <w:sz w:val="22"/>
      </w:rPr>
      <w:t>8.1</w:t>
    </w:r>
    <w:r>
      <w:rPr>
        <w:rFonts w:ascii="Helvetica" w:hAnsi="Helvetica"/>
        <w:color w:val="FCFCFC" w:themeColor="background1"/>
        <w:sz w:val="22"/>
      </w:rPr>
      <w:fldChar w:fldCharType="end"/>
    </w:r>
    <w:r>
      <w:rPr>
        <w:rFonts w:ascii="Helvetica" w:hAnsi="Helvetica"/>
        <w:color w:val="FCFCFC" w:themeColor="background1"/>
        <w:sz w:val="22"/>
      </w:rPr>
      <w:t xml:space="preserve"> </w:t>
    </w:r>
    <w:r>
      <w:rPr>
        <w:rFonts w:ascii="Helvetica" w:hAnsi="Helvetica"/>
        <w:color w:val="FCFCFC" w:themeColor="background1"/>
        <w:sz w:val="22"/>
      </w:rPr>
      <w:fldChar w:fldCharType="begin"/>
    </w:r>
    <w:r>
      <w:rPr>
        <w:rFonts w:ascii="Helvetica" w:hAnsi="Helvetica"/>
        <w:color w:val="FCFCFC" w:themeColor="background1"/>
        <w:sz w:val="22"/>
      </w:rPr>
      <w:instrText xml:space="preserve"> STYLEREF "Überschrift 2" \* MERGEFORMAT </w:instrText>
    </w:r>
    <w:r>
      <w:rPr>
        <w:rFonts w:ascii="Helvetica" w:hAnsi="Helvetica"/>
        <w:color w:val="FCFCFC" w:themeColor="background1"/>
        <w:sz w:val="22"/>
      </w:rPr>
      <w:fldChar w:fldCharType="separate"/>
    </w:r>
    <w:r w:rsidR="00D30B78">
      <w:rPr>
        <w:rFonts w:ascii="Helvetica" w:hAnsi="Helvetica"/>
        <w:noProof/>
        <w:color w:val="FCFCFC" w:themeColor="background1"/>
        <w:sz w:val="22"/>
      </w:rPr>
      <w:t>Zusammenfassung</w:t>
    </w:r>
    <w:r>
      <w:rPr>
        <w:rFonts w:ascii="Helvetica" w:hAnsi="Helvetica"/>
        <w:color w:val="FCFCFC" w:themeColor="background1"/>
        <w:sz w:val="22"/>
      </w:rPr>
      <w:fldChar w:fldCharType="end"/>
    </w:r>
    <w:r>
      <w:rPr>
        <w:rFonts w:ascii="Helvetica" w:hAnsi="Helvetica"/>
        <w:color w:val="FCFCFC" w:themeColor="background1"/>
        <w:sz w:val="22"/>
      </w:rPr>
      <w:tab/>
    </w:r>
    <w:r w:rsidRPr="00F03EE8">
      <w:rPr>
        <w:rFonts w:ascii="Helvetica" w:hAnsi="Helvetica"/>
        <w:color w:val="FCFCFC" w:themeColor="background1"/>
        <w:sz w:val="36"/>
      </w:rPr>
      <w:fldChar w:fldCharType="begin"/>
    </w:r>
    <w:r w:rsidRPr="00F03EE8">
      <w:rPr>
        <w:rFonts w:ascii="Helvetica" w:hAnsi="Helvetica"/>
        <w:color w:val="FCFCFC" w:themeColor="background1"/>
        <w:sz w:val="36"/>
      </w:rPr>
      <w:instrText xml:space="preserve"> PAGE   \* MERGEFORMAT </w:instrText>
    </w:r>
    <w:r w:rsidRPr="00F03EE8">
      <w:rPr>
        <w:rFonts w:ascii="Helvetica" w:hAnsi="Helvetica"/>
        <w:color w:val="FCFCFC" w:themeColor="background1"/>
        <w:sz w:val="36"/>
      </w:rPr>
      <w:fldChar w:fldCharType="separate"/>
    </w:r>
    <w:r w:rsidR="00D30B78">
      <w:rPr>
        <w:rFonts w:ascii="Helvetica" w:hAnsi="Helvetica"/>
        <w:noProof/>
        <w:color w:val="FCFCFC" w:themeColor="background1"/>
        <w:sz w:val="36"/>
      </w:rPr>
      <w:t>74</w:t>
    </w:r>
    <w:r w:rsidRPr="00F03EE8">
      <w:rPr>
        <w:rFonts w:ascii="Helvetica" w:hAnsi="Helvetica"/>
        <w:color w:val="FCFCFC" w:themeColor="background1"/>
        <w:sz w:val="36"/>
      </w:rPr>
      <w:fldChar w:fldCharType="end"/>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DAF2E4" w14:textId="0D568083" w:rsidR="003F7CAE" w:rsidRPr="005073E9" w:rsidRDefault="003F7CAE" w:rsidP="00572448">
    <w:pPr>
      <w:pStyle w:val="Fuzeile"/>
      <w:tabs>
        <w:tab w:val="clear" w:pos="9072"/>
        <w:tab w:val="right" w:pos="8789"/>
        <w:tab w:val="right" w:pos="9639"/>
      </w:tabs>
      <w:spacing w:after="240"/>
      <w:ind w:right="-852"/>
      <w:jc w:val="left"/>
      <w:rPr>
        <w:rFonts w:ascii="Helvetica" w:hAnsi="Helvetica"/>
        <w:color w:val="FCFCFC" w:themeColor="background1"/>
      </w:rPr>
    </w:pPr>
    <w:r w:rsidRPr="005073E9">
      <w:rPr>
        <w:rFonts w:ascii="Helvetica" w:hAnsi="Helvetica"/>
        <w:color w:val="FCFCFC" w:themeColor="background1"/>
        <w:sz w:val="22"/>
      </w:rPr>
      <w:fldChar w:fldCharType="begin"/>
    </w:r>
    <w:r w:rsidRPr="005073E9">
      <w:rPr>
        <w:rFonts w:ascii="Helvetica" w:hAnsi="Helvetica"/>
        <w:color w:val="FCFCFC" w:themeColor="background1"/>
        <w:sz w:val="22"/>
      </w:rPr>
      <w:instrText xml:space="preserve"> STYLEREF  "Überschrift 1" \n  \* MERGEFORMAT </w:instrText>
    </w:r>
    <w:r w:rsidRPr="005073E9">
      <w:rPr>
        <w:rFonts w:ascii="Helvetica" w:hAnsi="Helvetica"/>
        <w:color w:val="FCFCFC" w:themeColor="background1"/>
        <w:sz w:val="22"/>
      </w:rPr>
      <w:fldChar w:fldCharType="separate"/>
    </w:r>
    <w:r w:rsidR="00D30B78" w:rsidRPr="00D30B78">
      <w:rPr>
        <w:rFonts w:ascii="Helvetica" w:hAnsi="Helvetica"/>
        <w:b/>
        <w:bCs/>
        <w:noProof/>
        <w:color w:val="FCFCFC" w:themeColor="background1"/>
        <w:sz w:val="22"/>
      </w:rPr>
      <w:t>A</w:t>
    </w:r>
    <w:r w:rsidRPr="005073E9">
      <w:rPr>
        <w:rFonts w:ascii="Helvetica" w:hAnsi="Helvetica"/>
        <w:noProof/>
        <w:color w:val="FCFCFC" w:themeColor="background1"/>
        <w:sz w:val="22"/>
      </w:rPr>
      <w:fldChar w:fldCharType="end"/>
    </w:r>
    <w:r w:rsidRPr="005073E9">
      <w:rPr>
        <w:rFonts w:ascii="Helvetica" w:hAnsi="Helvetica" w:cs="Helvetica"/>
        <w:noProof/>
        <w:color w:val="FCFCFC" w:themeColor="background1"/>
        <w:sz w:val="22"/>
      </w:rPr>
      <mc:AlternateContent>
        <mc:Choice Requires="wps">
          <w:drawing>
            <wp:anchor distT="0" distB="0" distL="114300" distR="114300" simplePos="0" relativeHeight="251669504" behindDoc="1" locked="0" layoutInCell="1" allowOverlap="1" wp14:anchorId="6DA4ED17" wp14:editId="6B288A82">
              <wp:simplePos x="0" y="0"/>
              <wp:positionH relativeFrom="page">
                <wp:align>left</wp:align>
              </wp:positionH>
              <wp:positionV relativeFrom="paragraph">
                <wp:posOffset>-323215</wp:posOffset>
              </wp:positionV>
              <wp:extent cx="7556740" cy="577970"/>
              <wp:effectExtent l="0" t="0" r="6350" b="0"/>
              <wp:wrapNone/>
              <wp:docPr id="53" name="Rechteck 53"/>
              <wp:cNvGraphicFramePr/>
              <a:graphic xmlns:a="http://schemas.openxmlformats.org/drawingml/2006/main">
                <a:graphicData uri="http://schemas.microsoft.com/office/word/2010/wordprocessingShape">
                  <wps:wsp>
                    <wps:cNvSpPr/>
                    <wps:spPr>
                      <a:xfrm>
                        <a:off x="0" y="0"/>
                        <a:ext cx="7556740" cy="57797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8B5408" id="Rechteck 53" o:spid="_x0000_s1026" style="position:absolute;margin-left:0;margin-top:-25.45pt;width:595pt;height:45.5pt;z-index:-251646976;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" fillcolor="#303338" stroked="f" strokeweight="2pt">
              <w10:wrap anchorx="page"/>
            </v:rect>
          </w:pict>
        </mc:Fallback>
      </mc:AlternateContent>
    </w:r>
    <w:r>
      <w:rPr>
        <w:rFonts w:ascii="Helvetica" w:hAnsi="Helvetica"/>
        <w:color w:val="FCFCFC" w:themeColor="background1"/>
        <w:sz w:val="22"/>
      </w:rPr>
      <w:t xml:space="preserve"> </w:t>
    </w:r>
    <w:r w:rsidRPr="005073E9">
      <w:rPr>
        <w:rFonts w:ascii="Helvetica" w:hAnsi="Helvetica"/>
        <w:color w:val="FCFCFC" w:themeColor="background1"/>
        <w:sz w:val="22"/>
      </w:rPr>
      <w:fldChar w:fldCharType="begin"/>
    </w:r>
    <w:r w:rsidRPr="005073E9">
      <w:rPr>
        <w:rFonts w:ascii="Helvetica" w:hAnsi="Helvetica"/>
        <w:color w:val="FCFCFC" w:themeColor="background1"/>
        <w:sz w:val="22"/>
      </w:rPr>
      <w:instrText xml:space="preserve"> STYLEREF  "Überschrift 1"  \* MERGEFORMAT </w:instrText>
    </w:r>
    <w:r w:rsidRPr="005073E9">
      <w:rPr>
        <w:rFonts w:ascii="Helvetica" w:hAnsi="Helvetica"/>
        <w:color w:val="FCFCFC" w:themeColor="background1"/>
        <w:sz w:val="22"/>
      </w:rPr>
      <w:fldChar w:fldCharType="separate"/>
    </w:r>
    <w:r w:rsidR="00D30B78">
      <w:rPr>
        <w:rFonts w:ascii="Helvetica" w:hAnsi="Helvetica"/>
        <w:noProof/>
        <w:color w:val="FCFCFC" w:themeColor="background1"/>
        <w:sz w:val="22"/>
      </w:rPr>
      <w:t>Referenzen</w:t>
    </w:r>
    <w:r w:rsidRPr="005073E9">
      <w:rPr>
        <w:rFonts w:ascii="Helvetica" w:hAnsi="Helvetica"/>
        <w:noProof/>
        <w:color w:val="FCFCFC" w:themeColor="background1"/>
        <w:sz w:val="22"/>
      </w:rPr>
      <w:fldChar w:fldCharType="end"/>
    </w:r>
    <w:r w:rsidRPr="005073E9">
      <w:rPr>
        <w:rFonts w:ascii="Helvetica" w:hAnsi="Helvetica"/>
        <w:color w:val="FCFCFC" w:themeColor="background1"/>
      </w:rPr>
      <w:tab/>
    </w:r>
    <w:r>
      <w:rPr>
        <w:rFonts w:ascii="Helvetica" w:hAnsi="Helvetica"/>
        <w:color w:val="FCFCFC" w:themeColor="background1"/>
      </w:rPr>
      <w:tab/>
    </w:r>
    <w:r>
      <w:rPr>
        <w:rFonts w:ascii="Helvetica" w:hAnsi="Helvetica"/>
        <w:color w:val="FCFCFC" w:themeColor="background1"/>
        <w:sz w:val="22"/>
      </w:rPr>
      <w:tab/>
    </w:r>
    <w:r w:rsidRPr="00F03EE8">
      <w:rPr>
        <w:rFonts w:ascii="Helvetica" w:hAnsi="Helvetica"/>
        <w:color w:val="FCFCFC" w:themeColor="background1"/>
        <w:sz w:val="36"/>
      </w:rPr>
      <w:fldChar w:fldCharType="begin"/>
    </w:r>
    <w:r w:rsidRPr="00F03EE8">
      <w:rPr>
        <w:rFonts w:ascii="Helvetica" w:hAnsi="Helvetica"/>
        <w:color w:val="FCFCFC" w:themeColor="background1"/>
        <w:sz w:val="36"/>
      </w:rPr>
      <w:instrText xml:space="preserve"> PAGE   \* MERGEFORMAT </w:instrText>
    </w:r>
    <w:r w:rsidRPr="00F03EE8">
      <w:rPr>
        <w:rFonts w:ascii="Helvetica" w:hAnsi="Helvetica"/>
        <w:color w:val="FCFCFC" w:themeColor="background1"/>
        <w:sz w:val="36"/>
      </w:rPr>
      <w:fldChar w:fldCharType="separate"/>
    </w:r>
    <w:r w:rsidR="00D30B78">
      <w:rPr>
        <w:rFonts w:ascii="Helvetica" w:hAnsi="Helvetica"/>
        <w:noProof/>
        <w:color w:val="FCFCFC" w:themeColor="background1"/>
        <w:sz w:val="36"/>
      </w:rPr>
      <w:t>78</w:t>
    </w:r>
    <w:r w:rsidRPr="00F03EE8">
      <w:rPr>
        <w:rFonts w:ascii="Helvetica" w:hAnsi="Helvetica"/>
        <w:color w:val="FCFCFC" w:themeColor="background1"/>
        <w:sz w:val="36"/>
      </w:rPr>
      <w:fldChar w:fldCharType="end"/>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526FE9" w14:textId="0CBECBDA" w:rsidR="003F7CAE" w:rsidRPr="002C4BB0" w:rsidRDefault="003F7CAE" w:rsidP="002C4BB0">
    <w:pPr>
      <w:tabs>
        <w:tab w:val="right" w:pos="9639"/>
      </w:tabs>
      <w:spacing w:before="0" w:after="0" w:line="240" w:lineRule="auto"/>
      <w:ind w:right="-852"/>
      <w:jc w:val="left"/>
      <w:rPr>
        <w:rFonts w:ascii="Helvetica" w:hAnsi="Helvetica" w:cs="Helvetica"/>
        <w:color w:val="FCFCFC" w:themeColor="background1"/>
        <w:sz w:val="22"/>
      </w:rPr>
    </w:pPr>
    <w:r>
      <w:rPr>
        <w:rFonts w:ascii="Helvetica" w:hAnsi="Helvetica" w:cs="Helvetica"/>
        <w:b/>
        <w:color w:val="FCFCFC" w:themeColor="background1"/>
        <w:sz w:val="22"/>
      </w:rPr>
      <w:fldChar w:fldCharType="begin"/>
    </w:r>
    <w:r>
      <w:rPr>
        <w:rFonts w:ascii="Helvetica" w:hAnsi="Helvetica" w:cs="Helvetica"/>
        <w:b/>
        <w:color w:val="FCFCFC" w:themeColor="background1"/>
        <w:sz w:val="22"/>
      </w:rPr>
      <w:instrText xml:space="preserve"> STYLEREF  "Überschrift 1" \n  \* MERGEFORMAT </w:instrText>
    </w:r>
    <w:r>
      <w:rPr>
        <w:rFonts w:ascii="Helvetica" w:hAnsi="Helvetica" w:cs="Helvetica"/>
        <w:b/>
        <w:color w:val="FCFCFC" w:themeColor="background1"/>
        <w:sz w:val="22"/>
      </w:rPr>
      <w:fldChar w:fldCharType="separate"/>
    </w:r>
    <w:r w:rsidR="00D30B78">
      <w:rPr>
        <w:rFonts w:ascii="Helvetica" w:hAnsi="Helvetica" w:cs="Helvetica"/>
        <w:b/>
        <w:noProof/>
        <w:color w:val="FCFCFC" w:themeColor="background1"/>
        <w:sz w:val="22"/>
      </w:rPr>
      <w:t>B</w:t>
    </w:r>
    <w:r>
      <w:rPr>
        <w:rFonts w:ascii="Helvetica" w:hAnsi="Helvetica" w:cs="Helvetica"/>
        <w:b/>
        <w:color w:val="FCFCFC" w:themeColor="background1"/>
        <w:sz w:val="22"/>
      </w:rPr>
      <w:fldChar w:fldCharType="end"/>
    </w:r>
    <w:r>
      <w:rPr>
        <w:rFonts w:ascii="Helvetica" w:hAnsi="Helvetica" w:cs="Helvetica"/>
        <w:b/>
        <w:color w:val="FCFCFC" w:themeColor="background1"/>
        <w:sz w:val="22"/>
      </w:rPr>
      <w:t xml:space="preserve"> </w:t>
    </w:r>
    <w:r w:rsidRPr="00E5699D">
      <w:rPr>
        <w:rFonts w:ascii="Helvetica" w:hAnsi="Helvetica" w:cs="Helvetica"/>
        <w:color w:val="FCFCFC" w:themeColor="background1"/>
        <w:sz w:val="22"/>
      </w:rPr>
      <w:fldChar w:fldCharType="begin"/>
    </w:r>
    <w:r w:rsidRPr="00E5699D">
      <w:rPr>
        <w:rFonts w:ascii="Helvetica" w:hAnsi="Helvetica" w:cs="Helvetica"/>
        <w:color w:val="FCFCFC" w:themeColor="background1"/>
        <w:sz w:val="22"/>
      </w:rPr>
      <w:instrText xml:space="preserve"> STYLEREF "Überschrift 1" \* MERGEFORMAT </w:instrText>
    </w:r>
    <w:r w:rsidRPr="00E5699D">
      <w:rPr>
        <w:rFonts w:ascii="Helvetica" w:hAnsi="Helvetica" w:cs="Helvetica"/>
        <w:color w:val="FCFCFC" w:themeColor="background1"/>
        <w:sz w:val="22"/>
      </w:rPr>
      <w:fldChar w:fldCharType="separate"/>
    </w:r>
    <w:r w:rsidR="00D30B78">
      <w:rPr>
        <w:rFonts w:ascii="Helvetica" w:hAnsi="Helvetica" w:cs="Helvetica"/>
        <w:noProof/>
        <w:color w:val="FCFCFC" w:themeColor="background1"/>
        <w:sz w:val="22"/>
      </w:rPr>
      <w:t>Inhalt der CD</w:t>
    </w:r>
    <w:r w:rsidRPr="00E5699D">
      <w:rPr>
        <w:rFonts w:ascii="Helvetica" w:hAnsi="Helvetica" w:cs="Helvetica"/>
        <w:color w:val="FCFCFC" w:themeColor="background1"/>
        <w:sz w:val="22"/>
      </w:rPr>
      <w:fldChar w:fldCharType="end"/>
    </w:r>
    <w:r w:rsidRPr="002C4BB0">
      <w:rPr>
        <w:rFonts w:ascii="Helvetica" w:hAnsi="Helvetica" w:cs="Helvetica"/>
        <w:noProof/>
        <w:color w:val="FCFCFC" w:themeColor="background1"/>
        <w:sz w:val="20"/>
      </w:rPr>
      <mc:AlternateContent>
        <mc:Choice Requires="wps">
          <w:drawing>
            <wp:anchor distT="0" distB="0" distL="114300" distR="114300" simplePos="0" relativeHeight="251665408" behindDoc="1" locked="0" layoutInCell="1" allowOverlap="1" wp14:anchorId="3E72DC85" wp14:editId="424412E9">
              <wp:simplePos x="0" y="0"/>
              <wp:positionH relativeFrom="page">
                <wp:align>right</wp:align>
              </wp:positionH>
              <wp:positionV relativeFrom="paragraph">
                <wp:posOffset>-324485</wp:posOffset>
              </wp:positionV>
              <wp:extent cx="7556740" cy="577970"/>
              <wp:effectExtent l="0" t="0" r="6350" b="0"/>
              <wp:wrapNone/>
              <wp:docPr id="3" name="Rechteck 3"/>
              <wp:cNvGraphicFramePr/>
              <a:graphic xmlns:a="http://schemas.openxmlformats.org/drawingml/2006/main">
                <a:graphicData uri="http://schemas.microsoft.com/office/word/2010/wordprocessingShape">
                  <wps:wsp>
                    <wps:cNvSpPr/>
                    <wps:spPr>
                      <a:xfrm>
                        <a:off x="0" y="0"/>
                        <a:ext cx="7556740" cy="57797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5ACB74" id="Rechteck 3" o:spid="_x0000_s1026" style="position:absolute;margin-left:543.8pt;margin-top:-25.55pt;width:595pt;height:45.5pt;z-index:-25165107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" fillcolor="#303338" stroked="f" strokeweight="2pt">
              <w10:wrap anchorx="page"/>
            </v:rect>
          </w:pict>
        </mc:Fallback>
      </mc:AlternateContent>
    </w:r>
    <w:r>
      <w:rPr>
        <w:rFonts w:ascii="Helvetica" w:hAnsi="Helvetica" w:cs="Helvetica"/>
        <w:color w:val="FCFCFC" w:themeColor="background1"/>
        <w:sz w:val="22"/>
      </w:rPr>
      <w:tab/>
    </w:r>
    <w:r w:rsidRPr="002C4BB0">
      <w:rPr>
        <w:rFonts w:ascii="Helvetica" w:hAnsi="Helvetica" w:cs="Helvetica"/>
        <w:color w:val="FCFCFC" w:themeColor="background1"/>
        <w:sz w:val="36"/>
        <w:szCs w:val="36"/>
      </w:rPr>
      <w:fldChar w:fldCharType="begin"/>
    </w:r>
    <w:r w:rsidRPr="002C4BB0">
      <w:rPr>
        <w:rFonts w:ascii="Helvetica" w:hAnsi="Helvetica" w:cs="Helvetica"/>
        <w:color w:val="FCFCFC" w:themeColor="background1"/>
        <w:sz w:val="36"/>
        <w:szCs w:val="36"/>
      </w:rPr>
      <w:instrText xml:space="preserve"> PAGE  \* Arabic  \* MERGEFORMAT </w:instrText>
    </w:r>
    <w:r w:rsidRPr="002C4BB0">
      <w:rPr>
        <w:rFonts w:ascii="Helvetica" w:hAnsi="Helvetica" w:cs="Helvetica"/>
        <w:color w:val="FCFCFC" w:themeColor="background1"/>
        <w:sz w:val="36"/>
        <w:szCs w:val="36"/>
      </w:rPr>
      <w:fldChar w:fldCharType="separate"/>
    </w:r>
    <w:r w:rsidR="00D30B78">
      <w:rPr>
        <w:rFonts w:ascii="Helvetica" w:hAnsi="Helvetica" w:cs="Helvetica"/>
        <w:noProof/>
        <w:color w:val="FCFCFC" w:themeColor="background1"/>
        <w:sz w:val="36"/>
        <w:szCs w:val="36"/>
      </w:rPr>
      <w:t>79</w:t>
    </w:r>
    <w:r w:rsidRPr="002C4BB0">
      <w:rPr>
        <w:rFonts w:ascii="Helvetica" w:hAnsi="Helvetica" w:cs="Helvetica"/>
        <w:color w:val="FCFCFC" w:themeColor="background1"/>
        <w:sz w:val="36"/>
        <w:szCs w:val="36"/>
      </w:rPr>
      <w:fldChar w:fldCharType="end"/>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23606E" w14:textId="77777777" w:rsidR="003F7CAE" w:rsidRPr="00966934" w:rsidRDefault="003F7CAE" w:rsidP="00966934">
    <w:pPr>
      <w:pBdr>
        <w:bottom w:val="single" w:sz="4" w:space="1" w:color="auto"/>
      </w:pBdr>
    </w:pPr>
    <w:r w:rsidRPr="00B73AA7">
      <w:tab/>
    </w:r>
    <w:r w:rsidRPr="00B73AA7">
      <w:tab/>
    </w:r>
    <w:r>
      <w:fldChar w:fldCharType="begin"/>
    </w:r>
    <w:r>
      <w:instrText xml:space="preserve"> STYLEREF  A \r  \* MERGEFORMAT </w:instrText>
    </w:r>
    <w:r>
      <w:fldChar w:fldCharType="separate"/>
    </w:r>
    <w:r>
      <w:rPr>
        <w:b/>
        <w:bCs/>
        <w:noProof/>
      </w:rPr>
      <w:t>Fehler! Verwenden Sie die Registerkarte 'Start', um A dem Text zuzuweisen, der hier angezeigt werden soll.</w:t>
    </w:r>
    <w:r>
      <w:fldChar w:fldCharType="end"/>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F5CF3A" w14:textId="77777777" w:rsidR="003F7CAE" w:rsidRDefault="003F7CAE"/>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87402FF2"/>
    <w:lvl w:ilvl="0">
      <w:start w:val="1"/>
      <w:numFmt w:val="decimal"/>
      <w:pStyle w:val="Listennummer5"/>
      <w:lvlText w:val="%1."/>
      <w:lvlJc w:val="left"/>
      <w:pPr>
        <w:tabs>
          <w:tab w:val="num" w:pos="1492"/>
        </w:tabs>
        <w:ind w:left="1492" w:hanging="360"/>
      </w:pPr>
    </w:lvl>
  </w:abstractNum>
  <w:abstractNum w:abstractNumId="1">
    <w:nsid w:val="FFFFFF7D"/>
    <w:multiLevelType w:val="singleLevel"/>
    <w:tmpl w:val="EA9C2782"/>
    <w:lvl w:ilvl="0">
      <w:start w:val="1"/>
      <w:numFmt w:val="decimal"/>
      <w:pStyle w:val="Listennummer4"/>
      <w:lvlText w:val="%1."/>
      <w:lvlJc w:val="left"/>
      <w:pPr>
        <w:tabs>
          <w:tab w:val="num" w:pos="1209"/>
        </w:tabs>
        <w:ind w:left="1209" w:hanging="360"/>
      </w:pPr>
    </w:lvl>
  </w:abstractNum>
  <w:abstractNum w:abstractNumId="2">
    <w:nsid w:val="01A94EF1"/>
    <w:multiLevelType w:val="multilevel"/>
    <w:tmpl w:val="8C1459DE"/>
    <w:lvl w:ilvl="0">
      <w:start w:val="1"/>
      <w:numFmt w:val="decimal"/>
      <w:lvlText w:val="T%1"/>
      <w:lvlJc w:val="left"/>
      <w:pPr>
        <w:ind w:left="720" w:hanging="720"/>
      </w:pPr>
      <w:rPr>
        <w:rFonts w:hint="default"/>
      </w:rPr>
    </w:lvl>
    <w:lvl w:ilvl="1">
      <w:start w:val="1"/>
      <w:numFmt w:val="decimal"/>
      <w:lvlText w:val="T%1.%2"/>
      <w:lvlJc w:val="left"/>
      <w:pPr>
        <w:ind w:left="1304" w:hanging="944"/>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nsid w:val="09540E91"/>
    <w:multiLevelType w:val="hybridMultilevel"/>
    <w:tmpl w:val="A76674EC"/>
    <w:lvl w:ilvl="0" w:tplc="150E3C2E">
      <w:start w:val="1"/>
      <w:numFmt w:val="upperLetter"/>
      <w:lvlText w:val="%1"/>
      <w:lvlJc w:val="left"/>
      <w:pPr>
        <w:ind w:left="491" w:hanging="491"/>
      </w:pPr>
      <w:rPr>
        <w:rFonts w:hint="default"/>
        <w:color w:val="FCFCFC" w:themeColor="background1"/>
        <w:sz w:val="72"/>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4">
    <w:nsid w:val="0F2A6609"/>
    <w:multiLevelType w:val="multilevel"/>
    <w:tmpl w:val="3A1E1D66"/>
    <w:lvl w:ilvl="0">
      <w:start w:val="1"/>
      <w:numFmt w:val="upperLetter"/>
      <w:lvlText w:val="Anhang %1"/>
      <w:lvlJc w:val="left"/>
      <w:pPr>
        <w:tabs>
          <w:tab w:val="num" w:pos="431"/>
        </w:tabs>
        <w:ind w:left="0" w:firstLine="0"/>
      </w:pPr>
      <w:rPr>
        <w:rFonts w:hint="default"/>
      </w:rPr>
    </w:lvl>
    <w:lvl w:ilvl="1">
      <w:start w:val="1"/>
      <w:numFmt w:val="decimal"/>
      <w:lvlText w:val="%1.%2"/>
      <w:lvlJc w:val="left"/>
      <w:pPr>
        <w:tabs>
          <w:tab w:val="num" w:pos="578"/>
        </w:tabs>
        <w:ind w:left="0" w:firstLine="0"/>
      </w:pPr>
      <w:rPr>
        <w:rFonts w:hint="default"/>
      </w:rPr>
    </w:lvl>
    <w:lvl w:ilvl="2">
      <w:start w:val="1"/>
      <w:numFmt w:val="decimal"/>
      <w:pStyle w:val="Anhang-3"/>
      <w:lvlText w:val="%1.%2.%3"/>
      <w:lvlJc w:val="left"/>
      <w:pPr>
        <w:tabs>
          <w:tab w:val="num" w:pos="1871"/>
        </w:tabs>
        <w:ind w:left="0" w:firstLine="0"/>
      </w:pPr>
      <w:rPr>
        <w:rFonts w:hint="default"/>
      </w:rPr>
    </w:lvl>
    <w:lvl w:ilvl="3">
      <w:start w:val="1"/>
      <w:numFmt w:val="decimal"/>
      <w:pStyle w:val="Anhang-4"/>
      <w:lvlText w:val="%1.%2.%3.%4"/>
      <w:lvlJc w:val="left"/>
      <w:pPr>
        <w:tabs>
          <w:tab w:val="num" w:pos="2520"/>
        </w:tabs>
        <w:ind w:left="0" w:firstLine="0"/>
      </w:pPr>
      <w:rPr>
        <w:rFonts w:hint="default"/>
      </w:rPr>
    </w:lvl>
    <w:lvl w:ilvl="4">
      <w:start w:val="1"/>
      <w:numFmt w:val="decimal"/>
      <w:lvlText w:val="(%5)"/>
      <w:lvlJc w:val="left"/>
      <w:pPr>
        <w:tabs>
          <w:tab w:val="num" w:pos="3240"/>
        </w:tabs>
        <w:ind w:left="2880" w:firstLine="0"/>
      </w:pPr>
      <w:rPr>
        <w:rFonts w:hint="default"/>
      </w:rPr>
    </w:lvl>
    <w:lvl w:ilvl="5">
      <w:start w:val="1"/>
      <w:numFmt w:val="lowerLetter"/>
      <w:lvlText w:val="(%6)"/>
      <w:lvlJc w:val="left"/>
      <w:pPr>
        <w:tabs>
          <w:tab w:val="num" w:pos="3960"/>
        </w:tabs>
        <w:ind w:left="3600" w:firstLine="0"/>
      </w:pPr>
      <w:rPr>
        <w:rFonts w:hint="default"/>
      </w:rPr>
    </w:lvl>
    <w:lvl w:ilvl="6">
      <w:start w:val="1"/>
      <w:numFmt w:val="lowerRoman"/>
      <w:lvlText w:val="(%7)"/>
      <w:lvlJc w:val="left"/>
      <w:pPr>
        <w:tabs>
          <w:tab w:val="num" w:pos="468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5">
    <w:nsid w:val="13CB77D4"/>
    <w:multiLevelType w:val="hybridMultilevel"/>
    <w:tmpl w:val="872E64AE"/>
    <w:lvl w:ilvl="0" w:tplc="5BAC54C2">
      <w:start w:val="1"/>
      <w:numFmt w:val="bullet"/>
      <w:lvlText w:val="&gt;"/>
      <w:lvlJc w:val="left"/>
      <w:pPr>
        <w:ind w:left="360" w:hanging="360"/>
      </w:pPr>
      <w:rPr>
        <w:rFonts w:ascii="TheMixOffice" w:hAnsi="TheMixOffice"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6">
    <w:nsid w:val="14426102"/>
    <w:multiLevelType w:val="multilevel"/>
    <w:tmpl w:val="C802B1E2"/>
    <w:lvl w:ilvl="0">
      <w:start w:val="1"/>
      <w:numFmt w:val="upperRoman"/>
      <w:pStyle w:val="Oberberschrift"/>
      <w:lvlText w:val="%1"/>
      <w:lvlJc w:val="left"/>
      <w:pPr>
        <w:tabs>
          <w:tab w:val="num" w:pos="432"/>
        </w:tabs>
        <w:ind w:left="432" w:hanging="432"/>
      </w:pPr>
      <w:rPr>
        <w:rFonts w:hint="default"/>
        <w:b/>
        <w:i w:val="0"/>
        <w:caps w:val="0"/>
        <w:strike w:val="0"/>
        <w:dstrike w:val="0"/>
        <w:vanish w:val="0"/>
        <w:color w:val="auto"/>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7">
    <w:nsid w:val="217133BC"/>
    <w:multiLevelType w:val="multilevel"/>
    <w:tmpl w:val="BB02E4E2"/>
    <w:lvl w:ilvl="0">
      <w:start w:val="1"/>
      <w:numFmt w:val="bullet"/>
      <w:pStyle w:val="Liste-Punkt-1"/>
      <w:lvlText w:val=""/>
      <w:lvlJc w:val="left"/>
      <w:pPr>
        <w:tabs>
          <w:tab w:val="num" w:pos="431"/>
        </w:tabs>
        <w:ind w:left="431" w:hanging="431"/>
      </w:pPr>
      <w:rPr>
        <w:rFonts w:ascii="Symbol" w:hAnsi="Symbol" w:hint="default"/>
      </w:rPr>
    </w:lvl>
    <w:lvl w:ilvl="1">
      <w:start w:val="1"/>
      <w:numFmt w:val="bullet"/>
      <w:pStyle w:val="Liste-Punkt-2"/>
      <w:lvlText w:val=""/>
      <w:lvlJc w:val="left"/>
      <w:pPr>
        <w:tabs>
          <w:tab w:val="num" w:pos="431"/>
        </w:tabs>
        <w:ind w:left="862" w:hanging="431"/>
      </w:pPr>
      <w:rPr>
        <w:rFonts w:ascii="Wingdings" w:hAnsi="Wingdings" w:hint="default"/>
      </w:rPr>
    </w:lvl>
    <w:lvl w:ilvl="2">
      <w:start w:val="1"/>
      <w:numFmt w:val="bullet"/>
      <w:pStyle w:val="Liste-Punkt-3"/>
      <w:lvlText w:val=""/>
      <w:lvlJc w:val="left"/>
      <w:pPr>
        <w:tabs>
          <w:tab w:val="num" w:pos="431"/>
        </w:tabs>
        <w:ind w:left="1293" w:hanging="431"/>
      </w:pPr>
      <w:rPr>
        <w:rFonts w:ascii="Symbol" w:hAnsi="Symbol" w:hint="default"/>
      </w:rPr>
    </w:lvl>
    <w:lvl w:ilvl="3">
      <w:start w:val="1"/>
      <w:numFmt w:val="bullet"/>
      <w:lvlText w:val=""/>
      <w:lvlJc w:val="left"/>
      <w:pPr>
        <w:tabs>
          <w:tab w:val="num" w:pos="2160"/>
        </w:tabs>
        <w:ind w:left="2160" w:hanging="360"/>
      </w:pPr>
      <w:rPr>
        <w:rFonts w:ascii="Symbol" w:hAnsi="Symbol" w:hint="default"/>
      </w:rPr>
    </w:lvl>
    <w:lvl w:ilvl="4">
      <w:start w:val="1"/>
      <w:numFmt w:val="bullet"/>
      <w:lvlText w:val=""/>
      <w:lvlJc w:val="left"/>
      <w:pPr>
        <w:tabs>
          <w:tab w:val="num" w:pos="2520"/>
        </w:tabs>
        <w:ind w:left="2520" w:hanging="360"/>
      </w:pPr>
      <w:rPr>
        <w:rFonts w:ascii="Symbol" w:hAnsi="Symbol" w:hint="default"/>
      </w:rPr>
    </w:lvl>
    <w:lvl w:ilvl="5">
      <w:start w:val="1"/>
      <w:numFmt w:val="bullet"/>
      <w:lvlText w:val=""/>
      <w:lvlJc w:val="left"/>
      <w:pPr>
        <w:tabs>
          <w:tab w:val="num" w:pos="2880"/>
        </w:tabs>
        <w:ind w:left="2880" w:hanging="360"/>
      </w:pPr>
      <w:rPr>
        <w:rFonts w:ascii="Wingdings" w:hAnsi="Wingdings" w:hint="default"/>
      </w:rPr>
    </w:lvl>
    <w:lvl w:ilvl="6">
      <w:start w:val="1"/>
      <w:numFmt w:val="bullet"/>
      <w:lvlText w:val=""/>
      <w:lvlJc w:val="left"/>
      <w:pPr>
        <w:tabs>
          <w:tab w:val="num" w:pos="3240"/>
        </w:tabs>
        <w:ind w:left="3240" w:hanging="360"/>
      </w:pPr>
      <w:rPr>
        <w:rFonts w:ascii="Wingdings" w:hAnsi="Wingdings" w:hint="default"/>
      </w:rPr>
    </w:lvl>
    <w:lvl w:ilvl="7">
      <w:start w:val="1"/>
      <w:numFmt w:val="bullet"/>
      <w:lvlText w:val=""/>
      <w:lvlJc w:val="left"/>
      <w:pPr>
        <w:tabs>
          <w:tab w:val="num" w:pos="3600"/>
        </w:tabs>
        <w:ind w:left="3600" w:hanging="360"/>
      </w:pPr>
      <w:rPr>
        <w:rFonts w:ascii="Symbol" w:hAnsi="Symbol" w:hint="default"/>
      </w:rPr>
    </w:lvl>
    <w:lvl w:ilvl="8">
      <w:start w:val="1"/>
      <w:numFmt w:val="bullet"/>
      <w:lvlText w:val=""/>
      <w:lvlJc w:val="left"/>
      <w:pPr>
        <w:tabs>
          <w:tab w:val="num" w:pos="3960"/>
        </w:tabs>
        <w:ind w:left="3960" w:hanging="360"/>
      </w:pPr>
      <w:rPr>
        <w:rFonts w:ascii="Symbol" w:hAnsi="Symbol" w:hint="default"/>
      </w:rPr>
    </w:lvl>
  </w:abstractNum>
  <w:abstractNum w:abstractNumId="8">
    <w:nsid w:val="232210EF"/>
    <w:multiLevelType w:val="multilevel"/>
    <w:tmpl w:val="4B3A63F0"/>
    <w:lvl w:ilvl="0">
      <w:start w:val="1"/>
      <w:numFmt w:val="decimal"/>
      <w:lvlText w:val="W%1"/>
      <w:lvlJc w:val="left"/>
      <w:pPr>
        <w:ind w:left="720" w:hanging="720"/>
      </w:pPr>
      <w:rPr>
        <w:rFonts w:hint="default"/>
      </w:rPr>
    </w:lvl>
    <w:lvl w:ilvl="1">
      <w:start w:val="1"/>
      <w:numFmt w:val="decimal"/>
      <w:lvlText w:val="W%1.%2"/>
      <w:lvlJc w:val="left"/>
      <w:pPr>
        <w:ind w:left="1304" w:hanging="944"/>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nsid w:val="24AC177A"/>
    <w:multiLevelType w:val="multilevel"/>
    <w:tmpl w:val="04070023"/>
    <w:styleLink w:val="ArtikelAbschnitt"/>
    <w:lvl w:ilvl="0">
      <w:start w:val="1"/>
      <w:numFmt w:val="upperRoman"/>
      <w:lvlText w:val="Artikel %1."/>
      <w:lvlJc w:val="left"/>
      <w:pPr>
        <w:tabs>
          <w:tab w:val="num" w:pos="1440"/>
        </w:tabs>
        <w:ind w:left="0" w:firstLine="0"/>
      </w:pPr>
    </w:lvl>
    <w:lvl w:ilvl="1">
      <w:start w:val="1"/>
      <w:numFmt w:val="decimalZero"/>
      <w:isLgl/>
      <w:lvlText w:val="Abschnitt %1.%2"/>
      <w:lvlJc w:val="left"/>
      <w:pPr>
        <w:tabs>
          <w:tab w:val="num" w:pos="144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0">
    <w:nsid w:val="28296CCC"/>
    <w:multiLevelType w:val="hybridMultilevel"/>
    <w:tmpl w:val="4BC8C16C"/>
    <w:lvl w:ilvl="0" w:tplc="5BAC54C2">
      <w:start w:val="1"/>
      <w:numFmt w:val="bullet"/>
      <w:lvlText w:val="&gt;"/>
      <w:lvlJc w:val="left"/>
      <w:pPr>
        <w:ind w:left="360" w:hanging="360"/>
      </w:pPr>
      <w:rPr>
        <w:rFonts w:ascii="TheMixOffice" w:hAnsi="TheMixOffice"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1">
    <w:nsid w:val="2EB93589"/>
    <w:multiLevelType w:val="hybridMultilevel"/>
    <w:tmpl w:val="02FA9504"/>
    <w:lvl w:ilvl="0" w:tplc="5BAC54C2">
      <w:start w:val="1"/>
      <w:numFmt w:val="bullet"/>
      <w:lvlText w:val="&gt;"/>
      <w:lvlJc w:val="left"/>
      <w:pPr>
        <w:ind w:left="360" w:hanging="360"/>
      </w:pPr>
      <w:rPr>
        <w:rFonts w:ascii="TheMixOffice" w:hAnsi="TheMixOffice"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2">
    <w:nsid w:val="31F96AB5"/>
    <w:multiLevelType w:val="multilevel"/>
    <w:tmpl w:val="0060CF7E"/>
    <w:lvl w:ilvl="0">
      <w:start w:val="1"/>
      <w:numFmt w:val="upperLetter"/>
      <w:pStyle w:val="Anhang-1"/>
      <w:lvlText w:val="Anhang %1"/>
      <w:lvlJc w:val="left"/>
      <w:pPr>
        <w:tabs>
          <w:tab w:val="num" w:pos="431"/>
        </w:tabs>
        <w:ind w:left="0" w:firstLine="0"/>
      </w:pPr>
      <w:rPr>
        <w:rFonts w:hint="default"/>
      </w:rPr>
    </w:lvl>
    <w:lvl w:ilvl="1">
      <w:start w:val="1"/>
      <w:numFmt w:val="decimal"/>
      <w:pStyle w:val="Anhang-2"/>
      <w:lvlText w:val="%1.%2"/>
      <w:lvlJc w:val="left"/>
      <w:pPr>
        <w:tabs>
          <w:tab w:val="num" w:pos="578"/>
        </w:tabs>
        <w:ind w:left="0" w:firstLine="0"/>
      </w:pPr>
      <w:rPr>
        <w:rFonts w:hint="default"/>
      </w:rPr>
    </w:lvl>
    <w:lvl w:ilvl="2">
      <w:start w:val="1"/>
      <w:numFmt w:val="decimal"/>
      <w:lvlText w:val="%1.%2.%3"/>
      <w:lvlJc w:val="left"/>
      <w:pPr>
        <w:tabs>
          <w:tab w:val="num" w:pos="1800"/>
        </w:tabs>
        <w:ind w:left="1440" w:firstLine="0"/>
      </w:pPr>
      <w:rPr>
        <w:rFonts w:hint="default"/>
      </w:rPr>
    </w:lvl>
    <w:lvl w:ilvl="3">
      <w:start w:val="1"/>
      <w:numFmt w:val="decimal"/>
      <w:lvlText w:val="%1.%2.%3.%4"/>
      <w:lvlJc w:val="left"/>
      <w:pPr>
        <w:tabs>
          <w:tab w:val="num" w:pos="2520"/>
        </w:tabs>
        <w:ind w:left="2160" w:firstLine="0"/>
      </w:pPr>
      <w:rPr>
        <w:rFonts w:hint="default"/>
      </w:rPr>
    </w:lvl>
    <w:lvl w:ilvl="4">
      <w:start w:val="1"/>
      <w:numFmt w:val="decimal"/>
      <w:lvlText w:val="(%5)"/>
      <w:lvlJc w:val="left"/>
      <w:pPr>
        <w:tabs>
          <w:tab w:val="num" w:pos="3240"/>
        </w:tabs>
        <w:ind w:left="2880" w:firstLine="0"/>
      </w:pPr>
      <w:rPr>
        <w:rFonts w:hint="default"/>
      </w:rPr>
    </w:lvl>
    <w:lvl w:ilvl="5">
      <w:start w:val="1"/>
      <w:numFmt w:val="lowerLetter"/>
      <w:lvlText w:val="(%6)"/>
      <w:lvlJc w:val="left"/>
      <w:pPr>
        <w:tabs>
          <w:tab w:val="num" w:pos="3960"/>
        </w:tabs>
        <w:ind w:left="3600" w:firstLine="0"/>
      </w:pPr>
      <w:rPr>
        <w:rFonts w:hint="default"/>
      </w:rPr>
    </w:lvl>
    <w:lvl w:ilvl="6">
      <w:start w:val="1"/>
      <w:numFmt w:val="lowerRoman"/>
      <w:lvlText w:val="(%7)"/>
      <w:lvlJc w:val="left"/>
      <w:pPr>
        <w:tabs>
          <w:tab w:val="num" w:pos="468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13">
    <w:nsid w:val="33493360"/>
    <w:multiLevelType w:val="multilevel"/>
    <w:tmpl w:val="400C9276"/>
    <w:lvl w:ilvl="0">
      <w:start w:val="1"/>
      <w:numFmt w:val="decimal"/>
      <w:pStyle w:val="Liste-nummerisch"/>
      <w:lvlText w:val="%1)"/>
      <w:lvlJc w:val="left"/>
      <w:pPr>
        <w:tabs>
          <w:tab w:val="num" w:pos="431"/>
        </w:tabs>
        <w:ind w:left="431" w:hanging="431"/>
      </w:pPr>
      <w:rPr>
        <w:rFonts w:hint="default"/>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4">
    <w:nsid w:val="352C0BBD"/>
    <w:multiLevelType w:val="hybridMultilevel"/>
    <w:tmpl w:val="3F6428BE"/>
    <w:lvl w:ilvl="0" w:tplc="5BAC54C2">
      <w:start w:val="1"/>
      <w:numFmt w:val="bullet"/>
      <w:lvlText w:val="&gt;"/>
      <w:lvlJc w:val="left"/>
      <w:pPr>
        <w:ind w:left="360" w:hanging="360"/>
      </w:pPr>
      <w:rPr>
        <w:rFonts w:ascii="TheMixOffice" w:hAnsi="TheMixOffice"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5">
    <w:nsid w:val="37A20A3C"/>
    <w:multiLevelType w:val="multilevel"/>
    <w:tmpl w:val="90A0B5D8"/>
    <w:lvl w:ilvl="0">
      <w:start w:val="1"/>
      <w:numFmt w:val="decimal"/>
      <w:lvlText w:val="Q%1"/>
      <w:lvlJc w:val="left"/>
      <w:pPr>
        <w:ind w:left="720" w:hanging="720"/>
      </w:pPr>
      <w:rPr>
        <w:rFonts w:hint="default"/>
      </w:rPr>
    </w:lvl>
    <w:lvl w:ilvl="1">
      <w:start w:val="1"/>
      <w:numFmt w:val="decimal"/>
      <w:lvlText w:val="Q%1.%2"/>
      <w:lvlJc w:val="left"/>
      <w:pPr>
        <w:ind w:left="1304" w:hanging="944"/>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nsid w:val="3B9E5392"/>
    <w:multiLevelType w:val="hybridMultilevel"/>
    <w:tmpl w:val="2D14CBD4"/>
    <w:lvl w:ilvl="0" w:tplc="5BAC54C2">
      <w:start w:val="1"/>
      <w:numFmt w:val="bullet"/>
      <w:lvlText w:val="&gt;"/>
      <w:lvlJc w:val="left"/>
      <w:pPr>
        <w:ind w:left="360" w:hanging="360"/>
      </w:pPr>
      <w:rPr>
        <w:rFonts w:ascii="TheMixOffice" w:hAnsi="TheMixOffice"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7">
    <w:nsid w:val="3CB23459"/>
    <w:multiLevelType w:val="multilevel"/>
    <w:tmpl w:val="0407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8">
    <w:nsid w:val="3D78769F"/>
    <w:multiLevelType w:val="multilevel"/>
    <w:tmpl w:val="90A0B5D8"/>
    <w:lvl w:ilvl="0">
      <w:start w:val="1"/>
      <w:numFmt w:val="decimal"/>
      <w:lvlText w:val="Q%1"/>
      <w:lvlJc w:val="left"/>
      <w:pPr>
        <w:ind w:left="720" w:hanging="720"/>
      </w:pPr>
      <w:rPr>
        <w:rFonts w:hint="default"/>
      </w:rPr>
    </w:lvl>
    <w:lvl w:ilvl="1">
      <w:start w:val="1"/>
      <w:numFmt w:val="decimal"/>
      <w:lvlText w:val="Q%1.%2"/>
      <w:lvlJc w:val="left"/>
      <w:pPr>
        <w:ind w:left="1304" w:hanging="944"/>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9">
    <w:nsid w:val="3EA512AD"/>
    <w:multiLevelType w:val="hybridMultilevel"/>
    <w:tmpl w:val="3CE80446"/>
    <w:lvl w:ilvl="0" w:tplc="47BECAEC">
      <w:start w:val="1"/>
      <w:numFmt w:val="decimal"/>
      <w:pStyle w:val="Referenzen"/>
      <w:lvlText w:val="[%1]"/>
      <w:lvlJc w:val="left"/>
      <w:pPr>
        <w:tabs>
          <w:tab w:val="num" w:pos="720"/>
        </w:tabs>
        <w:ind w:left="720" w:hanging="72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20">
    <w:nsid w:val="3F3A581C"/>
    <w:multiLevelType w:val="hybridMultilevel"/>
    <w:tmpl w:val="D4A4168E"/>
    <w:lvl w:ilvl="0" w:tplc="5BAC54C2">
      <w:start w:val="1"/>
      <w:numFmt w:val="bullet"/>
      <w:lvlText w:val="&gt;"/>
      <w:lvlJc w:val="left"/>
      <w:pPr>
        <w:ind w:left="360" w:hanging="360"/>
      </w:pPr>
      <w:rPr>
        <w:rFonts w:ascii="TheMixOffice" w:hAnsi="TheMixOffice"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1">
    <w:nsid w:val="42FD19B9"/>
    <w:multiLevelType w:val="multilevel"/>
    <w:tmpl w:val="FFB8F408"/>
    <w:lvl w:ilvl="0">
      <w:start w:val="1"/>
      <w:numFmt w:val="decimal"/>
      <w:lvlText w:val="A%1"/>
      <w:lvlJc w:val="left"/>
      <w:pPr>
        <w:ind w:left="720" w:hanging="720"/>
      </w:pPr>
      <w:rPr>
        <w:rFonts w:hint="default"/>
      </w:rPr>
    </w:lvl>
    <w:lvl w:ilvl="1">
      <w:start w:val="1"/>
      <w:numFmt w:val="decimal"/>
      <w:lvlText w:val="A%1.%2"/>
      <w:lvlJc w:val="left"/>
      <w:pPr>
        <w:ind w:left="1304" w:hanging="944"/>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nsid w:val="463228FE"/>
    <w:multiLevelType w:val="multilevel"/>
    <w:tmpl w:val="435C73C4"/>
    <w:lvl w:ilvl="0">
      <w:start w:val="1"/>
      <w:numFmt w:val="upperRoman"/>
      <w:pStyle w:val="Teilabschnitt"/>
      <w:lvlText w:val="Teil %1"/>
      <w:lvlJc w:val="left"/>
      <w:pPr>
        <w:tabs>
          <w:tab w:val="num" w:pos="432"/>
        </w:tabs>
        <w:ind w:left="432" w:hanging="432"/>
      </w:pPr>
      <w:rPr>
        <w:rFonts w:hint="default"/>
        <w:caps w:val="0"/>
        <w:strike w:val="0"/>
        <w:dstrike w:val="0"/>
        <w:vanish w:val="0"/>
        <w:color w:val="auto"/>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3">
    <w:nsid w:val="54D47E4D"/>
    <w:multiLevelType w:val="multilevel"/>
    <w:tmpl w:val="71A40226"/>
    <w:lvl w:ilvl="0">
      <w:start w:val="1"/>
      <w:numFmt w:val="decimal"/>
      <w:lvlText w:val="M%1"/>
      <w:lvlJc w:val="left"/>
      <w:pPr>
        <w:ind w:left="720" w:hanging="720"/>
      </w:pPr>
      <w:rPr>
        <w:rFonts w:hint="default"/>
      </w:rPr>
    </w:lvl>
    <w:lvl w:ilvl="1">
      <w:start w:val="1"/>
      <w:numFmt w:val="decimal"/>
      <w:lvlText w:val="M%1.%2"/>
      <w:lvlJc w:val="left"/>
      <w:pPr>
        <w:ind w:left="1304" w:hanging="944"/>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4">
    <w:nsid w:val="55A01CF7"/>
    <w:multiLevelType w:val="hybridMultilevel"/>
    <w:tmpl w:val="BEEC1842"/>
    <w:lvl w:ilvl="0" w:tplc="5BAC54C2">
      <w:start w:val="1"/>
      <w:numFmt w:val="bullet"/>
      <w:lvlText w:val="&gt;"/>
      <w:lvlJc w:val="left"/>
      <w:pPr>
        <w:ind w:left="360" w:hanging="360"/>
      </w:pPr>
      <w:rPr>
        <w:rFonts w:ascii="TheMixOffice" w:hAnsi="TheMixOffice"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5">
    <w:nsid w:val="569D0E3D"/>
    <w:multiLevelType w:val="hybridMultilevel"/>
    <w:tmpl w:val="C610F2E8"/>
    <w:lvl w:ilvl="0" w:tplc="5BAC54C2">
      <w:start w:val="1"/>
      <w:numFmt w:val="bullet"/>
      <w:lvlText w:val="&gt;"/>
      <w:lvlJc w:val="left"/>
      <w:pPr>
        <w:ind w:left="360" w:hanging="360"/>
      </w:pPr>
      <w:rPr>
        <w:rFonts w:ascii="TheMixOffice" w:hAnsi="TheMixOffice" w:hint="default"/>
      </w:rPr>
    </w:lvl>
    <w:lvl w:ilvl="1" w:tplc="04070003">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6">
    <w:nsid w:val="5B8E2203"/>
    <w:multiLevelType w:val="multilevel"/>
    <w:tmpl w:val="D3D8AA02"/>
    <w:lvl w:ilvl="0">
      <w:start w:val="1"/>
      <w:numFmt w:val="decimal"/>
      <w:pStyle w:val="berschrift1"/>
      <w:lvlText w:val="%1"/>
      <w:lvlJc w:val="left"/>
      <w:pPr>
        <w:tabs>
          <w:tab w:val="num" w:pos="851"/>
        </w:tabs>
        <w:ind w:left="851" w:hanging="851"/>
      </w:pPr>
      <w:rPr>
        <w:rFonts w:ascii="Helvetica" w:hAnsi="Helvetica" w:hint="default"/>
        <w:b/>
        <w:i w:val="0"/>
        <w:caps w:val="0"/>
        <w:strike w:val="0"/>
        <w:dstrike w:val="0"/>
        <w:vanish w:val="0"/>
        <w:color w:val="FCFCFC" w:themeColor="background1"/>
        <w:sz w:val="72"/>
        <w:u w:val="none" w:color="FCFCFC" w:themeColor="background1"/>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berschrift2"/>
      <w:lvlText w:val="%1.%2"/>
      <w:lvlJc w:val="left"/>
      <w:pPr>
        <w:tabs>
          <w:tab w:val="num" w:pos="576"/>
        </w:tabs>
        <w:ind w:left="576" w:hanging="576"/>
      </w:pPr>
      <w:rPr>
        <w:rFonts w:ascii="Helvetica" w:hAnsi="Helvetica" w:hint="default"/>
        <w:b/>
        <w:i w:val="0"/>
      </w:rPr>
    </w:lvl>
    <w:lvl w:ilvl="2">
      <w:start w:val="1"/>
      <w:numFmt w:val="decimal"/>
      <w:pStyle w:val="berschrift3"/>
      <w:lvlText w:val="%1.%2.%3"/>
      <w:lvlJc w:val="left"/>
      <w:pPr>
        <w:tabs>
          <w:tab w:val="num" w:pos="720"/>
        </w:tabs>
        <w:ind w:left="720" w:hanging="720"/>
      </w:pPr>
      <w:rPr>
        <w:rFonts w:hint="default"/>
      </w:rPr>
    </w:lvl>
    <w:lvl w:ilvl="3">
      <w:start w:val="1"/>
      <w:numFmt w:val="decimal"/>
      <w:pStyle w:val="berschrift4"/>
      <w:lvlText w:val="%1.%2.%3.%4"/>
      <w:lvlJc w:val="left"/>
      <w:pPr>
        <w:tabs>
          <w:tab w:val="num" w:pos="864"/>
        </w:tabs>
        <w:ind w:left="864" w:hanging="864"/>
      </w:pPr>
      <w:rPr>
        <w:rFonts w:hint="default"/>
      </w:rPr>
    </w:lvl>
    <w:lvl w:ilvl="4">
      <w:start w:val="1"/>
      <w:numFmt w:val="decimal"/>
      <w:pStyle w:val="berschrift5"/>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7">
    <w:nsid w:val="60F437CC"/>
    <w:multiLevelType w:val="multilevel"/>
    <w:tmpl w:val="0407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28">
    <w:nsid w:val="6B5431CC"/>
    <w:multiLevelType w:val="multilevel"/>
    <w:tmpl w:val="90A0B5D8"/>
    <w:lvl w:ilvl="0">
      <w:start w:val="1"/>
      <w:numFmt w:val="decimal"/>
      <w:lvlText w:val="Q%1"/>
      <w:lvlJc w:val="left"/>
      <w:pPr>
        <w:ind w:left="720" w:hanging="720"/>
      </w:pPr>
      <w:rPr>
        <w:rFonts w:hint="default"/>
      </w:rPr>
    </w:lvl>
    <w:lvl w:ilvl="1">
      <w:start w:val="1"/>
      <w:numFmt w:val="decimal"/>
      <w:lvlText w:val="Q%1.%2"/>
      <w:lvlJc w:val="left"/>
      <w:pPr>
        <w:ind w:left="1304" w:hanging="944"/>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9">
    <w:nsid w:val="6C5248A6"/>
    <w:multiLevelType w:val="multilevel"/>
    <w:tmpl w:val="90A0B5D8"/>
    <w:lvl w:ilvl="0">
      <w:start w:val="1"/>
      <w:numFmt w:val="decimal"/>
      <w:lvlText w:val="Q%1"/>
      <w:lvlJc w:val="left"/>
      <w:pPr>
        <w:ind w:left="720" w:hanging="720"/>
      </w:pPr>
      <w:rPr>
        <w:rFonts w:hint="default"/>
      </w:rPr>
    </w:lvl>
    <w:lvl w:ilvl="1">
      <w:start w:val="1"/>
      <w:numFmt w:val="decimal"/>
      <w:lvlText w:val="Q%1.%2"/>
      <w:lvlJc w:val="left"/>
      <w:pPr>
        <w:ind w:left="1304" w:hanging="944"/>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0">
    <w:nsid w:val="6EF460C7"/>
    <w:multiLevelType w:val="multilevel"/>
    <w:tmpl w:val="8C1459DE"/>
    <w:lvl w:ilvl="0">
      <w:start w:val="1"/>
      <w:numFmt w:val="decimal"/>
      <w:lvlText w:val="T%1"/>
      <w:lvlJc w:val="left"/>
      <w:pPr>
        <w:ind w:left="720" w:hanging="720"/>
      </w:pPr>
      <w:rPr>
        <w:rFonts w:hint="default"/>
      </w:rPr>
    </w:lvl>
    <w:lvl w:ilvl="1">
      <w:start w:val="1"/>
      <w:numFmt w:val="decimal"/>
      <w:lvlText w:val="T%1.%2"/>
      <w:lvlJc w:val="left"/>
      <w:pPr>
        <w:ind w:left="1304" w:hanging="944"/>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1">
    <w:nsid w:val="706A5FBF"/>
    <w:multiLevelType w:val="multilevel"/>
    <w:tmpl w:val="3B3CE714"/>
    <w:lvl w:ilvl="0">
      <w:start w:val="1"/>
      <w:numFmt w:val="lowerLetter"/>
      <w:pStyle w:val="Liste-alphabetisch"/>
      <w:lvlText w:val="%1)"/>
      <w:lvlJc w:val="left"/>
      <w:pPr>
        <w:tabs>
          <w:tab w:val="num" w:pos="431"/>
        </w:tabs>
        <w:ind w:left="431" w:hanging="431"/>
      </w:pPr>
      <w:rPr>
        <w:rFonts w:hint="default"/>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32">
    <w:nsid w:val="725D30C5"/>
    <w:multiLevelType w:val="hybridMultilevel"/>
    <w:tmpl w:val="8B026E36"/>
    <w:lvl w:ilvl="0" w:tplc="5BAC54C2">
      <w:start w:val="1"/>
      <w:numFmt w:val="bullet"/>
      <w:lvlText w:val="&gt;"/>
      <w:lvlJc w:val="left"/>
      <w:pPr>
        <w:ind w:left="360" w:hanging="360"/>
      </w:pPr>
      <w:rPr>
        <w:rFonts w:ascii="TheMixOffice" w:hAnsi="TheMixOffice"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33">
    <w:nsid w:val="73D91110"/>
    <w:multiLevelType w:val="multilevel"/>
    <w:tmpl w:val="8C1459DE"/>
    <w:lvl w:ilvl="0">
      <w:start w:val="1"/>
      <w:numFmt w:val="decimal"/>
      <w:lvlText w:val="T%1"/>
      <w:lvlJc w:val="left"/>
      <w:pPr>
        <w:ind w:left="720" w:hanging="720"/>
      </w:pPr>
      <w:rPr>
        <w:rFonts w:hint="default"/>
      </w:rPr>
    </w:lvl>
    <w:lvl w:ilvl="1">
      <w:start w:val="1"/>
      <w:numFmt w:val="decimal"/>
      <w:lvlText w:val="T%1.%2"/>
      <w:lvlJc w:val="left"/>
      <w:pPr>
        <w:ind w:left="1304" w:hanging="944"/>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27"/>
  </w:num>
  <w:num w:numId="2">
    <w:abstractNumId w:val="17"/>
  </w:num>
  <w:num w:numId="3">
    <w:abstractNumId w:val="1"/>
  </w:num>
  <w:num w:numId="4">
    <w:abstractNumId w:val="0"/>
  </w:num>
  <w:num w:numId="5">
    <w:abstractNumId w:val="6"/>
  </w:num>
  <w:num w:numId="6">
    <w:abstractNumId w:val="26"/>
  </w:num>
  <w:num w:numId="7">
    <w:abstractNumId w:val="9"/>
  </w:num>
  <w:num w:numId="8">
    <w:abstractNumId w:val="12"/>
  </w:num>
  <w:num w:numId="9">
    <w:abstractNumId w:val="4"/>
  </w:num>
  <w:num w:numId="10">
    <w:abstractNumId w:val="19"/>
  </w:num>
  <w:num w:numId="11">
    <w:abstractNumId w:val="31"/>
  </w:num>
  <w:num w:numId="12">
    <w:abstractNumId w:val="13"/>
  </w:num>
  <w:num w:numId="13">
    <w:abstractNumId w:val="7"/>
  </w:num>
  <w:num w:numId="14">
    <w:abstractNumId w:val="22"/>
  </w:num>
  <w:num w:numId="15">
    <w:abstractNumId w:val="3"/>
  </w:num>
  <w:num w:numId="16">
    <w:abstractNumId w:val="5"/>
  </w:num>
  <w:num w:numId="17">
    <w:abstractNumId w:val="32"/>
  </w:num>
  <w:num w:numId="18">
    <w:abstractNumId w:val="20"/>
  </w:num>
  <w:num w:numId="19">
    <w:abstractNumId w:val="24"/>
  </w:num>
  <w:num w:numId="20">
    <w:abstractNumId w:val="16"/>
  </w:num>
  <w:num w:numId="21">
    <w:abstractNumId w:val="23"/>
  </w:num>
  <w:num w:numId="22">
    <w:abstractNumId w:val="14"/>
  </w:num>
  <w:num w:numId="23">
    <w:abstractNumId w:val="8"/>
  </w:num>
  <w:num w:numId="24">
    <w:abstractNumId w:val="2"/>
  </w:num>
  <w:num w:numId="25">
    <w:abstractNumId w:val="21"/>
  </w:num>
  <w:num w:numId="26">
    <w:abstractNumId w:val="29"/>
  </w:num>
  <w:num w:numId="27">
    <w:abstractNumId w:val="33"/>
  </w:num>
  <w:num w:numId="28">
    <w:abstractNumId w:val="15"/>
  </w:num>
  <w:num w:numId="29">
    <w:abstractNumId w:val="18"/>
  </w:num>
  <w:num w:numId="30">
    <w:abstractNumId w:val="28"/>
  </w:num>
  <w:num w:numId="31">
    <w:abstractNumId w:val="11"/>
  </w:num>
  <w:num w:numId="32">
    <w:abstractNumId w:val="10"/>
  </w:num>
  <w:num w:numId="33">
    <w:abstractNumId w:val="25"/>
  </w:num>
  <w:num w:numId="34">
    <w:abstractNumId w:val="30"/>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removePersonalInformation/>
  <w:removeDateAndTime/>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trackRevisions/>
  <w:defaultTabStop w:val="431"/>
  <w:autoHyphenation/>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87CCA"/>
    <w:rsid w:val="0000141A"/>
    <w:rsid w:val="00001793"/>
    <w:rsid w:val="00002720"/>
    <w:rsid w:val="00002AC9"/>
    <w:rsid w:val="00003051"/>
    <w:rsid w:val="000031D1"/>
    <w:rsid w:val="00004AA5"/>
    <w:rsid w:val="0000548D"/>
    <w:rsid w:val="00005FA7"/>
    <w:rsid w:val="00006637"/>
    <w:rsid w:val="00007364"/>
    <w:rsid w:val="00007455"/>
    <w:rsid w:val="000134C9"/>
    <w:rsid w:val="00013D77"/>
    <w:rsid w:val="0001474D"/>
    <w:rsid w:val="00014774"/>
    <w:rsid w:val="0001620D"/>
    <w:rsid w:val="00016EDF"/>
    <w:rsid w:val="00017912"/>
    <w:rsid w:val="00017C89"/>
    <w:rsid w:val="00020DF4"/>
    <w:rsid w:val="000214CB"/>
    <w:rsid w:val="00022397"/>
    <w:rsid w:val="00022532"/>
    <w:rsid w:val="00022DB4"/>
    <w:rsid w:val="00025387"/>
    <w:rsid w:val="00027777"/>
    <w:rsid w:val="0002797E"/>
    <w:rsid w:val="00027FAC"/>
    <w:rsid w:val="000302AB"/>
    <w:rsid w:val="00030F06"/>
    <w:rsid w:val="00032775"/>
    <w:rsid w:val="00033860"/>
    <w:rsid w:val="00034B1E"/>
    <w:rsid w:val="0003500F"/>
    <w:rsid w:val="0003518C"/>
    <w:rsid w:val="00035326"/>
    <w:rsid w:val="00035735"/>
    <w:rsid w:val="000375FC"/>
    <w:rsid w:val="000402B0"/>
    <w:rsid w:val="000402F9"/>
    <w:rsid w:val="000416BE"/>
    <w:rsid w:val="0004463E"/>
    <w:rsid w:val="000454A6"/>
    <w:rsid w:val="00045ED3"/>
    <w:rsid w:val="00046DA8"/>
    <w:rsid w:val="00047D53"/>
    <w:rsid w:val="000512BB"/>
    <w:rsid w:val="0005237A"/>
    <w:rsid w:val="00052409"/>
    <w:rsid w:val="00053CB4"/>
    <w:rsid w:val="00053ECD"/>
    <w:rsid w:val="00053F29"/>
    <w:rsid w:val="00056576"/>
    <w:rsid w:val="00056605"/>
    <w:rsid w:val="00056CD7"/>
    <w:rsid w:val="00056FA2"/>
    <w:rsid w:val="000571B3"/>
    <w:rsid w:val="00057224"/>
    <w:rsid w:val="00057868"/>
    <w:rsid w:val="00057F4F"/>
    <w:rsid w:val="000601AF"/>
    <w:rsid w:val="0006069A"/>
    <w:rsid w:val="00060D26"/>
    <w:rsid w:val="00061A2F"/>
    <w:rsid w:val="00061FA4"/>
    <w:rsid w:val="00062D1B"/>
    <w:rsid w:val="000641F2"/>
    <w:rsid w:val="00064B10"/>
    <w:rsid w:val="000662E6"/>
    <w:rsid w:val="0006642F"/>
    <w:rsid w:val="000665AF"/>
    <w:rsid w:val="0006701A"/>
    <w:rsid w:val="00067295"/>
    <w:rsid w:val="000705D5"/>
    <w:rsid w:val="00070602"/>
    <w:rsid w:val="000711F1"/>
    <w:rsid w:val="00072DE4"/>
    <w:rsid w:val="00073107"/>
    <w:rsid w:val="00073120"/>
    <w:rsid w:val="00073244"/>
    <w:rsid w:val="0007651D"/>
    <w:rsid w:val="00076C02"/>
    <w:rsid w:val="000776B6"/>
    <w:rsid w:val="00080E2D"/>
    <w:rsid w:val="00082604"/>
    <w:rsid w:val="00083880"/>
    <w:rsid w:val="00084FBC"/>
    <w:rsid w:val="000853F6"/>
    <w:rsid w:val="000855D1"/>
    <w:rsid w:val="00085604"/>
    <w:rsid w:val="00086F84"/>
    <w:rsid w:val="00087285"/>
    <w:rsid w:val="0008782B"/>
    <w:rsid w:val="0008782E"/>
    <w:rsid w:val="00087A52"/>
    <w:rsid w:val="00090FC0"/>
    <w:rsid w:val="0009139A"/>
    <w:rsid w:val="00091F54"/>
    <w:rsid w:val="00091FD8"/>
    <w:rsid w:val="00092E64"/>
    <w:rsid w:val="00093AF3"/>
    <w:rsid w:val="00094BB0"/>
    <w:rsid w:val="00094BC7"/>
    <w:rsid w:val="00096113"/>
    <w:rsid w:val="000A05E6"/>
    <w:rsid w:val="000A2A1F"/>
    <w:rsid w:val="000A2B89"/>
    <w:rsid w:val="000A495B"/>
    <w:rsid w:val="000A53E7"/>
    <w:rsid w:val="000A6B83"/>
    <w:rsid w:val="000A7EB5"/>
    <w:rsid w:val="000B05C9"/>
    <w:rsid w:val="000B0627"/>
    <w:rsid w:val="000B0FDA"/>
    <w:rsid w:val="000B1237"/>
    <w:rsid w:val="000B1AE1"/>
    <w:rsid w:val="000B2A12"/>
    <w:rsid w:val="000B2B38"/>
    <w:rsid w:val="000B2C05"/>
    <w:rsid w:val="000B2F57"/>
    <w:rsid w:val="000B2F97"/>
    <w:rsid w:val="000B4543"/>
    <w:rsid w:val="000B4EFB"/>
    <w:rsid w:val="000B5C62"/>
    <w:rsid w:val="000C0136"/>
    <w:rsid w:val="000C05CA"/>
    <w:rsid w:val="000C0AB5"/>
    <w:rsid w:val="000C1358"/>
    <w:rsid w:val="000C15DC"/>
    <w:rsid w:val="000C2483"/>
    <w:rsid w:val="000C27C4"/>
    <w:rsid w:val="000C5397"/>
    <w:rsid w:val="000D0636"/>
    <w:rsid w:val="000D086D"/>
    <w:rsid w:val="000D0BC8"/>
    <w:rsid w:val="000D2607"/>
    <w:rsid w:val="000D268E"/>
    <w:rsid w:val="000D30DF"/>
    <w:rsid w:val="000D3776"/>
    <w:rsid w:val="000D3D5A"/>
    <w:rsid w:val="000D3FCD"/>
    <w:rsid w:val="000D4E84"/>
    <w:rsid w:val="000E000E"/>
    <w:rsid w:val="000E072E"/>
    <w:rsid w:val="000E0734"/>
    <w:rsid w:val="000E0AF6"/>
    <w:rsid w:val="000E11B1"/>
    <w:rsid w:val="000E245B"/>
    <w:rsid w:val="000E43C0"/>
    <w:rsid w:val="000E4B79"/>
    <w:rsid w:val="000E50A4"/>
    <w:rsid w:val="000E55E2"/>
    <w:rsid w:val="000E61A5"/>
    <w:rsid w:val="000E69F6"/>
    <w:rsid w:val="000F035E"/>
    <w:rsid w:val="000F3D56"/>
    <w:rsid w:val="000F4167"/>
    <w:rsid w:val="000F4BDB"/>
    <w:rsid w:val="000F5AB3"/>
    <w:rsid w:val="000F601E"/>
    <w:rsid w:val="000F60CB"/>
    <w:rsid w:val="000F63A2"/>
    <w:rsid w:val="000F63ED"/>
    <w:rsid w:val="000F675C"/>
    <w:rsid w:val="000F7AC5"/>
    <w:rsid w:val="0010122D"/>
    <w:rsid w:val="00101CD4"/>
    <w:rsid w:val="0010214E"/>
    <w:rsid w:val="001021C5"/>
    <w:rsid w:val="00102721"/>
    <w:rsid w:val="001028E9"/>
    <w:rsid w:val="00104D9D"/>
    <w:rsid w:val="00104F62"/>
    <w:rsid w:val="00105C9B"/>
    <w:rsid w:val="00105FFB"/>
    <w:rsid w:val="0010603E"/>
    <w:rsid w:val="00106862"/>
    <w:rsid w:val="001102DD"/>
    <w:rsid w:val="0011210A"/>
    <w:rsid w:val="001127FE"/>
    <w:rsid w:val="00113516"/>
    <w:rsid w:val="00113907"/>
    <w:rsid w:val="001141EC"/>
    <w:rsid w:val="00114491"/>
    <w:rsid w:val="00115BA5"/>
    <w:rsid w:val="00116DD9"/>
    <w:rsid w:val="00117738"/>
    <w:rsid w:val="00120ADC"/>
    <w:rsid w:val="00121E5C"/>
    <w:rsid w:val="0012273B"/>
    <w:rsid w:val="00122D2D"/>
    <w:rsid w:val="001231DF"/>
    <w:rsid w:val="0012355F"/>
    <w:rsid w:val="001240E6"/>
    <w:rsid w:val="00124E4E"/>
    <w:rsid w:val="00125191"/>
    <w:rsid w:val="00126263"/>
    <w:rsid w:val="00126F56"/>
    <w:rsid w:val="00127752"/>
    <w:rsid w:val="0013021C"/>
    <w:rsid w:val="00130E34"/>
    <w:rsid w:val="001325CE"/>
    <w:rsid w:val="0013264F"/>
    <w:rsid w:val="0013340E"/>
    <w:rsid w:val="00134C1E"/>
    <w:rsid w:val="00135C32"/>
    <w:rsid w:val="00136635"/>
    <w:rsid w:val="0013707C"/>
    <w:rsid w:val="00137B5A"/>
    <w:rsid w:val="00137EA4"/>
    <w:rsid w:val="0014138E"/>
    <w:rsid w:val="00141786"/>
    <w:rsid w:val="00141B6C"/>
    <w:rsid w:val="00142016"/>
    <w:rsid w:val="00142FDE"/>
    <w:rsid w:val="00144994"/>
    <w:rsid w:val="00146FB3"/>
    <w:rsid w:val="00147309"/>
    <w:rsid w:val="00147439"/>
    <w:rsid w:val="00147BA5"/>
    <w:rsid w:val="00147EEF"/>
    <w:rsid w:val="00150F12"/>
    <w:rsid w:val="00150F5F"/>
    <w:rsid w:val="00151EBD"/>
    <w:rsid w:val="00152269"/>
    <w:rsid w:val="001524C2"/>
    <w:rsid w:val="00152C28"/>
    <w:rsid w:val="0015486C"/>
    <w:rsid w:val="00155218"/>
    <w:rsid w:val="001552F3"/>
    <w:rsid w:val="0015557C"/>
    <w:rsid w:val="00156821"/>
    <w:rsid w:val="0015703F"/>
    <w:rsid w:val="00160CB8"/>
    <w:rsid w:val="001628D8"/>
    <w:rsid w:val="001635DC"/>
    <w:rsid w:val="0016376C"/>
    <w:rsid w:val="00163BBF"/>
    <w:rsid w:val="00163BF0"/>
    <w:rsid w:val="00166D8E"/>
    <w:rsid w:val="00166FAB"/>
    <w:rsid w:val="001671F6"/>
    <w:rsid w:val="00170A67"/>
    <w:rsid w:val="00172C30"/>
    <w:rsid w:val="00173139"/>
    <w:rsid w:val="00173C6A"/>
    <w:rsid w:val="00173E70"/>
    <w:rsid w:val="00174094"/>
    <w:rsid w:val="0017547C"/>
    <w:rsid w:val="00177A10"/>
    <w:rsid w:val="001801CE"/>
    <w:rsid w:val="0018035D"/>
    <w:rsid w:val="00182014"/>
    <w:rsid w:val="00182CE9"/>
    <w:rsid w:val="00184727"/>
    <w:rsid w:val="00184883"/>
    <w:rsid w:val="0018512A"/>
    <w:rsid w:val="00187051"/>
    <w:rsid w:val="001914B6"/>
    <w:rsid w:val="00191758"/>
    <w:rsid w:val="00191E10"/>
    <w:rsid w:val="001923F3"/>
    <w:rsid w:val="00192430"/>
    <w:rsid w:val="00192F62"/>
    <w:rsid w:val="00193391"/>
    <w:rsid w:val="0019381A"/>
    <w:rsid w:val="00194053"/>
    <w:rsid w:val="001948C5"/>
    <w:rsid w:val="00194A31"/>
    <w:rsid w:val="00196DB5"/>
    <w:rsid w:val="001971F8"/>
    <w:rsid w:val="001972FA"/>
    <w:rsid w:val="001979ED"/>
    <w:rsid w:val="00197E58"/>
    <w:rsid w:val="001A117B"/>
    <w:rsid w:val="001A2323"/>
    <w:rsid w:val="001A23A3"/>
    <w:rsid w:val="001A36CD"/>
    <w:rsid w:val="001A4B85"/>
    <w:rsid w:val="001A53FA"/>
    <w:rsid w:val="001A5AE1"/>
    <w:rsid w:val="001A695D"/>
    <w:rsid w:val="001B0E7D"/>
    <w:rsid w:val="001B111C"/>
    <w:rsid w:val="001B1677"/>
    <w:rsid w:val="001B2533"/>
    <w:rsid w:val="001B3A00"/>
    <w:rsid w:val="001B625B"/>
    <w:rsid w:val="001B642E"/>
    <w:rsid w:val="001B718A"/>
    <w:rsid w:val="001B7BE3"/>
    <w:rsid w:val="001C12B7"/>
    <w:rsid w:val="001C18B5"/>
    <w:rsid w:val="001C3063"/>
    <w:rsid w:val="001C3942"/>
    <w:rsid w:val="001C3DE8"/>
    <w:rsid w:val="001C417C"/>
    <w:rsid w:val="001C417E"/>
    <w:rsid w:val="001C43B6"/>
    <w:rsid w:val="001C46D3"/>
    <w:rsid w:val="001C7E8E"/>
    <w:rsid w:val="001D0C8B"/>
    <w:rsid w:val="001D0EE3"/>
    <w:rsid w:val="001D1B01"/>
    <w:rsid w:val="001D22F1"/>
    <w:rsid w:val="001D25AC"/>
    <w:rsid w:val="001D2BD9"/>
    <w:rsid w:val="001D4F97"/>
    <w:rsid w:val="001D50AC"/>
    <w:rsid w:val="001D50CE"/>
    <w:rsid w:val="001D522A"/>
    <w:rsid w:val="001D649F"/>
    <w:rsid w:val="001D68E7"/>
    <w:rsid w:val="001D789E"/>
    <w:rsid w:val="001E06FE"/>
    <w:rsid w:val="001E07F6"/>
    <w:rsid w:val="001E0D7E"/>
    <w:rsid w:val="001E110B"/>
    <w:rsid w:val="001E1CBD"/>
    <w:rsid w:val="001E1CDD"/>
    <w:rsid w:val="001E23EF"/>
    <w:rsid w:val="001E3B02"/>
    <w:rsid w:val="001E4067"/>
    <w:rsid w:val="001E4713"/>
    <w:rsid w:val="001E4AB9"/>
    <w:rsid w:val="001E6CEE"/>
    <w:rsid w:val="001E720A"/>
    <w:rsid w:val="001E7748"/>
    <w:rsid w:val="001E7938"/>
    <w:rsid w:val="001F00A5"/>
    <w:rsid w:val="001F0208"/>
    <w:rsid w:val="001F197D"/>
    <w:rsid w:val="001F19F0"/>
    <w:rsid w:val="001F1E83"/>
    <w:rsid w:val="001F31D3"/>
    <w:rsid w:val="001F363C"/>
    <w:rsid w:val="001F6597"/>
    <w:rsid w:val="001F6C05"/>
    <w:rsid w:val="001F6EEF"/>
    <w:rsid w:val="001F6F7B"/>
    <w:rsid w:val="00201831"/>
    <w:rsid w:val="00201918"/>
    <w:rsid w:val="00201E9E"/>
    <w:rsid w:val="0020248C"/>
    <w:rsid w:val="002024CD"/>
    <w:rsid w:val="00202AE9"/>
    <w:rsid w:val="00203B1D"/>
    <w:rsid w:val="002040E2"/>
    <w:rsid w:val="002052E1"/>
    <w:rsid w:val="00205329"/>
    <w:rsid w:val="002058AB"/>
    <w:rsid w:val="00205F49"/>
    <w:rsid w:val="002072A6"/>
    <w:rsid w:val="002102CF"/>
    <w:rsid w:val="00210C03"/>
    <w:rsid w:val="00211A66"/>
    <w:rsid w:val="00214652"/>
    <w:rsid w:val="002155EF"/>
    <w:rsid w:val="002156FF"/>
    <w:rsid w:val="002160BE"/>
    <w:rsid w:val="002171A9"/>
    <w:rsid w:val="0021768C"/>
    <w:rsid w:val="00220480"/>
    <w:rsid w:val="0022065B"/>
    <w:rsid w:val="0022302F"/>
    <w:rsid w:val="00223591"/>
    <w:rsid w:val="0022458B"/>
    <w:rsid w:val="002273F4"/>
    <w:rsid w:val="0022775F"/>
    <w:rsid w:val="00227F75"/>
    <w:rsid w:val="00230BBF"/>
    <w:rsid w:val="002313A5"/>
    <w:rsid w:val="00232751"/>
    <w:rsid w:val="002339B5"/>
    <w:rsid w:val="00234A57"/>
    <w:rsid w:val="0023505A"/>
    <w:rsid w:val="00235E27"/>
    <w:rsid w:val="002360E8"/>
    <w:rsid w:val="00242CD8"/>
    <w:rsid w:val="002430C3"/>
    <w:rsid w:val="00243BC5"/>
    <w:rsid w:val="00243F7A"/>
    <w:rsid w:val="00244058"/>
    <w:rsid w:val="00245011"/>
    <w:rsid w:val="00247597"/>
    <w:rsid w:val="00251D38"/>
    <w:rsid w:val="0025265A"/>
    <w:rsid w:val="00253027"/>
    <w:rsid w:val="00253BA0"/>
    <w:rsid w:val="00253C25"/>
    <w:rsid w:val="00253C80"/>
    <w:rsid w:val="00253FFD"/>
    <w:rsid w:val="002543FD"/>
    <w:rsid w:val="002545C6"/>
    <w:rsid w:val="00255137"/>
    <w:rsid w:val="0025586E"/>
    <w:rsid w:val="00256C1B"/>
    <w:rsid w:val="00257D2E"/>
    <w:rsid w:val="0026044D"/>
    <w:rsid w:val="00262125"/>
    <w:rsid w:val="002621B6"/>
    <w:rsid w:val="002633DF"/>
    <w:rsid w:val="002636B1"/>
    <w:rsid w:val="002636EE"/>
    <w:rsid w:val="00266B18"/>
    <w:rsid w:val="0027001B"/>
    <w:rsid w:val="0027044B"/>
    <w:rsid w:val="00270ADD"/>
    <w:rsid w:val="00270AED"/>
    <w:rsid w:val="00271B4B"/>
    <w:rsid w:val="002728BF"/>
    <w:rsid w:val="00272D74"/>
    <w:rsid w:val="00273A28"/>
    <w:rsid w:val="00274A41"/>
    <w:rsid w:val="00275166"/>
    <w:rsid w:val="00275344"/>
    <w:rsid w:val="00275A1E"/>
    <w:rsid w:val="0027797A"/>
    <w:rsid w:val="002809B2"/>
    <w:rsid w:val="00280CC7"/>
    <w:rsid w:val="002815A8"/>
    <w:rsid w:val="002819AC"/>
    <w:rsid w:val="00281C67"/>
    <w:rsid w:val="00284B51"/>
    <w:rsid w:val="00284FB0"/>
    <w:rsid w:val="002850C3"/>
    <w:rsid w:val="00285F80"/>
    <w:rsid w:val="00286562"/>
    <w:rsid w:val="0028677B"/>
    <w:rsid w:val="00287475"/>
    <w:rsid w:val="0029138B"/>
    <w:rsid w:val="002928ED"/>
    <w:rsid w:val="00293228"/>
    <w:rsid w:val="00293AD6"/>
    <w:rsid w:val="002944D8"/>
    <w:rsid w:val="00296925"/>
    <w:rsid w:val="002A0A57"/>
    <w:rsid w:val="002A18AF"/>
    <w:rsid w:val="002A23FE"/>
    <w:rsid w:val="002A2972"/>
    <w:rsid w:val="002A5220"/>
    <w:rsid w:val="002A5C7C"/>
    <w:rsid w:val="002A66AA"/>
    <w:rsid w:val="002A6890"/>
    <w:rsid w:val="002A7435"/>
    <w:rsid w:val="002A7BEC"/>
    <w:rsid w:val="002B03A3"/>
    <w:rsid w:val="002B0D9C"/>
    <w:rsid w:val="002B0E3D"/>
    <w:rsid w:val="002B2FA6"/>
    <w:rsid w:val="002B37C2"/>
    <w:rsid w:val="002B4C58"/>
    <w:rsid w:val="002B79F3"/>
    <w:rsid w:val="002B7B29"/>
    <w:rsid w:val="002C0806"/>
    <w:rsid w:val="002C0CB9"/>
    <w:rsid w:val="002C0CC7"/>
    <w:rsid w:val="002C1142"/>
    <w:rsid w:val="002C3149"/>
    <w:rsid w:val="002C35F8"/>
    <w:rsid w:val="002C3A81"/>
    <w:rsid w:val="002C4259"/>
    <w:rsid w:val="002C4BB0"/>
    <w:rsid w:val="002C50EB"/>
    <w:rsid w:val="002C6CB3"/>
    <w:rsid w:val="002D0408"/>
    <w:rsid w:val="002D067C"/>
    <w:rsid w:val="002D0DC7"/>
    <w:rsid w:val="002D1854"/>
    <w:rsid w:val="002D2F5D"/>
    <w:rsid w:val="002D38C3"/>
    <w:rsid w:val="002D5445"/>
    <w:rsid w:val="002D55BF"/>
    <w:rsid w:val="002D7231"/>
    <w:rsid w:val="002D7BFF"/>
    <w:rsid w:val="002E0718"/>
    <w:rsid w:val="002E0D16"/>
    <w:rsid w:val="002E1644"/>
    <w:rsid w:val="002E2470"/>
    <w:rsid w:val="002E38A0"/>
    <w:rsid w:val="002E38CE"/>
    <w:rsid w:val="002E4FBF"/>
    <w:rsid w:val="002E5F1C"/>
    <w:rsid w:val="002E5F91"/>
    <w:rsid w:val="002E67F7"/>
    <w:rsid w:val="002E68D8"/>
    <w:rsid w:val="002E6FAB"/>
    <w:rsid w:val="002F0096"/>
    <w:rsid w:val="002F147F"/>
    <w:rsid w:val="002F1597"/>
    <w:rsid w:val="002F1758"/>
    <w:rsid w:val="002F21EC"/>
    <w:rsid w:val="002F30ED"/>
    <w:rsid w:val="002F3A1D"/>
    <w:rsid w:val="002F3D3A"/>
    <w:rsid w:val="002F4632"/>
    <w:rsid w:val="002F4A19"/>
    <w:rsid w:val="002F4DF1"/>
    <w:rsid w:val="002F6001"/>
    <w:rsid w:val="002F6B01"/>
    <w:rsid w:val="003002BD"/>
    <w:rsid w:val="0030072A"/>
    <w:rsid w:val="0030177F"/>
    <w:rsid w:val="00302204"/>
    <w:rsid w:val="003038B5"/>
    <w:rsid w:val="00305366"/>
    <w:rsid w:val="00305AA5"/>
    <w:rsid w:val="00306E23"/>
    <w:rsid w:val="003070C5"/>
    <w:rsid w:val="003100A9"/>
    <w:rsid w:val="003101C4"/>
    <w:rsid w:val="0031078E"/>
    <w:rsid w:val="00310E7D"/>
    <w:rsid w:val="00312A4A"/>
    <w:rsid w:val="00312D26"/>
    <w:rsid w:val="00313280"/>
    <w:rsid w:val="003137E8"/>
    <w:rsid w:val="00314B81"/>
    <w:rsid w:val="00315777"/>
    <w:rsid w:val="003162D8"/>
    <w:rsid w:val="00317FE7"/>
    <w:rsid w:val="00320249"/>
    <w:rsid w:val="003204F8"/>
    <w:rsid w:val="00320782"/>
    <w:rsid w:val="00321D31"/>
    <w:rsid w:val="00323202"/>
    <w:rsid w:val="003234FC"/>
    <w:rsid w:val="00323925"/>
    <w:rsid w:val="00324495"/>
    <w:rsid w:val="0032582E"/>
    <w:rsid w:val="00325DD5"/>
    <w:rsid w:val="003265D0"/>
    <w:rsid w:val="00330654"/>
    <w:rsid w:val="003307F2"/>
    <w:rsid w:val="00331C74"/>
    <w:rsid w:val="00331FD1"/>
    <w:rsid w:val="00332B2E"/>
    <w:rsid w:val="0033333D"/>
    <w:rsid w:val="003335F3"/>
    <w:rsid w:val="00333670"/>
    <w:rsid w:val="00334F04"/>
    <w:rsid w:val="0033605A"/>
    <w:rsid w:val="00336407"/>
    <w:rsid w:val="00337FED"/>
    <w:rsid w:val="003403E8"/>
    <w:rsid w:val="00341637"/>
    <w:rsid w:val="00342B6A"/>
    <w:rsid w:val="00342C6C"/>
    <w:rsid w:val="003449FE"/>
    <w:rsid w:val="00346529"/>
    <w:rsid w:val="00346F9C"/>
    <w:rsid w:val="00347A8B"/>
    <w:rsid w:val="00350FF7"/>
    <w:rsid w:val="003512EA"/>
    <w:rsid w:val="0035290C"/>
    <w:rsid w:val="0035501C"/>
    <w:rsid w:val="0035518A"/>
    <w:rsid w:val="00355D09"/>
    <w:rsid w:val="00356886"/>
    <w:rsid w:val="0035695E"/>
    <w:rsid w:val="00356B31"/>
    <w:rsid w:val="00356DE5"/>
    <w:rsid w:val="003579DB"/>
    <w:rsid w:val="003607F0"/>
    <w:rsid w:val="00361921"/>
    <w:rsid w:val="00362CE0"/>
    <w:rsid w:val="003630AE"/>
    <w:rsid w:val="00363EBC"/>
    <w:rsid w:val="003641A9"/>
    <w:rsid w:val="0036461E"/>
    <w:rsid w:val="00364823"/>
    <w:rsid w:val="0036561A"/>
    <w:rsid w:val="00367402"/>
    <w:rsid w:val="00371521"/>
    <w:rsid w:val="00371F59"/>
    <w:rsid w:val="003734D4"/>
    <w:rsid w:val="00373F06"/>
    <w:rsid w:val="00375D20"/>
    <w:rsid w:val="00375E4D"/>
    <w:rsid w:val="00377298"/>
    <w:rsid w:val="00377779"/>
    <w:rsid w:val="003778B7"/>
    <w:rsid w:val="003800EF"/>
    <w:rsid w:val="0038180B"/>
    <w:rsid w:val="00381BD2"/>
    <w:rsid w:val="00381EEF"/>
    <w:rsid w:val="00382694"/>
    <w:rsid w:val="00382A13"/>
    <w:rsid w:val="00383251"/>
    <w:rsid w:val="00383A0C"/>
    <w:rsid w:val="00383B85"/>
    <w:rsid w:val="003842E2"/>
    <w:rsid w:val="0038456F"/>
    <w:rsid w:val="00385C8E"/>
    <w:rsid w:val="00390170"/>
    <w:rsid w:val="0039045B"/>
    <w:rsid w:val="00390CD8"/>
    <w:rsid w:val="00390E80"/>
    <w:rsid w:val="00391229"/>
    <w:rsid w:val="00391A60"/>
    <w:rsid w:val="00392413"/>
    <w:rsid w:val="00392B53"/>
    <w:rsid w:val="00392E11"/>
    <w:rsid w:val="003943EC"/>
    <w:rsid w:val="0039521F"/>
    <w:rsid w:val="003A1762"/>
    <w:rsid w:val="003A1877"/>
    <w:rsid w:val="003A2117"/>
    <w:rsid w:val="003A4578"/>
    <w:rsid w:val="003A469D"/>
    <w:rsid w:val="003A643C"/>
    <w:rsid w:val="003A77FD"/>
    <w:rsid w:val="003B12AD"/>
    <w:rsid w:val="003B37CD"/>
    <w:rsid w:val="003B4179"/>
    <w:rsid w:val="003B472B"/>
    <w:rsid w:val="003B50D3"/>
    <w:rsid w:val="003B5532"/>
    <w:rsid w:val="003B5823"/>
    <w:rsid w:val="003B7211"/>
    <w:rsid w:val="003B74EF"/>
    <w:rsid w:val="003C0218"/>
    <w:rsid w:val="003C06C8"/>
    <w:rsid w:val="003C0805"/>
    <w:rsid w:val="003C192B"/>
    <w:rsid w:val="003C19D8"/>
    <w:rsid w:val="003C1A1C"/>
    <w:rsid w:val="003C279C"/>
    <w:rsid w:val="003C31C1"/>
    <w:rsid w:val="003C3B9E"/>
    <w:rsid w:val="003C477A"/>
    <w:rsid w:val="003C5D78"/>
    <w:rsid w:val="003C64DF"/>
    <w:rsid w:val="003C7662"/>
    <w:rsid w:val="003D062D"/>
    <w:rsid w:val="003D1F17"/>
    <w:rsid w:val="003D22F3"/>
    <w:rsid w:val="003D2EF7"/>
    <w:rsid w:val="003D3BBD"/>
    <w:rsid w:val="003D3D46"/>
    <w:rsid w:val="003D3FBB"/>
    <w:rsid w:val="003D448E"/>
    <w:rsid w:val="003D56D7"/>
    <w:rsid w:val="003E025A"/>
    <w:rsid w:val="003E0D58"/>
    <w:rsid w:val="003E10BE"/>
    <w:rsid w:val="003E1227"/>
    <w:rsid w:val="003E130B"/>
    <w:rsid w:val="003E15B9"/>
    <w:rsid w:val="003E3286"/>
    <w:rsid w:val="003E3967"/>
    <w:rsid w:val="003E4563"/>
    <w:rsid w:val="003E472F"/>
    <w:rsid w:val="003E4A1C"/>
    <w:rsid w:val="003E5568"/>
    <w:rsid w:val="003F0E2F"/>
    <w:rsid w:val="003F2837"/>
    <w:rsid w:val="003F31F9"/>
    <w:rsid w:val="003F43D6"/>
    <w:rsid w:val="003F461B"/>
    <w:rsid w:val="003F5058"/>
    <w:rsid w:val="003F7CAE"/>
    <w:rsid w:val="003F7E7B"/>
    <w:rsid w:val="004011E3"/>
    <w:rsid w:val="0040242E"/>
    <w:rsid w:val="0040365F"/>
    <w:rsid w:val="00404D37"/>
    <w:rsid w:val="004058AF"/>
    <w:rsid w:val="00405C1C"/>
    <w:rsid w:val="00407441"/>
    <w:rsid w:val="004076A3"/>
    <w:rsid w:val="00407AB9"/>
    <w:rsid w:val="00407F43"/>
    <w:rsid w:val="00411564"/>
    <w:rsid w:val="00412887"/>
    <w:rsid w:val="004160D2"/>
    <w:rsid w:val="004161FE"/>
    <w:rsid w:val="00417024"/>
    <w:rsid w:val="0041725D"/>
    <w:rsid w:val="004178A6"/>
    <w:rsid w:val="00420299"/>
    <w:rsid w:val="004218AB"/>
    <w:rsid w:val="00422190"/>
    <w:rsid w:val="00422AFA"/>
    <w:rsid w:val="00422F0A"/>
    <w:rsid w:val="004233AB"/>
    <w:rsid w:val="004235A0"/>
    <w:rsid w:val="00423FDF"/>
    <w:rsid w:val="00424058"/>
    <w:rsid w:val="004259C6"/>
    <w:rsid w:val="00425FF0"/>
    <w:rsid w:val="00427268"/>
    <w:rsid w:val="00427429"/>
    <w:rsid w:val="004276E6"/>
    <w:rsid w:val="00430954"/>
    <w:rsid w:val="00432690"/>
    <w:rsid w:val="00432FA2"/>
    <w:rsid w:val="0043314D"/>
    <w:rsid w:val="00434CFD"/>
    <w:rsid w:val="00436B0C"/>
    <w:rsid w:val="00437F9F"/>
    <w:rsid w:val="00440C4E"/>
    <w:rsid w:val="00440CA5"/>
    <w:rsid w:val="004410B9"/>
    <w:rsid w:val="00441CE4"/>
    <w:rsid w:val="0044232C"/>
    <w:rsid w:val="004440C3"/>
    <w:rsid w:val="00445695"/>
    <w:rsid w:val="004457DF"/>
    <w:rsid w:val="004477D7"/>
    <w:rsid w:val="00447802"/>
    <w:rsid w:val="00450217"/>
    <w:rsid w:val="0045089D"/>
    <w:rsid w:val="00450B00"/>
    <w:rsid w:val="00451BC5"/>
    <w:rsid w:val="00451F5F"/>
    <w:rsid w:val="00452483"/>
    <w:rsid w:val="004526E1"/>
    <w:rsid w:val="00452992"/>
    <w:rsid w:val="00452ACF"/>
    <w:rsid w:val="00452D49"/>
    <w:rsid w:val="00453A52"/>
    <w:rsid w:val="00454D53"/>
    <w:rsid w:val="00455008"/>
    <w:rsid w:val="0045510F"/>
    <w:rsid w:val="0045561C"/>
    <w:rsid w:val="004565C1"/>
    <w:rsid w:val="00457857"/>
    <w:rsid w:val="00460298"/>
    <w:rsid w:val="00460440"/>
    <w:rsid w:val="004606E3"/>
    <w:rsid w:val="00461AAB"/>
    <w:rsid w:val="00462B9E"/>
    <w:rsid w:val="00462E63"/>
    <w:rsid w:val="004637D0"/>
    <w:rsid w:val="00463AB5"/>
    <w:rsid w:val="00464275"/>
    <w:rsid w:val="004642B9"/>
    <w:rsid w:val="004658C5"/>
    <w:rsid w:val="00465A78"/>
    <w:rsid w:val="00465ADA"/>
    <w:rsid w:val="00466A71"/>
    <w:rsid w:val="00467CBA"/>
    <w:rsid w:val="00470F5C"/>
    <w:rsid w:val="004724F1"/>
    <w:rsid w:val="00474EA4"/>
    <w:rsid w:val="00477A71"/>
    <w:rsid w:val="00480A30"/>
    <w:rsid w:val="004813A8"/>
    <w:rsid w:val="00482545"/>
    <w:rsid w:val="00483312"/>
    <w:rsid w:val="00484E7C"/>
    <w:rsid w:val="004858D9"/>
    <w:rsid w:val="0048633A"/>
    <w:rsid w:val="00486560"/>
    <w:rsid w:val="00486CC4"/>
    <w:rsid w:val="00486D1F"/>
    <w:rsid w:val="0048701E"/>
    <w:rsid w:val="0048774E"/>
    <w:rsid w:val="00487C76"/>
    <w:rsid w:val="00490E81"/>
    <w:rsid w:val="00491569"/>
    <w:rsid w:val="00491796"/>
    <w:rsid w:val="00491ADD"/>
    <w:rsid w:val="00492BBD"/>
    <w:rsid w:val="00496AA0"/>
    <w:rsid w:val="004A14CD"/>
    <w:rsid w:val="004A1CDC"/>
    <w:rsid w:val="004A1E6B"/>
    <w:rsid w:val="004A22FE"/>
    <w:rsid w:val="004A271B"/>
    <w:rsid w:val="004A36F0"/>
    <w:rsid w:val="004A3DF9"/>
    <w:rsid w:val="004A4543"/>
    <w:rsid w:val="004A4C75"/>
    <w:rsid w:val="004A5369"/>
    <w:rsid w:val="004A67B3"/>
    <w:rsid w:val="004A6B8C"/>
    <w:rsid w:val="004A73B9"/>
    <w:rsid w:val="004A7738"/>
    <w:rsid w:val="004B0248"/>
    <w:rsid w:val="004B0EDA"/>
    <w:rsid w:val="004B0F78"/>
    <w:rsid w:val="004B2442"/>
    <w:rsid w:val="004B3D6A"/>
    <w:rsid w:val="004B3EDD"/>
    <w:rsid w:val="004B448C"/>
    <w:rsid w:val="004B5C49"/>
    <w:rsid w:val="004B61D2"/>
    <w:rsid w:val="004B6612"/>
    <w:rsid w:val="004C28BC"/>
    <w:rsid w:val="004C2C8F"/>
    <w:rsid w:val="004C40A3"/>
    <w:rsid w:val="004C50A2"/>
    <w:rsid w:val="004C6C4F"/>
    <w:rsid w:val="004C7C20"/>
    <w:rsid w:val="004C7FC8"/>
    <w:rsid w:val="004D022C"/>
    <w:rsid w:val="004D1789"/>
    <w:rsid w:val="004D2724"/>
    <w:rsid w:val="004D2772"/>
    <w:rsid w:val="004D3E32"/>
    <w:rsid w:val="004D5834"/>
    <w:rsid w:val="004D5A70"/>
    <w:rsid w:val="004D70BF"/>
    <w:rsid w:val="004D7B4B"/>
    <w:rsid w:val="004D7B67"/>
    <w:rsid w:val="004E03F1"/>
    <w:rsid w:val="004E1C12"/>
    <w:rsid w:val="004E2415"/>
    <w:rsid w:val="004E33B1"/>
    <w:rsid w:val="004E392A"/>
    <w:rsid w:val="004E4907"/>
    <w:rsid w:val="004E5070"/>
    <w:rsid w:val="004E5268"/>
    <w:rsid w:val="004E5875"/>
    <w:rsid w:val="004E6615"/>
    <w:rsid w:val="004E6C23"/>
    <w:rsid w:val="004E79B5"/>
    <w:rsid w:val="004F0EA5"/>
    <w:rsid w:val="004F0EDA"/>
    <w:rsid w:val="004F13BF"/>
    <w:rsid w:val="004F1D0C"/>
    <w:rsid w:val="004F3743"/>
    <w:rsid w:val="004F49C5"/>
    <w:rsid w:val="004F62ED"/>
    <w:rsid w:val="0050054E"/>
    <w:rsid w:val="00501797"/>
    <w:rsid w:val="00501877"/>
    <w:rsid w:val="00502D7F"/>
    <w:rsid w:val="00502EF6"/>
    <w:rsid w:val="00503320"/>
    <w:rsid w:val="0050498F"/>
    <w:rsid w:val="005073E9"/>
    <w:rsid w:val="0051002F"/>
    <w:rsid w:val="00510D52"/>
    <w:rsid w:val="00510EE9"/>
    <w:rsid w:val="00512667"/>
    <w:rsid w:val="00513947"/>
    <w:rsid w:val="00514201"/>
    <w:rsid w:val="00514F78"/>
    <w:rsid w:val="00516E88"/>
    <w:rsid w:val="00517425"/>
    <w:rsid w:val="005207ED"/>
    <w:rsid w:val="0052115E"/>
    <w:rsid w:val="00521442"/>
    <w:rsid w:val="00521984"/>
    <w:rsid w:val="005222E8"/>
    <w:rsid w:val="0052239D"/>
    <w:rsid w:val="005229BE"/>
    <w:rsid w:val="005229E1"/>
    <w:rsid w:val="0052379E"/>
    <w:rsid w:val="00523FCA"/>
    <w:rsid w:val="005264CD"/>
    <w:rsid w:val="005278E6"/>
    <w:rsid w:val="00527D06"/>
    <w:rsid w:val="00527FF3"/>
    <w:rsid w:val="005303E5"/>
    <w:rsid w:val="0053071D"/>
    <w:rsid w:val="005319EB"/>
    <w:rsid w:val="00531B79"/>
    <w:rsid w:val="0053250B"/>
    <w:rsid w:val="00532BE8"/>
    <w:rsid w:val="00533990"/>
    <w:rsid w:val="00533A4E"/>
    <w:rsid w:val="0053491C"/>
    <w:rsid w:val="00534B4D"/>
    <w:rsid w:val="0053555F"/>
    <w:rsid w:val="00535974"/>
    <w:rsid w:val="00535DFF"/>
    <w:rsid w:val="0053785D"/>
    <w:rsid w:val="00537F8F"/>
    <w:rsid w:val="00540012"/>
    <w:rsid w:val="00540391"/>
    <w:rsid w:val="00540D63"/>
    <w:rsid w:val="00540E35"/>
    <w:rsid w:val="005411F3"/>
    <w:rsid w:val="0054123B"/>
    <w:rsid w:val="0054243E"/>
    <w:rsid w:val="005446A5"/>
    <w:rsid w:val="0055050B"/>
    <w:rsid w:val="005505E8"/>
    <w:rsid w:val="00551850"/>
    <w:rsid w:val="005529B1"/>
    <w:rsid w:val="0055373E"/>
    <w:rsid w:val="00553EA7"/>
    <w:rsid w:val="00555497"/>
    <w:rsid w:val="00557609"/>
    <w:rsid w:val="0056114C"/>
    <w:rsid w:val="00561610"/>
    <w:rsid w:val="00561D5A"/>
    <w:rsid w:val="005637F0"/>
    <w:rsid w:val="00564649"/>
    <w:rsid w:val="0056469F"/>
    <w:rsid w:val="00564B86"/>
    <w:rsid w:val="00565359"/>
    <w:rsid w:val="00565417"/>
    <w:rsid w:val="00565AC2"/>
    <w:rsid w:val="005661C0"/>
    <w:rsid w:val="00566D61"/>
    <w:rsid w:val="00566F22"/>
    <w:rsid w:val="00567B10"/>
    <w:rsid w:val="00570057"/>
    <w:rsid w:val="005704C4"/>
    <w:rsid w:val="00570ABB"/>
    <w:rsid w:val="0057144A"/>
    <w:rsid w:val="00571490"/>
    <w:rsid w:val="0057220D"/>
    <w:rsid w:val="00572448"/>
    <w:rsid w:val="00572CBC"/>
    <w:rsid w:val="0057328D"/>
    <w:rsid w:val="00573B76"/>
    <w:rsid w:val="00573D0B"/>
    <w:rsid w:val="00574087"/>
    <w:rsid w:val="0057607C"/>
    <w:rsid w:val="005765B5"/>
    <w:rsid w:val="00576EC7"/>
    <w:rsid w:val="00576FA2"/>
    <w:rsid w:val="0057778B"/>
    <w:rsid w:val="00577D1B"/>
    <w:rsid w:val="00577ED8"/>
    <w:rsid w:val="0058072A"/>
    <w:rsid w:val="005821ED"/>
    <w:rsid w:val="00583AE9"/>
    <w:rsid w:val="005845A9"/>
    <w:rsid w:val="00584699"/>
    <w:rsid w:val="00585263"/>
    <w:rsid w:val="005862C0"/>
    <w:rsid w:val="005870AA"/>
    <w:rsid w:val="005871C7"/>
    <w:rsid w:val="005904A8"/>
    <w:rsid w:val="00590E60"/>
    <w:rsid w:val="00590FDE"/>
    <w:rsid w:val="00592296"/>
    <w:rsid w:val="00592796"/>
    <w:rsid w:val="00592E9A"/>
    <w:rsid w:val="00592F41"/>
    <w:rsid w:val="005939B4"/>
    <w:rsid w:val="005944BA"/>
    <w:rsid w:val="00594FA1"/>
    <w:rsid w:val="005958CB"/>
    <w:rsid w:val="005963B3"/>
    <w:rsid w:val="00596737"/>
    <w:rsid w:val="00596B88"/>
    <w:rsid w:val="005973DF"/>
    <w:rsid w:val="00597607"/>
    <w:rsid w:val="005A16C8"/>
    <w:rsid w:val="005A25F1"/>
    <w:rsid w:val="005A2603"/>
    <w:rsid w:val="005A29EB"/>
    <w:rsid w:val="005A2D3C"/>
    <w:rsid w:val="005A3557"/>
    <w:rsid w:val="005A5070"/>
    <w:rsid w:val="005A55B8"/>
    <w:rsid w:val="005A59AD"/>
    <w:rsid w:val="005A6410"/>
    <w:rsid w:val="005A65DD"/>
    <w:rsid w:val="005A65F7"/>
    <w:rsid w:val="005A78E7"/>
    <w:rsid w:val="005B3920"/>
    <w:rsid w:val="005B3BC7"/>
    <w:rsid w:val="005B79C4"/>
    <w:rsid w:val="005C1850"/>
    <w:rsid w:val="005C3EE1"/>
    <w:rsid w:val="005C46F6"/>
    <w:rsid w:val="005C68D4"/>
    <w:rsid w:val="005C7496"/>
    <w:rsid w:val="005C793A"/>
    <w:rsid w:val="005C7DB5"/>
    <w:rsid w:val="005C7E87"/>
    <w:rsid w:val="005C7EA9"/>
    <w:rsid w:val="005D4197"/>
    <w:rsid w:val="005D4771"/>
    <w:rsid w:val="005D5BC7"/>
    <w:rsid w:val="005D6710"/>
    <w:rsid w:val="005D6CAC"/>
    <w:rsid w:val="005E0654"/>
    <w:rsid w:val="005E08C1"/>
    <w:rsid w:val="005E24EB"/>
    <w:rsid w:val="005E2798"/>
    <w:rsid w:val="005E2867"/>
    <w:rsid w:val="005E2C7B"/>
    <w:rsid w:val="005E2E49"/>
    <w:rsid w:val="005E4A8A"/>
    <w:rsid w:val="005E4E73"/>
    <w:rsid w:val="005E537B"/>
    <w:rsid w:val="005E5F8B"/>
    <w:rsid w:val="005E673F"/>
    <w:rsid w:val="005E7159"/>
    <w:rsid w:val="005E734E"/>
    <w:rsid w:val="005E7474"/>
    <w:rsid w:val="005F1272"/>
    <w:rsid w:val="005F3DE6"/>
    <w:rsid w:val="005F4029"/>
    <w:rsid w:val="005F4467"/>
    <w:rsid w:val="005F6444"/>
    <w:rsid w:val="005F7805"/>
    <w:rsid w:val="005F7AE8"/>
    <w:rsid w:val="005F7EA1"/>
    <w:rsid w:val="0060004E"/>
    <w:rsid w:val="006000B1"/>
    <w:rsid w:val="00600CB8"/>
    <w:rsid w:val="006022B6"/>
    <w:rsid w:val="00604546"/>
    <w:rsid w:val="006047EB"/>
    <w:rsid w:val="006048DF"/>
    <w:rsid w:val="00606EE4"/>
    <w:rsid w:val="00610AA7"/>
    <w:rsid w:val="00610C34"/>
    <w:rsid w:val="006111D6"/>
    <w:rsid w:val="006112EC"/>
    <w:rsid w:val="00611BF9"/>
    <w:rsid w:val="00612345"/>
    <w:rsid w:val="00613D06"/>
    <w:rsid w:val="0061403E"/>
    <w:rsid w:val="006145E0"/>
    <w:rsid w:val="006148A1"/>
    <w:rsid w:val="00614E7C"/>
    <w:rsid w:val="0061503A"/>
    <w:rsid w:val="006150FC"/>
    <w:rsid w:val="00616B53"/>
    <w:rsid w:val="0061702F"/>
    <w:rsid w:val="006171AB"/>
    <w:rsid w:val="0061785D"/>
    <w:rsid w:val="006204FB"/>
    <w:rsid w:val="00622972"/>
    <w:rsid w:val="00622A43"/>
    <w:rsid w:val="00623942"/>
    <w:rsid w:val="006244C5"/>
    <w:rsid w:val="00625403"/>
    <w:rsid w:val="006254DB"/>
    <w:rsid w:val="006258F1"/>
    <w:rsid w:val="0062602F"/>
    <w:rsid w:val="0062638C"/>
    <w:rsid w:val="00626BAE"/>
    <w:rsid w:val="00626C1F"/>
    <w:rsid w:val="00627804"/>
    <w:rsid w:val="0063000C"/>
    <w:rsid w:val="00631387"/>
    <w:rsid w:val="00631B9B"/>
    <w:rsid w:val="0063216E"/>
    <w:rsid w:val="0063249C"/>
    <w:rsid w:val="00632B46"/>
    <w:rsid w:val="006348E7"/>
    <w:rsid w:val="00634CA6"/>
    <w:rsid w:val="00635A2A"/>
    <w:rsid w:val="00636D8D"/>
    <w:rsid w:val="00636EEE"/>
    <w:rsid w:val="006373C6"/>
    <w:rsid w:val="00637F6E"/>
    <w:rsid w:val="00640D01"/>
    <w:rsid w:val="006425CE"/>
    <w:rsid w:val="00643083"/>
    <w:rsid w:val="00643708"/>
    <w:rsid w:val="00643B3C"/>
    <w:rsid w:val="006443A4"/>
    <w:rsid w:val="0064499F"/>
    <w:rsid w:val="00645790"/>
    <w:rsid w:val="00646024"/>
    <w:rsid w:val="00646365"/>
    <w:rsid w:val="006468A0"/>
    <w:rsid w:val="00647A14"/>
    <w:rsid w:val="00650B93"/>
    <w:rsid w:val="006514E9"/>
    <w:rsid w:val="006542BE"/>
    <w:rsid w:val="00654824"/>
    <w:rsid w:val="00654B4D"/>
    <w:rsid w:val="0065571C"/>
    <w:rsid w:val="00656159"/>
    <w:rsid w:val="0066107D"/>
    <w:rsid w:val="006631F0"/>
    <w:rsid w:val="00663AA4"/>
    <w:rsid w:val="00663C88"/>
    <w:rsid w:val="006647C6"/>
    <w:rsid w:val="00664AAF"/>
    <w:rsid w:val="00664E47"/>
    <w:rsid w:val="006666BF"/>
    <w:rsid w:val="00666D27"/>
    <w:rsid w:val="00666E20"/>
    <w:rsid w:val="00666F0B"/>
    <w:rsid w:val="006677DF"/>
    <w:rsid w:val="00667B42"/>
    <w:rsid w:val="00670190"/>
    <w:rsid w:val="00672001"/>
    <w:rsid w:val="00672152"/>
    <w:rsid w:val="00674200"/>
    <w:rsid w:val="00674539"/>
    <w:rsid w:val="0067496C"/>
    <w:rsid w:val="00674DD6"/>
    <w:rsid w:val="00674EB5"/>
    <w:rsid w:val="006750E2"/>
    <w:rsid w:val="006755E3"/>
    <w:rsid w:val="0067575C"/>
    <w:rsid w:val="00676A72"/>
    <w:rsid w:val="006770AF"/>
    <w:rsid w:val="0068152B"/>
    <w:rsid w:val="00681CA7"/>
    <w:rsid w:val="00681E7B"/>
    <w:rsid w:val="00681E9E"/>
    <w:rsid w:val="00683DAD"/>
    <w:rsid w:val="00683F5E"/>
    <w:rsid w:val="00684079"/>
    <w:rsid w:val="00684168"/>
    <w:rsid w:val="006848C4"/>
    <w:rsid w:val="00685DED"/>
    <w:rsid w:val="00690630"/>
    <w:rsid w:val="006919DB"/>
    <w:rsid w:val="00691CCC"/>
    <w:rsid w:val="006922E9"/>
    <w:rsid w:val="00694ABE"/>
    <w:rsid w:val="00695933"/>
    <w:rsid w:val="00695AE5"/>
    <w:rsid w:val="0069784E"/>
    <w:rsid w:val="006A0BAD"/>
    <w:rsid w:val="006A11DE"/>
    <w:rsid w:val="006A12CF"/>
    <w:rsid w:val="006A140A"/>
    <w:rsid w:val="006A1FCB"/>
    <w:rsid w:val="006A3E8E"/>
    <w:rsid w:val="006A45FE"/>
    <w:rsid w:val="006A58BD"/>
    <w:rsid w:val="006A688D"/>
    <w:rsid w:val="006A7088"/>
    <w:rsid w:val="006B099E"/>
    <w:rsid w:val="006B0DD9"/>
    <w:rsid w:val="006B14BC"/>
    <w:rsid w:val="006B1837"/>
    <w:rsid w:val="006B1F49"/>
    <w:rsid w:val="006B211E"/>
    <w:rsid w:val="006B340F"/>
    <w:rsid w:val="006B4634"/>
    <w:rsid w:val="006B46A1"/>
    <w:rsid w:val="006B49F1"/>
    <w:rsid w:val="006B5A2A"/>
    <w:rsid w:val="006B5B21"/>
    <w:rsid w:val="006B657E"/>
    <w:rsid w:val="006B7455"/>
    <w:rsid w:val="006B7CEC"/>
    <w:rsid w:val="006C0416"/>
    <w:rsid w:val="006C0C82"/>
    <w:rsid w:val="006C3662"/>
    <w:rsid w:val="006C479A"/>
    <w:rsid w:val="006C5400"/>
    <w:rsid w:val="006C6363"/>
    <w:rsid w:val="006C6408"/>
    <w:rsid w:val="006C69A8"/>
    <w:rsid w:val="006C6C20"/>
    <w:rsid w:val="006C7597"/>
    <w:rsid w:val="006C7F4F"/>
    <w:rsid w:val="006D2521"/>
    <w:rsid w:val="006D2D0C"/>
    <w:rsid w:val="006D2D7B"/>
    <w:rsid w:val="006D308D"/>
    <w:rsid w:val="006D315F"/>
    <w:rsid w:val="006D31B6"/>
    <w:rsid w:val="006D3358"/>
    <w:rsid w:val="006D346A"/>
    <w:rsid w:val="006D60EE"/>
    <w:rsid w:val="006D671C"/>
    <w:rsid w:val="006D698A"/>
    <w:rsid w:val="006D7161"/>
    <w:rsid w:val="006D7A2D"/>
    <w:rsid w:val="006E1D67"/>
    <w:rsid w:val="006E3109"/>
    <w:rsid w:val="006E35BE"/>
    <w:rsid w:val="006E35DB"/>
    <w:rsid w:val="006E3909"/>
    <w:rsid w:val="006E6A80"/>
    <w:rsid w:val="006E7071"/>
    <w:rsid w:val="006E7245"/>
    <w:rsid w:val="006E77B6"/>
    <w:rsid w:val="006F11BD"/>
    <w:rsid w:val="006F1BFE"/>
    <w:rsid w:val="006F1D07"/>
    <w:rsid w:val="006F29D3"/>
    <w:rsid w:val="006F3E9E"/>
    <w:rsid w:val="006F7BA0"/>
    <w:rsid w:val="00700885"/>
    <w:rsid w:val="00701251"/>
    <w:rsid w:val="00702AFA"/>
    <w:rsid w:val="00702E30"/>
    <w:rsid w:val="00702EB6"/>
    <w:rsid w:val="00703DF2"/>
    <w:rsid w:val="00703F6E"/>
    <w:rsid w:val="0070461E"/>
    <w:rsid w:val="007061D8"/>
    <w:rsid w:val="00710847"/>
    <w:rsid w:val="00711318"/>
    <w:rsid w:val="00711DBD"/>
    <w:rsid w:val="0071401C"/>
    <w:rsid w:val="00714B7E"/>
    <w:rsid w:val="00716194"/>
    <w:rsid w:val="0072102F"/>
    <w:rsid w:val="00721563"/>
    <w:rsid w:val="00721982"/>
    <w:rsid w:val="00721E3C"/>
    <w:rsid w:val="0072265E"/>
    <w:rsid w:val="0072364E"/>
    <w:rsid w:val="00723E92"/>
    <w:rsid w:val="007253E1"/>
    <w:rsid w:val="00727B60"/>
    <w:rsid w:val="00730A7B"/>
    <w:rsid w:val="00731E76"/>
    <w:rsid w:val="007323AA"/>
    <w:rsid w:val="0073353F"/>
    <w:rsid w:val="00733CBD"/>
    <w:rsid w:val="00734453"/>
    <w:rsid w:val="00734860"/>
    <w:rsid w:val="0073618E"/>
    <w:rsid w:val="0073627D"/>
    <w:rsid w:val="00736916"/>
    <w:rsid w:val="00736C7D"/>
    <w:rsid w:val="00736D19"/>
    <w:rsid w:val="00736D9A"/>
    <w:rsid w:val="00737E94"/>
    <w:rsid w:val="00740106"/>
    <w:rsid w:val="00741FE5"/>
    <w:rsid w:val="00742309"/>
    <w:rsid w:val="0074299C"/>
    <w:rsid w:val="00742AEB"/>
    <w:rsid w:val="00743568"/>
    <w:rsid w:val="00744A90"/>
    <w:rsid w:val="00744BD2"/>
    <w:rsid w:val="00745A23"/>
    <w:rsid w:val="007468BE"/>
    <w:rsid w:val="007469B1"/>
    <w:rsid w:val="0074733A"/>
    <w:rsid w:val="00747916"/>
    <w:rsid w:val="00750919"/>
    <w:rsid w:val="00751321"/>
    <w:rsid w:val="00751F8F"/>
    <w:rsid w:val="00752BED"/>
    <w:rsid w:val="00753845"/>
    <w:rsid w:val="0075653D"/>
    <w:rsid w:val="007577CA"/>
    <w:rsid w:val="00760759"/>
    <w:rsid w:val="0076097B"/>
    <w:rsid w:val="007613F4"/>
    <w:rsid w:val="007614E2"/>
    <w:rsid w:val="00762BE3"/>
    <w:rsid w:val="00763162"/>
    <w:rsid w:val="007639AF"/>
    <w:rsid w:val="007639EB"/>
    <w:rsid w:val="00765DE7"/>
    <w:rsid w:val="007668AB"/>
    <w:rsid w:val="00767435"/>
    <w:rsid w:val="007674C8"/>
    <w:rsid w:val="00767C52"/>
    <w:rsid w:val="0077031E"/>
    <w:rsid w:val="007705F7"/>
    <w:rsid w:val="0077094B"/>
    <w:rsid w:val="00770A9D"/>
    <w:rsid w:val="00770CCC"/>
    <w:rsid w:val="00770F10"/>
    <w:rsid w:val="0077127C"/>
    <w:rsid w:val="007746FF"/>
    <w:rsid w:val="00774872"/>
    <w:rsid w:val="007765AE"/>
    <w:rsid w:val="00776B52"/>
    <w:rsid w:val="00776BE8"/>
    <w:rsid w:val="00777CE5"/>
    <w:rsid w:val="0078003F"/>
    <w:rsid w:val="007801DF"/>
    <w:rsid w:val="007806A7"/>
    <w:rsid w:val="0078159D"/>
    <w:rsid w:val="007817C2"/>
    <w:rsid w:val="00781D73"/>
    <w:rsid w:val="007828B7"/>
    <w:rsid w:val="0078291E"/>
    <w:rsid w:val="0078351B"/>
    <w:rsid w:val="007848F5"/>
    <w:rsid w:val="00786621"/>
    <w:rsid w:val="00786B3A"/>
    <w:rsid w:val="00787CCA"/>
    <w:rsid w:val="00790D65"/>
    <w:rsid w:val="007920FE"/>
    <w:rsid w:val="00792AF0"/>
    <w:rsid w:val="00793A3A"/>
    <w:rsid w:val="00793B03"/>
    <w:rsid w:val="00794E2A"/>
    <w:rsid w:val="00795D8F"/>
    <w:rsid w:val="00796A85"/>
    <w:rsid w:val="007977CA"/>
    <w:rsid w:val="007A10DA"/>
    <w:rsid w:val="007A1D20"/>
    <w:rsid w:val="007A3DA9"/>
    <w:rsid w:val="007A6276"/>
    <w:rsid w:val="007A6612"/>
    <w:rsid w:val="007B055C"/>
    <w:rsid w:val="007B07C9"/>
    <w:rsid w:val="007B0C9B"/>
    <w:rsid w:val="007B17C6"/>
    <w:rsid w:val="007B18B0"/>
    <w:rsid w:val="007B3407"/>
    <w:rsid w:val="007B3485"/>
    <w:rsid w:val="007B35F8"/>
    <w:rsid w:val="007B4EF6"/>
    <w:rsid w:val="007C0373"/>
    <w:rsid w:val="007C05BC"/>
    <w:rsid w:val="007C0DFD"/>
    <w:rsid w:val="007C165A"/>
    <w:rsid w:val="007C22AD"/>
    <w:rsid w:val="007C27DB"/>
    <w:rsid w:val="007C3A85"/>
    <w:rsid w:val="007C4492"/>
    <w:rsid w:val="007C4749"/>
    <w:rsid w:val="007C5189"/>
    <w:rsid w:val="007C573C"/>
    <w:rsid w:val="007C64A4"/>
    <w:rsid w:val="007C6DFB"/>
    <w:rsid w:val="007C7403"/>
    <w:rsid w:val="007C7F90"/>
    <w:rsid w:val="007D034E"/>
    <w:rsid w:val="007D07CB"/>
    <w:rsid w:val="007D2AAD"/>
    <w:rsid w:val="007D2C31"/>
    <w:rsid w:val="007D31C0"/>
    <w:rsid w:val="007D397F"/>
    <w:rsid w:val="007D4D42"/>
    <w:rsid w:val="007D5ABA"/>
    <w:rsid w:val="007E01FB"/>
    <w:rsid w:val="007E2100"/>
    <w:rsid w:val="007E265F"/>
    <w:rsid w:val="007E2D8D"/>
    <w:rsid w:val="007E3301"/>
    <w:rsid w:val="007E356A"/>
    <w:rsid w:val="007E457F"/>
    <w:rsid w:val="007E5368"/>
    <w:rsid w:val="007E568B"/>
    <w:rsid w:val="007E5730"/>
    <w:rsid w:val="007E5DAC"/>
    <w:rsid w:val="007E6BD9"/>
    <w:rsid w:val="007E6C9E"/>
    <w:rsid w:val="007F02B8"/>
    <w:rsid w:val="007F1FBB"/>
    <w:rsid w:val="007F3042"/>
    <w:rsid w:val="007F3409"/>
    <w:rsid w:val="007F4BB0"/>
    <w:rsid w:val="007F5EAD"/>
    <w:rsid w:val="007F6290"/>
    <w:rsid w:val="007F6A01"/>
    <w:rsid w:val="007F7122"/>
    <w:rsid w:val="00801DCF"/>
    <w:rsid w:val="0080232F"/>
    <w:rsid w:val="00803216"/>
    <w:rsid w:val="008039D2"/>
    <w:rsid w:val="00803ED2"/>
    <w:rsid w:val="00804FA4"/>
    <w:rsid w:val="00804FAC"/>
    <w:rsid w:val="0080560E"/>
    <w:rsid w:val="00810407"/>
    <w:rsid w:val="0081073F"/>
    <w:rsid w:val="00811285"/>
    <w:rsid w:val="008115BE"/>
    <w:rsid w:val="0081167D"/>
    <w:rsid w:val="00811C7B"/>
    <w:rsid w:val="008133A7"/>
    <w:rsid w:val="00813FBC"/>
    <w:rsid w:val="00814652"/>
    <w:rsid w:val="0081552B"/>
    <w:rsid w:val="008167AC"/>
    <w:rsid w:val="00817DC9"/>
    <w:rsid w:val="008203DB"/>
    <w:rsid w:val="00821A84"/>
    <w:rsid w:val="00821AD5"/>
    <w:rsid w:val="00823691"/>
    <w:rsid w:val="00823721"/>
    <w:rsid w:val="00824BCA"/>
    <w:rsid w:val="00830A35"/>
    <w:rsid w:val="00830E64"/>
    <w:rsid w:val="0083114C"/>
    <w:rsid w:val="0083196E"/>
    <w:rsid w:val="0083246B"/>
    <w:rsid w:val="008333C3"/>
    <w:rsid w:val="0083365E"/>
    <w:rsid w:val="008348F2"/>
    <w:rsid w:val="00834BAB"/>
    <w:rsid w:val="0083550C"/>
    <w:rsid w:val="0083599B"/>
    <w:rsid w:val="00835D92"/>
    <w:rsid w:val="00840E1A"/>
    <w:rsid w:val="00841919"/>
    <w:rsid w:val="008431E0"/>
    <w:rsid w:val="00844C3B"/>
    <w:rsid w:val="00846A23"/>
    <w:rsid w:val="00846FDE"/>
    <w:rsid w:val="00847F46"/>
    <w:rsid w:val="008530F9"/>
    <w:rsid w:val="00853B88"/>
    <w:rsid w:val="00853C16"/>
    <w:rsid w:val="00854318"/>
    <w:rsid w:val="00854483"/>
    <w:rsid w:val="008545DC"/>
    <w:rsid w:val="00854799"/>
    <w:rsid w:val="00855724"/>
    <w:rsid w:val="0085594B"/>
    <w:rsid w:val="00856750"/>
    <w:rsid w:val="0085696B"/>
    <w:rsid w:val="008575CD"/>
    <w:rsid w:val="00860A4B"/>
    <w:rsid w:val="0086282C"/>
    <w:rsid w:val="00862A5A"/>
    <w:rsid w:val="00864B4F"/>
    <w:rsid w:val="00865EF3"/>
    <w:rsid w:val="0086601A"/>
    <w:rsid w:val="008662D6"/>
    <w:rsid w:val="008665DB"/>
    <w:rsid w:val="008668FC"/>
    <w:rsid w:val="00866F11"/>
    <w:rsid w:val="008704CA"/>
    <w:rsid w:val="0087118A"/>
    <w:rsid w:val="008715A1"/>
    <w:rsid w:val="0087253D"/>
    <w:rsid w:val="008726CB"/>
    <w:rsid w:val="008730CC"/>
    <w:rsid w:val="00873463"/>
    <w:rsid w:val="008738FB"/>
    <w:rsid w:val="00873B5B"/>
    <w:rsid w:val="00874F92"/>
    <w:rsid w:val="0087530E"/>
    <w:rsid w:val="008758A1"/>
    <w:rsid w:val="00875D25"/>
    <w:rsid w:val="00876CBA"/>
    <w:rsid w:val="00876FE5"/>
    <w:rsid w:val="008806CC"/>
    <w:rsid w:val="00880BC4"/>
    <w:rsid w:val="00880D10"/>
    <w:rsid w:val="00881A7B"/>
    <w:rsid w:val="00882FB4"/>
    <w:rsid w:val="00883477"/>
    <w:rsid w:val="00883983"/>
    <w:rsid w:val="008847AE"/>
    <w:rsid w:val="00885972"/>
    <w:rsid w:val="00890650"/>
    <w:rsid w:val="008908C4"/>
    <w:rsid w:val="00890BEF"/>
    <w:rsid w:val="008928B2"/>
    <w:rsid w:val="00892B82"/>
    <w:rsid w:val="00893632"/>
    <w:rsid w:val="00894834"/>
    <w:rsid w:val="00894E74"/>
    <w:rsid w:val="00894F56"/>
    <w:rsid w:val="00895887"/>
    <w:rsid w:val="008970EA"/>
    <w:rsid w:val="00897764"/>
    <w:rsid w:val="00897A9B"/>
    <w:rsid w:val="008A061C"/>
    <w:rsid w:val="008A0CC9"/>
    <w:rsid w:val="008A15F4"/>
    <w:rsid w:val="008A2B78"/>
    <w:rsid w:val="008A3DFA"/>
    <w:rsid w:val="008A41D3"/>
    <w:rsid w:val="008A4BD7"/>
    <w:rsid w:val="008A5A79"/>
    <w:rsid w:val="008A6B2A"/>
    <w:rsid w:val="008A6C24"/>
    <w:rsid w:val="008A718C"/>
    <w:rsid w:val="008A7CF9"/>
    <w:rsid w:val="008B0462"/>
    <w:rsid w:val="008B06B5"/>
    <w:rsid w:val="008B1882"/>
    <w:rsid w:val="008B1F75"/>
    <w:rsid w:val="008B23BC"/>
    <w:rsid w:val="008B428D"/>
    <w:rsid w:val="008B5850"/>
    <w:rsid w:val="008B5E08"/>
    <w:rsid w:val="008B5F4D"/>
    <w:rsid w:val="008B6CF7"/>
    <w:rsid w:val="008B6D7D"/>
    <w:rsid w:val="008B71C7"/>
    <w:rsid w:val="008B7201"/>
    <w:rsid w:val="008C003E"/>
    <w:rsid w:val="008C0455"/>
    <w:rsid w:val="008C0AC8"/>
    <w:rsid w:val="008C14A1"/>
    <w:rsid w:val="008C1927"/>
    <w:rsid w:val="008C1FF0"/>
    <w:rsid w:val="008C2740"/>
    <w:rsid w:val="008C2D9D"/>
    <w:rsid w:val="008C3635"/>
    <w:rsid w:val="008C6B82"/>
    <w:rsid w:val="008C71ED"/>
    <w:rsid w:val="008D0DF6"/>
    <w:rsid w:val="008D169C"/>
    <w:rsid w:val="008D18C7"/>
    <w:rsid w:val="008D2D9F"/>
    <w:rsid w:val="008D33BE"/>
    <w:rsid w:val="008D3867"/>
    <w:rsid w:val="008D40FE"/>
    <w:rsid w:val="008D47ED"/>
    <w:rsid w:val="008D499A"/>
    <w:rsid w:val="008D4CD5"/>
    <w:rsid w:val="008D5CD2"/>
    <w:rsid w:val="008D73E9"/>
    <w:rsid w:val="008E1A8B"/>
    <w:rsid w:val="008E20E9"/>
    <w:rsid w:val="008E2317"/>
    <w:rsid w:val="008E3041"/>
    <w:rsid w:val="008E35A0"/>
    <w:rsid w:val="008E3A7A"/>
    <w:rsid w:val="008E41FD"/>
    <w:rsid w:val="008E681C"/>
    <w:rsid w:val="008F06E2"/>
    <w:rsid w:val="008F174D"/>
    <w:rsid w:val="008F3482"/>
    <w:rsid w:val="008F3981"/>
    <w:rsid w:val="008F3E67"/>
    <w:rsid w:val="008F546D"/>
    <w:rsid w:val="008F5A82"/>
    <w:rsid w:val="008F61A4"/>
    <w:rsid w:val="008F6ED4"/>
    <w:rsid w:val="008F7C5D"/>
    <w:rsid w:val="00900B79"/>
    <w:rsid w:val="00904388"/>
    <w:rsid w:val="00904839"/>
    <w:rsid w:val="00904A03"/>
    <w:rsid w:val="00904E7C"/>
    <w:rsid w:val="009055C3"/>
    <w:rsid w:val="00906719"/>
    <w:rsid w:val="00907229"/>
    <w:rsid w:val="009113B1"/>
    <w:rsid w:val="00913995"/>
    <w:rsid w:val="009141AA"/>
    <w:rsid w:val="00914777"/>
    <w:rsid w:val="0091555E"/>
    <w:rsid w:val="0091736D"/>
    <w:rsid w:val="009177FA"/>
    <w:rsid w:val="0092098D"/>
    <w:rsid w:val="00922093"/>
    <w:rsid w:val="009221F7"/>
    <w:rsid w:val="009228FC"/>
    <w:rsid w:val="00923623"/>
    <w:rsid w:val="0092529D"/>
    <w:rsid w:val="0092576C"/>
    <w:rsid w:val="009257FB"/>
    <w:rsid w:val="0092589D"/>
    <w:rsid w:val="00926084"/>
    <w:rsid w:val="009268FB"/>
    <w:rsid w:val="009269EF"/>
    <w:rsid w:val="00926FF3"/>
    <w:rsid w:val="009276FF"/>
    <w:rsid w:val="00932461"/>
    <w:rsid w:val="00933697"/>
    <w:rsid w:val="0093531A"/>
    <w:rsid w:val="009358D7"/>
    <w:rsid w:val="0094092B"/>
    <w:rsid w:val="009433C1"/>
    <w:rsid w:val="00943EB4"/>
    <w:rsid w:val="00945165"/>
    <w:rsid w:val="009455F4"/>
    <w:rsid w:val="009465C3"/>
    <w:rsid w:val="00947303"/>
    <w:rsid w:val="0094748D"/>
    <w:rsid w:val="009475C7"/>
    <w:rsid w:val="00947B0B"/>
    <w:rsid w:val="00947D83"/>
    <w:rsid w:val="009508EE"/>
    <w:rsid w:val="00950A59"/>
    <w:rsid w:val="00950EF4"/>
    <w:rsid w:val="00951798"/>
    <w:rsid w:val="00955985"/>
    <w:rsid w:val="00956459"/>
    <w:rsid w:val="00956A07"/>
    <w:rsid w:val="00960968"/>
    <w:rsid w:val="00960C6C"/>
    <w:rsid w:val="009610D0"/>
    <w:rsid w:val="00961542"/>
    <w:rsid w:val="00961DC8"/>
    <w:rsid w:val="00961EC9"/>
    <w:rsid w:val="009642CC"/>
    <w:rsid w:val="00965E02"/>
    <w:rsid w:val="0096621F"/>
    <w:rsid w:val="00966934"/>
    <w:rsid w:val="00966EE8"/>
    <w:rsid w:val="00970430"/>
    <w:rsid w:val="00971F28"/>
    <w:rsid w:val="0097241E"/>
    <w:rsid w:val="009736EC"/>
    <w:rsid w:val="00976F41"/>
    <w:rsid w:val="00977824"/>
    <w:rsid w:val="0097795A"/>
    <w:rsid w:val="00980DF4"/>
    <w:rsid w:val="009840E2"/>
    <w:rsid w:val="00984E12"/>
    <w:rsid w:val="00985E03"/>
    <w:rsid w:val="009869C4"/>
    <w:rsid w:val="0099074A"/>
    <w:rsid w:val="009907A2"/>
    <w:rsid w:val="00991B79"/>
    <w:rsid w:val="00991E8F"/>
    <w:rsid w:val="00992259"/>
    <w:rsid w:val="00993366"/>
    <w:rsid w:val="00995160"/>
    <w:rsid w:val="00995DA5"/>
    <w:rsid w:val="009960AA"/>
    <w:rsid w:val="00996897"/>
    <w:rsid w:val="00996AC0"/>
    <w:rsid w:val="00996FA7"/>
    <w:rsid w:val="009A0752"/>
    <w:rsid w:val="009A1EB3"/>
    <w:rsid w:val="009A339C"/>
    <w:rsid w:val="009A5609"/>
    <w:rsid w:val="009A6F1A"/>
    <w:rsid w:val="009A7E37"/>
    <w:rsid w:val="009B00A3"/>
    <w:rsid w:val="009B0562"/>
    <w:rsid w:val="009B1FBE"/>
    <w:rsid w:val="009B42D6"/>
    <w:rsid w:val="009B49E1"/>
    <w:rsid w:val="009B5BCF"/>
    <w:rsid w:val="009B6147"/>
    <w:rsid w:val="009B7C35"/>
    <w:rsid w:val="009B7DC9"/>
    <w:rsid w:val="009C02CF"/>
    <w:rsid w:val="009C0B48"/>
    <w:rsid w:val="009C111C"/>
    <w:rsid w:val="009C2466"/>
    <w:rsid w:val="009C2A8E"/>
    <w:rsid w:val="009C3054"/>
    <w:rsid w:val="009C4318"/>
    <w:rsid w:val="009C5FC9"/>
    <w:rsid w:val="009C654F"/>
    <w:rsid w:val="009C69B6"/>
    <w:rsid w:val="009D0B0B"/>
    <w:rsid w:val="009D19AE"/>
    <w:rsid w:val="009D19DA"/>
    <w:rsid w:val="009D5666"/>
    <w:rsid w:val="009D5FCF"/>
    <w:rsid w:val="009D6C9D"/>
    <w:rsid w:val="009D6CF7"/>
    <w:rsid w:val="009D7668"/>
    <w:rsid w:val="009E033E"/>
    <w:rsid w:val="009E1825"/>
    <w:rsid w:val="009E1B5D"/>
    <w:rsid w:val="009E461E"/>
    <w:rsid w:val="009E468F"/>
    <w:rsid w:val="009E57C9"/>
    <w:rsid w:val="009E729D"/>
    <w:rsid w:val="009E7AF4"/>
    <w:rsid w:val="009F0D9B"/>
    <w:rsid w:val="009F17DE"/>
    <w:rsid w:val="009F1AAD"/>
    <w:rsid w:val="009F1AB6"/>
    <w:rsid w:val="009F1DEE"/>
    <w:rsid w:val="009F25E4"/>
    <w:rsid w:val="009F28A6"/>
    <w:rsid w:val="009F2A53"/>
    <w:rsid w:val="009F2BA0"/>
    <w:rsid w:val="009F2FC9"/>
    <w:rsid w:val="009F363E"/>
    <w:rsid w:val="009F378A"/>
    <w:rsid w:val="009F3AF8"/>
    <w:rsid w:val="009F6047"/>
    <w:rsid w:val="009F60AC"/>
    <w:rsid w:val="00A00BCB"/>
    <w:rsid w:val="00A01365"/>
    <w:rsid w:val="00A0228A"/>
    <w:rsid w:val="00A05CBC"/>
    <w:rsid w:val="00A06DE0"/>
    <w:rsid w:val="00A07824"/>
    <w:rsid w:val="00A07904"/>
    <w:rsid w:val="00A07C40"/>
    <w:rsid w:val="00A07D11"/>
    <w:rsid w:val="00A12884"/>
    <w:rsid w:val="00A12ED1"/>
    <w:rsid w:val="00A132C3"/>
    <w:rsid w:val="00A149D7"/>
    <w:rsid w:val="00A15C0F"/>
    <w:rsid w:val="00A17C07"/>
    <w:rsid w:val="00A20CA7"/>
    <w:rsid w:val="00A2105E"/>
    <w:rsid w:val="00A23067"/>
    <w:rsid w:val="00A23762"/>
    <w:rsid w:val="00A23ED5"/>
    <w:rsid w:val="00A27E3F"/>
    <w:rsid w:val="00A32514"/>
    <w:rsid w:val="00A3331C"/>
    <w:rsid w:val="00A34B69"/>
    <w:rsid w:val="00A368AA"/>
    <w:rsid w:val="00A36A06"/>
    <w:rsid w:val="00A37930"/>
    <w:rsid w:val="00A400B4"/>
    <w:rsid w:val="00A41ED6"/>
    <w:rsid w:val="00A43BBE"/>
    <w:rsid w:val="00A43EF5"/>
    <w:rsid w:val="00A450C5"/>
    <w:rsid w:val="00A45715"/>
    <w:rsid w:val="00A457DF"/>
    <w:rsid w:val="00A469B3"/>
    <w:rsid w:val="00A46CDE"/>
    <w:rsid w:val="00A46FA5"/>
    <w:rsid w:val="00A51ED3"/>
    <w:rsid w:val="00A52390"/>
    <w:rsid w:val="00A52BD3"/>
    <w:rsid w:val="00A53B36"/>
    <w:rsid w:val="00A5499E"/>
    <w:rsid w:val="00A56196"/>
    <w:rsid w:val="00A6097E"/>
    <w:rsid w:val="00A60A2C"/>
    <w:rsid w:val="00A61A14"/>
    <w:rsid w:val="00A6220E"/>
    <w:rsid w:val="00A6286E"/>
    <w:rsid w:val="00A65747"/>
    <w:rsid w:val="00A66B50"/>
    <w:rsid w:val="00A674C0"/>
    <w:rsid w:val="00A70C61"/>
    <w:rsid w:val="00A72E37"/>
    <w:rsid w:val="00A73D97"/>
    <w:rsid w:val="00A73DA2"/>
    <w:rsid w:val="00A73EF6"/>
    <w:rsid w:val="00A74DD7"/>
    <w:rsid w:val="00A75186"/>
    <w:rsid w:val="00A803EE"/>
    <w:rsid w:val="00A81687"/>
    <w:rsid w:val="00A81A0F"/>
    <w:rsid w:val="00A829FF"/>
    <w:rsid w:val="00A85AA7"/>
    <w:rsid w:val="00A86FEA"/>
    <w:rsid w:val="00A87022"/>
    <w:rsid w:val="00A903A8"/>
    <w:rsid w:val="00A90C62"/>
    <w:rsid w:val="00A911E5"/>
    <w:rsid w:val="00A95025"/>
    <w:rsid w:val="00A95AB7"/>
    <w:rsid w:val="00A96782"/>
    <w:rsid w:val="00AA0A08"/>
    <w:rsid w:val="00AA0AB4"/>
    <w:rsid w:val="00AA0EA4"/>
    <w:rsid w:val="00AA11AF"/>
    <w:rsid w:val="00AA13A5"/>
    <w:rsid w:val="00AA20E2"/>
    <w:rsid w:val="00AA3844"/>
    <w:rsid w:val="00AA6114"/>
    <w:rsid w:val="00AA6A71"/>
    <w:rsid w:val="00AB027D"/>
    <w:rsid w:val="00AB0544"/>
    <w:rsid w:val="00AB05A4"/>
    <w:rsid w:val="00AB18D6"/>
    <w:rsid w:val="00AB19BF"/>
    <w:rsid w:val="00AB1B12"/>
    <w:rsid w:val="00AB269A"/>
    <w:rsid w:val="00AB2C99"/>
    <w:rsid w:val="00AB34A8"/>
    <w:rsid w:val="00AB4166"/>
    <w:rsid w:val="00AB4342"/>
    <w:rsid w:val="00AB4C14"/>
    <w:rsid w:val="00AB5240"/>
    <w:rsid w:val="00AB555B"/>
    <w:rsid w:val="00AB693C"/>
    <w:rsid w:val="00AB7249"/>
    <w:rsid w:val="00AB7258"/>
    <w:rsid w:val="00AC0062"/>
    <w:rsid w:val="00AC01E0"/>
    <w:rsid w:val="00AC0204"/>
    <w:rsid w:val="00AC0371"/>
    <w:rsid w:val="00AC2137"/>
    <w:rsid w:val="00AC337D"/>
    <w:rsid w:val="00AC3442"/>
    <w:rsid w:val="00AC3994"/>
    <w:rsid w:val="00AC403D"/>
    <w:rsid w:val="00AC476A"/>
    <w:rsid w:val="00AC4DD4"/>
    <w:rsid w:val="00AC55CD"/>
    <w:rsid w:val="00AC632F"/>
    <w:rsid w:val="00AC7289"/>
    <w:rsid w:val="00AD1244"/>
    <w:rsid w:val="00AD2C0D"/>
    <w:rsid w:val="00AD3146"/>
    <w:rsid w:val="00AD3516"/>
    <w:rsid w:val="00AD452F"/>
    <w:rsid w:val="00AD481B"/>
    <w:rsid w:val="00AD4F0B"/>
    <w:rsid w:val="00AD66F7"/>
    <w:rsid w:val="00AD6D64"/>
    <w:rsid w:val="00AD7AAE"/>
    <w:rsid w:val="00AD7BA8"/>
    <w:rsid w:val="00AE0929"/>
    <w:rsid w:val="00AE1BCB"/>
    <w:rsid w:val="00AE2185"/>
    <w:rsid w:val="00AE268E"/>
    <w:rsid w:val="00AE2FE2"/>
    <w:rsid w:val="00AE38A1"/>
    <w:rsid w:val="00AE43BC"/>
    <w:rsid w:val="00AE44C7"/>
    <w:rsid w:val="00AE51F4"/>
    <w:rsid w:val="00AE66C2"/>
    <w:rsid w:val="00AE7203"/>
    <w:rsid w:val="00AE752A"/>
    <w:rsid w:val="00AE76BB"/>
    <w:rsid w:val="00AE7B44"/>
    <w:rsid w:val="00AE7C88"/>
    <w:rsid w:val="00AE7F6D"/>
    <w:rsid w:val="00AE7FD7"/>
    <w:rsid w:val="00AF0789"/>
    <w:rsid w:val="00AF09BA"/>
    <w:rsid w:val="00AF0A81"/>
    <w:rsid w:val="00AF16C1"/>
    <w:rsid w:val="00AF1828"/>
    <w:rsid w:val="00AF2AF3"/>
    <w:rsid w:val="00AF2B84"/>
    <w:rsid w:val="00AF2FB1"/>
    <w:rsid w:val="00AF3309"/>
    <w:rsid w:val="00AF3CF5"/>
    <w:rsid w:val="00AF4494"/>
    <w:rsid w:val="00AF4A63"/>
    <w:rsid w:val="00AF7243"/>
    <w:rsid w:val="00AF74FA"/>
    <w:rsid w:val="00B00AA3"/>
    <w:rsid w:val="00B00AEF"/>
    <w:rsid w:val="00B01083"/>
    <w:rsid w:val="00B01411"/>
    <w:rsid w:val="00B01BD4"/>
    <w:rsid w:val="00B023F3"/>
    <w:rsid w:val="00B026B8"/>
    <w:rsid w:val="00B028DB"/>
    <w:rsid w:val="00B029B9"/>
    <w:rsid w:val="00B029D3"/>
    <w:rsid w:val="00B03346"/>
    <w:rsid w:val="00B03FFA"/>
    <w:rsid w:val="00B04E87"/>
    <w:rsid w:val="00B0563C"/>
    <w:rsid w:val="00B05D59"/>
    <w:rsid w:val="00B05E4D"/>
    <w:rsid w:val="00B070EC"/>
    <w:rsid w:val="00B10624"/>
    <w:rsid w:val="00B116F9"/>
    <w:rsid w:val="00B11AFA"/>
    <w:rsid w:val="00B11E74"/>
    <w:rsid w:val="00B1385D"/>
    <w:rsid w:val="00B13BA7"/>
    <w:rsid w:val="00B13C4D"/>
    <w:rsid w:val="00B1412D"/>
    <w:rsid w:val="00B14341"/>
    <w:rsid w:val="00B146D4"/>
    <w:rsid w:val="00B16D43"/>
    <w:rsid w:val="00B172DE"/>
    <w:rsid w:val="00B17D8A"/>
    <w:rsid w:val="00B218D8"/>
    <w:rsid w:val="00B22208"/>
    <w:rsid w:val="00B22226"/>
    <w:rsid w:val="00B2325A"/>
    <w:rsid w:val="00B233BE"/>
    <w:rsid w:val="00B234C9"/>
    <w:rsid w:val="00B23655"/>
    <w:rsid w:val="00B23904"/>
    <w:rsid w:val="00B23961"/>
    <w:rsid w:val="00B23D10"/>
    <w:rsid w:val="00B25A8E"/>
    <w:rsid w:val="00B26E27"/>
    <w:rsid w:val="00B309B8"/>
    <w:rsid w:val="00B30BA5"/>
    <w:rsid w:val="00B30C83"/>
    <w:rsid w:val="00B30E9E"/>
    <w:rsid w:val="00B318F7"/>
    <w:rsid w:val="00B33A92"/>
    <w:rsid w:val="00B344C6"/>
    <w:rsid w:val="00B34FF5"/>
    <w:rsid w:val="00B3500B"/>
    <w:rsid w:val="00B37EF6"/>
    <w:rsid w:val="00B37FC6"/>
    <w:rsid w:val="00B405FC"/>
    <w:rsid w:val="00B406B7"/>
    <w:rsid w:val="00B417AB"/>
    <w:rsid w:val="00B42292"/>
    <w:rsid w:val="00B4310C"/>
    <w:rsid w:val="00B439C0"/>
    <w:rsid w:val="00B453BD"/>
    <w:rsid w:val="00B455C5"/>
    <w:rsid w:val="00B46008"/>
    <w:rsid w:val="00B478C9"/>
    <w:rsid w:val="00B51B88"/>
    <w:rsid w:val="00B52A7A"/>
    <w:rsid w:val="00B52B9F"/>
    <w:rsid w:val="00B53AFC"/>
    <w:rsid w:val="00B53C84"/>
    <w:rsid w:val="00B53E5B"/>
    <w:rsid w:val="00B53F65"/>
    <w:rsid w:val="00B54761"/>
    <w:rsid w:val="00B5623F"/>
    <w:rsid w:val="00B565AC"/>
    <w:rsid w:val="00B57415"/>
    <w:rsid w:val="00B57E72"/>
    <w:rsid w:val="00B57EC4"/>
    <w:rsid w:val="00B6001F"/>
    <w:rsid w:val="00B60932"/>
    <w:rsid w:val="00B615AB"/>
    <w:rsid w:val="00B640C5"/>
    <w:rsid w:val="00B64C47"/>
    <w:rsid w:val="00B6532D"/>
    <w:rsid w:val="00B65398"/>
    <w:rsid w:val="00B65ADB"/>
    <w:rsid w:val="00B679B7"/>
    <w:rsid w:val="00B67B8D"/>
    <w:rsid w:val="00B729AB"/>
    <w:rsid w:val="00B7369C"/>
    <w:rsid w:val="00B74152"/>
    <w:rsid w:val="00B74570"/>
    <w:rsid w:val="00B74807"/>
    <w:rsid w:val="00B748DF"/>
    <w:rsid w:val="00B7677B"/>
    <w:rsid w:val="00B769E5"/>
    <w:rsid w:val="00B775EA"/>
    <w:rsid w:val="00B77D7D"/>
    <w:rsid w:val="00B81877"/>
    <w:rsid w:val="00B81CE1"/>
    <w:rsid w:val="00B824A9"/>
    <w:rsid w:val="00B82B2A"/>
    <w:rsid w:val="00B82F08"/>
    <w:rsid w:val="00B83673"/>
    <w:rsid w:val="00B866D2"/>
    <w:rsid w:val="00B9060F"/>
    <w:rsid w:val="00B9084A"/>
    <w:rsid w:val="00B90D20"/>
    <w:rsid w:val="00B917CC"/>
    <w:rsid w:val="00B92472"/>
    <w:rsid w:val="00B92E97"/>
    <w:rsid w:val="00B933C0"/>
    <w:rsid w:val="00B937CD"/>
    <w:rsid w:val="00B9476F"/>
    <w:rsid w:val="00B94AF7"/>
    <w:rsid w:val="00B94BE4"/>
    <w:rsid w:val="00B95960"/>
    <w:rsid w:val="00B95B04"/>
    <w:rsid w:val="00B95C94"/>
    <w:rsid w:val="00B96A4C"/>
    <w:rsid w:val="00BA09C2"/>
    <w:rsid w:val="00BA1556"/>
    <w:rsid w:val="00BA248B"/>
    <w:rsid w:val="00BA24AA"/>
    <w:rsid w:val="00BA4375"/>
    <w:rsid w:val="00BA52A7"/>
    <w:rsid w:val="00BA53CF"/>
    <w:rsid w:val="00BA61AC"/>
    <w:rsid w:val="00BA63F5"/>
    <w:rsid w:val="00BA67BF"/>
    <w:rsid w:val="00BA6CDE"/>
    <w:rsid w:val="00BB0CE1"/>
    <w:rsid w:val="00BB1ABF"/>
    <w:rsid w:val="00BB2793"/>
    <w:rsid w:val="00BB4A83"/>
    <w:rsid w:val="00BB4D16"/>
    <w:rsid w:val="00BB4D46"/>
    <w:rsid w:val="00BB4D56"/>
    <w:rsid w:val="00BB5406"/>
    <w:rsid w:val="00BB7BDE"/>
    <w:rsid w:val="00BC01A2"/>
    <w:rsid w:val="00BC02F2"/>
    <w:rsid w:val="00BC0323"/>
    <w:rsid w:val="00BC2153"/>
    <w:rsid w:val="00BC23A8"/>
    <w:rsid w:val="00BC2FFB"/>
    <w:rsid w:val="00BC32AA"/>
    <w:rsid w:val="00BC36AE"/>
    <w:rsid w:val="00BC53BD"/>
    <w:rsid w:val="00BC6F24"/>
    <w:rsid w:val="00BD05E9"/>
    <w:rsid w:val="00BD0859"/>
    <w:rsid w:val="00BD0E5B"/>
    <w:rsid w:val="00BD13AA"/>
    <w:rsid w:val="00BD1C63"/>
    <w:rsid w:val="00BD1E97"/>
    <w:rsid w:val="00BD1F06"/>
    <w:rsid w:val="00BD44B1"/>
    <w:rsid w:val="00BD4F8B"/>
    <w:rsid w:val="00BD672C"/>
    <w:rsid w:val="00BD6CA5"/>
    <w:rsid w:val="00BD7578"/>
    <w:rsid w:val="00BE02C1"/>
    <w:rsid w:val="00BE0481"/>
    <w:rsid w:val="00BE256C"/>
    <w:rsid w:val="00BE2BC4"/>
    <w:rsid w:val="00BE2EE6"/>
    <w:rsid w:val="00BE35AE"/>
    <w:rsid w:val="00BE39D8"/>
    <w:rsid w:val="00BE4283"/>
    <w:rsid w:val="00BE552E"/>
    <w:rsid w:val="00BE5C89"/>
    <w:rsid w:val="00BE66D5"/>
    <w:rsid w:val="00BE7006"/>
    <w:rsid w:val="00BF0C8A"/>
    <w:rsid w:val="00BF1067"/>
    <w:rsid w:val="00BF1B70"/>
    <w:rsid w:val="00BF2B0E"/>
    <w:rsid w:val="00BF35DB"/>
    <w:rsid w:val="00BF44A5"/>
    <w:rsid w:val="00BF44D0"/>
    <w:rsid w:val="00BF4B81"/>
    <w:rsid w:val="00BF525A"/>
    <w:rsid w:val="00BF65D0"/>
    <w:rsid w:val="00BF671E"/>
    <w:rsid w:val="00BF79D8"/>
    <w:rsid w:val="00C00D0E"/>
    <w:rsid w:val="00C012AA"/>
    <w:rsid w:val="00C01EB1"/>
    <w:rsid w:val="00C01EB2"/>
    <w:rsid w:val="00C02481"/>
    <w:rsid w:val="00C02B93"/>
    <w:rsid w:val="00C033DC"/>
    <w:rsid w:val="00C0403B"/>
    <w:rsid w:val="00C04D19"/>
    <w:rsid w:val="00C0515F"/>
    <w:rsid w:val="00C053D5"/>
    <w:rsid w:val="00C0576D"/>
    <w:rsid w:val="00C06F02"/>
    <w:rsid w:val="00C071A8"/>
    <w:rsid w:val="00C07B21"/>
    <w:rsid w:val="00C10B6B"/>
    <w:rsid w:val="00C122AF"/>
    <w:rsid w:val="00C13775"/>
    <w:rsid w:val="00C1386B"/>
    <w:rsid w:val="00C140DD"/>
    <w:rsid w:val="00C148E9"/>
    <w:rsid w:val="00C163D5"/>
    <w:rsid w:val="00C17459"/>
    <w:rsid w:val="00C17787"/>
    <w:rsid w:val="00C22560"/>
    <w:rsid w:val="00C23E4D"/>
    <w:rsid w:val="00C25D6F"/>
    <w:rsid w:val="00C26CA4"/>
    <w:rsid w:val="00C271DD"/>
    <w:rsid w:val="00C2793A"/>
    <w:rsid w:val="00C27FDB"/>
    <w:rsid w:val="00C3038F"/>
    <w:rsid w:val="00C315C4"/>
    <w:rsid w:val="00C31FF8"/>
    <w:rsid w:val="00C32198"/>
    <w:rsid w:val="00C32A6C"/>
    <w:rsid w:val="00C33964"/>
    <w:rsid w:val="00C3402F"/>
    <w:rsid w:val="00C346E9"/>
    <w:rsid w:val="00C34D21"/>
    <w:rsid w:val="00C365B4"/>
    <w:rsid w:val="00C36929"/>
    <w:rsid w:val="00C3722B"/>
    <w:rsid w:val="00C377B9"/>
    <w:rsid w:val="00C378EE"/>
    <w:rsid w:val="00C40403"/>
    <w:rsid w:val="00C4082F"/>
    <w:rsid w:val="00C41420"/>
    <w:rsid w:val="00C42457"/>
    <w:rsid w:val="00C42C34"/>
    <w:rsid w:val="00C43953"/>
    <w:rsid w:val="00C447F1"/>
    <w:rsid w:val="00C44D2C"/>
    <w:rsid w:val="00C45D98"/>
    <w:rsid w:val="00C46328"/>
    <w:rsid w:val="00C46D19"/>
    <w:rsid w:val="00C50B3B"/>
    <w:rsid w:val="00C50E03"/>
    <w:rsid w:val="00C51740"/>
    <w:rsid w:val="00C53C0E"/>
    <w:rsid w:val="00C55B52"/>
    <w:rsid w:val="00C56032"/>
    <w:rsid w:val="00C56ABB"/>
    <w:rsid w:val="00C56BB6"/>
    <w:rsid w:val="00C574AE"/>
    <w:rsid w:val="00C60C48"/>
    <w:rsid w:val="00C624AC"/>
    <w:rsid w:val="00C63B2F"/>
    <w:rsid w:val="00C64493"/>
    <w:rsid w:val="00C644AA"/>
    <w:rsid w:val="00C644E8"/>
    <w:rsid w:val="00C6494D"/>
    <w:rsid w:val="00C65492"/>
    <w:rsid w:val="00C66C87"/>
    <w:rsid w:val="00C67237"/>
    <w:rsid w:val="00C67635"/>
    <w:rsid w:val="00C67AC3"/>
    <w:rsid w:val="00C67E96"/>
    <w:rsid w:val="00C70CC5"/>
    <w:rsid w:val="00C71573"/>
    <w:rsid w:val="00C715DA"/>
    <w:rsid w:val="00C71DB3"/>
    <w:rsid w:val="00C72255"/>
    <w:rsid w:val="00C727B5"/>
    <w:rsid w:val="00C73C00"/>
    <w:rsid w:val="00C74090"/>
    <w:rsid w:val="00C76A07"/>
    <w:rsid w:val="00C77661"/>
    <w:rsid w:val="00C80296"/>
    <w:rsid w:val="00C80E24"/>
    <w:rsid w:val="00C80EE3"/>
    <w:rsid w:val="00C82C6F"/>
    <w:rsid w:val="00C82DCC"/>
    <w:rsid w:val="00C83179"/>
    <w:rsid w:val="00C84EB7"/>
    <w:rsid w:val="00C856D2"/>
    <w:rsid w:val="00C857B1"/>
    <w:rsid w:val="00C85848"/>
    <w:rsid w:val="00C863D8"/>
    <w:rsid w:val="00C86FF0"/>
    <w:rsid w:val="00C8700A"/>
    <w:rsid w:val="00C90299"/>
    <w:rsid w:val="00C90305"/>
    <w:rsid w:val="00C90369"/>
    <w:rsid w:val="00C903B9"/>
    <w:rsid w:val="00C90790"/>
    <w:rsid w:val="00C91321"/>
    <w:rsid w:val="00C913E3"/>
    <w:rsid w:val="00C91A2C"/>
    <w:rsid w:val="00C925D2"/>
    <w:rsid w:val="00C92741"/>
    <w:rsid w:val="00C92F83"/>
    <w:rsid w:val="00C940BD"/>
    <w:rsid w:val="00C945C9"/>
    <w:rsid w:val="00C94F06"/>
    <w:rsid w:val="00C9798E"/>
    <w:rsid w:val="00CA3D6E"/>
    <w:rsid w:val="00CA4390"/>
    <w:rsid w:val="00CA4B74"/>
    <w:rsid w:val="00CA58B3"/>
    <w:rsid w:val="00CA6732"/>
    <w:rsid w:val="00CA6E0C"/>
    <w:rsid w:val="00CA6EC8"/>
    <w:rsid w:val="00CA7A08"/>
    <w:rsid w:val="00CB0226"/>
    <w:rsid w:val="00CB0536"/>
    <w:rsid w:val="00CB0724"/>
    <w:rsid w:val="00CB0F88"/>
    <w:rsid w:val="00CB1937"/>
    <w:rsid w:val="00CB1986"/>
    <w:rsid w:val="00CB1E44"/>
    <w:rsid w:val="00CB1FD9"/>
    <w:rsid w:val="00CB3CFF"/>
    <w:rsid w:val="00CB457F"/>
    <w:rsid w:val="00CB5C19"/>
    <w:rsid w:val="00CB6E56"/>
    <w:rsid w:val="00CB7ECF"/>
    <w:rsid w:val="00CC14FB"/>
    <w:rsid w:val="00CC1F11"/>
    <w:rsid w:val="00CC3025"/>
    <w:rsid w:val="00CC3100"/>
    <w:rsid w:val="00CC347C"/>
    <w:rsid w:val="00CC46AF"/>
    <w:rsid w:val="00CC494E"/>
    <w:rsid w:val="00CC4E54"/>
    <w:rsid w:val="00CC5105"/>
    <w:rsid w:val="00CC52E6"/>
    <w:rsid w:val="00CC5C73"/>
    <w:rsid w:val="00CC6EB7"/>
    <w:rsid w:val="00CC729A"/>
    <w:rsid w:val="00CD0958"/>
    <w:rsid w:val="00CD0AE6"/>
    <w:rsid w:val="00CD1495"/>
    <w:rsid w:val="00CD1B5C"/>
    <w:rsid w:val="00CD2AA9"/>
    <w:rsid w:val="00CD3EDE"/>
    <w:rsid w:val="00CD420F"/>
    <w:rsid w:val="00CD4255"/>
    <w:rsid w:val="00CD4829"/>
    <w:rsid w:val="00CD56DB"/>
    <w:rsid w:val="00CD587F"/>
    <w:rsid w:val="00CD5A9A"/>
    <w:rsid w:val="00CD6754"/>
    <w:rsid w:val="00CD6A46"/>
    <w:rsid w:val="00CD6BD8"/>
    <w:rsid w:val="00CD6FDC"/>
    <w:rsid w:val="00CD7B59"/>
    <w:rsid w:val="00CE04C9"/>
    <w:rsid w:val="00CE084F"/>
    <w:rsid w:val="00CE133D"/>
    <w:rsid w:val="00CE183A"/>
    <w:rsid w:val="00CE2EDA"/>
    <w:rsid w:val="00CE3C23"/>
    <w:rsid w:val="00CE4362"/>
    <w:rsid w:val="00CE6BA0"/>
    <w:rsid w:val="00CE6CD1"/>
    <w:rsid w:val="00CE7427"/>
    <w:rsid w:val="00CE7B76"/>
    <w:rsid w:val="00CF01AD"/>
    <w:rsid w:val="00CF1DEF"/>
    <w:rsid w:val="00CF1FA9"/>
    <w:rsid w:val="00CF29BB"/>
    <w:rsid w:val="00CF380C"/>
    <w:rsid w:val="00CF4064"/>
    <w:rsid w:val="00CF4E50"/>
    <w:rsid w:val="00D00F7A"/>
    <w:rsid w:val="00D01282"/>
    <w:rsid w:val="00D019B6"/>
    <w:rsid w:val="00D03FA5"/>
    <w:rsid w:val="00D0493E"/>
    <w:rsid w:val="00D050A5"/>
    <w:rsid w:val="00D05836"/>
    <w:rsid w:val="00D06253"/>
    <w:rsid w:val="00D067C1"/>
    <w:rsid w:val="00D06CE3"/>
    <w:rsid w:val="00D07697"/>
    <w:rsid w:val="00D10A02"/>
    <w:rsid w:val="00D1235C"/>
    <w:rsid w:val="00D12D89"/>
    <w:rsid w:val="00D12F62"/>
    <w:rsid w:val="00D1461F"/>
    <w:rsid w:val="00D14D17"/>
    <w:rsid w:val="00D15183"/>
    <w:rsid w:val="00D160ED"/>
    <w:rsid w:val="00D17B4B"/>
    <w:rsid w:val="00D17C24"/>
    <w:rsid w:val="00D20260"/>
    <w:rsid w:val="00D2180D"/>
    <w:rsid w:val="00D21D3C"/>
    <w:rsid w:val="00D221EA"/>
    <w:rsid w:val="00D253FF"/>
    <w:rsid w:val="00D260D7"/>
    <w:rsid w:val="00D2646F"/>
    <w:rsid w:val="00D2759A"/>
    <w:rsid w:val="00D27870"/>
    <w:rsid w:val="00D27D98"/>
    <w:rsid w:val="00D30838"/>
    <w:rsid w:val="00D30B78"/>
    <w:rsid w:val="00D3188B"/>
    <w:rsid w:val="00D32800"/>
    <w:rsid w:val="00D353D0"/>
    <w:rsid w:val="00D35661"/>
    <w:rsid w:val="00D35C14"/>
    <w:rsid w:val="00D36716"/>
    <w:rsid w:val="00D368F7"/>
    <w:rsid w:val="00D375D9"/>
    <w:rsid w:val="00D409B1"/>
    <w:rsid w:val="00D42E82"/>
    <w:rsid w:val="00D43C40"/>
    <w:rsid w:val="00D43C8B"/>
    <w:rsid w:val="00D441B8"/>
    <w:rsid w:val="00D45253"/>
    <w:rsid w:val="00D457CC"/>
    <w:rsid w:val="00D46A8F"/>
    <w:rsid w:val="00D47C09"/>
    <w:rsid w:val="00D51742"/>
    <w:rsid w:val="00D520F2"/>
    <w:rsid w:val="00D52B1D"/>
    <w:rsid w:val="00D53906"/>
    <w:rsid w:val="00D5441A"/>
    <w:rsid w:val="00D55B7E"/>
    <w:rsid w:val="00D55C23"/>
    <w:rsid w:val="00D562EA"/>
    <w:rsid w:val="00D56785"/>
    <w:rsid w:val="00D579ED"/>
    <w:rsid w:val="00D57BE4"/>
    <w:rsid w:val="00D61140"/>
    <w:rsid w:val="00D6138B"/>
    <w:rsid w:val="00D614D3"/>
    <w:rsid w:val="00D61C1E"/>
    <w:rsid w:val="00D61D92"/>
    <w:rsid w:val="00D61FF9"/>
    <w:rsid w:val="00D623DE"/>
    <w:rsid w:val="00D6290A"/>
    <w:rsid w:val="00D635FA"/>
    <w:rsid w:val="00D64020"/>
    <w:rsid w:val="00D6480D"/>
    <w:rsid w:val="00D65325"/>
    <w:rsid w:val="00D66211"/>
    <w:rsid w:val="00D66501"/>
    <w:rsid w:val="00D67113"/>
    <w:rsid w:val="00D7154E"/>
    <w:rsid w:val="00D73B9A"/>
    <w:rsid w:val="00D7492E"/>
    <w:rsid w:val="00D75505"/>
    <w:rsid w:val="00D76ED6"/>
    <w:rsid w:val="00D770B4"/>
    <w:rsid w:val="00D8008E"/>
    <w:rsid w:val="00D82359"/>
    <w:rsid w:val="00D82E12"/>
    <w:rsid w:val="00D83F14"/>
    <w:rsid w:val="00D84033"/>
    <w:rsid w:val="00D8451B"/>
    <w:rsid w:val="00D84558"/>
    <w:rsid w:val="00D85D6B"/>
    <w:rsid w:val="00D85E2C"/>
    <w:rsid w:val="00D86533"/>
    <w:rsid w:val="00D86A39"/>
    <w:rsid w:val="00D86A67"/>
    <w:rsid w:val="00D902B4"/>
    <w:rsid w:val="00D907E7"/>
    <w:rsid w:val="00D90AC6"/>
    <w:rsid w:val="00D9188A"/>
    <w:rsid w:val="00D91D65"/>
    <w:rsid w:val="00D93BE1"/>
    <w:rsid w:val="00D94E83"/>
    <w:rsid w:val="00D953FA"/>
    <w:rsid w:val="00D957EC"/>
    <w:rsid w:val="00D95BBD"/>
    <w:rsid w:val="00D95C91"/>
    <w:rsid w:val="00D95D22"/>
    <w:rsid w:val="00D95D80"/>
    <w:rsid w:val="00D95EE1"/>
    <w:rsid w:val="00D963F4"/>
    <w:rsid w:val="00D96B3D"/>
    <w:rsid w:val="00D96CF8"/>
    <w:rsid w:val="00D97421"/>
    <w:rsid w:val="00D976F9"/>
    <w:rsid w:val="00D9797C"/>
    <w:rsid w:val="00DA0673"/>
    <w:rsid w:val="00DA13C5"/>
    <w:rsid w:val="00DA1F20"/>
    <w:rsid w:val="00DA2366"/>
    <w:rsid w:val="00DA2A87"/>
    <w:rsid w:val="00DA3B23"/>
    <w:rsid w:val="00DA46D4"/>
    <w:rsid w:val="00DA71B1"/>
    <w:rsid w:val="00DA7A16"/>
    <w:rsid w:val="00DB1A60"/>
    <w:rsid w:val="00DB3192"/>
    <w:rsid w:val="00DB49BA"/>
    <w:rsid w:val="00DB4E99"/>
    <w:rsid w:val="00DB5CBC"/>
    <w:rsid w:val="00DB6DA1"/>
    <w:rsid w:val="00DB738F"/>
    <w:rsid w:val="00DB79F8"/>
    <w:rsid w:val="00DB7A5E"/>
    <w:rsid w:val="00DB7E53"/>
    <w:rsid w:val="00DC076E"/>
    <w:rsid w:val="00DC0C8F"/>
    <w:rsid w:val="00DC16AA"/>
    <w:rsid w:val="00DC2709"/>
    <w:rsid w:val="00DC2A91"/>
    <w:rsid w:val="00DC2BD7"/>
    <w:rsid w:val="00DC386A"/>
    <w:rsid w:val="00DC4648"/>
    <w:rsid w:val="00DC4FF7"/>
    <w:rsid w:val="00DC508C"/>
    <w:rsid w:val="00DC6323"/>
    <w:rsid w:val="00DC6386"/>
    <w:rsid w:val="00DC63CE"/>
    <w:rsid w:val="00DC6803"/>
    <w:rsid w:val="00DC71E8"/>
    <w:rsid w:val="00DC735A"/>
    <w:rsid w:val="00DD0245"/>
    <w:rsid w:val="00DD2B49"/>
    <w:rsid w:val="00DD306D"/>
    <w:rsid w:val="00DD3127"/>
    <w:rsid w:val="00DD3538"/>
    <w:rsid w:val="00DD3689"/>
    <w:rsid w:val="00DD4163"/>
    <w:rsid w:val="00DD439C"/>
    <w:rsid w:val="00DD45C8"/>
    <w:rsid w:val="00DD5003"/>
    <w:rsid w:val="00DD6CF2"/>
    <w:rsid w:val="00DE0354"/>
    <w:rsid w:val="00DE06A8"/>
    <w:rsid w:val="00DE0DE2"/>
    <w:rsid w:val="00DE116F"/>
    <w:rsid w:val="00DE2451"/>
    <w:rsid w:val="00DE2F10"/>
    <w:rsid w:val="00DE349D"/>
    <w:rsid w:val="00DE4501"/>
    <w:rsid w:val="00DE50F4"/>
    <w:rsid w:val="00DE7F64"/>
    <w:rsid w:val="00DF0EA7"/>
    <w:rsid w:val="00DF10A7"/>
    <w:rsid w:val="00DF3863"/>
    <w:rsid w:val="00DF41A5"/>
    <w:rsid w:val="00DF41E5"/>
    <w:rsid w:val="00DF420A"/>
    <w:rsid w:val="00DF4B12"/>
    <w:rsid w:val="00DF4B4C"/>
    <w:rsid w:val="00DF6641"/>
    <w:rsid w:val="00DF6918"/>
    <w:rsid w:val="00DF7053"/>
    <w:rsid w:val="00E00982"/>
    <w:rsid w:val="00E011A0"/>
    <w:rsid w:val="00E01932"/>
    <w:rsid w:val="00E02ACC"/>
    <w:rsid w:val="00E02C3A"/>
    <w:rsid w:val="00E02EBF"/>
    <w:rsid w:val="00E040E9"/>
    <w:rsid w:val="00E045F0"/>
    <w:rsid w:val="00E04640"/>
    <w:rsid w:val="00E073F4"/>
    <w:rsid w:val="00E10A24"/>
    <w:rsid w:val="00E117AB"/>
    <w:rsid w:val="00E11BA0"/>
    <w:rsid w:val="00E11BEE"/>
    <w:rsid w:val="00E11F60"/>
    <w:rsid w:val="00E12123"/>
    <w:rsid w:val="00E123A7"/>
    <w:rsid w:val="00E13492"/>
    <w:rsid w:val="00E1534C"/>
    <w:rsid w:val="00E15A3A"/>
    <w:rsid w:val="00E15CB4"/>
    <w:rsid w:val="00E15E1B"/>
    <w:rsid w:val="00E174FE"/>
    <w:rsid w:val="00E17A7F"/>
    <w:rsid w:val="00E17EA6"/>
    <w:rsid w:val="00E20D0E"/>
    <w:rsid w:val="00E216D9"/>
    <w:rsid w:val="00E21F26"/>
    <w:rsid w:val="00E229C5"/>
    <w:rsid w:val="00E22CB6"/>
    <w:rsid w:val="00E23401"/>
    <w:rsid w:val="00E24453"/>
    <w:rsid w:val="00E2446A"/>
    <w:rsid w:val="00E2558A"/>
    <w:rsid w:val="00E2566B"/>
    <w:rsid w:val="00E25FBD"/>
    <w:rsid w:val="00E26221"/>
    <w:rsid w:val="00E26604"/>
    <w:rsid w:val="00E2694B"/>
    <w:rsid w:val="00E2749C"/>
    <w:rsid w:val="00E2790F"/>
    <w:rsid w:val="00E30E19"/>
    <w:rsid w:val="00E30FA0"/>
    <w:rsid w:val="00E31C7E"/>
    <w:rsid w:val="00E31CB6"/>
    <w:rsid w:val="00E31D76"/>
    <w:rsid w:val="00E342DE"/>
    <w:rsid w:val="00E348E4"/>
    <w:rsid w:val="00E34B84"/>
    <w:rsid w:val="00E350A5"/>
    <w:rsid w:val="00E3528D"/>
    <w:rsid w:val="00E359C7"/>
    <w:rsid w:val="00E36C07"/>
    <w:rsid w:val="00E36D3C"/>
    <w:rsid w:val="00E378D8"/>
    <w:rsid w:val="00E416B8"/>
    <w:rsid w:val="00E440D8"/>
    <w:rsid w:val="00E44516"/>
    <w:rsid w:val="00E44CBA"/>
    <w:rsid w:val="00E45208"/>
    <w:rsid w:val="00E452C1"/>
    <w:rsid w:val="00E45F5C"/>
    <w:rsid w:val="00E4615E"/>
    <w:rsid w:val="00E46384"/>
    <w:rsid w:val="00E466F2"/>
    <w:rsid w:val="00E47C76"/>
    <w:rsid w:val="00E47CFF"/>
    <w:rsid w:val="00E502EB"/>
    <w:rsid w:val="00E5084F"/>
    <w:rsid w:val="00E51FE2"/>
    <w:rsid w:val="00E530C7"/>
    <w:rsid w:val="00E53133"/>
    <w:rsid w:val="00E53BDD"/>
    <w:rsid w:val="00E53D5F"/>
    <w:rsid w:val="00E540F5"/>
    <w:rsid w:val="00E5699D"/>
    <w:rsid w:val="00E56DBB"/>
    <w:rsid w:val="00E5775C"/>
    <w:rsid w:val="00E601FE"/>
    <w:rsid w:val="00E607AC"/>
    <w:rsid w:val="00E610BA"/>
    <w:rsid w:val="00E611CC"/>
    <w:rsid w:val="00E62611"/>
    <w:rsid w:val="00E631E3"/>
    <w:rsid w:val="00E6367A"/>
    <w:rsid w:val="00E638C1"/>
    <w:rsid w:val="00E64463"/>
    <w:rsid w:val="00E65DEC"/>
    <w:rsid w:val="00E660A4"/>
    <w:rsid w:val="00E66718"/>
    <w:rsid w:val="00E667EE"/>
    <w:rsid w:val="00E667F9"/>
    <w:rsid w:val="00E668EE"/>
    <w:rsid w:val="00E66D12"/>
    <w:rsid w:val="00E672D2"/>
    <w:rsid w:val="00E67953"/>
    <w:rsid w:val="00E67AF6"/>
    <w:rsid w:val="00E702EC"/>
    <w:rsid w:val="00E704B3"/>
    <w:rsid w:val="00E716B6"/>
    <w:rsid w:val="00E72371"/>
    <w:rsid w:val="00E723CC"/>
    <w:rsid w:val="00E733CC"/>
    <w:rsid w:val="00E73CFD"/>
    <w:rsid w:val="00E74790"/>
    <w:rsid w:val="00E75394"/>
    <w:rsid w:val="00E7782F"/>
    <w:rsid w:val="00E77B7D"/>
    <w:rsid w:val="00E80E6E"/>
    <w:rsid w:val="00E813B1"/>
    <w:rsid w:val="00E820E4"/>
    <w:rsid w:val="00E82320"/>
    <w:rsid w:val="00E824B0"/>
    <w:rsid w:val="00E82606"/>
    <w:rsid w:val="00E82C27"/>
    <w:rsid w:val="00E834E4"/>
    <w:rsid w:val="00E83715"/>
    <w:rsid w:val="00E83840"/>
    <w:rsid w:val="00E83D25"/>
    <w:rsid w:val="00E84638"/>
    <w:rsid w:val="00E85212"/>
    <w:rsid w:val="00E8549F"/>
    <w:rsid w:val="00E8591C"/>
    <w:rsid w:val="00E8595D"/>
    <w:rsid w:val="00E867B2"/>
    <w:rsid w:val="00E87D4F"/>
    <w:rsid w:val="00E909E6"/>
    <w:rsid w:val="00E911A0"/>
    <w:rsid w:val="00E92226"/>
    <w:rsid w:val="00E93383"/>
    <w:rsid w:val="00E93AE0"/>
    <w:rsid w:val="00E95447"/>
    <w:rsid w:val="00E95D83"/>
    <w:rsid w:val="00E95DFB"/>
    <w:rsid w:val="00EA0510"/>
    <w:rsid w:val="00EA27C1"/>
    <w:rsid w:val="00EA3547"/>
    <w:rsid w:val="00EA3BF7"/>
    <w:rsid w:val="00EA3D59"/>
    <w:rsid w:val="00EA40AC"/>
    <w:rsid w:val="00EA54D0"/>
    <w:rsid w:val="00EA6969"/>
    <w:rsid w:val="00EA787D"/>
    <w:rsid w:val="00EB156C"/>
    <w:rsid w:val="00EB47D3"/>
    <w:rsid w:val="00EB4BD1"/>
    <w:rsid w:val="00EB4FF4"/>
    <w:rsid w:val="00EB5395"/>
    <w:rsid w:val="00EC1D34"/>
    <w:rsid w:val="00EC2D2F"/>
    <w:rsid w:val="00EC30E7"/>
    <w:rsid w:val="00EC38DE"/>
    <w:rsid w:val="00EC3EF2"/>
    <w:rsid w:val="00EC458C"/>
    <w:rsid w:val="00EC56D3"/>
    <w:rsid w:val="00EC6F81"/>
    <w:rsid w:val="00EC78B3"/>
    <w:rsid w:val="00ED23B1"/>
    <w:rsid w:val="00ED35DA"/>
    <w:rsid w:val="00ED3C62"/>
    <w:rsid w:val="00ED52E7"/>
    <w:rsid w:val="00ED5816"/>
    <w:rsid w:val="00ED583A"/>
    <w:rsid w:val="00ED5A5D"/>
    <w:rsid w:val="00ED70B4"/>
    <w:rsid w:val="00EE013B"/>
    <w:rsid w:val="00EE0E09"/>
    <w:rsid w:val="00EE13EA"/>
    <w:rsid w:val="00EE1435"/>
    <w:rsid w:val="00EE1890"/>
    <w:rsid w:val="00EE212E"/>
    <w:rsid w:val="00EE2569"/>
    <w:rsid w:val="00EE42A9"/>
    <w:rsid w:val="00EE57D0"/>
    <w:rsid w:val="00EE585C"/>
    <w:rsid w:val="00EE5C98"/>
    <w:rsid w:val="00EE5E4D"/>
    <w:rsid w:val="00EF1D1C"/>
    <w:rsid w:val="00EF220B"/>
    <w:rsid w:val="00EF432A"/>
    <w:rsid w:val="00EF49A9"/>
    <w:rsid w:val="00EF4F12"/>
    <w:rsid w:val="00EF585D"/>
    <w:rsid w:val="00EF681B"/>
    <w:rsid w:val="00EF684B"/>
    <w:rsid w:val="00EF6926"/>
    <w:rsid w:val="00EF780A"/>
    <w:rsid w:val="00EF7CA1"/>
    <w:rsid w:val="00EF7F4C"/>
    <w:rsid w:val="00F0120D"/>
    <w:rsid w:val="00F01481"/>
    <w:rsid w:val="00F01A2E"/>
    <w:rsid w:val="00F032F6"/>
    <w:rsid w:val="00F03A5E"/>
    <w:rsid w:val="00F03EE8"/>
    <w:rsid w:val="00F0473B"/>
    <w:rsid w:val="00F04C4F"/>
    <w:rsid w:val="00F05105"/>
    <w:rsid w:val="00F05E5A"/>
    <w:rsid w:val="00F0631C"/>
    <w:rsid w:val="00F06637"/>
    <w:rsid w:val="00F06C9D"/>
    <w:rsid w:val="00F079AD"/>
    <w:rsid w:val="00F108A3"/>
    <w:rsid w:val="00F11345"/>
    <w:rsid w:val="00F12916"/>
    <w:rsid w:val="00F13192"/>
    <w:rsid w:val="00F1327F"/>
    <w:rsid w:val="00F14BD8"/>
    <w:rsid w:val="00F14E47"/>
    <w:rsid w:val="00F15F3C"/>
    <w:rsid w:val="00F16B6D"/>
    <w:rsid w:val="00F16C8F"/>
    <w:rsid w:val="00F174D7"/>
    <w:rsid w:val="00F178B8"/>
    <w:rsid w:val="00F20207"/>
    <w:rsid w:val="00F203DA"/>
    <w:rsid w:val="00F2093E"/>
    <w:rsid w:val="00F214FB"/>
    <w:rsid w:val="00F23CDD"/>
    <w:rsid w:val="00F23E27"/>
    <w:rsid w:val="00F2400B"/>
    <w:rsid w:val="00F2404E"/>
    <w:rsid w:val="00F250DD"/>
    <w:rsid w:val="00F259FE"/>
    <w:rsid w:val="00F26EA0"/>
    <w:rsid w:val="00F2726F"/>
    <w:rsid w:val="00F3027D"/>
    <w:rsid w:val="00F31072"/>
    <w:rsid w:val="00F31335"/>
    <w:rsid w:val="00F3242D"/>
    <w:rsid w:val="00F33391"/>
    <w:rsid w:val="00F34B3A"/>
    <w:rsid w:val="00F36463"/>
    <w:rsid w:val="00F3705C"/>
    <w:rsid w:val="00F4015B"/>
    <w:rsid w:val="00F40408"/>
    <w:rsid w:val="00F40F17"/>
    <w:rsid w:val="00F41394"/>
    <w:rsid w:val="00F41463"/>
    <w:rsid w:val="00F41AB2"/>
    <w:rsid w:val="00F423F8"/>
    <w:rsid w:val="00F427F8"/>
    <w:rsid w:val="00F43A4F"/>
    <w:rsid w:val="00F440A2"/>
    <w:rsid w:val="00F44104"/>
    <w:rsid w:val="00F44426"/>
    <w:rsid w:val="00F45800"/>
    <w:rsid w:val="00F465F5"/>
    <w:rsid w:val="00F466A5"/>
    <w:rsid w:val="00F46C7F"/>
    <w:rsid w:val="00F46ED1"/>
    <w:rsid w:val="00F47405"/>
    <w:rsid w:val="00F47579"/>
    <w:rsid w:val="00F4765C"/>
    <w:rsid w:val="00F47D81"/>
    <w:rsid w:val="00F50138"/>
    <w:rsid w:val="00F50F03"/>
    <w:rsid w:val="00F51204"/>
    <w:rsid w:val="00F513C9"/>
    <w:rsid w:val="00F51506"/>
    <w:rsid w:val="00F51E22"/>
    <w:rsid w:val="00F5438D"/>
    <w:rsid w:val="00F55627"/>
    <w:rsid w:val="00F55D21"/>
    <w:rsid w:val="00F55D2E"/>
    <w:rsid w:val="00F56C73"/>
    <w:rsid w:val="00F57F81"/>
    <w:rsid w:val="00F6036C"/>
    <w:rsid w:val="00F6130A"/>
    <w:rsid w:val="00F62CAF"/>
    <w:rsid w:val="00F62E2B"/>
    <w:rsid w:val="00F632B3"/>
    <w:rsid w:val="00F64284"/>
    <w:rsid w:val="00F6534A"/>
    <w:rsid w:val="00F660BB"/>
    <w:rsid w:val="00F66639"/>
    <w:rsid w:val="00F702FC"/>
    <w:rsid w:val="00F7293F"/>
    <w:rsid w:val="00F72BF5"/>
    <w:rsid w:val="00F8074B"/>
    <w:rsid w:val="00F818A4"/>
    <w:rsid w:val="00F81EC1"/>
    <w:rsid w:val="00F83CB9"/>
    <w:rsid w:val="00F83D98"/>
    <w:rsid w:val="00F840AD"/>
    <w:rsid w:val="00F84731"/>
    <w:rsid w:val="00F84FDD"/>
    <w:rsid w:val="00F8588C"/>
    <w:rsid w:val="00F86321"/>
    <w:rsid w:val="00F869E3"/>
    <w:rsid w:val="00F87858"/>
    <w:rsid w:val="00F87C7C"/>
    <w:rsid w:val="00F92AAE"/>
    <w:rsid w:val="00F9383C"/>
    <w:rsid w:val="00F938DA"/>
    <w:rsid w:val="00F93FFD"/>
    <w:rsid w:val="00F94292"/>
    <w:rsid w:val="00F942CE"/>
    <w:rsid w:val="00F94469"/>
    <w:rsid w:val="00F94DE4"/>
    <w:rsid w:val="00F9509E"/>
    <w:rsid w:val="00F95A19"/>
    <w:rsid w:val="00F95E37"/>
    <w:rsid w:val="00F9670B"/>
    <w:rsid w:val="00F973A1"/>
    <w:rsid w:val="00F97755"/>
    <w:rsid w:val="00F979A5"/>
    <w:rsid w:val="00F97CA9"/>
    <w:rsid w:val="00FA1F53"/>
    <w:rsid w:val="00FA21AA"/>
    <w:rsid w:val="00FA30BF"/>
    <w:rsid w:val="00FA3529"/>
    <w:rsid w:val="00FA4166"/>
    <w:rsid w:val="00FA4B41"/>
    <w:rsid w:val="00FA4BB7"/>
    <w:rsid w:val="00FA7E5E"/>
    <w:rsid w:val="00FB08BF"/>
    <w:rsid w:val="00FB1CCB"/>
    <w:rsid w:val="00FB23D7"/>
    <w:rsid w:val="00FB2FA8"/>
    <w:rsid w:val="00FB36E4"/>
    <w:rsid w:val="00FB6972"/>
    <w:rsid w:val="00FB6F60"/>
    <w:rsid w:val="00FC0B30"/>
    <w:rsid w:val="00FC1C35"/>
    <w:rsid w:val="00FC2889"/>
    <w:rsid w:val="00FC3AF8"/>
    <w:rsid w:val="00FC54E1"/>
    <w:rsid w:val="00FC5BC3"/>
    <w:rsid w:val="00FC6E94"/>
    <w:rsid w:val="00FC7607"/>
    <w:rsid w:val="00FD020D"/>
    <w:rsid w:val="00FD0F96"/>
    <w:rsid w:val="00FD1C6F"/>
    <w:rsid w:val="00FD22E3"/>
    <w:rsid w:val="00FD29AE"/>
    <w:rsid w:val="00FD2A51"/>
    <w:rsid w:val="00FD2F48"/>
    <w:rsid w:val="00FD4654"/>
    <w:rsid w:val="00FD47B2"/>
    <w:rsid w:val="00FD5595"/>
    <w:rsid w:val="00FD5668"/>
    <w:rsid w:val="00FE0011"/>
    <w:rsid w:val="00FE062A"/>
    <w:rsid w:val="00FE06B6"/>
    <w:rsid w:val="00FE2979"/>
    <w:rsid w:val="00FE3876"/>
    <w:rsid w:val="00FE3DB7"/>
    <w:rsid w:val="00FE4B5A"/>
    <w:rsid w:val="00FE5652"/>
    <w:rsid w:val="00FE68F6"/>
    <w:rsid w:val="00FF07A0"/>
    <w:rsid w:val="00FF0E40"/>
    <w:rsid w:val="00FF201C"/>
    <w:rsid w:val="00FF35E0"/>
    <w:rsid w:val="00FF487F"/>
    <w:rsid w:val="00FF4CF7"/>
    <w:rsid w:val="00FF58E9"/>
    <w:rsid w:val="00FF70D6"/>
    <w:rsid w:val="00FF75A7"/>
    <w:rsid w:val="00FF7763"/>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B25F2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de-DE" w:eastAsia="de-DE"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744BD2"/>
    <w:pPr>
      <w:spacing w:before="120" w:after="120" w:line="312" w:lineRule="auto"/>
      <w:jc w:val="both"/>
    </w:pPr>
    <w:rPr>
      <w:rFonts w:ascii="Adobe Garamond Pro" w:hAnsi="Adobe Garamond Pro"/>
      <w:sz w:val="24"/>
      <w:szCs w:val="24"/>
    </w:rPr>
  </w:style>
  <w:style w:type="paragraph" w:styleId="berschrift1">
    <w:name w:val="heading 1"/>
    <w:basedOn w:val="Standard"/>
    <w:next w:val="Standard"/>
    <w:link w:val="berschrift1Zchn"/>
    <w:qFormat/>
    <w:rsid w:val="00DB3192"/>
    <w:pPr>
      <w:keepNext/>
      <w:numPr>
        <w:numId w:val="6"/>
      </w:numPr>
      <w:spacing w:before="240"/>
      <w:jc w:val="left"/>
      <w:outlineLvl w:val="0"/>
    </w:pPr>
    <w:rPr>
      <w:rFonts w:ascii="Helvetica" w:hAnsi="Helvetica" w:cs="Arial"/>
      <w:b/>
      <w:bCs/>
      <w:kern w:val="32"/>
      <w:sz w:val="40"/>
      <w:szCs w:val="32"/>
    </w:rPr>
  </w:style>
  <w:style w:type="paragraph" w:styleId="berschrift2">
    <w:name w:val="heading 2"/>
    <w:basedOn w:val="Standard"/>
    <w:next w:val="Standard"/>
    <w:qFormat/>
    <w:rsid w:val="00E01932"/>
    <w:pPr>
      <w:keepNext/>
      <w:numPr>
        <w:ilvl w:val="1"/>
        <w:numId w:val="6"/>
      </w:numPr>
      <w:spacing w:before="280"/>
      <w:ind w:left="578" w:hanging="578"/>
      <w:jc w:val="left"/>
      <w:outlineLvl w:val="1"/>
    </w:pPr>
    <w:rPr>
      <w:rFonts w:ascii="Helvetica" w:hAnsi="Helvetica" w:cs="Arial"/>
      <w:b/>
      <w:bCs/>
      <w:iCs/>
      <w:sz w:val="32"/>
      <w:szCs w:val="28"/>
    </w:rPr>
  </w:style>
  <w:style w:type="paragraph" w:styleId="berschrift3">
    <w:name w:val="heading 3"/>
    <w:basedOn w:val="Standard"/>
    <w:next w:val="Standard"/>
    <w:qFormat/>
    <w:rsid w:val="00E01932"/>
    <w:pPr>
      <w:keepNext/>
      <w:numPr>
        <w:ilvl w:val="2"/>
        <w:numId w:val="6"/>
      </w:numPr>
      <w:spacing w:before="240"/>
      <w:jc w:val="left"/>
      <w:outlineLvl w:val="2"/>
    </w:pPr>
    <w:rPr>
      <w:rFonts w:ascii="Helvetica" w:hAnsi="Helvetica" w:cs="Arial"/>
      <w:b/>
      <w:bCs/>
      <w:sz w:val="28"/>
      <w:szCs w:val="26"/>
    </w:rPr>
  </w:style>
  <w:style w:type="paragraph" w:styleId="berschrift4">
    <w:name w:val="heading 4"/>
    <w:basedOn w:val="Standard"/>
    <w:next w:val="Standard"/>
    <w:qFormat/>
    <w:rsid w:val="00D00F7A"/>
    <w:pPr>
      <w:keepNext/>
      <w:numPr>
        <w:ilvl w:val="3"/>
        <w:numId w:val="6"/>
      </w:numPr>
      <w:spacing w:before="240"/>
      <w:jc w:val="left"/>
      <w:outlineLvl w:val="3"/>
    </w:pPr>
    <w:rPr>
      <w:rFonts w:ascii="Helvetica" w:hAnsi="Helvetica"/>
      <w:b/>
      <w:bCs/>
      <w:sz w:val="26"/>
      <w:szCs w:val="28"/>
    </w:rPr>
  </w:style>
  <w:style w:type="paragraph" w:styleId="berschrift5">
    <w:name w:val="heading 5"/>
    <w:basedOn w:val="Standard"/>
    <w:next w:val="Standard"/>
    <w:qFormat/>
    <w:rsid w:val="00E53133"/>
    <w:pPr>
      <w:numPr>
        <w:ilvl w:val="4"/>
        <w:numId w:val="6"/>
      </w:numPr>
      <w:spacing w:before="240"/>
      <w:jc w:val="left"/>
      <w:outlineLvl w:val="4"/>
    </w:pPr>
    <w:rPr>
      <w:rFonts w:ascii="Helvetica" w:hAnsi="Helvetica"/>
      <w:b/>
      <w:bCs/>
      <w:iCs/>
      <w:szCs w:val="26"/>
    </w:rPr>
  </w:style>
  <w:style w:type="paragraph" w:styleId="berschrift6">
    <w:name w:val="heading 6"/>
    <w:basedOn w:val="Standard"/>
    <w:next w:val="Standard"/>
    <w:qFormat/>
    <w:rsid w:val="00E53133"/>
    <w:pPr>
      <w:spacing w:before="240"/>
      <w:jc w:val="left"/>
      <w:outlineLvl w:val="5"/>
    </w:pPr>
    <w:rPr>
      <w:rFonts w:ascii="Helvetica" w:hAnsi="Helvetica"/>
      <w:b/>
      <w:bCs/>
      <w:sz w:val="22"/>
      <w:szCs w:val="22"/>
    </w:rPr>
  </w:style>
  <w:style w:type="paragraph" w:styleId="berschrift7">
    <w:name w:val="heading 7"/>
    <w:basedOn w:val="Standard"/>
    <w:next w:val="Standard"/>
    <w:qFormat/>
    <w:rsid w:val="002F3A1D"/>
    <w:pPr>
      <w:spacing w:before="240" w:after="60"/>
      <w:outlineLvl w:val="6"/>
    </w:pPr>
  </w:style>
  <w:style w:type="paragraph" w:styleId="berschrift8">
    <w:name w:val="heading 8"/>
    <w:basedOn w:val="Standard"/>
    <w:next w:val="Standard"/>
    <w:qFormat/>
    <w:rsid w:val="002F3A1D"/>
    <w:pPr>
      <w:spacing w:before="240" w:after="60"/>
      <w:outlineLvl w:val="7"/>
    </w:pPr>
    <w:rPr>
      <w:i/>
      <w:iCs/>
    </w:rPr>
  </w:style>
  <w:style w:type="paragraph" w:styleId="berschrift9">
    <w:name w:val="heading 9"/>
    <w:basedOn w:val="Standard"/>
    <w:next w:val="Standard"/>
    <w:qFormat/>
    <w:rsid w:val="002F3A1D"/>
    <w:pPr>
      <w:spacing w:before="240" w:after="60"/>
      <w:outlineLvl w:val="8"/>
    </w:pPr>
    <w:rPr>
      <w:rFonts w:cs="Arial"/>
      <w:sz w:val="22"/>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numbering" w:styleId="111111">
    <w:name w:val="Outline List 2"/>
    <w:basedOn w:val="KeineListe"/>
    <w:semiHidden/>
    <w:rsid w:val="002F3A1D"/>
    <w:pPr>
      <w:numPr>
        <w:numId w:val="1"/>
      </w:numPr>
    </w:pPr>
  </w:style>
  <w:style w:type="numbering" w:styleId="1ai">
    <w:name w:val="Outline List 1"/>
    <w:basedOn w:val="KeineListe"/>
    <w:semiHidden/>
    <w:rsid w:val="002F3A1D"/>
    <w:pPr>
      <w:numPr>
        <w:numId w:val="2"/>
      </w:numPr>
    </w:pPr>
  </w:style>
  <w:style w:type="paragraph" w:styleId="Anrede">
    <w:name w:val="Salutation"/>
    <w:basedOn w:val="Standard"/>
    <w:next w:val="Standard"/>
    <w:semiHidden/>
    <w:rsid w:val="002F3A1D"/>
  </w:style>
  <w:style w:type="numbering" w:styleId="ArtikelAbschnitt">
    <w:name w:val="Outline List 3"/>
    <w:basedOn w:val="KeineListe"/>
    <w:semiHidden/>
    <w:rsid w:val="00883983"/>
    <w:pPr>
      <w:numPr>
        <w:numId w:val="7"/>
      </w:numPr>
    </w:pPr>
  </w:style>
  <w:style w:type="paragraph" w:styleId="Verzeichnis2">
    <w:name w:val="toc 2"/>
    <w:basedOn w:val="Standard"/>
    <w:next w:val="Standard"/>
    <w:autoRedefine/>
    <w:uiPriority w:val="39"/>
    <w:rsid w:val="00AB2C99"/>
    <w:pPr>
      <w:spacing w:before="0" w:after="0"/>
      <w:ind w:left="240"/>
      <w:jc w:val="left"/>
    </w:pPr>
    <w:rPr>
      <w:smallCaps/>
      <w:sz w:val="20"/>
      <w:szCs w:val="20"/>
    </w:rPr>
  </w:style>
  <w:style w:type="paragraph" w:customStyle="1" w:styleId="Anhang-2">
    <w:name w:val="Anhang-2"/>
    <w:basedOn w:val="Standard"/>
    <w:next w:val="Standard"/>
    <w:rsid w:val="00EE57D0"/>
    <w:pPr>
      <w:keepNext/>
      <w:numPr>
        <w:ilvl w:val="1"/>
        <w:numId w:val="8"/>
      </w:numPr>
      <w:spacing w:before="240"/>
      <w:ind w:left="578" w:hanging="578"/>
      <w:jc w:val="left"/>
      <w:outlineLvl w:val="1"/>
    </w:pPr>
    <w:rPr>
      <w:rFonts w:ascii="Arial" w:hAnsi="Arial"/>
      <w:b/>
      <w:sz w:val="28"/>
      <w:szCs w:val="28"/>
    </w:rPr>
  </w:style>
  <w:style w:type="paragraph" w:customStyle="1" w:styleId="Anhang-3">
    <w:name w:val="Anhang-3"/>
    <w:basedOn w:val="Standard"/>
    <w:next w:val="Standard"/>
    <w:rsid w:val="00EE57D0"/>
    <w:pPr>
      <w:keepNext/>
      <w:numPr>
        <w:ilvl w:val="2"/>
        <w:numId w:val="9"/>
      </w:numPr>
      <w:tabs>
        <w:tab w:val="left" w:pos="720"/>
      </w:tabs>
      <w:spacing w:before="240"/>
      <w:ind w:left="720" w:hanging="720"/>
      <w:jc w:val="left"/>
      <w:outlineLvl w:val="2"/>
    </w:pPr>
    <w:rPr>
      <w:rFonts w:ascii="Arial" w:hAnsi="Arial"/>
      <w:b/>
      <w:sz w:val="26"/>
      <w:szCs w:val="26"/>
    </w:rPr>
  </w:style>
  <w:style w:type="paragraph" w:customStyle="1" w:styleId="Anhang-4">
    <w:name w:val="Anhang-4"/>
    <w:basedOn w:val="Standard"/>
    <w:next w:val="Standard"/>
    <w:rsid w:val="00EE57D0"/>
    <w:pPr>
      <w:keepNext/>
      <w:numPr>
        <w:ilvl w:val="3"/>
        <w:numId w:val="9"/>
      </w:numPr>
      <w:tabs>
        <w:tab w:val="left" w:pos="862"/>
      </w:tabs>
      <w:spacing w:before="240"/>
      <w:ind w:left="862" w:hanging="862"/>
      <w:jc w:val="left"/>
      <w:outlineLvl w:val="3"/>
    </w:pPr>
    <w:rPr>
      <w:rFonts w:ascii="Arial" w:hAnsi="Arial"/>
      <w:b/>
    </w:rPr>
  </w:style>
  <w:style w:type="paragraph" w:styleId="Kopfzeile">
    <w:name w:val="header"/>
    <w:basedOn w:val="Standard"/>
    <w:link w:val="KopfzeileZchn"/>
    <w:uiPriority w:val="99"/>
    <w:rsid w:val="006542BE"/>
    <w:pPr>
      <w:tabs>
        <w:tab w:val="center" w:pos="4536"/>
        <w:tab w:val="right" w:pos="9072"/>
      </w:tabs>
    </w:pPr>
  </w:style>
  <w:style w:type="character" w:styleId="BesuchterHyperlink">
    <w:name w:val="FollowedHyperlink"/>
    <w:basedOn w:val="Absatz-Standardschriftart"/>
    <w:semiHidden/>
    <w:rsid w:val="002F3A1D"/>
    <w:rPr>
      <w:color w:val="800080"/>
      <w:u w:val="single"/>
    </w:rPr>
  </w:style>
  <w:style w:type="paragraph" w:styleId="Blocktext">
    <w:name w:val="Block Text"/>
    <w:basedOn w:val="Standard"/>
    <w:semiHidden/>
    <w:rsid w:val="002F3A1D"/>
    <w:pPr>
      <w:ind w:left="1440" w:right="1440"/>
    </w:pPr>
  </w:style>
  <w:style w:type="paragraph" w:styleId="Datum">
    <w:name w:val="Date"/>
    <w:basedOn w:val="Standard"/>
    <w:next w:val="Standard"/>
    <w:semiHidden/>
    <w:rsid w:val="002F3A1D"/>
  </w:style>
  <w:style w:type="paragraph" w:styleId="E-Mail-Signatur">
    <w:name w:val="E-mail Signature"/>
    <w:basedOn w:val="Standard"/>
    <w:semiHidden/>
    <w:rsid w:val="002F3A1D"/>
  </w:style>
  <w:style w:type="paragraph" w:customStyle="1" w:styleId="Referenzen">
    <w:name w:val="Referenzen"/>
    <w:basedOn w:val="Standard"/>
    <w:next w:val="Standard"/>
    <w:autoRedefine/>
    <w:rsid w:val="00067295"/>
    <w:pPr>
      <w:keepNext/>
      <w:numPr>
        <w:numId w:val="10"/>
      </w:numPr>
      <w:spacing w:before="0" w:after="60"/>
      <w:jc w:val="left"/>
      <w:outlineLvl w:val="0"/>
    </w:pPr>
  </w:style>
  <w:style w:type="paragraph" w:styleId="Fu-Endnotenberschrift">
    <w:name w:val="Note Heading"/>
    <w:basedOn w:val="Standard"/>
    <w:next w:val="Standard"/>
    <w:semiHidden/>
    <w:rsid w:val="002F3A1D"/>
  </w:style>
  <w:style w:type="paragraph" w:styleId="Fuzeile">
    <w:name w:val="footer"/>
    <w:basedOn w:val="Standard"/>
    <w:link w:val="FuzeileZchn"/>
    <w:uiPriority w:val="99"/>
    <w:rsid w:val="00F15F3C"/>
    <w:pPr>
      <w:tabs>
        <w:tab w:val="center" w:pos="4536"/>
        <w:tab w:val="right" w:pos="9072"/>
      </w:tabs>
      <w:spacing w:before="0" w:after="0" w:line="240" w:lineRule="auto"/>
    </w:pPr>
    <w:rPr>
      <w:sz w:val="20"/>
    </w:rPr>
  </w:style>
  <w:style w:type="paragraph" w:styleId="Gruformel">
    <w:name w:val="Closing"/>
    <w:basedOn w:val="Standard"/>
    <w:semiHidden/>
    <w:rsid w:val="002F3A1D"/>
    <w:pPr>
      <w:ind w:left="4252"/>
    </w:pPr>
  </w:style>
  <w:style w:type="character" w:styleId="Hervorhebung">
    <w:name w:val="Emphasis"/>
    <w:basedOn w:val="Absatz-Standardschriftart"/>
    <w:qFormat/>
    <w:rsid w:val="00744BD2"/>
    <w:rPr>
      <w:rFonts w:ascii="Adobe Garamond Pro" w:hAnsi="Adobe Garamond Pro"/>
      <w:i/>
      <w:iCs/>
    </w:rPr>
  </w:style>
  <w:style w:type="paragraph" w:styleId="HTMLAdresse">
    <w:name w:val="HTML Address"/>
    <w:basedOn w:val="Standard"/>
    <w:semiHidden/>
    <w:rsid w:val="002F3A1D"/>
    <w:rPr>
      <w:i/>
      <w:iCs/>
    </w:rPr>
  </w:style>
  <w:style w:type="character" w:styleId="HTMLAkronym">
    <w:name w:val="HTML Acronym"/>
    <w:basedOn w:val="Absatz-Standardschriftart"/>
    <w:semiHidden/>
    <w:rsid w:val="002F3A1D"/>
  </w:style>
  <w:style w:type="character" w:styleId="HTMLBeispiel">
    <w:name w:val="HTML Sample"/>
    <w:basedOn w:val="Absatz-Standardschriftart"/>
    <w:semiHidden/>
    <w:rsid w:val="002F3A1D"/>
    <w:rPr>
      <w:rFonts w:ascii="Courier New" w:hAnsi="Courier New" w:cs="Courier New"/>
    </w:rPr>
  </w:style>
  <w:style w:type="character" w:styleId="HTMLCode">
    <w:name w:val="HTML Code"/>
    <w:basedOn w:val="Absatz-Standardschriftart"/>
    <w:uiPriority w:val="99"/>
    <w:semiHidden/>
    <w:rsid w:val="002F3A1D"/>
    <w:rPr>
      <w:rFonts w:ascii="Courier New" w:hAnsi="Courier New" w:cs="Courier New"/>
      <w:sz w:val="20"/>
      <w:szCs w:val="20"/>
    </w:rPr>
  </w:style>
  <w:style w:type="character" w:styleId="HTMLDefinition">
    <w:name w:val="HTML Definition"/>
    <w:basedOn w:val="Absatz-Standardschriftart"/>
    <w:semiHidden/>
    <w:rsid w:val="002F3A1D"/>
    <w:rPr>
      <w:i/>
      <w:iCs/>
    </w:rPr>
  </w:style>
  <w:style w:type="character" w:styleId="HTMLSchreibmaschine">
    <w:name w:val="HTML Typewriter"/>
    <w:basedOn w:val="Absatz-Standardschriftart"/>
    <w:semiHidden/>
    <w:rsid w:val="002F3A1D"/>
    <w:rPr>
      <w:rFonts w:ascii="Courier New" w:hAnsi="Courier New" w:cs="Courier New"/>
      <w:sz w:val="20"/>
      <w:szCs w:val="20"/>
    </w:rPr>
  </w:style>
  <w:style w:type="character" w:styleId="HTMLTastatur">
    <w:name w:val="HTML Keyboard"/>
    <w:basedOn w:val="Absatz-Standardschriftart"/>
    <w:semiHidden/>
    <w:rsid w:val="002F3A1D"/>
    <w:rPr>
      <w:rFonts w:ascii="Courier New" w:hAnsi="Courier New" w:cs="Courier New"/>
      <w:sz w:val="20"/>
      <w:szCs w:val="20"/>
    </w:rPr>
  </w:style>
  <w:style w:type="character" w:styleId="HTMLVariable">
    <w:name w:val="HTML Variable"/>
    <w:basedOn w:val="Absatz-Standardschriftart"/>
    <w:semiHidden/>
    <w:rsid w:val="002F3A1D"/>
    <w:rPr>
      <w:i/>
      <w:iCs/>
    </w:rPr>
  </w:style>
  <w:style w:type="paragraph" w:styleId="HTMLVorformatiert">
    <w:name w:val="HTML Preformatted"/>
    <w:basedOn w:val="Standard"/>
    <w:link w:val="HTMLVorformatiertZchn"/>
    <w:uiPriority w:val="99"/>
    <w:semiHidden/>
    <w:rsid w:val="002F3A1D"/>
    <w:rPr>
      <w:rFonts w:ascii="Courier New" w:hAnsi="Courier New" w:cs="Courier New"/>
      <w:sz w:val="20"/>
      <w:szCs w:val="20"/>
    </w:rPr>
  </w:style>
  <w:style w:type="character" w:styleId="HTMLZitat">
    <w:name w:val="HTML Cite"/>
    <w:basedOn w:val="Absatz-Standardschriftart"/>
    <w:semiHidden/>
    <w:rsid w:val="002F3A1D"/>
    <w:rPr>
      <w:i/>
      <w:iCs/>
    </w:rPr>
  </w:style>
  <w:style w:type="character" w:styleId="Hyperlink">
    <w:name w:val="Hyperlink"/>
    <w:basedOn w:val="Absatz-Standardschriftart"/>
    <w:uiPriority w:val="99"/>
    <w:rsid w:val="002F3A1D"/>
    <w:rPr>
      <w:color w:val="0000FF"/>
      <w:u w:val="single"/>
    </w:rPr>
  </w:style>
  <w:style w:type="paragraph" w:customStyle="1" w:styleId="Liste-alphabetisch">
    <w:name w:val="Liste-alphabetisch"/>
    <w:basedOn w:val="Standard"/>
    <w:rsid w:val="00163BBF"/>
    <w:pPr>
      <w:keepNext/>
      <w:numPr>
        <w:numId w:val="11"/>
      </w:numPr>
      <w:spacing w:before="0" w:after="0"/>
      <w:jc w:val="left"/>
      <w:outlineLvl w:val="0"/>
    </w:pPr>
  </w:style>
  <w:style w:type="paragraph" w:customStyle="1" w:styleId="Liste-nummerisch">
    <w:name w:val="Liste-nummerisch"/>
    <w:basedOn w:val="Standard"/>
    <w:rsid w:val="00163BBF"/>
    <w:pPr>
      <w:keepNext/>
      <w:numPr>
        <w:numId w:val="12"/>
      </w:numPr>
      <w:spacing w:before="0" w:after="0"/>
      <w:jc w:val="left"/>
      <w:outlineLvl w:val="0"/>
    </w:pPr>
  </w:style>
  <w:style w:type="paragraph" w:customStyle="1" w:styleId="Liste-Punkt-1">
    <w:name w:val="Liste-Punkt-1"/>
    <w:basedOn w:val="Standard"/>
    <w:rsid w:val="00163BBF"/>
    <w:pPr>
      <w:numPr>
        <w:numId w:val="13"/>
      </w:numPr>
      <w:spacing w:before="0" w:after="0"/>
      <w:jc w:val="left"/>
      <w:outlineLvl w:val="0"/>
    </w:pPr>
  </w:style>
  <w:style w:type="paragraph" w:styleId="Liste3">
    <w:name w:val="List 3"/>
    <w:basedOn w:val="Standard"/>
    <w:semiHidden/>
    <w:rsid w:val="002F3A1D"/>
    <w:pPr>
      <w:ind w:left="849" w:hanging="283"/>
    </w:pPr>
  </w:style>
  <w:style w:type="paragraph" w:styleId="Liste4">
    <w:name w:val="List 4"/>
    <w:basedOn w:val="Standard"/>
    <w:semiHidden/>
    <w:rsid w:val="002F3A1D"/>
    <w:pPr>
      <w:ind w:left="1132" w:hanging="283"/>
    </w:pPr>
  </w:style>
  <w:style w:type="paragraph" w:styleId="Liste5">
    <w:name w:val="List 5"/>
    <w:basedOn w:val="Standard"/>
    <w:semiHidden/>
    <w:rsid w:val="002F3A1D"/>
    <w:pPr>
      <w:ind w:left="1415" w:hanging="283"/>
    </w:pPr>
  </w:style>
  <w:style w:type="paragraph" w:customStyle="1" w:styleId="Liste-Punkt-2">
    <w:name w:val="Liste-Punkt-2"/>
    <w:basedOn w:val="Standard"/>
    <w:rsid w:val="00163BBF"/>
    <w:pPr>
      <w:numPr>
        <w:ilvl w:val="1"/>
        <w:numId w:val="13"/>
      </w:numPr>
      <w:spacing w:before="0" w:after="0"/>
      <w:jc w:val="left"/>
      <w:outlineLvl w:val="1"/>
    </w:pPr>
  </w:style>
  <w:style w:type="paragraph" w:customStyle="1" w:styleId="Liste-Punkt-3">
    <w:name w:val="Liste-Punkt-3"/>
    <w:basedOn w:val="Standard"/>
    <w:rsid w:val="00163BBF"/>
    <w:pPr>
      <w:numPr>
        <w:ilvl w:val="2"/>
        <w:numId w:val="13"/>
      </w:numPr>
      <w:spacing w:before="0" w:after="0"/>
      <w:jc w:val="left"/>
      <w:outlineLvl w:val="2"/>
    </w:pPr>
  </w:style>
  <w:style w:type="paragraph" w:styleId="Listenfortsetzung3">
    <w:name w:val="List Continue 3"/>
    <w:basedOn w:val="Standard"/>
    <w:semiHidden/>
    <w:rsid w:val="002F3A1D"/>
    <w:pPr>
      <w:ind w:left="849"/>
    </w:pPr>
  </w:style>
  <w:style w:type="paragraph" w:styleId="Listenfortsetzung4">
    <w:name w:val="List Continue 4"/>
    <w:basedOn w:val="Standard"/>
    <w:semiHidden/>
    <w:rsid w:val="002F3A1D"/>
    <w:pPr>
      <w:ind w:left="1132"/>
    </w:pPr>
  </w:style>
  <w:style w:type="paragraph" w:styleId="Listenfortsetzung5">
    <w:name w:val="List Continue 5"/>
    <w:basedOn w:val="Standard"/>
    <w:semiHidden/>
    <w:rsid w:val="002F3A1D"/>
    <w:pPr>
      <w:ind w:left="1415"/>
    </w:pPr>
  </w:style>
  <w:style w:type="paragraph" w:styleId="Abbildungsverzeichnis">
    <w:name w:val="table of figures"/>
    <w:basedOn w:val="Standard"/>
    <w:next w:val="Standard"/>
    <w:uiPriority w:val="99"/>
    <w:rsid w:val="00730A7B"/>
    <w:pPr>
      <w:widowControl w:val="0"/>
      <w:spacing w:before="0" w:after="0"/>
      <w:ind w:left="482" w:hanging="482"/>
      <w:jc w:val="left"/>
    </w:pPr>
    <w:rPr>
      <w:smallCaps/>
      <w:sz w:val="20"/>
      <w:szCs w:val="20"/>
    </w:rPr>
  </w:style>
  <w:style w:type="paragraph" w:styleId="Verzeichnis3">
    <w:name w:val="toc 3"/>
    <w:basedOn w:val="Standard"/>
    <w:next w:val="Standard"/>
    <w:autoRedefine/>
    <w:uiPriority w:val="39"/>
    <w:rsid w:val="00AB2C99"/>
    <w:pPr>
      <w:spacing w:before="0" w:after="0"/>
      <w:ind w:left="480"/>
      <w:jc w:val="left"/>
    </w:pPr>
    <w:rPr>
      <w:i/>
      <w:iCs/>
      <w:sz w:val="20"/>
      <w:szCs w:val="20"/>
    </w:rPr>
  </w:style>
  <w:style w:type="paragraph" w:styleId="Verzeichnis6">
    <w:name w:val="toc 6"/>
    <w:basedOn w:val="Standard"/>
    <w:next w:val="Standard"/>
    <w:autoRedefine/>
    <w:uiPriority w:val="39"/>
    <w:rsid w:val="00422AFA"/>
    <w:pPr>
      <w:spacing w:before="0" w:after="0"/>
      <w:ind w:left="1200"/>
      <w:jc w:val="left"/>
    </w:pPr>
    <w:rPr>
      <w:rFonts w:asciiTheme="minorHAnsi" w:hAnsiTheme="minorHAnsi"/>
      <w:sz w:val="18"/>
      <w:szCs w:val="18"/>
    </w:rPr>
  </w:style>
  <w:style w:type="paragraph" w:styleId="Listennummer4">
    <w:name w:val="List Number 4"/>
    <w:basedOn w:val="Standard"/>
    <w:semiHidden/>
    <w:rsid w:val="002F3A1D"/>
    <w:pPr>
      <w:numPr>
        <w:numId w:val="3"/>
      </w:numPr>
    </w:pPr>
  </w:style>
  <w:style w:type="paragraph" w:styleId="Listennummer5">
    <w:name w:val="List Number 5"/>
    <w:basedOn w:val="Standard"/>
    <w:semiHidden/>
    <w:rsid w:val="002F3A1D"/>
    <w:pPr>
      <w:numPr>
        <w:numId w:val="4"/>
      </w:numPr>
    </w:pPr>
  </w:style>
  <w:style w:type="paragraph" w:styleId="Verzeichnis7">
    <w:name w:val="toc 7"/>
    <w:basedOn w:val="Standard"/>
    <w:next w:val="Standard"/>
    <w:autoRedefine/>
    <w:uiPriority w:val="39"/>
    <w:rsid w:val="00422AFA"/>
    <w:pPr>
      <w:spacing w:before="0" w:after="0"/>
      <w:ind w:left="1440"/>
      <w:jc w:val="left"/>
    </w:pPr>
    <w:rPr>
      <w:rFonts w:asciiTheme="minorHAnsi" w:hAnsiTheme="minorHAnsi"/>
      <w:sz w:val="18"/>
      <w:szCs w:val="18"/>
    </w:rPr>
  </w:style>
  <w:style w:type="paragraph" w:styleId="NurText">
    <w:name w:val="Plain Text"/>
    <w:basedOn w:val="Standard"/>
    <w:semiHidden/>
    <w:rsid w:val="002F3A1D"/>
    <w:rPr>
      <w:rFonts w:ascii="Courier New" w:hAnsi="Courier New" w:cs="Courier New"/>
      <w:sz w:val="20"/>
      <w:szCs w:val="20"/>
    </w:rPr>
  </w:style>
  <w:style w:type="character" w:styleId="Seitenzahl">
    <w:name w:val="page number"/>
    <w:basedOn w:val="Absatz-Standardschriftart"/>
    <w:semiHidden/>
    <w:rsid w:val="002F3A1D"/>
  </w:style>
  <w:style w:type="paragraph" w:styleId="StandardWeb">
    <w:name w:val="Normal (Web)"/>
    <w:basedOn w:val="Standard"/>
    <w:semiHidden/>
    <w:rsid w:val="002F3A1D"/>
  </w:style>
  <w:style w:type="paragraph" w:styleId="Standardeinzug">
    <w:name w:val="Normal Indent"/>
    <w:basedOn w:val="Standard"/>
    <w:semiHidden/>
    <w:rsid w:val="002F3A1D"/>
    <w:pPr>
      <w:ind w:left="708"/>
    </w:pPr>
  </w:style>
  <w:style w:type="table" w:styleId="Tabelle3D-Effekt1">
    <w:name w:val="Table 3D effects 1"/>
    <w:basedOn w:val="NormaleTabelle"/>
    <w:semiHidden/>
    <w:rsid w:val="002F3A1D"/>
    <w:pPr>
      <w:spacing w:line="360" w:lineRule="auto"/>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elle3D-Effekt2">
    <w:name w:val="Table 3D effects 2"/>
    <w:basedOn w:val="NormaleTabelle"/>
    <w:semiHidden/>
    <w:rsid w:val="002F3A1D"/>
    <w:pPr>
      <w:spacing w:line="360" w:lineRule="auto"/>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3D-Effekt3">
    <w:name w:val="Table 3D effects 3"/>
    <w:basedOn w:val="NormaleTabelle"/>
    <w:semiHidden/>
    <w:rsid w:val="002F3A1D"/>
    <w:pPr>
      <w:spacing w:line="360" w:lineRule="auto"/>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Aktuell">
    <w:name w:val="Table Contemporary"/>
    <w:basedOn w:val="NormaleTabelle"/>
    <w:semiHidden/>
    <w:rsid w:val="002F3A1D"/>
    <w:pPr>
      <w:spacing w:line="360" w:lineRule="auto"/>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elleEinfach1">
    <w:name w:val="Table Simple 1"/>
    <w:basedOn w:val="NormaleTabelle"/>
    <w:semiHidden/>
    <w:rsid w:val="002F3A1D"/>
    <w:pPr>
      <w:spacing w:line="360" w:lineRule="auto"/>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elleEinfach2">
    <w:name w:val="Table Simple 2"/>
    <w:basedOn w:val="NormaleTabelle"/>
    <w:semiHidden/>
    <w:rsid w:val="002F3A1D"/>
    <w:pPr>
      <w:spacing w:line="360" w:lineRule="auto"/>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elleEinfach3">
    <w:name w:val="Table Simple 3"/>
    <w:basedOn w:val="NormaleTabelle"/>
    <w:semiHidden/>
    <w:rsid w:val="002F3A1D"/>
    <w:pPr>
      <w:spacing w:line="360" w:lineRule="auto"/>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elleElegant">
    <w:name w:val="Table Elegant"/>
    <w:basedOn w:val="NormaleTabelle"/>
    <w:semiHidden/>
    <w:rsid w:val="002F3A1D"/>
    <w:pPr>
      <w:spacing w:line="360" w:lineRule="auto"/>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elleFarbig1">
    <w:name w:val="Table Colorful 1"/>
    <w:basedOn w:val="NormaleTabelle"/>
    <w:semiHidden/>
    <w:rsid w:val="002F3A1D"/>
    <w:pPr>
      <w:spacing w:line="360" w:lineRule="auto"/>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elleFarbig2">
    <w:name w:val="Table Colorful 2"/>
    <w:basedOn w:val="NormaleTabelle"/>
    <w:semiHidden/>
    <w:rsid w:val="002F3A1D"/>
    <w:pPr>
      <w:spacing w:line="360" w:lineRule="auto"/>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elleFarbig3">
    <w:name w:val="Table Colorful 3"/>
    <w:basedOn w:val="NormaleTabelle"/>
    <w:semiHidden/>
    <w:rsid w:val="002F3A1D"/>
    <w:pPr>
      <w:spacing w:line="360" w:lineRule="auto"/>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elleKlassisch1">
    <w:name w:val="Table Classic 1"/>
    <w:basedOn w:val="NormaleTabelle"/>
    <w:semiHidden/>
    <w:rsid w:val="002F3A1D"/>
    <w:pPr>
      <w:spacing w:line="360" w:lineRule="auto"/>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Klassisch2">
    <w:name w:val="Table Classic 2"/>
    <w:basedOn w:val="NormaleTabelle"/>
    <w:semiHidden/>
    <w:rsid w:val="002F3A1D"/>
    <w:pPr>
      <w:spacing w:line="360" w:lineRule="auto"/>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elleKlassisch3">
    <w:name w:val="Table Classic 3"/>
    <w:basedOn w:val="NormaleTabelle"/>
    <w:semiHidden/>
    <w:rsid w:val="002F3A1D"/>
    <w:pPr>
      <w:spacing w:line="360" w:lineRule="auto"/>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elleKlassisch4">
    <w:name w:val="Table Classic 4"/>
    <w:basedOn w:val="NormaleTabelle"/>
    <w:semiHidden/>
    <w:rsid w:val="002F3A1D"/>
    <w:pPr>
      <w:spacing w:line="360" w:lineRule="auto"/>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elleListe1">
    <w:name w:val="Table List 1"/>
    <w:basedOn w:val="NormaleTabelle"/>
    <w:semiHidden/>
    <w:rsid w:val="002F3A1D"/>
    <w:pPr>
      <w:spacing w:line="360" w:lineRule="auto"/>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Liste2">
    <w:name w:val="Table List 2"/>
    <w:basedOn w:val="NormaleTabelle"/>
    <w:semiHidden/>
    <w:rsid w:val="002F3A1D"/>
    <w:pPr>
      <w:spacing w:line="360" w:lineRule="auto"/>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Liste3">
    <w:name w:val="Table List 3"/>
    <w:basedOn w:val="NormaleTabelle"/>
    <w:semiHidden/>
    <w:rsid w:val="002F3A1D"/>
    <w:pPr>
      <w:spacing w:line="360" w:lineRule="auto"/>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leListe4">
    <w:name w:val="Table List 4"/>
    <w:basedOn w:val="NormaleTabelle"/>
    <w:semiHidden/>
    <w:rsid w:val="002F3A1D"/>
    <w:pPr>
      <w:spacing w:line="360" w:lineRule="auto"/>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leListe5">
    <w:name w:val="Table List 5"/>
    <w:basedOn w:val="NormaleTabelle"/>
    <w:semiHidden/>
    <w:rsid w:val="002F3A1D"/>
    <w:pPr>
      <w:spacing w:line="360" w:lineRule="auto"/>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leListe6">
    <w:name w:val="Table List 6"/>
    <w:basedOn w:val="NormaleTabelle"/>
    <w:semiHidden/>
    <w:rsid w:val="002F3A1D"/>
    <w:pPr>
      <w:spacing w:line="360" w:lineRule="auto"/>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leListe7">
    <w:name w:val="Table List 7"/>
    <w:basedOn w:val="NormaleTabelle"/>
    <w:semiHidden/>
    <w:rsid w:val="002F3A1D"/>
    <w:pPr>
      <w:spacing w:line="360" w:lineRule="auto"/>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eListe8">
    <w:name w:val="Table List 8"/>
    <w:basedOn w:val="NormaleTabelle"/>
    <w:semiHidden/>
    <w:rsid w:val="002F3A1D"/>
    <w:pPr>
      <w:spacing w:line="360" w:lineRule="auto"/>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elleProfessionell">
    <w:name w:val="Table Professional"/>
    <w:basedOn w:val="NormaleTabelle"/>
    <w:rsid w:val="006A688D"/>
    <w:pPr>
      <w:jc w:val="center"/>
    </w:pPr>
    <w:rPr>
      <w:sz w:val="24"/>
      <w:szCs w:val="24"/>
    </w:rPr>
    <w:tblPr>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rPr>
      <w:jc w:val="center"/>
    </w:trPr>
    <w:tcPr>
      <w:shd w:val="clear" w:color="auto" w:fill="auto"/>
    </w:tcPr>
    <w:tblStylePr w:type="firstRow">
      <w:pPr>
        <w:wordWrap/>
        <w:spacing w:beforeLines="0" w:before="0" w:beforeAutospacing="0" w:afterLines="0" w:after="0" w:afterAutospacing="0" w:line="240" w:lineRule="auto"/>
        <w:contextualSpacing w:val="0"/>
        <w:jc w:val="left"/>
      </w:pPr>
      <w:rPr>
        <w:rFonts w:ascii="Arial" w:hAnsi="Arial"/>
        <w:b/>
        <w:bCs/>
        <w:color w:val="auto"/>
        <w:sz w:val="24"/>
        <w:szCs w:val="24"/>
      </w:rPr>
      <w:tblPr/>
      <w:tcPr>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l2br w:val="nil"/>
          <w:tr2bl w:val="nil"/>
        </w:tcBorders>
        <w:shd w:val="clear" w:color="auto" w:fill="E6E6E6"/>
      </w:tcPr>
    </w:tblStylePr>
  </w:style>
  <w:style w:type="table" w:styleId="TabelleRaster1">
    <w:name w:val="Table Grid 1"/>
    <w:basedOn w:val="NormaleTabelle"/>
    <w:semiHidden/>
    <w:rsid w:val="002F3A1D"/>
    <w:pPr>
      <w:spacing w:line="360" w:lineRule="auto"/>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leRaster2">
    <w:name w:val="Table Grid 2"/>
    <w:basedOn w:val="NormaleTabelle"/>
    <w:semiHidden/>
    <w:rsid w:val="002F3A1D"/>
    <w:pPr>
      <w:spacing w:line="360" w:lineRule="auto"/>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Raster3">
    <w:name w:val="Table Grid 3"/>
    <w:basedOn w:val="NormaleTabelle"/>
    <w:semiHidden/>
    <w:rsid w:val="002F3A1D"/>
    <w:pPr>
      <w:spacing w:line="360" w:lineRule="auto"/>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Raster4">
    <w:name w:val="Table Grid 4"/>
    <w:basedOn w:val="NormaleTabelle"/>
    <w:semiHidden/>
    <w:rsid w:val="002F3A1D"/>
    <w:pPr>
      <w:spacing w:line="360" w:lineRule="auto"/>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leRaster5">
    <w:name w:val="Table Grid 5"/>
    <w:basedOn w:val="NormaleTabelle"/>
    <w:semiHidden/>
    <w:rsid w:val="002F3A1D"/>
    <w:pPr>
      <w:spacing w:line="360" w:lineRule="auto"/>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6">
    <w:name w:val="Table Grid 6"/>
    <w:basedOn w:val="NormaleTabelle"/>
    <w:semiHidden/>
    <w:rsid w:val="002F3A1D"/>
    <w:pPr>
      <w:spacing w:line="360" w:lineRule="auto"/>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7">
    <w:name w:val="Table Grid 7"/>
    <w:basedOn w:val="NormaleTabelle"/>
    <w:semiHidden/>
    <w:rsid w:val="002F3A1D"/>
    <w:pPr>
      <w:spacing w:line="360" w:lineRule="auto"/>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8">
    <w:name w:val="Table Grid 8"/>
    <w:basedOn w:val="NormaleTabelle"/>
    <w:semiHidden/>
    <w:rsid w:val="002F3A1D"/>
    <w:pPr>
      <w:spacing w:line="360" w:lineRule="auto"/>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leSpalten1">
    <w:name w:val="Table Columns 1"/>
    <w:basedOn w:val="NormaleTabelle"/>
    <w:semiHidden/>
    <w:rsid w:val="002F3A1D"/>
    <w:pPr>
      <w:spacing w:line="360" w:lineRule="auto"/>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alten2">
    <w:name w:val="Table Columns 2"/>
    <w:basedOn w:val="NormaleTabelle"/>
    <w:semiHidden/>
    <w:rsid w:val="002F3A1D"/>
    <w:pPr>
      <w:spacing w:line="360" w:lineRule="auto"/>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alten3">
    <w:name w:val="Table Columns 3"/>
    <w:basedOn w:val="NormaleTabelle"/>
    <w:semiHidden/>
    <w:rsid w:val="002F3A1D"/>
    <w:pPr>
      <w:spacing w:line="360" w:lineRule="auto"/>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leSpalten4">
    <w:name w:val="Table Columns 4"/>
    <w:basedOn w:val="NormaleTabelle"/>
    <w:semiHidden/>
    <w:rsid w:val="002F3A1D"/>
    <w:pPr>
      <w:spacing w:line="360" w:lineRule="auto"/>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leSpalten5">
    <w:name w:val="Table Columns 5"/>
    <w:basedOn w:val="NormaleTabelle"/>
    <w:semiHidden/>
    <w:rsid w:val="002F3A1D"/>
    <w:pPr>
      <w:spacing w:line="360" w:lineRule="auto"/>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elleSpezial1">
    <w:name w:val="Table Subtle 1"/>
    <w:basedOn w:val="NormaleTabelle"/>
    <w:semiHidden/>
    <w:rsid w:val="002F3A1D"/>
    <w:pPr>
      <w:spacing w:line="360" w:lineRule="auto"/>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ezial2">
    <w:name w:val="Table Subtle 2"/>
    <w:basedOn w:val="NormaleTabelle"/>
    <w:semiHidden/>
    <w:rsid w:val="002F3A1D"/>
    <w:pPr>
      <w:spacing w:line="360" w:lineRule="auto"/>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Web1">
    <w:name w:val="Table Web 1"/>
    <w:basedOn w:val="NormaleTabelle"/>
    <w:semiHidden/>
    <w:rsid w:val="002F3A1D"/>
    <w:pPr>
      <w:spacing w:line="360" w:lineRule="auto"/>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Web2">
    <w:name w:val="Table Web 2"/>
    <w:basedOn w:val="NormaleTabelle"/>
    <w:semiHidden/>
    <w:rsid w:val="002F3A1D"/>
    <w:pPr>
      <w:spacing w:line="360" w:lineRule="auto"/>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Web3">
    <w:name w:val="Table Web 3"/>
    <w:basedOn w:val="NormaleTabelle"/>
    <w:semiHidden/>
    <w:rsid w:val="002F3A1D"/>
    <w:pPr>
      <w:spacing w:line="360" w:lineRule="auto"/>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customStyle="1" w:styleId="Tabellengitternetz">
    <w:name w:val="Tabellengitternetz"/>
    <w:basedOn w:val="NormaleTabelle"/>
    <w:semiHidden/>
    <w:rsid w:val="002F3A1D"/>
    <w:pPr>
      <w:spacing w:line="36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Thema">
    <w:name w:val="Tabellen-Thema"/>
    <w:basedOn w:val="NormaleTabelle"/>
    <w:semiHidden/>
    <w:rsid w:val="002F3A1D"/>
    <w:pPr>
      <w:spacing w:line="36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krper">
    <w:name w:val="Body Text"/>
    <w:basedOn w:val="Standard"/>
    <w:rsid w:val="002F3A1D"/>
  </w:style>
  <w:style w:type="paragraph" w:styleId="Textkrper2">
    <w:name w:val="Body Text 2"/>
    <w:basedOn w:val="Standard"/>
    <w:semiHidden/>
    <w:rsid w:val="002F3A1D"/>
    <w:pPr>
      <w:spacing w:line="480" w:lineRule="auto"/>
    </w:pPr>
  </w:style>
  <w:style w:type="paragraph" w:styleId="Textkrper3">
    <w:name w:val="Body Text 3"/>
    <w:basedOn w:val="Standard"/>
    <w:semiHidden/>
    <w:rsid w:val="002F3A1D"/>
    <w:rPr>
      <w:sz w:val="16"/>
      <w:szCs w:val="16"/>
    </w:rPr>
  </w:style>
  <w:style w:type="paragraph" w:styleId="Textkrper-Einzug2">
    <w:name w:val="Body Text Indent 2"/>
    <w:basedOn w:val="Standard"/>
    <w:semiHidden/>
    <w:rsid w:val="002F3A1D"/>
    <w:pPr>
      <w:spacing w:line="480" w:lineRule="auto"/>
      <w:ind w:left="283"/>
    </w:pPr>
  </w:style>
  <w:style w:type="paragraph" w:styleId="Textkrper-Einzug3">
    <w:name w:val="Body Text Indent 3"/>
    <w:basedOn w:val="Standard"/>
    <w:semiHidden/>
    <w:rsid w:val="002F3A1D"/>
    <w:pPr>
      <w:ind w:left="283"/>
    </w:pPr>
    <w:rPr>
      <w:sz w:val="16"/>
      <w:szCs w:val="16"/>
    </w:rPr>
  </w:style>
  <w:style w:type="paragraph" w:styleId="Textkrper-Erstzeileneinzug">
    <w:name w:val="Body Text First Indent"/>
    <w:basedOn w:val="Textkrper"/>
    <w:semiHidden/>
    <w:rsid w:val="002F3A1D"/>
    <w:pPr>
      <w:ind w:firstLine="210"/>
    </w:pPr>
  </w:style>
  <w:style w:type="paragraph" w:styleId="Textkrper-Zeileneinzug">
    <w:name w:val="Body Text Indent"/>
    <w:basedOn w:val="Standard"/>
    <w:semiHidden/>
    <w:rsid w:val="002F3A1D"/>
    <w:pPr>
      <w:ind w:left="283"/>
    </w:pPr>
  </w:style>
  <w:style w:type="paragraph" w:styleId="Textkrper-Erstzeileneinzug2">
    <w:name w:val="Body Text First Indent 2"/>
    <w:basedOn w:val="Textkrper-Zeileneinzug"/>
    <w:semiHidden/>
    <w:rsid w:val="002F3A1D"/>
    <w:pPr>
      <w:ind w:firstLine="210"/>
    </w:pPr>
  </w:style>
  <w:style w:type="paragraph" w:styleId="Verzeichnis8">
    <w:name w:val="toc 8"/>
    <w:basedOn w:val="Standard"/>
    <w:next w:val="Standard"/>
    <w:autoRedefine/>
    <w:uiPriority w:val="39"/>
    <w:rsid w:val="00422AFA"/>
    <w:pPr>
      <w:spacing w:before="0" w:after="0"/>
      <w:ind w:left="1680"/>
      <w:jc w:val="left"/>
    </w:pPr>
    <w:rPr>
      <w:rFonts w:asciiTheme="minorHAnsi" w:hAnsiTheme="minorHAnsi"/>
      <w:sz w:val="18"/>
      <w:szCs w:val="18"/>
    </w:rPr>
  </w:style>
  <w:style w:type="paragraph" w:styleId="Umschlagabsenderadresse">
    <w:name w:val="envelope return"/>
    <w:basedOn w:val="Standard"/>
    <w:semiHidden/>
    <w:rsid w:val="002F3A1D"/>
    <w:rPr>
      <w:rFonts w:cs="Arial"/>
      <w:sz w:val="20"/>
      <w:szCs w:val="20"/>
    </w:rPr>
  </w:style>
  <w:style w:type="paragraph" w:styleId="Umschlagadresse">
    <w:name w:val="envelope address"/>
    <w:basedOn w:val="Standard"/>
    <w:semiHidden/>
    <w:rsid w:val="002F3A1D"/>
    <w:pPr>
      <w:framePr w:w="4320" w:h="2160" w:hRule="exact" w:hSpace="141" w:wrap="auto" w:hAnchor="page" w:xAlign="center" w:yAlign="bottom"/>
      <w:ind w:left="1"/>
    </w:pPr>
    <w:rPr>
      <w:rFonts w:cs="Arial"/>
    </w:rPr>
  </w:style>
  <w:style w:type="paragraph" w:customStyle="1" w:styleId="AbkrzungFormelzeichen">
    <w:name w:val="Abkürzung Formelzeichen"/>
    <w:basedOn w:val="Standard"/>
    <w:next w:val="Standard"/>
    <w:rsid w:val="008D47ED"/>
    <w:pPr>
      <w:spacing w:before="60" w:after="60" w:line="264" w:lineRule="auto"/>
      <w:jc w:val="left"/>
    </w:pPr>
    <w:rPr>
      <w:noProof/>
    </w:rPr>
  </w:style>
  <w:style w:type="paragraph" w:styleId="Untertitel">
    <w:name w:val="Subtitle"/>
    <w:basedOn w:val="Standard"/>
    <w:qFormat/>
    <w:rsid w:val="002F3A1D"/>
    <w:pPr>
      <w:spacing w:after="60"/>
      <w:jc w:val="center"/>
      <w:outlineLvl w:val="1"/>
    </w:pPr>
    <w:rPr>
      <w:rFonts w:cs="Arial"/>
    </w:rPr>
  </w:style>
  <w:style w:type="character" w:styleId="Zeilennummer">
    <w:name w:val="line number"/>
    <w:basedOn w:val="Absatz-Standardschriftart"/>
    <w:semiHidden/>
    <w:rsid w:val="002F3A1D"/>
  </w:style>
  <w:style w:type="paragraph" w:customStyle="1" w:styleId="Teilabschnitt">
    <w:name w:val="Teilabschnitt"/>
    <w:basedOn w:val="Standard"/>
    <w:next w:val="Standard"/>
    <w:rsid w:val="00EE57D0"/>
    <w:pPr>
      <w:numPr>
        <w:numId w:val="14"/>
      </w:numPr>
      <w:spacing w:before="240"/>
      <w:ind w:left="431" w:hanging="431"/>
      <w:jc w:val="left"/>
      <w:outlineLvl w:val="0"/>
    </w:pPr>
    <w:rPr>
      <w:rFonts w:ascii="Arial" w:hAnsi="Arial"/>
      <w:b/>
      <w:sz w:val="32"/>
      <w:szCs w:val="32"/>
    </w:rPr>
  </w:style>
  <w:style w:type="paragraph" w:styleId="Beschriftung">
    <w:name w:val="caption"/>
    <w:basedOn w:val="Standard"/>
    <w:next w:val="Standard"/>
    <w:qFormat/>
    <w:rsid w:val="00DF41E5"/>
    <w:pPr>
      <w:spacing w:after="360" w:line="240" w:lineRule="auto"/>
      <w:jc w:val="center"/>
    </w:pPr>
    <w:rPr>
      <w:b/>
      <w:bCs/>
      <w:sz w:val="20"/>
      <w:szCs w:val="20"/>
    </w:rPr>
  </w:style>
  <w:style w:type="paragraph" w:styleId="Dokumentstruktur">
    <w:name w:val="Document Map"/>
    <w:basedOn w:val="Standard"/>
    <w:semiHidden/>
    <w:rsid w:val="00245011"/>
    <w:pPr>
      <w:shd w:val="clear" w:color="auto" w:fill="000080"/>
    </w:pPr>
    <w:rPr>
      <w:rFonts w:ascii="Tahoma" w:hAnsi="Tahoma" w:cs="Tahoma"/>
    </w:rPr>
  </w:style>
  <w:style w:type="paragraph" w:styleId="Funotentext">
    <w:name w:val="footnote text"/>
    <w:basedOn w:val="Standard"/>
    <w:semiHidden/>
    <w:rsid w:val="00245011"/>
    <w:rPr>
      <w:sz w:val="20"/>
      <w:szCs w:val="20"/>
    </w:rPr>
  </w:style>
  <w:style w:type="paragraph" w:styleId="Sprechblasentext">
    <w:name w:val="Balloon Text"/>
    <w:basedOn w:val="Standard"/>
    <w:link w:val="SprechblasentextZchn"/>
    <w:uiPriority w:val="99"/>
    <w:semiHidden/>
    <w:unhideWhenUsed/>
    <w:rsid w:val="003B74EF"/>
    <w:pPr>
      <w:spacing w:before="0" w:after="0" w:line="240" w:lineRule="auto"/>
    </w:pPr>
    <w:rPr>
      <w:rFonts w:ascii="Tahoma" w:hAnsi="Tahoma" w:cs="Tahoma"/>
      <w:sz w:val="16"/>
      <w:szCs w:val="16"/>
    </w:rPr>
  </w:style>
  <w:style w:type="paragraph" w:styleId="Index2">
    <w:name w:val="index 2"/>
    <w:basedOn w:val="Standard"/>
    <w:next w:val="Standard"/>
    <w:autoRedefine/>
    <w:semiHidden/>
    <w:rsid w:val="00245011"/>
    <w:pPr>
      <w:ind w:left="480" w:hanging="240"/>
    </w:pPr>
  </w:style>
  <w:style w:type="character" w:customStyle="1" w:styleId="SprechblasentextZchn">
    <w:name w:val="Sprechblasentext Zchn"/>
    <w:basedOn w:val="Absatz-Standardschriftart"/>
    <w:link w:val="Sprechblasentext"/>
    <w:uiPriority w:val="99"/>
    <w:semiHidden/>
    <w:rsid w:val="003B74EF"/>
    <w:rPr>
      <w:rFonts w:ascii="Tahoma" w:hAnsi="Tahoma" w:cs="Tahoma"/>
      <w:sz w:val="16"/>
      <w:szCs w:val="16"/>
    </w:rPr>
  </w:style>
  <w:style w:type="paragraph" w:styleId="Verzeichnis1">
    <w:name w:val="toc 1"/>
    <w:basedOn w:val="Standard"/>
    <w:uiPriority w:val="39"/>
    <w:rsid w:val="00AB2C99"/>
    <w:pPr>
      <w:jc w:val="left"/>
    </w:pPr>
    <w:rPr>
      <w:b/>
      <w:bCs/>
      <w:caps/>
      <w:sz w:val="20"/>
      <w:szCs w:val="20"/>
    </w:rPr>
  </w:style>
  <w:style w:type="paragraph" w:customStyle="1" w:styleId="Hervorhebenfett">
    <w:name w:val="Hervorheben fett"/>
    <w:basedOn w:val="Textkrper"/>
    <w:next w:val="Textkrper"/>
    <w:qFormat/>
    <w:rsid w:val="00E75394"/>
    <w:rPr>
      <w:rFonts w:ascii="Helvetica" w:hAnsi="Helvetica"/>
      <w:b/>
      <w:sz w:val="26"/>
    </w:rPr>
  </w:style>
  <w:style w:type="paragraph" w:styleId="Verzeichnis4">
    <w:name w:val="toc 4"/>
    <w:basedOn w:val="Standard"/>
    <w:next w:val="Standard"/>
    <w:autoRedefine/>
    <w:uiPriority w:val="39"/>
    <w:rsid w:val="004B5C49"/>
    <w:pPr>
      <w:spacing w:before="0" w:after="0"/>
      <w:ind w:left="720"/>
      <w:jc w:val="left"/>
    </w:pPr>
    <w:rPr>
      <w:sz w:val="18"/>
      <w:szCs w:val="18"/>
    </w:rPr>
  </w:style>
  <w:style w:type="paragraph" w:customStyle="1" w:styleId="Oberberschrift">
    <w:name w:val="Oberüberschrift"/>
    <w:basedOn w:val="Standard"/>
    <w:next w:val="Standard"/>
    <w:rsid w:val="00EE57D0"/>
    <w:pPr>
      <w:numPr>
        <w:numId w:val="5"/>
      </w:numPr>
      <w:spacing w:before="240"/>
      <w:ind w:left="431" w:hanging="431"/>
      <w:jc w:val="left"/>
    </w:pPr>
    <w:rPr>
      <w:rFonts w:ascii="Arial" w:hAnsi="Arial"/>
      <w:b/>
      <w:sz w:val="32"/>
    </w:rPr>
  </w:style>
  <w:style w:type="paragraph" w:styleId="Verzeichnis5">
    <w:name w:val="toc 5"/>
    <w:basedOn w:val="Standard"/>
    <w:next w:val="Standard"/>
    <w:autoRedefine/>
    <w:uiPriority w:val="39"/>
    <w:rsid w:val="00CB0F88"/>
    <w:pPr>
      <w:spacing w:before="0" w:after="0"/>
      <w:ind w:left="960"/>
      <w:jc w:val="left"/>
    </w:pPr>
    <w:rPr>
      <w:rFonts w:asciiTheme="minorHAnsi" w:hAnsiTheme="minorHAnsi"/>
      <w:sz w:val="18"/>
      <w:szCs w:val="18"/>
    </w:rPr>
  </w:style>
  <w:style w:type="character" w:styleId="Endnotenzeichen">
    <w:name w:val="endnote reference"/>
    <w:basedOn w:val="Absatz-Standardschriftart"/>
    <w:semiHidden/>
    <w:rsid w:val="0003500F"/>
    <w:rPr>
      <w:vertAlign w:val="superscript"/>
    </w:rPr>
  </w:style>
  <w:style w:type="table" w:customStyle="1" w:styleId="TabelleNormal">
    <w:name w:val="Tabelle Normal"/>
    <w:basedOn w:val="NormaleTabelle"/>
    <w:rsid w:val="00D953FA"/>
    <w:pPr>
      <w:spacing w:before="240" w:after="120"/>
      <w:jc w:val="center"/>
    </w:pPr>
    <w:rPr>
      <w:sz w:val="24"/>
      <w:szCs w:val="24"/>
    </w:rPr>
    <w:tblPr>
      <w:jc w:val="center"/>
    </w:tblPr>
    <w:trPr>
      <w:jc w:val="center"/>
    </w:trPr>
    <w:tblStylePr w:type="firstRow">
      <w:pPr>
        <w:wordWrap/>
        <w:spacing w:beforeLines="0" w:before="240" w:beforeAutospacing="0" w:afterLines="0" w:after="120" w:afterAutospacing="0" w:line="240" w:lineRule="auto"/>
        <w:contextualSpacing w:val="0"/>
      </w:pPr>
    </w:tblStylePr>
  </w:style>
  <w:style w:type="paragraph" w:customStyle="1" w:styleId="Code">
    <w:name w:val="Code"/>
    <w:basedOn w:val="Standard"/>
    <w:qFormat/>
    <w:rsid w:val="00CB0536"/>
    <w:pPr>
      <w:shd w:val="clear" w:color="auto" w:fill="AAAFB6"/>
      <w:tabs>
        <w:tab w:val="left" w:pos="431"/>
      </w:tabs>
      <w:spacing w:before="0" w:after="0"/>
      <w:ind w:left="431" w:right="431"/>
      <w:jc w:val="left"/>
    </w:pPr>
    <w:rPr>
      <w:rFonts w:ascii="Courier New" w:hAnsi="Courier New"/>
      <w:sz w:val="20"/>
    </w:rPr>
  </w:style>
  <w:style w:type="table" w:customStyle="1" w:styleId="TabelleRahmen">
    <w:name w:val="Tabelle Rahmen"/>
    <w:basedOn w:val="NormaleTabelle"/>
    <w:rsid w:val="00D953FA"/>
    <w:pPr>
      <w:spacing w:before="240" w:after="120"/>
      <w:jc w:val="center"/>
    </w:pPr>
    <w:rPr>
      <w:sz w:val="24"/>
      <w:szCs w:val="24"/>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jc w:val="center"/>
    </w:trPr>
  </w:style>
  <w:style w:type="paragraph" w:customStyle="1" w:styleId="Anhang-1">
    <w:name w:val="Anhang-1"/>
    <w:basedOn w:val="Standard"/>
    <w:next w:val="Standard"/>
    <w:rsid w:val="00EE57D0"/>
    <w:pPr>
      <w:keepNext/>
      <w:numPr>
        <w:numId w:val="8"/>
      </w:numPr>
      <w:spacing w:before="240"/>
      <w:ind w:left="431" w:hanging="431"/>
      <w:jc w:val="left"/>
      <w:outlineLvl w:val="0"/>
    </w:pPr>
    <w:rPr>
      <w:rFonts w:ascii="Arial" w:hAnsi="Arial"/>
      <w:b/>
      <w:sz w:val="32"/>
      <w:szCs w:val="32"/>
    </w:rPr>
  </w:style>
  <w:style w:type="character" w:styleId="Kommentarzeichen">
    <w:name w:val="annotation reference"/>
    <w:basedOn w:val="Absatz-Standardschriftart"/>
    <w:uiPriority w:val="99"/>
    <w:semiHidden/>
    <w:unhideWhenUsed/>
    <w:rsid w:val="00F0473B"/>
    <w:rPr>
      <w:sz w:val="16"/>
      <w:szCs w:val="16"/>
    </w:rPr>
  </w:style>
  <w:style w:type="paragraph" w:styleId="Kommentartext">
    <w:name w:val="annotation text"/>
    <w:basedOn w:val="Standard"/>
    <w:link w:val="KommentartextZchn"/>
    <w:uiPriority w:val="99"/>
    <w:semiHidden/>
    <w:unhideWhenUsed/>
    <w:rsid w:val="00F0473B"/>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F0473B"/>
  </w:style>
  <w:style w:type="paragraph" w:styleId="Kommentarthema">
    <w:name w:val="annotation subject"/>
    <w:basedOn w:val="Kommentartext"/>
    <w:next w:val="Kommentartext"/>
    <w:link w:val="KommentarthemaZchn"/>
    <w:uiPriority w:val="99"/>
    <w:semiHidden/>
    <w:unhideWhenUsed/>
    <w:rsid w:val="00F0473B"/>
    <w:rPr>
      <w:b/>
      <w:bCs/>
    </w:rPr>
  </w:style>
  <w:style w:type="character" w:customStyle="1" w:styleId="KommentarthemaZchn">
    <w:name w:val="Kommentarthema Zchn"/>
    <w:basedOn w:val="KommentartextZchn"/>
    <w:link w:val="Kommentarthema"/>
    <w:uiPriority w:val="99"/>
    <w:semiHidden/>
    <w:rsid w:val="00F0473B"/>
    <w:rPr>
      <w:b/>
      <w:bCs/>
    </w:rPr>
  </w:style>
  <w:style w:type="paragraph" w:styleId="Literaturverzeichnis">
    <w:name w:val="Bibliography"/>
    <w:basedOn w:val="Standard"/>
    <w:next w:val="Standard"/>
    <w:uiPriority w:val="37"/>
    <w:unhideWhenUsed/>
    <w:rsid w:val="00956459"/>
  </w:style>
  <w:style w:type="character" w:customStyle="1" w:styleId="berschrift1Zchn">
    <w:name w:val="Überschrift 1 Zchn"/>
    <w:basedOn w:val="Absatz-Standardschriftart"/>
    <w:link w:val="berschrift1"/>
    <w:rsid w:val="00DB3192"/>
    <w:rPr>
      <w:rFonts w:ascii="Helvetica" w:hAnsi="Helvetica" w:cs="Arial"/>
      <w:b/>
      <w:bCs/>
      <w:kern w:val="32"/>
      <w:sz w:val="40"/>
      <w:szCs w:val="32"/>
    </w:rPr>
  </w:style>
  <w:style w:type="paragraph" w:styleId="Listenabsatz">
    <w:name w:val="List Paragraph"/>
    <w:basedOn w:val="Standard"/>
    <w:uiPriority w:val="34"/>
    <w:qFormat/>
    <w:rsid w:val="00703DF2"/>
    <w:pPr>
      <w:ind w:left="720"/>
      <w:contextualSpacing/>
    </w:pPr>
  </w:style>
  <w:style w:type="character" w:styleId="Funotenzeichen">
    <w:name w:val="footnote reference"/>
    <w:basedOn w:val="Absatz-Standardschriftart"/>
    <w:uiPriority w:val="99"/>
    <w:semiHidden/>
    <w:unhideWhenUsed/>
    <w:rsid w:val="00D45253"/>
    <w:rPr>
      <w:vertAlign w:val="superscript"/>
    </w:rPr>
  </w:style>
  <w:style w:type="paragraph" w:styleId="berarbeitung">
    <w:name w:val="Revision"/>
    <w:hidden/>
    <w:uiPriority w:val="99"/>
    <w:semiHidden/>
    <w:rsid w:val="008F3E67"/>
    <w:rPr>
      <w:sz w:val="24"/>
      <w:szCs w:val="24"/>
    </w:rPr>
  </w:style>
  <w:style w:type="table" w:styleId="Tabellenraster">
    <w:name w:val="Table Grid"/>
    <w:basedOn w:val="NormaleTabelle"/>
    <w:uiPriority w:val="59"/>
    <w:rsid w:val="00CE2ED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EinfacheTabelle21">
    <w:name w:val="Einfache Tabelle 21"/>
    <w:basedOn w:val="NormaleTabelle"/>
    <w:uiPriority w:val="42"/>
    <w:rsid w:val="00F44426"/>
    <w:tblPr>
      <w:tblStyleRowBandSize w:val="1"/>
      <w:tblStyleColBandSize w:val="1"/>
      <w:tblBorders>
        <w:top w:val="single" w:sz="4" w:space="0" w:color="8E8E8E" w:themeColor="text1" w:themeTint="80"/>
        <w:bottom w:val="single" w:sz="4" w:space="0" w:color="8E8E8E" w:themeColor="text1" w:themeTint="80"/>
      </w:tblBorders>
    </w:tblPr>
    <w:tblStylePr w:type="firstRow">
      <w:rPr>
        <w:b/>
        <w:bCs/>
      </w:rPr>
      <w:tblPr/>
      <w:tcPr>
        <w:tcBorders>
          <w:bottom w:val="single" w:sz="4" w:space="0" w:color="8E8E8E" w:themeColor="text1" w:themeTint="80"/>
        </w:tcBorders>
      </w:tcPr>
    </w:tblStylePr>
    <w:tblStylePr w:type="lastRow">
      <w:rPr>
        <w:b/>
        <w:bCs/>
      </w:rPr>
      <w:tblPr/>
      <w:tcPr>
        <w:tcBorders>
          <w:top w:val="single" w:sz="4" w:space="0" w:color="8E8E8E" w:themeColor="text1" w:themeTint="80"/>
        </w:tcBorders>
      </w:tcPr>
    </w:tblStylePr>
    <w:tblStylePr w:type="firstCol">
      <w:rPr>
        <w:b/>
        <w:bCs/>
      </w:rPr>
    </w:tblStylePr>
    <w:tblStylePr w:type="lastCol">
      <w:rPr>
        <w:b/>
        <w:bCs/>
      </w:rPr>
    </w:tblStylePr>
    <w:tblStylePr w:type="band1Vert">
      <w:tblPr/>
      <w:tcPr>
        <w:tcBorders>
          <w:left w:val="single" w:sz="4" w:space="0" w:color="8E8E8E" w:themeColor="text1" w:themeTint="80"/>
          <w:right w:val="single" w:sz="4" w:space="0" w:color="8E8E8E" w:themeColor="text1" w:themeTint="80"/>
        </w:tcBorders>
      </w:tcPr>
    </w:tblStylePr>
    <w:tblStylePr w:type="band2Vert">
      <w:tblPr/>
      <w:tcPr>
        <w:tcBorders>
          <w:left w:val="single" w:sz="4" w:space="0" w:color="8E8E8E" w:themeColor="text1" w:themeTint="80"/>
          <w:right w:val="single" w:sz="4" w:space="0" w:color="8E8E8E" w:themeColor="text1" w:themeTint="80"/>
        </w:tcBorders>
      </w:tcPr>
    </w:tblStylePr>
    <w:tblStylePr w:type="band1Horz">
      <w:tblPr/>
      <w:tcPr>
        <w:tcBorders>
          <w:top w:val="single" w:sz="4" w:space="0" w:color="8E8E8E" w:themeColor="text1" w:themeTint="80"/>
          <w:bottom w:val="single" w:sz="4" w:space="0" w:color="8E8E8E" w:themeColor="text1" w:themeTint="80"/>
        </w:tcBorders>
      </w:tcPr>
    </w:tblStylePr>
  </w:style>
  <w:style w:type="character" w:customStyle="1" w:styleId="KopfzeileZchn">
    <w:name w:val="Kopfzeile Zchn"/>
    <w:basedOn w:val="Absatz-Standardschriftart"/>
    <w:link w:val="Kopfzeile"/>
    <w:uiPriority w:val="99"/>
    <w:rsid w:val="009228FC"/>
    <w:rPr>
      <w:rFonts w:ascii="Adobe Garamond Pro" w:hAnsi="Adobe Garamond Pro"/>
      <w:sz w:val="24"/>
      <w:szCs w:val="24"/>
    </w:rPr>
  </w:style>
  <w:style w:type="character" w:customStyle="1" w:styleId="FuzeileZchn">
    <w:name w:val="Fußzeile Zchn"/>
    <w:basedOn w:val="Absatz-Standardschriftart"/>
    <w:link w:val="Fuzeile"/>
    <w:uiPriority w:val="99"/>
    <w:rsid w:val="009D6C9D"/>
    <w:rPr>
      <w:rFonts w:ascii="Adobe Garamond Pro" w:hAnsi="Adobe Garamond Pro"/>
      <w:szCs w:val="24"/>
    </w:rPr>
  </w:style>
  <w:style w:type="table" w:customStyle="1" w:styleId="EinfacheTabelle41">
    <w:name w:val="Einfache Tabelle 41"/>
    <w:basedOn w:val="NormaleTabelle"/>
    <w:uiPriority w:val="44"/>
    <w:rsid w:val="00235E27"/>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FEFEF" w:themeFill="background1" w:themeFillShade="F2"/>
      </w:tcPr>
    </w:tblStylePr>
    <w:tblStylePr w:type="band1Horz">
      <w:tblPr/>
      <w:tcPr>
        <w:shd w:val="clear" w:color="auto" w:fill="EFEFEF" w:themeFill="background1" w:themeFillShade="F2"/>
      </w:tcPr>
    </w:tblStylePr>
  </w:style>
  <w:style w:type="paragraph" w:styleId="Index1">
    <w:name w:val="index 1"/>
    <w:basedOn w:val="Standard"/>
    <w:next w:val="Standard"/>
    <w:autoRedefine/>
    <w:uiPriority w:val="99"/>
    <w:semiHidden/>
    <w:unhideWhenUsed/>
    <w:rsid w:val="00B234C9"/>
    <w:pPr>
      <w:spacing w:before="0" w:after="0" w:line="240" w:lineRule="auto"/>
      <w:ind w:left="240" w:hanging="240"/>
    </w:pPr>
  </w:style>
  <w:style w:type="paragraph" w:styleId="Verzeichnis9">
    <w:name w:val="toc 9"/>
    <w:basedOn w:val="Standard"/>
    <w:next w:val="Standard"/>
    <w:autoRedefine/>
    <w:uiPriority w:val="39"/>
    <w:unhideWhenUsed/>
    <w:rsid w:val="009276FF"/>
    <w:pPr>
      <w:spacing w:before="0" w:after="0"/>
      <w:ind w:left="1920"/>
      <w:jc w:val="left"/>
    </w:pPr>
    <w:rPr>
      <w:rFonts w:asciiTheme="minorHAnsi" w:hAnsiTheme="minorHAnsi"/>
      <w:sz w:val="18"/>
      <w:szCs w:val="18"/>
    </w:rPr>
  </w:style>
  <w:style w:type="character" w:customStyle="1" w:styleId="HTMLVorformatiertZchn">
    <w:name w:val="HTML Vorformatiert Zchn"/>
    <w:basedOn w:val="Absatz-Standardschriftart"/>
    <w:link w:val="HTMLVorformatiert"/>
    <w:uiPriority w:val="99"/>
    <w:semiHidden/>
    <w:rsid w:val="00D73B9A"/>
    <w:rPr>
      <w:rFonts w:ascii="Courier New"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9399572">
      <w:bodyDiv w:val="1"/>
      <w:marLeft w:val="0"/>
      <w:marRight w:val="0"/>
      <w:marTop w:val="0"/>
      <w:marBottom w:val="0"/>
      <w:divBdr>
        <w:top w:val="none" w:sz="0" w:space="0" w:color="auto"/>
        <w:left w:val="none" w:sz="0" w:space="0" w:color="auto"/>
        <w:bottom w:val="none" w:sz="0" w:space="0" w:color="auto"/>
        <w:right w:val="none" w:sz="0" w:space="0" w:color="auto"/>
      </w:divBdr>
    </w:div>
    <w:div w:id="210923745">
      <w:bodyDiv w:val="1"/>
      <w:marLeft w:val="0"/>
      <w:marRight w:val="0"/>
      <w:marTop w:val="0"/>
      <w:marBottom w:val="0"/>
      <w:divBdr>
        <w:top w:val="none" w:sz="0" w:space="0" w:color="auto"/>
        <w:left w:val="none" w:sz="0" w:space="0" w:color="auto"/>
        <w:bottom w:val="none" w:sz="0" w:space="0" w:color="auto"/>
        <w:right w:val="none" w:sz="0" w:space="0" w:color="auto"/>
      </w:divBdr>
    </w:div>
    <w:div w:id="279072248">
      <w:bodyDiv w:val="1"/>
      <w:marLeft w:val="0"/>
      <w:marRight w:val="0"/>
      <w:marTop w:val="0"/>
      <w:marBottom w:val="0"/>
      <w:divBdr>
        <w:top w:val="none" w:sz="0" w:space="0" w:color="auto"/>
        <w:left w:val="none" w:sz="0" w:space="0" w:color="auto"/>
        <w:bottom w:val="none" w:sz="0" w:space="0" w:color="auto"/>
        <w:right w:val="none" w:sz="0" w:space="0" w:color="auto"/>
      </w:divBdr>
    </w:div>
    <w:div w:id="308823700">
      <w:bodyDiv w:val="1"/>
      <w:marLeft w:val="0"/>
      <w:marRight w:val="0"/>
      <w:marTop w:val="0"/>
      <w:marBottom w:val="0"/>
      <w:divBdr>
        <w:top w:val="none" w:sz="0" w:space="0" w:color="auto"/>
        <w:left w:val="none" w:sz="0" w:space="0" w:color="auto"/>
        <w:bottom w:val="none" w:sz="0" w:space="0" w:color="auto"/>
        <w:right w:val="none" w:sz="0" w:space="0" w:color="auto"/>
      </w:divBdr>
    </w:div>
    <w:div w:id="357588050">
      <w:bodyDiv w:val="1"/>
      <w:marLeft w:val="0"/>
      <w:marRight w:val="0"/>
      <w:marTop w:val="0"/>
      <w:marBottom w:val="0"/>
      <w:divBdr>
        <w:top w:val="none" w:sz="0" w:space="0" w:color="auto"/>
        <w:left w:val="none" w:sz="0" w:space="0" w:color="auto"/>
        <w:bottom w:val="none" w:sz="0" w:space="0" w:color="auto"/>
        <w:right w:val="none" w:sz="0" w:space="0" w:color="auto"/>
      </w:divBdr>
    </w:div>
    <w:div w:id="390731922">
      <w:bodyDiv w:val="1"/>
      <w:marLeft w:val="0"/>
      <w:marRight w:val="0"/>
      <w:marTop w:val="0"/>
      <w:marBottom w:val="0"/>
      <w:divBdr>
        <w:top w:val="none" w:sz="0" w:space="0" w:color="auto"/>
        <w:left w:val="none" w:sz="0" w:space="0" w:color="auto"/>
        <w:bottom w:val="none" w:sz="0" w:space="0" w:color="auto"/>
        <w:right w:val="none" w:sz="0" w:space="0" w:color="auto"/>
      </w:divBdr>
    </w:div>
    <w:div w:id="436678534">
      <w:bodyDiv w:val="1"/>
      <w:marLeft w:val="0"/>
      <w:marRight w:val="0"/>
      <w:marTop w:val="0"/>
      <w:marBottom w:val="0"/>
      <w:divBdr>
        <w:top w:val="none" w:sz="0" w:space="0" w:color="auto"/>
        <w:left w:val="none" w:sz="0" w:space="0" w:color="auto"/>
        <w:bottom w:val="none" w:sz="0" w:space="0" w:color="auto"/>
        <w:right w:val="none" w:sz="0" w:space="0" w:color="auto"/>
      </w:divBdr>
    </w:div>
    <w:div w:id="510460681">
      <w:bodyDiv w:val="1"/>
      <w:marLeft w:val="0"/>
      <w:marRight w:val="0"/>
      <w:marTop w:val="0"/>
      <w:marBottom w:val="0"/>
      <w:divBdr>
        <w:top w:val="none" w:sz="0" w:space="0" w:color="auto"/>
        <w:left w:val="none" w:sz="0" w:space="0" w:color="auto"/>
        <w:bottom w:val="none" w:sz="0" w:space="0" w:color="auto"/>
        <w:right w:val="none" w:sz="0" w:space="0" w:color="auto"/>
      </w:divBdr>
    </w:div>
    <w:div w:id="569001360">
      <w:bodyDiv w:val="1"/>
      <w:marLeft w:val="0"/>
      <w:marRight w:val="0"/>
      <w:marTop w:val="0"/>
      <w:marBottom w:val="0"/>
      <w:divBdr>
        <w:top w:val="none" w:sz="0" w:space="0" w:color="auto"/>
        <w:left w:val="none" w:sz="0" w:space="0" w:color="auto"/>
        <w:bottom w:val="none" w:sz="0" w:space="0" w:color="auto"/>
        <w:right w:val="none" w:sz="0" w:space="0" w:color="auto"/>
      </w:divBdr>
    </w:div>
    <w:div w:id="582300993">
      <w:bodyDiv w:val="1"/>
      <w:marLeft w:val="0"/>
      <w:marRight w:val="0"/>
      <w:marTop w:val="0"/>
      <w:marBottom w:val="0"/>
      <w:divBdr>
        <w:top w:val="none" w:sz="0" w:space="0" w:color="auto"/>
        <w:left w:val="none" w:sz="0" w:space="0" w:color="auto"/>
        <w:bottom w:val="none" w:sz="0" w:space="0" w:color="auto"/>
        <w:right w:val="none" w:sz="0" w:space="0" w:color="auto"/>
      </w:divBdr>
    </w:div>
    <w:div w:id="585725728">
      <w:bodyDiv w:val="1"/>
      <w:marLeft w:val="0"/>
      <w:marRight w:val="0"/>
      <w:marTop w:val="0"/>
      <w:marBottom w:val="0"/>
      <w:divBdr>
        <w:top w:val="none" w:sz="0" w:space="0" w:color="auto"/>
        <w:left w:val="none" w:sz="0" w:space="0" w:color="auto"/>
        <w:bottom w:val="none" w:sz="0" w:space="0" w:color="auto"/>
        <w:right w:val="none" w:sz="0" w:space="0" w:color="auto"/>
      </w:divBdr>
    </w:div>
    <w:div w:id="654340636">
      <w:bodyDiv w:val="1"/>
      <w:marLeft w:val="0"/>
      <w:marRight w:val="0"/>
      <w:marTop w:val="0"/>
      <w:marBottom w:val="0"/>
      <w:divBdr>
        <w:top w:val="none" w:sz="0" w:space="0" w:color="auto"/>
        <w:left w:val="none" w:sz="0" w:space="0" w:color="auto"/>
        <w:bottom w:val="none" w:sz="0" w:space="0" w:color="auto"/>
        <w:right w:val="none" w:sz="0" w:space="0" w:color="auto"/>
      </w:divBdr>
    </w:div>
    <w:div w:id="687634691">
      <w:bodyDiv w:val="1"/>
      <w:marLeft w:val="0"/>
      <w:marRight w:val="0"/>
      <w:marTop w:val="0"/>
      <w:marBottom w:val="0"/>
      <w:divBdr>
        <w:top w:val="none" w:sz="0" w:space="0" w:color="auto"/>
        <w:left w:val="none" w:sz="0" w:space="0" w:color="auto"/>
        <w:bottom w:val="none" w:sz="0" w:space="0" w:color="auto"/>
        <w:right w:val="none" w:sz="0" w:space="0" w:color="auto"/>
      </w:divBdr>
    </w:div>
    <w:div w:id="693114090">
      <w:bodyDiv w:val="1"/>
      <w:marLeft w:val="0"/>
      <w:marRight w:val="0"/>
      <w:marTop w:val="0"/>
      <w:marBottom w:val="0"/>
      <w:divBdr>
        <w:top w:val="none" w:sz="0" w:space="0" w:color="auto"/>
        <w:left w:val="none" w:sz="0" w:space="0" w:color="auto"/>
        <w:bottom w:val="none" w:sz="0" w:space="0" w:color="auto"/>
        <w:right w:val="none" w:sz="0" w:space="0" w:color="auto"/>
      </w:divBdr>
    </w:div>
    <w:div w:id="708147396">
      <w:bodyDiv w:val="1"/>
      <w:marLeft w:val="0"/>
      <w:marRight w:val="0"/>
      <w:marTop w:val="0"/>
      <w:marBottom w:val="0"/>
      <w:divBdr>
        <w:top w:val="none" w:sz="0" w:space="0" w:color="auto"/>
        <w:left w:val="none" w:sz="0" w:space="0" w:color="auto"/>
        <w:bottom w:val="none" w:sz="0" w:space="0" w:color="auto"/>
        <w:right w:val="none" w:sz="0" w:space="0" w:color="auto"/>
      </w:divBdr>
    </w:div>
    <w:div w:id="823088190">
      <w:bodyDiv w:val="1"/>
      <w:marLeft w:val="0"/>
      <w:marRight w:val="0"/>
      <w:marTop w:val="0"/>
      <w:marBottom w:val="0"/>
      <w:divBdr>
        <w:top w:val="none" w:sz="0" w:space="0" w:color="auto"/>
        <w:left w:val="none" w:sz="0" w:space="0" w:color="auto"/>
        <w:bottom w:val="none" w:sz="0" w:space="0" w:color="auto"/>
        <w:right w:val="none" w:sz="0" w:space="0" w:color="auto"/>
      </w:divBdr>
    </w:div>
    <w:div w:id="823938184">
      <w:bodyDiv w:val="1"/>
      <w:marLeft w:val="0"/>
      <w:marRight w:val="0"/>
      <w:marTop w:val="0"/>
      <w:marBottom w:val="0"/>
      <w:divBdr>
        <w:top w:val="none" w:sz="0" w:space="0" w:color="auto"/>
        <w:left w:val="none" w:sz="0" w:space="0" w:color="auto"/>
        <w:bottom w:val="none" w:sz="0" w:space="0" w:color="auto"/>
        <w:right w:val="none" w:sz="0" w:space="0" w:color="auto"/>
      </w:divBdr>
    </w:div>
    <w:div w:id="871914513">
      <w:bodyDiv w:val="1"/>
      <w:marLeft w:val="0"/>
      <w:marRight w:val="0"/>
      <w:marTop w:val="0"/>
      <w:marBottom w:val="0"/>
      <w:divBdr>
        <w:top w:val="none" w:sz="0" w:space="0" w:color="auto"/>
        <w:left w:val="none" w:sz="0" w:space="0" w:color="auto"/>
        <w:bottom w:val="none" w:sz="0" w:space="0" w:color="auto"/>
        <w:right w:val="none" w:sz="0" w:space="0" w:color="auto"/>
      </w:divBdr>
    </w:div>
    <w:div w:id="887760444">
      <w:bodyDiv w:val="1"/>
      <w:marLeft w:val="0"/>
      <w:marRight w:val="0"/>
      <w:marTop w:val="0"/>
      <w:marBottom w:val="0"/>
      <w:divBdr>
        <w:top w:val="none" w:sz="0" w:space="0" w:color="auto"/>
        <w:left w:val="none" w:sz="0" w:space="0" w:color="auto"/>
        <w:bottom w:val="none" w:sz="0" w:space="0" w:color="auto"/>
        <w:right w:val="none" w:sz="0" w:space="0" w:color="auto"/>
      </w:divBdr>
    </w:div>
    <w:div w:id="893931573">
      <w:bodyDiv w:val="1"/>
      <w:marLeft w:val="0"/>
      <w:marRight w:val="0"/>
      <w:marTop w:val="0"/>
      <w:marBottom w:val="0"/>
      <w:divBdr>
        <w:top w:val="none" w:sz="0" w:space="0" w:color="auto"/>
        <w:left w:val="none" w:sz="0" w:space="0" w:color="auto"/>
        <w:bottom w:val="none" w:sz="0" w:space="0" w:color="auto"/>
        <w:right w:val="none" w:sz="0" w:space="0" w:color="auto"/>
      </w:divBdr>
    </w:div>
    <w:div w:id="897016644">
      <w:bodyDiv w:val="1"/>
      <w:marLeft w:val="0"/>
      <w:marRight w:val="0"/>
      <w:marTop w:val="0"/>
      <w:marBottom w:val="0"/>
      <w:divBdr>
        <w:top w:val="none" w:sz="0" w:space="0" w:color="auto"/>
        <w:left w:val="none" w:sz="0" w:space="0" w:color="auto"/>
        <w:bottom w:val="none" w:sz="0" w:space="0" w:color="auto"/>
        <w:right w:val="none" w:sz="0" w:space="0" w:color="auto"/>
      </w:divBdr>
    </w:div>
    <w:div w:id="901260369">
      <w:bodyDiv w:val="1"/>
      <w:marLeft w:val="0"/>
      <w:marRight w:val="0"/>
      <w:marTop w:val="0"/>
      <w:marBottom w:val="0"/>
      <w:divBdr>
        <w:top w:val="none" w:sz="0" w:space="0" w:color="auto"/>
        <w:left w:val="none" w:sz="0" w:space="0" w:color="auto"/>
        <w:bottom w:val="none" w:sz="0" w:space="0" w:color="auto"/>
        <w:right w:val="none" w:sz="0" w:space="0" w:color="auto"/>
      </w:divBdr>
    </w:div>
    <w:div w:id="962660173">
      <w:bodyDiv w:val="1"/>
      <w:marLeft w:val="0"/>
      <w:marRight w:val="0"/>
      <w:marTop w:val="0"/>
      <w:marBottom w:val="0"/>
      <w:divBdr>
        <w:top w:val="none" w:sz="0" w:space="0" w:color="auto"/>
        <w:left w:val="none" w:sz="0" w:space="0" w:color="auto"/>
        <w:bottom w:val="none" w:sz="0" w:space="0" w:color="auto"/>
        <w:right w:val="none" w:sz="0" w:space="0" w:color="auto"/>
      </w:divBdr>
    </w:div>
    <w:div w:id="981889762">
      <w:bodyDiv w:val="1"/>
      <w:marLeft w:val="0"/>
      <w:marRight w:val="0"/>
      <w:marTop w:val="0"/>
      <w:marBottom w:val="0"/>
      <w:divBdr>
        <w:top w:val="none" w:sz="0" w:space="0" w:color="auto"/>
        <w:left w:val="none" w:sz="0" w:space="0" w:color="auto"/>
        <w:bottom w:val="none" w:sz="0" w:space="0" w:color="auto"/>
        <w:right w:val="none" w:sz="0" w:space="0" w:color="auto"/>
      </w:divBdr>
    </w:div>
    <w:div w:id="1041594112">
      <w:bodyDiv w:val="1"/>
      <w:marLeft w:val="0"/>
      <w:marRight w:val="0"/>
      <w:marTop w:val="0"/>
      <w:marBottom w:val="0"/>
      <w:divBdr>
        <w:top w:val="none" w:sz="0" w:space="0" w:color="auto"/>
        <w:left w:val="none" w:sz="0" w:space="0" w:color="auto"/>
        <w:bottom w:val="none" w:sz="0" w:space="0" w:color="auto"/>
        <w:right w:val="none" w:sz="0" w:space="0" w:color="auto"/>
      </w:divBdr>
    </w:div>
    <w:div w:id="1216355243">
      <w:bodyDiv w:val="1"/>
      <w:marLeft w:val="0"/>
      <w:marRight w:val="0"/>
      <w:marTop w:val="0"/>
      <w:marBottom w:val="0"/>
      <w:divBdr>
        <w:top w:val="none" w:sz="0" w:space="0" w:color="auto"/>
        <w:left w:val="none" w:sz="0" w:space="0" w:color="auto"/>
        <w:bottom w:val="none" w:sz="0" w:space="0" w:color="auto"/>
        <w:right w:val="none" w:sz="0" w:space="0" w:color="auto"/>
      </w:divBdr>
    </w:div>
    <w:div w:id="1385759164">
      <w:bodyDiv w:val="1"/>
      <w:marLeft w:val="0"/>
      <w:marRight w:val="0"/>
      <w:marTop w:val="0"/>
      <w:marBottom w:val="0"/>
      <w:divBdr>
        <w:top w:val="none" w:sz="0" w:space="0" w:color="auto"/>
        <w:left w:val="none" w:sz="0" w:space="0" w:color="auto"/>
        <w:bottom w:val="none" w:sz="0" w:space="0" w:color="auto"/>
        <w:right w:val="none" w:sz="0" w:space="0" w:color="auto"/>
      </w:divBdr>
      <w:divsChild>
        <w:div w:id="1857379162">
          <w:marLeft w:val="0"/>
          <w:marRight w:val="0"/>
          <w:marTop w:val="0"/>
          <w:marBottom w:val="0"/>
          <w:divBdr>
            <w:top w:val="none" w:sz="0" w:space="0" w:color="auto"/>
            <w:left w:val="none" w:sz="0" w:space="0" w:color="auto"/>
            <w:bottom w:val="none" w:sz="0" w:space="0" w:color="auto"/>
            <w:right w:val="none" w:sz="0" w:space="0" w:color="auto"/>
          </w:divBdr>
        </w:div>
        <w:div w:id="591744334">
          <w:marLeft w:val="0"/>
          <w:marRight w:val="0"/>
          <w:marTop w:val="0"/>
          <w:marBottom w:val="0"/>
          <w:divBdr>
            <w:top w:val="none" w:sz="0" w:space="0" w:color="auto"/>
            <w:left w:val="none" w:sz="0" w:space="0" w:color="auto"/>
            <w:bottom w:val="none" w:sz="0" w:space="0" w:color="auto"/>
            <w:right w:val="none" w:sz="0" w:space="0" w:color="auto"/>
          </w:divBdr>
        </w:div>
      </w:divsChild>
    </w:div>
    <w:div w:id="1780295339">
      <w:bodyDiv w:val="1"/>
      <w:marLeft w:val="0"/>
      <w:marRight w:val="0"/>
      <w:marTop w:val="0"/>
      <w:marBottom w:val="0"/>
      <w:divBdr>
        <w:top w:val="none" w:sz="0" w:space="0" w:color="auto"/>
        <w:left w:val="none" w:sz="0" w:space="0" w:color="auto"/>
        <w:bottom w:val="none" w:sz="0" w:space="0" w:color="auto"/>
        <w:right w:val="none" w:sz="0" w:space="0" w:color="auto"/>
      </w:divBdr>
    </w:div>
    <w:div w:id="1864323997">
      <w:bodyDiv w:val="1"/>
      <w:marLeft w:val="0"/>
      <w:marRight w:val="0"/>
      <w:marTop w:val="0"/>
      <w:marBottom w:val="0"/>
      <w:divBdr>
        <w:top w:val="none" w:sz="0" w:space="0" w:color="auto"/>
        <w:left w:val="none" w:sz="0" w:space="0" w:color="auto"/>
        <w:bottom w:val="none" w:sz="0" w:space="0" w:color="auto"/>
        <w:right w:val="none" w:sz="0" w:space="0" w:color="auto"/>
      </w:divBdr>
    </w:div>
    <w:div w:id="1929194280">
      <w:bodyDiv w:val="1"/>
      <w:marLeft w:val="0"/>
      <w:marRight w:val="0"/>
      <w:marTop w:val="0"/>
      <w:marBottom w:val="0"/>
      <w:divBdr>
        <w:top w:val="none" w:sz="0" w:space="0" w:color="auto"/>
        <w:left w:val="none" w:sz="0" w:space="0" w:color="auto"/>
        <w:bottom w:val="none" w:sz="0" w:space="0" w:color="auto"/>
        <w:right w:val="none" w:sz="0" w:space="0" w:color="auto"/>
      </w:divBdr>
    </w:div>
    <w:div w:id="1936397263">
      <w:bodyDiv w:val="1"/>
      <w:marLeft w:val="0"/>
      <w:marRight w:val="0"/>
      <w:marTop w:val="0"/>
      <w:marBottom w:val="0"/>
      <w:divBdr>
        <w:top w:val="none" w:sz="0" w:space="0" w:color="auto"/>
        <w:left w:val="none" w:sz="0" w:space="0" w:color="auto"/>
        <w:bottom w:val="none" w:sz="0" w:space="0" w:color="auto"/>
        <w:right w:val="none" w:sz="0" w:space="0" w:color="auto"/>
      </w:divBdr>
    </w:div>
    <w:div w:id="1948928456">
      <w:bodyDiv w:val="1"/>
      <w:marLeft w:val="0"/>
      <w:marRight w:val="0"/>
      <w:marTop w:val="0"/>
      <w:marBottom w:val="0"/>
      <w:divBdr>
        <w:top w:val="none" w:sz="0" w:space="0" w:color="auto"/>
        <w:left w:val="none" w:sz="0" w:space="0" w:color="auto"/>
        <w:bottom w:val="none" w:sz="0" w:space="0" w:color="auto"/>
        <w:right w:val="none" w:sz="0" w:space="0" w:color="auto"/>
      </w:divBdr>
    </w:div>
    <w:div w:id="2032565908">
      <w:bodyDiv w:val="1"/>
      <w:marLeft w:val="0"/>
      <w:marRight w:val="0"/>
      <w:marTop w:val="0"/>
      <w:marBottom w:val="0"/>
      <w:divBdr>
        <w:top w:val="none" w:sz="0" w:space="0" w:color="auto"/>
        <w:left w:val="none" w:sz="0" w:space="0" w:color="auto"/>
        <w:bottom w:val="none" w:sz="0" w:space="0" w:color="auto"/>
        <w:right w:val="none" w:sz="0" w:space="0" w:color="auto"/>
      </w:divBdr>
    </w:div>
    <w:div w:id="2102412378">
      <w:bodyDiv w:val="1"/>
      <w:marLeft w:val="0"/>
      <w:marRight w:val="0"/>
      <w:marTop w:val="0"/>
      <w:marBottom w:val="0"/>
      <w:divBdr>
        <w:top w:val="none" w:sz="0" w:space="0" w:color="auto"/>
        <w:left w:val="none" w:sz="0" w:space="0" w:color="auto"/>
        <w:bottom w:val="none" w:sz="0" w:space="0" w:color="auto"/>
        <w:right w:val="none" w:sz="0" w:space="0" w:color="auto"/>
      </w:divBdr>
    </w:div>
    <w:div w:id="21189126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Users\Tobi\SkyDrive\Aktuell\bachelor\_ba\doc\documentation\ba_0.20.docx" TargetMode="External"/><Relationship Id="rId21" Type="http://schemas.openxmlformats.org/officeDocument/2006/relationships/hyperlink" Target="file:///C:\Users\Tobi\SkyDrive\Aktuell\bachelor\_ba\doc\documentation\ba_0.20.docx" TargetMode="External"/><Relationship Id="rId42" Type="http://schemas.openxmlformats.org/officeDocument/2006/relationships/image" Target="media/image3.png"/><Relationship Id="rId47" Type="http://schemas.openxmlformats.org/officeDocument/2006/relationships/image" Target="media/image8.jpeg"/><Relationship Id="rId63" Type="http://schemas.openxmlformats.org/officeDocument/2006/relationships/image" Target="media/image24.jpeg"/><Relationship Id="rId68" Type="http://schemas.openxmlformats.org/officeDocument/2006/relationships/image" Target="media/image29.JPG"/><Relationship Id="rId84" Type="http://schemas.openxmlformats.org/officeDocument/2006/relationships/fontTable" Target="fontTable.xml"/><Relationship Id="rId16" Type="http://schemas.openxmlformats.org/officeDocument/2006/relationships/hyperlink" Target="file:///C:\Users\Tobi\SkyDrive\Aktuell\bachelor\_ba\doc\documentation\ba_0.20.docx" TargetMode="External"/><Relationship Id="rId11" Type="http://schemas.openxmlformats.org/officeDocument/2006/relationships/image" Target="media/image1.emf"/><Relationship Id="rId32" Type="http://schemas.openxmlformats.org/officeDocument/2006/relationships/hyperlink" Target="file:///C:\Users\Tobi\SkyDrive\Aktuell\bachelor\_ba\doc\documentation\ba_0.20.docx" TargetMode="External"/><Relationship Id="rId37" Type="http://schemas.microsoft.com/office/2011/relationships/commentsExtended" Target="commentsExtended.xml"/><Relationship Id="rId53" Type="http://schemas.openxmlformats.org/officeDocument/2006/relationships/image" Target="media/image14.jpeg"/><Relationship Id="rId58" Type="http://schemas.openxmlformats.org/officeDocument/2006/relationships/image" Target="media/image19.jpeg"/><Relationship Id="rId74" Type="http://schemas.openxmlformats.org/officeDocument/2006/relationships/hyperlink" Target="http://sixense.com/wireless" TargetMode="External"/><Relationship Id="rId79" Type="http://schemas.openxmlformats.org/officeDocument/2006/relationships/header" Target="header9.xml"/><Relationship Id="rId5" Type="http://schemas.openxmlformats.org/officeDocument/2006/relationships/numbering" Target="numbering.xml"/><Relationship Id="rId19" Type="http://schemas.openxmlformats.org/officeDocument/2006/relationships/hyperlink" Target="file:///C:\Users\Tobi\SkyDrive\Aktuell\bachelor\_ba\doc\documentation\ba_0.20.docx" TargetMode="External"/><Relationship Id="rId14" Type="http://schemas.openxmlformats.org/officeDocument/2006/relationships/header" Target="header2.xml"/><Relationship Id="rId22" Type="http://schemas.openxmlformats.org/officeDocument/2006/relationships/hyperlink" Target="file:///C:\Users\Tobi\SkyDrive\Aktuell\bachelor\_ba\doc\documentation\ba_0.20.docx" TargetMode="External"/><Relationship Id="rId27" Type="http://schemas.openxmlformats.org/officeDocument/2006/relationships/hyperlink" Target="file:///C:\Users\Tobi\SkyDrive\Aktuell\bachelor\_ba\doc\documentation\ba_0.20.docx" TargetMode="External"/><Relationship Id="rId30" Type="http://schemas.openxmlformats.org/officeDocument/2006/relationships/hyperlink" Target="file:///C:\Users\Tobi\SkyDrive\Aktuell\bachelor\_ba\doc\documentation\ba_0.20.docx" TargetMode="External"/><Relationship Id="rId35" Type="http://schemas.openxmlformats.org/officeDocument/2006/relationships/hyperlink" Target="file:///C:\Users\Tobi\SkyDrive\Aktuell\bachelor\_ba\doc\documentation\ba_0.20.docx" TargetMode="External"/><Relationship Id="rId43" Type="http://schemas.openxmlformats.org/officeDocument/2006/relationships/image" Target="media/image4.jpeg"/><Relationship Id="rId48" Type="http://schemas.openxmlformats.org/officeDocument/2006/relationships/image" Target="media/image9.jpeg"/><Relationship Id="rId56" Type="http://schemas.openxmlformats.org/officeDocument/2006/relationships/image" Target="media/image17.jpeg"/><Relationship Id="rId64" Type="http://schemas.openxmlformats.org/officeDocument/2006/relationships/image" Target="media/image25.jpeg"/><Relationship Id="rId69" Type="http://schemas.openxmlformats.org/officeDocument/2006/relationships/image" Target="media/image30.JPG"/><Relationship Id="rId77" Type="http://schemas.openxmlformats.org/officeDocument/2006/relationships/header" Target="header7.xml"/><Relationship Id="rId8" Type="http://schemas.openxmlformats.org/officeDocument/2006/relationships/webSettings" Target="webSettings.xml"/><Relationship Id="rId51" Type="http://schemas.openxmlformats.org/officeDocument/2006/relationships/image" Target="media/image12.jpeg"/><Relationship Id="rId72" Type="http://schemas.openxmlformats.org/officeDocument/2006/relationships/hyperlink" Target="http://techcrunch.com/2014/05/14/clever-kinect-hack-brings-this-guys-full-body-into-virtual-reality/" TargetMode="External"/><Relationship Id="rId80" Type="http://schemas.openxmlformats.org/officeDocument/2006/relationships/header" Target="header10.xml"/><Relationship Id="rId85"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hyperlink" Target="file:///C:\Users\Tobi\SkyDrive\Aktuell\bachelor\_ba\doc\documentation\ba_0.20.docx" TargetMode="External"/><Relationship Id="rId25" Type="http://schemas.openxmlformats.org/officeDocument/2006/relationships/hyperlink" Target="file:///C:\Users\Tobi\SkyDrive\Aktuell\bachelor\_ba\doc\documentation\ba_0.20.docx" TargetMode="External"/><Relationship Id="rId33" Type="http://schemas.openxmlformats.org/officeDocument/2006/relationships/hyperlink" Target="file:///C:\Users\Tobi\SkyDrive\Aktuell\bachelor\_ba\doc\documentation\ba_0.20.docx" TargetMode="External"/><Relationship Id="rId38" Type="http://schemas.openxmlformats.org/officeDocument/2006/relationships/header" Target="header3.xml"/><Relationship Id="rId46" Type="http://schemas.openxmlformats.org/officeDocument/2006/relationships/image" Target="media/image7.jpeg"/><Relationship Id="rId59" Type="http://schemas.openxmlformats.org/officeDocument/2006/relationships/image" Target="media/image20.png"/><Relationship Id="rId67" Type="http://schemas.openxmlformats.org/officeDocument/2006/relationships/image" Target="media/image28.JPG"/><Relationship Id="rId20" Type="http://schemas.openxmlformats.org/officeDocument/2006/relationships/hyperlink" Target="file:///C:\Users\Tobi\SkyDrive\Aktuell\bachelor\_ba\doc\documentation\ba_0.20.docx" TargetMode="External"/><Relationship Id="rId41" Type="http://schemas.openxmlformats.org/officeDocument/2006/relationships/image" Target="media/image2.PNG"/><Relationship Id="rId54" Type="http://schemas.openxmlformats.org/officeDocument/2006/relationships/image" Target="media/image15.png"/><Relationship Id="rId62" Type="http://schemas.openxmlformats.org/officeDocument/2006/relationships/image" Target="media/image23.jpeg"/><Relationship Id="rId70" Type="http://schemas.openxmlformats.org/officeDocument/2006/relationships/header" Target="header5.xml"/><Relationship Id="rId75" Type="http://schemas.openxmlformats.org/officeDocument/2006/relationships/hyperlink" Target="http://unity3d.com/learn/documentation" TargetMode="External"/><Relationship Id="rId83"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footer" Target="footer2.xml"/><Relationship Id="rId23" Type="http://schemas.openxmlformats.org/officeDocument/2006/relationships/hyperlink" Target="file:///C:\Users\Tobi\SkyDrive\Aktuell\bachelor\_ba\doc\documentation\ba_0.20.docx" TargetMode="External"/><Relationship Id="rId28" Type="http://schemas.openxmlformats.org/officeDocument/2006/relationships/hyperlink" Target="file:///C:\Users\Tobi\SkyDrive\Aktuell\bachelor\_ba\doc\documentation\ba_0.20.docx" TargetMode="External"/><Relationship Id="rId36" Type="http://schemas.openxmlformats.org/officeDocument/2006/relationships/comments" Target="comments.xml"/><Relationship Id="rId49" Type="http://schemas.openxmlformats.org/officeDocument/2006/relationships/image" Target="media/image10.jpeg"/><Relationship Id="rId57" Type="http://schemas.openxmlformats.org/officeDocument/2006/relationships/image" Target="media/image18.jpeg"/><Relationship Id="rId10" Type="http://schemas.openxmlformats.org/officeDocument/2006/relationships/endnotes" Target="endnotes.xml"/><Relationship Id="rId31" Type="http://schemas.openxmlformats.org/officeDocument/2006/relationships/hyperlink" Target="file:///C:\Users\Tobi\SkyDrive\Aktuell\bachelor\_ba\doc\documentation\ba_0.20.docx" TargetMode="External"/><Relationship Id="rId44" Type="http://schemas.openxmlformats.org/officeDocument/2006/relationships/image" Target="media/image5.jpeg"/><Relationship Id="rId52" Type="http://schemas.openxmlformats.org/officeDocument/2006/relationships/image" Target="media/image13.jpeg"/><Relationship Id="rId60" Type="http://schemas.openxmlformats.org/officeDocument/2006/relationships/image" Target="media/image21.png"/><Relationship Id="rId65" Type="http://schemas.openxmlformats.org/officeDocument/2006/relationships/image" Target="media/image26.jpeg"/><Relationship Id="rId73" Type="http://schemas.openxmlformats.org/officeDocument/2006/relationships/hyperlink" Target="https://forums.leapmotion.com/" TargetMode="External"/><Relationship Id="rId78" Type="http://schemas.openxmlformats.org/officeDocument/2006/relationships/header" Target="header8.xml"/><Relationship Id="rId81" Type="http://schemas.openxmlformats.org/officeDocument/2006/relationships/footer" Target="footer4.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1.xml"/><Relationship Id="rId18" Type="http://schemas.openxmlformats.org/officeDocument/2006/relationships/hyperlink" Target="file:///C:\Users\Tobi\SkyDrive\Aktuell\bachelor\_ba\doc\documentation\ba_0.20.docx" TargetMode="External"/><Relationship Id="rId39" Type="http://schemas.openxmlformats.org/officeDocument/2006/relationships/header" Target="header4.xml"/><Relationship Id="rId34" Type="http://schemas.openxmlformats.org/officeDocument/2006/relationships/hyperlink" Target="file:///C:\Users\Tobi\SkyDrive\Aktuell\bachelor\_ba\doc\documentation\ba_0.20.docx" TargetMode="External"/><Relationship Id="rId50" Type="http://schemas.openxmlformats.org/officeDocument/2006/relationships/image" Target="media/image11.jpeg"/><Relationship Id="rId55" Type="http://schemas.openxmlformats.org/officeDocument/2006/relationships/image" Target="media/image16.jpeg"/><Relationship Id="rId76" Type="http://schemas.openxmlformats.org/officeDocument/2006/relationships/header" Target="header6.xml"/><Relationship Id="rId7" Type="http://schemas.openxmlformats.org/officeDocument/2006/relationships/settings" Target="settings.xml"/><Relationship Id="rId71" Type="http://schemas.openxmlformats.org/officeDocument/2006/relationships/hyperlink" Target="http://developer.android.com/tools/help/adb.html" TargetMode="External"/><Relationship Id="rId2" Type="http://schemas.openxmlformats.org/officeDocument/2006/relationships/customXml" Target="../customXml/item2.xml"/><Relationship Id="rId29" Type="http://schemas.openxmlformats.org/officeDocument/2006/relationships/hyperlink" Target="file:///C:\Users\Tobi\SkyDrive\Aktuell\bachelor\_ba\doc\documentation\ba_0.20.docx" TargetMode="External"/><Relationship Id="rId24" Type="http://schemas.openxmlformats.org/officeDocument/2006/relationships/hyperlink" Target="file:///C:\Users\Tobi\SkyDrive\Aktuell\bachelor\_ba\doc\documentation\ba_0.20.docx" TargetMode="External"/><Relationship Id="rId40" Type="http://schemas.openxmlformats.org/officeDocument/2006/relationships/footer" Target="footer3.xml"/><Relationship Id="rId45" Type="http://schemas.openxmlformats.org/officeDocument/2006/relationships/image" Target="media/image6.jpeg"/><Relationship Id="rId66" Type="http://schemas.openxmlformats.org/officeDocument/2006/relationships/image" Target="media/image27.jpeg"/><Relationship Id="rId61" Type="http://schemas.openxmlformats.org/officeDocument/2006/relationships/image" Target="media/image22.png"/><Relationship Id="rId82" Type="http://schemas.openxmlformats.org/officeDocument/2006/relationships/header" Target="header11.xml"/></Relationships>
</file>

<file path=word/_rels/settings.xml.rels><?xml version="1.0" encoding="UTF-8" standalone="yes"?>
<Relationships xmlns="http://schemas.openxmlformats.org/package/2006/relationships"><Relationship Id="rId1" Type="http://schemas.openxmlformats.org/officeDocument/2006/relationships/attachedTemplate" Target="file:///F:\Lehre\PM\Dauerordner_Projektmanagement_EuI-Dokumente\%5b84%5d_Projektbericht_Template_v07_ohne_&#9472;nderungsverfolgung.dot" TargetMode="External"/></Relationships>
</file>

<file path=word/theme/theme1.xml><?xml version="1.0" encoding="utf-8"?>
<a:theme xmlns:a="http://schemas.openxmlformats.org/drawingml/2006/main" name="Larissa">
  <a:themeElements>
    <a:clrScheme name="Larissa">
      <a:dk1>
        <a:sysClr val="windowText" lastClr="1E1E1E"/>
      </a:dk1>
      <a:lt1>
        <a:sysClr val="window" lastClr="FCFCFC"/>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kument" ma:contentTypeID="0x0101000FA8C48C96046B4CA72C287B8916FBF1" ma:contentTypeVersion="1" ma:contentTypeDescription="Ein neues Dokument erstellen." ma:contentTypeScope="" ma:versionID="9f0d33510345f69925c90302e07d6975">
  <xsd:schema xmlns:xsd="http://www.w3.org/2001/XMLSchema" xmlns:xs="http://www.w3.org/2001/XMLSchema" xmlns:p="http://schemas.microsoft.com/office/2006/metadata/properties" xmlns:ns2="0440de24-dbb9-435d-a540-4bf3a1aeb555" targetNamespace="http://schemas.microsoft.com/office/2006/metadata/properties" ma:root="true" ma:fieldsID="152f8281bb1cd8e915b6680e0eaf0423" ns2:_="">
    <xsd:import namespace="0440de24-dbb9-435d-a540-4bf3a1aeb555"/>
    <xsd:element name="properties">
      <xsd:complexType>
        <xsd:sequence>
          <xsd:element name="documentManagement">
            <xsd:complexType>
              <xsd:all>
                <xsd:element ref="ns2:Beschreibung"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440de24-dbb9-435d-a540-4bf3a1aeb555" elementFormDefault="qualified">
    <xsd:import namespace="http://schemas.microsoft.com/office/2006/documentManagement/types"/>
    <xsd:import namespace="http://schemas.microsoft.com/office/infopath/2007/PartnerControls"/>
    <xsd:element name="Beschreibung" ma:index="8" nillable="true" ma:displayName="Beschreibung" ma:internalName="Beschreibung">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Beschreibung xmlns="0440de24-dbb9-435d-a540-4bf3a1aeb555" xsi:nil="true"/>
  </documentManagement>
</p:properties>
</file>

<file path=customXml/item4.xml><?xml version="1.0" encoding="utf-8"?>
<b:Sources xmlns:b="http://schemas.openxmlformats.org/officeDocument/2006/bibliography" xmlns="http://schemas.openxmlformats.org/officeDocument/2006/bibliography" SelectedStyle="\TURABIAN.XSL" StyleName="Turabian" Version="6">
  <b:Source>
    <b:Tag>Sei14</b:Tag>
    <b:SourceType>Book</b:SourceType>
    <b:Guid>{F42E32ED-6E94-4DCC-8271-4F30715D6E8E}</b:Guid>
    <b:Author>
      <b:Author>
        <b:NameList>
          <b:Person>
            <b:Last>Seifert</b:Last>
            <b:First>Carsten</b:First>
          </b:Person>
        </b:NameList>
      </b:Author>
    </b:Author>
    <b:Title>Spiele entwickeln mit Unity: 3D-Games mit Unity und C# für Desktop, Web &amp; Mobile</b:Title>
    <b:Year>2014</b:Year>
    <b:City>München</b:City>
    <b:Publisher>Hanser</b:Publisher>
    <b:RefOrder>1</b:RefOrder>
  </b:Source>
</b:Sources>
</file>

<file path=customXml/itemProps1.xml><?xml version="1.0" encoding="utf-8"?>
<ds:datastoreItem xmlns:ds="http://schemas.openxmlformats.org/officeDocument/2006/customXml" ds:itemID="{FAE3CBC5-4393-4D80-B169-438F13CA27B4}">
  <ds:schemaRefs>
    <ds:schemaRef ds:uri="http://schemas.microsoft.com/sharepoint/v3/contenttype/forms"/>
  </ds:schemaRefs>
</ds:datastoreItem>
</file>

<file path=customXml/itemProps2.xml><?xml version="1.0" encoding="utf-8"?>
<ds:datastoreItem xmlns:ds="http://schemas.openxmlformats.org/officeDocument/2006/customXml" ds:itemID="{A37A8F3A-142A-41AE-88C7-0D142256C83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440de24-dbb9-435d-a540-4bf3a1aeb55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4B08A86-36A6-4993-96A2-3C72BF281AD2}">
  <ds:schemaRefs>
    <ds:schemaRef ds:uri="http://schemas.microsoft.com/office/2006/metadata/properties"/>
    <ds:schemaRef ds:uri="http://schemas.microsoft.com/office/infopath/2007/PartnerControls"/>
    <ds:schemaRef ds:uri="0440de24-dbb9-435d-a540-4bf3a1aeb555"/>
  </ds:schemaRefs>
</ds:datastoreItem>
</file>

<file path=customXml/itemProps4.xml><?xml version="1.0" encoding="utf-8"?>
<ds:datastoreItem xmlns:ds="http://schemas.openxmlformats.org/officeDocument/2006/customXml" ds:itemID="{4FEBCE6A-848F-4840-8D08-AD2A590C02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[84]_Projektbericht_Template_v07_ohne_─nderungsverfolgung.dot</Template>
  <TotalTime>0</TotalTime>
  <Pages>92</Pages>
  <Words>16147</Words>
  <Characters>101728</Characters>
  <Application>Microsoft Office Word</Application>
  <DocSecurity>0</DocSecurity>
  <Lines>847</Lines>
  <Paragraphs>235</Paragraphs>
  <ScaleCrop>false</ScaleCrop>
  <HeadingPairs>
    <vt:vector size="2" baseType="variant">
      <vt:variant>
        <vt:lpstr>Titel</vt:lpstr>
      </vt:variant>
      <vt:variant>
        <vt:i4>1</vt:i4>
      </vt:variant>
    </vt:vector>
  </HeadingPairs>
  <TitlesOfParts>
    <vt:vector size="1" baseType="lpstr">
      <vt:lpstr/>
    </vt:vector>
  </TitlesOfParts>
  <LinksUpToDate>false</LinksUpToDate>
  <CharactersWithSpaces>117640</CharactersWithSpaces>
  <SharedDoc>false</SharedDoc>
  <HLinks>
    <vt:vector size="300" baseType="variant">
      <vt:variant>
        <vt:i4>1114165</vt:i4>
      </vt:variant>
      <vt:variant>
        <vt:i4>302</vt:i4>
      </vt:variant>
      <vt:variant>
        <vt:i4>0</vt:i4>
      </vt:variant>
      <vt:variant>
        <vt:i4>5</vt:i4>
      </vt:variant>
      <vt:variant>
        <vt:lpwstr/>
      </vt:variant>
      <vt:variant>
        <vt:lpwstr>_Toc225077536</vt:lpwstr>
      </vt:variant>
      <vt:variant>
        <vt:i4>1114165</vt:i4>
      </vt:variant>
      <vt:variant>
        <vt:i4>296</vt:i4>
      </vt:variant>
      <vt:variant>
        <vt:i4>0</vt:i4>
      </vt:variant>
      <vt:variant>
        <vt:i4>5</vt:i4>
      </vt:variant>
      <vt:variant>
        <vt:lpwstr/>
      </vt:variant>
      <vt:variant>
        <vt:lpwstr>_Toc225077535</vt:lpwstr>
      </vt:variant>
      <vt:variant>
        <vt:i4>1114165</vt:i4>
      </vt:variant>
      <vt:variant>
        <vt:i4>287</vt:i4>
      </vt:variant>
      <vt:variant>
        <vt:i4>0</vt:i4>
      </vt:variant>
      <vt:variant>
        <vt:i4>5</vt:i4>
      </vt:variant>
      <vt:variant>
        <vt:lpwstr/>
      </vt:variant>
      <vt:variant>
        <vt:lpwstr>_Toc225077534</vt:lpwstr>
      </vt:variant>
      <vt:variant>
        <vt:i4>1114165</vt:i4>
      </vt:variant>
      <vt:variant>
        <vt:i4>281</vt:i4>
      </vt:variant>
      <vt:variant>
        <vt:i4>0</vt:i4>
      </vt:variant>
      <vt:variant>
        <vt:i4>5</vt:i4>
      </vt:variant>
      <vt:variant>
        <vt:lpwstr/>
      </vt:variant>
      <vt:variant>
        <vt:lpwstr>_Toc225077533</vt:lpwstr>
      </vt:variant>
      <vt:variant>
        <vt:i4>1114164</vt:i4>
      </vt:variant>
      <vt:variant>
        <vt:i4>272</vt:i4>
      </vt:variant>
      <vt:variant>
        <vt:i4>0</vt:i4>
      </vt:variant>
      <vt:variant>
        <vt:i4>5</vt:i4>
      </vt:variant>
      <vt:variant>
        <vt:lpwstr/>
      </vt:variant>
      <vt:variant>
        <vt:lpwstr>_Toc272959113</vt:lpwstr>
      </vt:variant>
      <vt:variant>
        <vt:i4>1114164</vt:i4>
      </vt:variant>
      <vt:variant>
        <vt:i4>266</vt:i4>
      </vt:variant>
      <vt:variant>
        <vt:i4>0</vt:i4>
      </vt:variant>
      <vt:variant>
        <vt:i4>5</vt:i4>
      </vt:variant>
      <vt:variant>
        <vt:lpwstr/>
      </vt:variant>
      <vt:variant>
        <vt:lpwstr>_Toc272959112</vt:lpwstr>
      </vt:variant>
      <vt:variant>
        <vt:i4>1114164</vt:i4>
      </vt:variant>
      <vt:variant>
        <vt:i4>260</vt:i4>
      </vt:variant>
      <vt:variant>
        <vt:i4>0</vt:i4>
      </vt:variant>
      <vt:variant>
        <vt:i4>5</vt:i4>
      </vt:variant>
      <vt:variant>
        <vt:lpwstr/>
      </vt:variant>
      <vt:variant>
        <vt:lpwstr>_Toc272959111</vt:lpwstr>
      </vt:variant>
      <vt:variant>
        <vt:i4>1114164</vt:i4>
      </vt:variant>
      <vt:variant>
        <vt:i4>254</vt:i4>
      </vt:variant>
      <vt:variant>
        <vt:i4>0</vt:i4>
      </vt:variant>
      <vt:variant>
        <vt:i4>5</vt:i4>
      </vt:variant>
      <vt:variant>
        <vt:lpwstr/>
      </vt:variant>
      <vt:variant>
        <vt:lpwstr>_Toc272959110</vt:lpwstr>
      </vt:variant>
      <vt:variant>
        <vt:i4>1048628</vt:i4>
      </vt:variant>
      <vt:variant>
        <vt:i4>248</vt:i4>
      </vt:variant>
      <vt:variant>
        <vt:i4>0</vt:i4>
      </vt:variant>
      <vt:variant>
        <vt:i4>5</vt:i4>
      </vt:variant>
      <vt:variant>
        <vt:lpwstr/>
      </vt:variant>
      <vt:variant>
        <vt:lpwstr>_Toc272959109</vt:lpwstr>
      </vt:variant>
      <vt:variant>
        <vt:i4>1048628</vt:i4>
      </vt:variant>
      <vt:variant>
        <vt:i4>242</vt:i4>
      </vt:variant>
      <vt:variant>
        <vt:i4>0</vt:i4>
      </vt:variant>
      <vt:variant>
        <vt:i4>5</vt:i4>
      </vt:variant>
      <vt:variant>
        <vt:lpwstr/>
      </vt:variant>
      <vt:variant>
        <vt:lpwstr>_Toc272959108</vt:lpwstr>
      </vt:variant>
      <vt:variant>
        <vt:i4>1048628</vt:i4>
      </vt:variant>
      <vt:variant>
        <vt:i4>236</vt:i4>
      </vt:variant>
      <vt:variant>
        <vt:i4>0</vt:i4>
      </vt:variant>
      <vt:variant>
        <vt:i4>5</vt:i4>
      </vt:variant>
      <vt:variant>
        <vt:lpwstr/>
      </vt:variant>
      <vt:variant>
        <vt:lpwstr>_Toc272959107</vt:lpwstr>
      </vt:variant>
      <vt:variant>
        <vt:i4>1048628</vt:i4>
      </vt:variant>
      <vt:variant>
        <vt:i4>230</vt:i4>
      </vt:variant>
      <vt:variant>
        <vt:i4>0</vt:i4>
      </vt:variant>
      <vt:variant>
        <vt:i4>5</vt:i4>
      </vt:variant>
      <vt:variant>
        <vt:lpwstr/>
      </vt:variant>
      <vt:variant>
        <vt:lpwstr>_Toc272959106</vt:lpwstr>
      </vt:variant>
      <vt:variant>
        <vt:i4>1048628</vt:i4>
      </vt:variant>
      <vt:variant>
        <vt:i4>224</vt:i4>
      </vt:variant>
      <vt:variant>
        <vt:i4>0</vt:i4>
      </vt:variant>
      <vt:variant>
        <vt:i4>5</vt:i4>
      </vt:variant>
      <vt:variant>
        <vt:lpwstr/>
      </vt:variant>
      <vt:variant>
        <vt:lpwstr>_Toc272959105</vt:lpwstr>
      </vt:variant>
      <vt:variant>
        <vt:i4>1048628</vt:i4>
      </vt:variant>
      <vt:variant>
        <vt:i4>218</vt:i4>
      </vt:variant>
      <vt:variant>
        <vt:i4>0</vt:i4>
      </vt:variant>
      <vt:variant>
        <vt:i4>5</vt:i4>
      </vt:variant>
      <vt:variant>
        <vt:lpwstr/>
      </vt:variant>
      <vt:variant>
        <vt:lpwstr>_Toc272959104</vt:lpwstr>
      </vt:variant>
      <vt:variant>
        <vt:i4>1048628</vt:i4>
      </vt:variant>
      <vt:variant>
        <vt:i4>212</vt:i4>
      </vt:variant>
      <vt:variant>
        <vt:i4>0</vt:i4>
      </vt:variant>
      <vt:variant>
        <vt:i4>5</vt:i4>
      </vt:variant>
      <vt:variant>
        <vt:lpwstr/>
      </vt:variant>
      <vt:variant>
        <vt:lpwstr>_Toc272959103</vt:lpwstr>
      </vt:variant>
      <vt:variant>
        <vt:i4>1048628</vt:i4>
      </vt:variant>
      <vt:variant>
        <vt:i4>206</vt:i4>
      </vt:variant>
      <vt:variant>
        <vt:i4>0</vt:i4>
      </vt:variant>
      <vt:variant>
        <vt:i4>5</vt:i4>
      </vt:variant>
      <vt:variant>
        <vt:lpwstr/>
      </vt:variant>
      <vt:variant>
        <vt:lpwstr>_Toc272959102</vt:lpwstr>
      </vt:variant>
      <vt:variant>
        <vt:i4>1048628</vt:i4>
      </vt:variant>
      <vt:variant>
        <vt:i4>200</vt:i4>
      </vt:variant>
      <vt:variant>
        <vt:i4>0</vt:i4>
      </vt:variant>
      <vt:variant>
        <vt:i4>5</vt:i4>
      </vt:variant>
      <vt:variant>
        <vt:lpwstr/>
      </vt:variant>
      <vt:variant>
        <vt:lpwstr>_Toc272959101</vt:lpwstr>
      </vt:variant>
      <vt:variant>
        <vt:i4>1048628</vt:i4>
      </vt:variant>
      <vt:variant>
        <vt:i4>194</vt:i4>
      </vt:variant>
      <vt:variant>
        <vt:i4>0</vt:i4>
      </vt:variant>
      <vt:variant>
        <vt:i4>5</vt:i4>
      </vt:variant>
      <vt:variant>
        <vt:lpwstr/>
      </vt:variant>
      <vt:variant>
        <vt:lpwstr>_Toc272959100</vt:lpwstr>
      </vt:variant>
      <vt:variant>
        <vt:i4>1638453</vt:i4>
      </vt:variant>
      <vt:variant>
        <vt:i4>188</vt:i4>
      </vt:variant>
      <vt:variant>
        <vt:i4>0</vt:i4>
      </vt:variant>
      <vt:variant>
        <vt:i4>5</vt:i4>
      </vt:variant>
      <vt:variant>
        <vt:lpwstr/>
      </vt:variant>
      <vt:variant>
        <vt:lpwstr>_Toc272959099</vt:lpwstr>
      </vt:variant>
      <vt:variant>
        <vt:i4>1638453</vt:i4>
      </vt:variant>
      <vt:variant>
        <vt:i4>182</vt:i4>
      </vt:variant>
      <vt:variant>
        <vt:i4>0</vt:i4>
      </vt:variant>
      <vt:variant>
        <vt:i4>5</vt:i4>
      </vt:variant>
      <vt:variant>
        <vt:lpwstr/>
      </vt:variant>
      <vt:variant>
        <vt:lpwstr>_Toc272959098</vt:lpwstr>
      </vt:variant>
      <vt:variant>
        <vt:i4>1638453</vt:i4>
      </vt:variant>
      <vt:variant>
        <vt:i4>176</vt:i4>
      </vt:variant>
      <vt:variant>
        <vt:i4>0</vt:i4>
      </vt:variant>
      <vt:variant>
        <vt:i4>5</vt:i4>
      </vt:variant>
      <vt:variant>
        <vt:lpwstr/>
      </vt:variant>
      <vt:variant>
        <vt:lpwstr>_Toc272959097</vt:lpwstr>
      </vt:variant>
      <vt:variant>
        <vt:i4>1638453</vt:i4>
      </vt:variant>
      <vt:variant>
        <vt:i4>170</vt:i4>
      </vt:variant>
      <vt:variant>
        <vt:i4>0</vt:i4>
      </vt:variant>
      <vt:variant>
        <vt:i4>5</vt:i4>
      </vt:variant>
      <vt:variant>
        <vt:lpwstr/>
      </vt:variant>
      <vt:variant>
        <vt:lpwstr>_Toc272959096</vt:lpwstr>
      </vt:variant>
      <vt:variant>
        <vt:i4>1638453</vt:i4>
      </vt:variant>
      <vt:variant>
        <vt:i4>164</vt:i4>
      </vt:variant>
      <vt:variant>
        <vt:i4>0</vt:i4>
      </vt:variant>
      <vt:variant>
        <vt:i4>5</vt:i4>
      </vt:variant>
      <vt:variant>
        <vt:lpwstr/>
      </vt:variant>
      <vt:variant>
        <vt:lpwstr>_Toc272959095</vt:lpwstr>
      </vt:variant>
      <vt:variant>
        <vt:i4>1638453</vt:i4>
      </vt:variant>
      <vt:variant>
        <vt:i4>158</vt:i4>
      </vt:variant>
      <vt:variant>
        <vt:i4>0</vt:i4>
      </vt:variant>
      <vt:variant>
        <vt:i4>5</vt:i4>
      </vt:variant>
      <vt:variant>
        <vt:lpwstr/>
      </vt:variant>
      <vt:variant>
        <vt:lpwstr>_Toc272959094</vt:lpwstr>
      </vt:variant>
      <vt:variant>
        <vt:i4>1638453</vt:i4>
      </vt:variant>
      <vt:variant>
        <vt:i4>152</vt:i4>
      </vt:variant>
      <vt:variant>
        <vt:i4>0</vt:i4>
      </vt:variant>
      <vt:variant>
        <vt:i4>5</vt:i4>
      </vt:variant>
      <vt:variant>
        <vt:lpwstr/>
      </vt:variant>
      <vt:variant>
        <vt:lpwstr>_Toc272959093</vt:lpwstr>
      </vt:variant>
      <vt:variant>
        <vt:i4>1638453</vt:i4>
      </vt:variant>
      <vt:variant>
        <vt:i4>146</vt:i4>
      </vt:variant>
      <vt:variant>
        <vt:i4>0</vt:i4>
      </vt:variant>
      <vt:variant>
        <vt:i4>5</vt:i4>
      </vt:variant>
      <vt:variant>
        <vt:lpwstr/>
      </vt:variant>
      <vt:variant>
        <vt:lpwstr>_Toc272959092</vt:lpwstr>
      </vt:variant>
      <vt:variant>
        <vt:i4>1638453</vt:i4>
      </vt:variant>
      <vt:variant>
        <vt:i4>140</vt:i4>
      </vt:variant>
      <vt:variant>
        <vt:i4>0</vt:i4>
      </vt:variant>
      <vt:variant>
        <vt:i4>5</vt:i4>
      </vt:variant>
      <vt:variant>
        <vt:lpwstr/>
      </vt:variant>
      <vt:variant>
        <vt:lpwstr>_Toc272959091</vt:lpwstr>
      </vt:variant>
      <vt:variant>
        <vt:i4>1638453</vt:i4>
      </vt:variant>
      <vt:variant>
        <vt:i4>134</vt:i4>
      </vt:variant>
      <vt:variant>
        <vt:i4>0</vt:i4>
      </vt:variant>
      <vt:variant>
        <vt:i4>5</vt:i4>
      </vt:variant>
      <vt:variant>
        <vt:lpwstr/>
      </vt:variant>
      <vt:variant>
        <vt:lpwstr>_Toc272959090</vt:lpwstr>
      </vt:variant>
      <vt:variant>
        <vt:i4>1572917</vt:i4>
      </vt:variant>
      <vt:variant>
        <vt:i4>128</vt:i4>
      </vt:variant>
      <vt:variant>
        <vt:i4>0</vt:i4>
      </vt:variant>
      <vt:variant>
        <vt:i4>5</vt:i4>
      </vt:variant>
      <vt:variant>
        <vt:lpwstr/>
      </vt:variant>
      <vt:variant>
        <vt:lpwstr>_Toc272959089</vt:lpwstr>
      </vt:variant>
      <vt:variant>
        <vt:i4>1572917</vt:i4>
      </vt:variant>
      <vt:variant>
        <vt:i4>122</vt:i4>
      </vt:variant>
      <vt:variant>
        <vt:i4>0</vt:i4>
      </vt:variant>
      <vt:variant>
        <vt:i4>5</vt:i4>
      </vt:variant>
      <vt:variant>
        <vt:lpwstr/>
      </vt:variant>
      <vt:variant>
        <vt:lpwstr>_Toc272959088</vt:lpwstr>
      </vt:variant>
      <vt:variant>
        <vt:i4>1572917</vt:i4>
      </vt:variant>
      <vt:variant>
        <vt:i4>116</vt:i4>
      </vt:variant>
      <vt:variant>
        <vt:i4>0</vt:i4>
      </vt:variant>
      <vt:variant>
        <vt:i4>5</vt:i4>
      </vt:variant>
      <vt:variant>
        <vt:lpwstr/>
      </vt:variant>
      <vt:variant>
        <vt:lpwstr>_Toc272959087</vt:lpwstr>
      </vt:variant>
      <vt:variant>
        <vt:i4>1572917</vt:i4>
      </vt:variant>
      <vt:variant>
        <vt:i4>110</vt:i4>
      </vt:variant>
      <vt:variant>
        <vt:i4>0</vt:i4>
      </vt:variant>
      <vt:variant>
        <vt:i4>5</vt:i4>
      </vt:variant>
      <vt:variant>
        <vt:lpwstr/>
      </vt:variant>
      <vt:variant>
        <vt:lpwstr>_Toc272959086</vt:lpwstr>
      </vt:variant>
      <vt:variant>
        <vt:i4>1572917</vt:i4>
      </vt:variant>
      <vt:variant>
        <vt:i4>104</vt:i4>
      </vt:variant>
      <vt:variant>
        <vt:i4>0</vt:i4>
      </vt:variant>
      <vt:variant>
        <vt:i4>5</vt:i4>
      </vt:variant>
      <vt:variant>
        <vt:lpwstr/>
      </vt:variant>
      <vt:variant>
        <vt:lpwstr>_Toc272959085</vt:lpwstr>
      </vt:variant>
      <vt:variant>
        <vt:i4>1572917</vt:i4>
      </vt:variant>
      <vt:variant>
        <vt:i4>98</vt:i4>
      </vt:variant>
      <vt:variant>
        <vt:i4>0</vt:i4>
      </vt:variant>
      <vt:variant>
        <vt:i4>5</vt:i4>
      </vt:variant>
      <vt:variant>
        <vt:lpwstr/>
      </vt:variant>
      <vt:variant>
        <vt:lpwstr>_Toc272959084</vt:lpwstr>
      </vt:variant>
      <vt:variant>
        <vt:i4>1572917</vt:i4>
      </vt:variant>
      <vt:variant>
        <vt:i4>92</vt:i4>
      </vt:variant>
      <vt:variant>
        <vt:i4>0</vt:i4>
      </vt:variant>
      <vt:variant>
        <vt:i4>5</vt:i4>
      </vt:variant>
      <vt:variant>
        <vt:lpwstr/>
      </vt:variant>
      <vt:variant>
        <vt:lpwstr>_Toc272959083</vt:lpwstr>
      </vt:variant>
      <vt:variant>
        <vt:i4>1572917</vt:i4>
      </vt:variant>
      <vt:variant>
        <vt:i4>86</vt:i4>
      </vt:variant>
      <vt:variant>
        <vt:i4>0</vt:i4>
      </vt:variant>
      <vt:variant>
        <vt:i4>5</vt:i4>
      </vt:variant>
      <vt:variant>
        <vt:lpwstr/>
      </vt:variant>
      <vt:variant>
        <vt:lpwstr>_Toc272959082</vt:lpwstr>
      </vt:variant>
      <vt:variant>
        <vt:i4>1572917</vt:i4>
      </vt:variant>
      <vt:variant>
        <vt:i4>80</vt:i4>
      </vt:variant>
      <vt:variant>
        <vt:i4>0</vt:i4>
      </vt:variant>
      <vt:variant>
        <vt:i4>5</vt:i4>
      </vt:variant>
      <vt:variant>
        <vt:lpwstr/>
      </vt:variant>
      <vt:variant>
        <vt:lpwstr>_Toc272959081</vt:lpwstr>
      </vt:variant>
      <vt:variant>
        <vt:i4>1572917</vt:i4>
      </vt:variant>
      <vt:variant>
        <vt:i4>74</vt:i4>
      </vt:variant>
      <vt:variant>
        <vt:i4>0</vt:i4>
      </vt:variant>
      <vt:variant>
        <vt:i4>5</vt:i4>
      </vt:variant>
      <vt:variant>
        <vt:lpwstr/>
      </vt:variant>
      <vt:variant>
        <vt:lpwstr>_Toc272959080</vt:lpwstr>
      </vt:variant>
      <vt:variant>
        <vt:i4>1507381</vt:i4>
      </vt:variant>
      <vt:variant>
        <vt:i4>68</vt:i4>
      </vt:variant>
      <vt:variant>
        <vt:i4>0</vt:i4>
      </vt:variant>
      <vt:variant>
        <vt:i4>5</vt:i4>
      </vt:variant>
      <vt:variant>
        <vt:lpwstr/>
      </vt:variant>
      <vt:variant>
        <vt:lpwstr>_Toc272959079</vt:lpwstr>
      </vt:variant>
      <vt:variant>
        <vt:i4>1507381</vt:i4>
      </vt:variant>
      <vt:variant>
        <vt:i4>62</vt:i4>
      </vt:variant>
      <vt:variant>
        <vt:i4>0</vt:i4>
      </vt:variant>
      <vt:variant>
        <vt:i4>5</vt:i4>
      </vt:variant>
      <vt:variant>
        <vt:lpwstr/>
      </vt:variant>
      <vt:variant>
        <vt:lpwstr>_Toc272959078</vt:lpwstr>
      </vt:variant>
      <vt:variant>
        <vt:i4>1507381</vt:i4>
      </vt:variant>
      <vt:variant>
        <vt:i4>56</vt:i4>
      </vt:variant>
      <vt:variant>
        <vt:i4>0</vt:i4>
      </vt:variant>
      <vt:variant>
        <vt:i4>5</vt:i4>
      </vt:variant>
      <vt:variant>
        <vt:lpwstr/>
      </vt:variant>
      <vt:variant>
        <vt:lpwstr>_Toc272959077</vt:lpwstr>
      </vt:variant>
      <vt:variant>
        <vt:i4>1507381</vt:i4>
      </vt:variant>
      <vt:variant>
        <vt:i4>50</vt:i4>
      </vt:variant>
      <vt:variant>
        <vt:i4>0</vt:i4>
      </vt:variant>
      <vt:variant>
        <vt:i4>5</vt:i4>
      </vt:variant>
      <vt:variant>
        <vt:lpwstr/>
      </vt:variant>
      <vt:variant>
        <vt:lpwstr>_Toc272959076</vt:lpwstr>
      </vt:variant>
      <vt:variant>
        <vt:i4>1507381</vt:i4>
      </vt:variant>
      <vt:variant>
        <vt:i4>44</vt:i4>
      </vt:variant>
      <vt:variant>
        <vt:i4>0</vt:i4>
      </vt:variant>
      <vt:variant>
        <vt:i4>5</vt:i4>
      </vt:variant>
      <vt:variant>
        <vt:lpwstr/>
      </vt:variant>
      <vt:variant>
        <vt:lpwstr>_Toc272959075</vt:lpwstr>
      </vt:variant>
      <vt:variant>
        <vt:i4>1507381</vt:i4>
      </vt:variant>
      <vt:variant>
        <vt:i4>38</vt:i4>
      </vt:variant>
      <vt:variant>
        <vt:i4>0</vt:i4>
      </vt:variant>
      <vt:variant>
        <vt:i4>5</vt:i4>
      </vt:variant>
      <vt:variant>
        <vt:lpwstr/>
      </vt:variant>
      <vt:variant>
        <vt:lpwstr>_Toc272959074</vt:lpwstr>
      </vt:variant>
      <vt:variant>
        <vt:i4>1507381</vt:i4>
      </vt:variant>
      <vt:variant>
        <vt:i4>32</vt:i4>
      </vt:variant>
      <vt:variant>
        <vt:i4>0</vt:i4>
      </vt:variant>
      <vt:variant>
        <vt:i4>5</vt:i4>
      </vt:variant>
      <vt:variant>
        <vt:lpwstr/>
      </vt:variant>
      <vt:variant>
        <vt:lpwstr>_Toc272959073</vt:lpwstr>
      </vt:variant>
      <vt:variant>
        <vt:i4>1507381</vt:i4>
      </vt:variant>
      <vt:variant>
        <vt:i4>26</vt:i4>
      </vt:variant>
      <vt:variant>
        <vt:i4>0</vt:i4>
      </vt:variant>
      <vt:variant>
        <vt:i4>5</vt:i4>
      </vt:variant>
      <vt:variant>
        <vt:lpwstr/>
      </vt:variant>
      <vt:variant>
        <vt:lpwstr>_Toc272959072</vt:lpwstr>
      </vt:variant>
      <vt:variant>
        <vt:i4>1507381</vt:i4>
      </vt:variant>
      <vt:variant>
        <vt:i4>20</vt:i4>
      </vt:variant>
      <vt:variant>
        <vt:i4>0</vt:i4>
      </vt:variant>
      <vt:variant>
        <vt:i4>5</vt:i4>
      </vt:variant>
      <vt:variant>
        <vt:lpwstr/>
      </vt:variant>
      <vt:variant>
        <vt:lpwstr>_Toc272959071</vt:lpwstr>
      </vt:variant>
      <vt:variant>
        <vt:i4>1507381</vt:i4>
      </vt:variant>
      <vt:variant>
        <vt:i4>14</vt:i4>
      </vt:variant>
      <vt:variant>
        <vt:i4>0</vt:i4>
      </vt:variant>
      <vt:variant>
        <vt:i4>5</vt:i4>
      </vt:variant>
      <vt:variant>
        <vt:lpwstr/>
      </vt:variant>
      <vt:variant>
        <vt:lpwstr>_Toc272959070</vt:lpwstr>
      </vt:variant>
      <vt:variant>
        <vt:i4>1441845</vt:i4>
      </vt:variant>
      <vt:variant>
        <vt:i4>8</vt:i4>
      </vt:variant>
      <vt:variant>
        <vt:i4>0</vt:i4>
      </vt:variant>
      <vt:variant>
        <vt:i4>5</vt:i4>
      </vt:variant>
      <vt:variant>
        <vt:lpwstr/>
      </vt:variant>
      <vt:variant>
        <vt:lpwstr>_Toc272959069</vt:lpwstr>
      </vt:variant>
      <vt:variant>
        <vt:i4>1441845</vt:i4>
      </vt:variant>
      <vt:variant>
        <vt:i4>2</vt:i4>
      </vt:variant>
      <vt:variant>
        <vt:i4>0</vt:i4>
      </vt:variant>
      <vt:variant>
        <vt:i4>5</vt:i4>
      </vt:variant>
      <vt:variant>
        <vt:lpwstr/>
      </vt:variant>
      <vt:variant>
        <vt:lpwstr>_Toc272959068</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cp:lastPrinted>2009-03-17T12:57:00Z</cp:lastPrinted>
  <dcterms:created xsi:type="dcterms:W3CDTF">2015-02-07T09:58:00Z</dcterms:created>
  <dcterms:modified xsi:type="dcterms:W3CDTF">2015-02-07T09:58:00Z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0x0101000FA8C48C96046B4CA72C287B8916FBF1</vt:lpwstr>
  </property>
</Properties>
</file>