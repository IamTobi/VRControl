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F4703" w14:textId="77777777" w:rsidR="0073618E" w:rsidRPr="00BD7578" w:rsidRDefault="00787CCA" w:rsidP="0073618E">
      <w:pPr>
        <w:jc w:val="center"/>
      </w:pPr>
      <w:bookmarkStart w:id="0" w:name="_GoBack"/>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bookmarkEnd w:id="0"/>
    <w:p w14:paraId="424426C4" w14:textId="77777777" w:rsidR="0073618E" w:rsidRPr="00D6138B" w:rsidRDefault="003B74EF" w:rsidP="0073618E">
      <w:pPr>
        <w:spacing w:line="240" w:lineRule="auto"/>
        <w:jc w:val="center"/>
        <w:rPr>
          <w:rFonts w:ascii="Helvetica" w:hAnsi="Helvetica" w:cs="Arial"/>
          <w:b/>
          <w:sz w:val="32"/>
          <w:szCs w:val="32"/>
          <w:lang w:val="en-US"/>
        </w:rPr>
      </w:pPr>
      <w:proofErr w:type="spellStart"/>
      <w:r w:rsidRPr="00D6138B">
        <w:rPr>
          <w:rFonts w:ascii="Helvetica" w:hAnsi="Helvetica" w:cs="Arial"/>
          <w:b/>
          <w:sz w:val="32"/>
          <w:szCs w:val="32"/>
          <w:lang w:val="en-US"/>
        </w:rPr>
        <w:t>H</w:t>
      </w:r>
      <w:r w:rsidR="0073618E" w:rsidRPr="00D6138B">
        <w:rPr>
          <w:rFonts w:ascii="Helvetica" w:hAnsi="Helvetica" w:cs="Arial"/>
          <w:b/>
          <w:sz w:val="32"/>
          <w:szCs w:val="32"/>
          <w:lang w:val="en-US"/>
        </w:rPr>
        <w:t>ochschule</w:t>
      </w:r>
      <w:proofErr w:type="spellEnd"/>
      <w:r w:rsidR="0073618E" w:rsidRPr="00D6138B">
        <w:rPr>
          <w:rFonts w:ascii="Helvetica" w:hAnsi="Helvetica" w:cs="Arial"/>
          <w:b/>
          <w:sz w:val="32"/>
          <w:szCs w:val="32"/>
          <w:lang w:val="en-US"/>
        </w:rPr>
        <w:t xml:space="preserve"> </w:t>
      </w:r>
      <w:proofErr w:type="spellStart"/>
      <w:r w:rsidR="0073618E" w:rsidRPr="00D6138B">
        <w:rPr>
          <w:rFonts w:ascii="Helvetica" w:hAnsi="Helvetica" w:cs="Arial"/>
          <w:b/>
          <w:sz w:val="32"/>
          <w:szCs w:val="32"/>
          <w:lang w:val="en-US"/>
        </w:rPr>
        <w:t>Osnabrück</w:t>
      </w:r>
      <w:proofErr w:type="spellEnd"/>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w:t>
      </w:r>
      <w:r w:rsidRPr="00F4765C">
        <w:rPr>
          <w:b/>
          <w:sz w:val="56"/>
          <w:szCs w:val="56"/>
        </w:rPr>
        <w:t>a</w:t>
      </w:r>
      <w:r w:rsidRPr="00F4765C">
        <w:rPr>
          <w:b/>
          <w:sz w:val="56"/>
          <w:szCs w:val="56"/>
        </w:rPr>
        <w:t>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787E4C"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787E4C"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 xml:space="preserve">Prof. Dr. Frank M. </w:t>
            </w:r>
            <w:proofErr w:type="spellStart"/>
            <w:r w:rsidRPr="008D3867">
              <w:rPr>
                <w:lang w:val="en-US"/>
              </w:rPr>
              <w:t>Thiesing</w:t>
            </w:r>
            <w:proofErr w:type="spellEnd"/>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1" w:name="_Toc224637398"/>
      <w:bookmarkStart w:id="2" w:name="_Toc224707529"/>
      <w:bookmarkStart w:id="3" w:name="_Toc224810286"/>
      <w:bookmarkStart w:id="4" w:name="_Toc225071771"/>
      <w:commentRangeStart w:id="5"/>
      <w:r w:rsidRPr="00E53133">
        <w:rPr>
          <w:rFonts w:ascii="Helvetica" w:hAnsi="Helvetica"/>
        </w:rPr>
        <w:lastRenderedPageBreak/>
        <w:t>Kurzfassung</w:t>
      </w:r>
      <w:bookmarkEnd w:id="1"/>
      <w:bookmarkEnd w:id="2"/>
      <w:bookmarkEnd w:id="3"/>
      <w:bookmarkEnd w:id="4"/>
      <w:commentRangeEnd w:id="5"/>
      <w:r w:rsidR="00C02B93">
        <w:rPr>
          <w:rStyle w:val="Kommentarzeichen"/>
          <w:rFonts w:ascii="Adobe Garamond Pro" w:hAnsi="Adobe Garamond Pro"/>
          <w:b w:val="0"/>
        </w:rPr>
        <w:commentReference w:id="5"/>
      </w:r>
    </w:p>
    <w:p w14:paraId="4B0E99C5" w14:textId="77777777" w:rsidR="007E01FB" w:rsidRDefault="007E01FB" w:rsidP="007E01FB"/>
    <w:p w14:paraId="0A2DFC94" w14:textId="05AB7B18" w:rsidR="007E01FB" w:rsidRDefault="007E01FB" w:rsidP="007E01FB">
      <w:r>
        <w:t xml:space="preserve">Virtual Reality ist aktuell ein sehr großes Thema. Durch die Entwicklung von Smartphones und allgemein technologischen Fortschritten sind die </w:t>
      </w:r>
      <w:ins w:id="6" w:author="Autor">
        <w:r w:rsidR="00670D40">
          <w:t>M</w:t>
        </w:r>
      </w:ins>
      <w:del w:id="7" w:author="Autor">
        <w:r w:rsidDel="00670D40">
          <w:delText>m</w:delText>
        </w:r>
      </w:del>
      <w:r>
        <w:t xml:space="preserve">öglichkeiten die reale Welt hinter sich zu lassen und in eine virtuelle </w:t>
      </w:r>
      <w:del w:id="8" w:author="Autor">
        <w:r w:rsidDel="00670D40">
          <w:delText xml:space="preserve">realität </w:delText>
        </w:r>
      </w:del>
      <w:ins w:id="9" w:author="Autor">
        <w:r w:rsidR="00670D40">
          <w:t xml:space="preserve">Realität </w:t>
        </w:r>
      </w:ins>
      <w:r>
        <w:t>einzutauchen vielfältiger als jemals z</w:t>
      </w:r>
      <w:r>
        <w:t>u</w:t>
      </w:r>
      <w:r>
        <w:t>vor. Die Technologien befinden sich im steten Wandel und werden immer weiter entw</w:t>
      </w:r>
      <w:r>
        <w:t>i</w:t>
      </w:r>
      <w:r>
        <w:t>ckelt. Was vor kurzem nur mit speziellen Geräten möglich war ist nun auch durch Smar</w:t>
      </w:r>
      <w:r>
        <w:t>t</w:t>
      </w:r>
      <w:r>
        <w:t>phones möglich. Aufgrund der immer höheren Leistung können Virtual Reality Applikat</w:t>
      </w:r>
      <w:r>
        <w:t>i</w:t>
      </w:r>
      <w:r>
        <w:t>onen</w:t>
      </w:r>
      <w:r w:rsidR="00C43953">
        <w:t xml:space="preserve"> auf Smartphones umgesetzt werden und mit entsprech</w:t>
      </w:r>
      <w:del w:id="10" w:author="Autor">
        <w:r w:rsidR="00C43953" w:rsidDel="00670D40">
          <w:delText>n</w:delText>
        </w:r>
      </w:del>
      <w:r w:rsidR="00C43953">
        <w:t>e</w:t>
      </w:r>
      <w:ins w:id="11" w:author="Autor">
        <w:r w:rsidR="00670D40">
          <w:t>n</w:t>
        </w:r>
      </w:ins>
      <w:r w:rsidR="00C43953">
        <w:t>den Ha</w:t>
      </w:r>
      <w:ins w:id="12" w:author="Autor">
        <w:r w:rsidR="00670D40">
          <w:t>l</w:t>
        </w:r>
      </w:ins>
      <w:r w:rsidR="00C43953">
        <w:t xml:space="preserve">terungen können Nutzer ohne großen Kostenaufwand </w:t>
      </w:r>
      <w:proofErr w:type="spellStart"/>
      <w:r w:rsidR="00C43953">
        <w:t>virtual</w:t>
      </w:r>
      <w:proofErr w:type="spellEnd"/>
      <w:r w:rsidR="00C43953">
        <w:t xml:space="preserve"> </w:t>
      </w:r>
      <w:proofErr w:type="spellStart"/>
      <w:r w:rsidR="00C43953">
        <w:t>reality</w:t>
      </w:r>
      <w:proofErr w:type="spellEnd"/>
      <w:r w:rsidR="00C43953">
        <w:t xml:space="preserve"> erleben. So ist das Umsehen ohne </w:t>
      </w:r>
      <w:del w:id="13" w:author="Autor">
        <w:r w:rsidR="00C43953" w:rsidDel="00670D40">
          <w:delText>pr</w:delText>
        </w:r>
        <w:r w:rsidR="00C43953" w:rsidDel="00670D40">
          <w:delText>o</w:delText>
        </w:r>
        <w:r w:rsidR="00C43953" w:rsidDel="00670D40">
          <w:delText xml:space="preserve">beleme </w:delText>
        </w:r>
      </w:del>
      <w:ins w:id="14" w:author="Autor">
        <w:r w:rsidR="009F6E68">
          <w:t xml:space="preserve">Probleme </w:t>
        </w:r>
        <w:del w:id="15" w:author="Autor">
          <w:r w:rsidR="00670D40" w:rsidDel="009F6E68">
            <w:delText>Probeleme</w:delText>
          </w:r>
        </w:del>
        <w:r w:rsidR="00670D40">
          <w:t xml:space="preserve"> </w:t>
        </w:r>
      </w:ins>
      <w:r w:rsidR="00C43953">
        <w:t xml:space="preserve">möglich. Die Herausforderungen auf die </w:t>
      </w:r>
      <w:del w:id="16" w:author="Autor">
        <w:r w:rsidR="00C43953" w:rsidDel="00670D40">
          <w:delText xml:space="preserve">entwickler </w:delText>
        </w:r>
      </w:del>
      <w:ins w:id="17" w:author="Autor">
        <w:r w:rsidR="00670D40">
          <w:t>Entwic</w:t>
        </w:r>
        <w:r w:rsidR="00670D40">
          <w:t>k</w:t>
        </w:r>
        <w:r w:rsidR="00670D40">
          <w:t xml:space="preserve">ler </w:t>
        </w:r>
      </w:ins>
      <w:r w:rsidR="00C43953">
        <w:t>und Umsetzer stoßen ist die Fortbewegung bei der Nutzung eines Smartphones als Ausgabeg</w:t>
      </w:r>
      <w:r w:rsidR="00C43953">
        <w:t>e</w:t>
      </w:r>
      <w:r w:rsidR="00C43953">
        <w:t xml:space="preserve">rät. Controller für </w:t>
      </w:r>
      <w:del w:id="18" w:author="Autor">
        <w:r w:rsidR="00C43953" w:rsidDel="00670D40">
          <w:delText xml:space="preserve">Die </w:delText>
        </w:r>
      </w:del>
      <w:ins w:id="19" w:author="Autor">
        <w:r w:rsidR="00670D40">
          <w:t xml:space="preserve">die </w:t>
        </w:r>
      </w:ins>
      <w:proofErr w:type="spellStart"/>
      <w:r w:rsidR="00C43953">
        <w:t>Okulus</w:t>
      </w:r>
      <w:proofErr w:type="spellEnd"/>
      <w:r w:rsidR="00C43953">
        <w:t xml:space="preserve"> Rift sind ohne Probleme anzuschließen, was bei </w:t>
      </w:r>
      <w:del w:id="20" w:author="Autor">
        <w:r w:rsidR="00C43953" w:rsidDel="00670D40">
          <w:delText xml:space="preserve">smartphones </w:delText>
        </w:r>
      </w:del>
      <w:ins w:id="21" w:author="Autor">
        <w:r w:rsidR="00670D40">
          <w:t xml:space="preserve">Smartphones </w:t>
        </w:r>
      </w:ins>
      <w:r w:rsidR="00C43953">
        <w:t>nicht ohne weiteres möglich ist. So gibt es Controller, die ausschlie</w:t>
      </w:r>
      <w:r w:rsidR="00C43953">
        <w:t>ß</w:t>
      </w:r>
      <w:r w:rsidR="00C43953">
        <w:t xml:space="preserve">lich per Kabel angeschlossen werden können, aber auch </w:t>
      </w:r>
      <w:del w:id="22" w:author="Autor">
        <w:r w:rsidR="00C43953" w:rsidDel="00670D40">
          <w:delText xml:space="preserve">prototypen </w:delText>
        </w:r>
      </w:del>
      <w:ins w:id="23" w:author="Autor">
        <w:r w:rsidR="00670D40">
          <w:t xml:space="preserve">Prototypen </w:t>
        </w:r>
      </w:ins>
      <w:r w:rsidR="00C43953">
        <w:t>sind int</w:t>
      </w:r>
      <w:r w:rsidR="00C43953">
        <w:t>e</w:t>
      </w:r>
      <w:r w:rsidR="00C43953">
        <w:t>ress</w:t>
      </w:r>
      <w:del w:id="24" w:author="Autor">
        <w:r w:rsidR="00C43953" w:rsidDel="00670D40">
          <w:delText>e</w:delText>
        </w:r>
      </w:del>
      <w:r w:rsidR="00C43953">
        <w:t xml:space="preserve">ant und bieten noch viel weitergehende </w:t>
      </w:r>
      <w:del w:id="25" w:author="Autor">
        <w:r w:rsidR="00C43953" w:rsidDel="00670D40">
          <w:delText>möglichkeiten</w:delText>
        </w:r>
      </w:del>
      <w:ins w:id="26" w:author="Autor">
        <w:r w:rsidR="00670D40">
          <w:t>Möglichkeiten</w:t>
        </w:r>
      </w:ins>
      <w:r w:rsidR="00C43953">
        <w:t xml:space="preserve">. </w:t>
      </w:r>
    </w:p>
    <w:p w14:paraId="3118AD6D" w14:textId="0F232B0B" w:rsidR="00C43953" w:rsidRPr="007E01FB" w:rsidRDefault="00C43953" w:rsidP="007E01FB">
      <w:r>
        <w:t>Dies</w:t>
      </w:r>
      <w:ins w:id="27" w:author="Autor">
        <w:del w:id="28" w:author="Autor">
          <w:r w:rsidR="003E5960" w:rsidDel="00670D40">
            <w:delText>s</w:delText>
          </w:r>
        </w:del>
      </w:ins>
      <w:r>
        <w:t xml:space="preserve">e Controller werden hier dargestellt, analysiert und anhand bestimmter </w:t>
      </w:r>
      <w:del w:id="29" w:author="Autor">
        <w:r w:rsidDel="00670D40">
          <w:delText xml:space="preserve">kriterien </w:delText>
        </w:r>
      </w:del>
      <w:ins w:id="30" w:author="Autor">
        <w:r w:rsidR="00670D40">
          <w:t>Kr</w:t>
        </w:r>
        <w:r w:rsidR="00670D40">
          <w:t>i</w:t>
        </w:r>
        <w:r w:rsidR="00670D40">
          <w:t xml:space="preserve">terien </w:t>
        </w:r>
      </w:ins>
      <w:r>
        <w:t xml:space="preserve">bewertet. Als </w:t>
      </w:r>
      <w:del w:id="31" w:author="Autor">
        <w:r w:rsidDel="00670D40">
          <w:delText xml:space="preserve">ergebnis </w:delText>
        </w:r>
      </w:del>
      <w:ins w:id="32" w:author="Autor">
        <w:r w:rsidR="00670D40">
          <w:t xml:space="preserve">Ergebnis </w:t>
        </w:r>
      </w:ins>
      <w:r>
        <w:t>steht eine Auswahl an Cont</w:t>
      </w:r>
      <w:ins w:id="33" w:author="Autor">
        <w:r w:rsidR="00670D40">
          <w:t>r</w:t>
        </w:r>
      </w:ins>
      <w:r>
        <w:t>o</w:t>
      </w:r>
      <w:del w:id="34" w:author="Autor">
        <w:r w:rsidDel="00670D40">
          <w:delText>r</w:delText>
        </w:r>
      </w:del>
      <w:r>
        <w:t>ller für Smartphones und welche sich am besten eignen, sowie eine tiefergehende Analyse in Entwicklung b</w:t>
      </w:r>
      <w:r>
        <w:t>e</w:t>
      </w:r>
      <w:r>
        <w:t>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35" w:name="_Toc224637399"/>
      <w:bookmarkStart w:id="36" w:name="_Toc224707530"/>
      <w:bookmarkStart w:id="37" w:name="_Toc224810287"/>
      <w:bookmarkStart w:id="38" w:name="_Toc225071772"/>
      <w:r w:rsidRPr="00E53133">
        <w:rPr>
          <w:rFonts w:ascii="Helvetica" w:hAnsi="Helvetica"/>
        </w:rPr>
        <w:lastRenderedPageBreak/>
        <w:t>Inhaltsverzeichnis</w:t>
      </w:r>
      <w:bookmarkEnd w:id="35"/>
      <w:bookmarkEnd w:id="36"/>
      <w:bookmarkEnd w:id="37"/>
      <w:bookmarkEnd w:id="38"/>
    </w:p>
    <w:p w14:paraId="797624AD" w14:textId="77777777" w:rsidR="00152269" w:rsidRPr="00152269" w:rsidRDefault="00152269" w:rsidP="00152269"/>
    <w:p w14:paraId="3A217E79" w14:textId="77777777" w:rsidR="00170A6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738427" w:history="1">
        <w:r w:rsidR="00170A67" w:rsidRPr="000F4466">
          <w:rPr>
            <w:rStyle w:val="Hyperlink"/>
            <w:noProof/>
            <w:u w:color="FFFFFF" w:themeColor="background1"/>
          </w:rPr>
          <w:t>1</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Einleitung</w:t>
        </w:r>
        <w:r w:rsidR="00170A67">
          <w:rPr>
            <w:noProof/>
            <w:webHidden/>
          </w:rPr>
          <w:tab/>
        </w:r>
        <w:r w:rsidR="00170A67">
          <w:rPr>
            <w:noProof/>
            <w:webHidden/>
          </w:rPr>
          <w:fldChar w:fldCharType="begin"/>
        </w:r>
        <w:r w:rsidR="00170A67">
          <w:rPr>
            <w:noProof/>
            <w:webHidden/>
          </w:rPr>
          <w:instrText xml:space="preserve"> PAGEREF _Toc410738427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31FDC6E4"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8" w:history="1">
        <w:r w:rsidR="00170A67" w:rsidRPr="000F4466">
          <w:rPr>
            <w:rStyle w:val="Hyperlink"/>
            <w:noProof/>
          </w:rPr>
          <w:t>1.1</w:t>
        </w:r>
        <w:r w:rsidR="00170A67">
          <w:rPr>
            <w:rFonts w:asciiTheme="minorHAnsi" w:eastAsiaTheme="minorEastAsia" w:hAnsiTheme="minorHAnsi" w:cstheme="minorBidi"/>
            <w:smallCaps w:val="0"/>
            <w:noProof/>
            <w:sz w:val="22"/>
            <w:szCs w:val="22"/>
          </w:rPr>
          <w:tab/>
        </w:r>
        <w:r w:rsidR="00170A67" w:rsidRPr="000F4466">
          <w:rPr>
            <w:rStyle w:val="Hyperlink"/>
            <w:noProof/>
          </w:rPr>
          <w:t>Einführung in die Thematik</w:t>
        </w:r>
        <w:r w:rsidR="00170A67">
          <w:rPr>
            <w:noProof/>
            <w:webHidden/>
          </w:rPr>
          <w:tab/>
        </w:r>
        <w:r w:rsidR="00170A67">
          <w:rPr>
            <w:noProof/>
            <w:webHidden/>
          </w:rPr>
          <w:fldChar w:fldCharType="begin"/>
        </w:r>
        <w:r w:rsidR="00170A67">
          <w:rPr>
            <w:noProof/>
            <w:webHidden/>
          </w:rPr>
          <w:instrText xml:space="preserve"> PAGEREF _Toc410738428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6FC3F7FC"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9" w:history="1">
        <w:r w:rsidR="00170A67" w:rsidRPr="000F4466">
          <w:rPr>
            <w:rStyle w:val="Hyperlink"/>
            <w:noProof/>
          </w:rPr>
          <w:t>1.2</w:t>
        </w:r>
        <w:r w:rsidR="00170A67">
          <w:rPr>
            <w:rFonts w:asciiTheme="minorHAnsi" w:eastAsiaTheme="minorEastAsia" w:hAnsiTheme="minorHAnsi" w:cstheme="minorBidi"/>
            <w:smallCaps w:val="0"/>
            <w:noProof/>
            <w:sz w:val="22"/>
            <w:szCs w:val="22"/>
          </w:rPr>
          <w:tab/>
        </w:r>
        <w:r w:rsidR="00170A67" w:rsidRPr="000F4466">
          <w:rPr>
            <w:rStyle w:val="Hyperlink"/>
            <w:noProof/>
          </w:rPr>
          <w:t>Ziele der Arbeit</w:t>
        </w:r>
        <w:r w:rsidR="00170A67">
          <w:rPr>
            <w:noProof/>
            <w:webHidden/>
          </w:rPr>
          <w:tab/>
        </w:r>
        <w:r w:rsidR="00170A67">
          <w:rPr>
            <w:noProof/>
            <w:webHidden/>
          </w:rPr>
          <w:fldChar w:fldCharType="begin"/>
        </w:r>
        <w:r w:rsidR="00170A67">
          <w:rPr>
            <w:noProof/>
            <w:webHidden/>
          </w:rPr>
          <w:instrText xml:space="preserve"> PAGEREF _Toc410738429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4C0D729C"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0" w:history="1">
        <w:r w:rsidR="00170A67" w:rsidRPr="000F4466">
          <w:rPr>
            <w:rStyle w:val="Hyperlink"/>
            <w:noProof/>
          </w:rPr>
          <w:t>1.3</w:t>
        </w:r>
        <w:r w:rsidR="00170A67">
          <w:rPr>
            <w:rFonts w:asciiTheme="minorHAnsi" w:eastAsiaTheme="minorEastAsia" w:hAnsiTheme="minorHAnsi" w:cstheme="minorBidi"/>
            <w:smallCaps w:val="0"/>
            <w:noProof/>
            <w:sz w:val="22"/>
            <w:szCs w:val="22"/>
          </w:rPr>
          <w:tab/>
        </w:r>
        <w:r w:rsidR="00170A67" w:rsidRPr="000F4466">
          <w:rPr>
            <w:rStyle w:val="Hyperlink"/>
            <w:noProof/>
          </w:rPr>
          <w:t>Vorstellung des Unternehmens</w:t>
        </w:r>
        <w:r w:rsidR="00170A67">
          <w:rPr>
            <w:noProof/>
            <w:webHidden/>
          </w:rPr>
          <w:tab/>
        </w:r>
        <w:r w:rsidR="00170A67">
          <w:rPr>
            <w:noProof/>
            <w:webHidden/>
          </w:rPr>
          <w:fldChar w:fldCharType="begin"/>
        </w:r>
        <w:r w:rsidR="00170A67">
          <w:rPr>
            <w:noProof/>
            <w:webHidden/>
          </w:rPr>
          <w:instrText xml:space="preserve"> PAGEREF _Toc410738430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3AF2B273"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1" w:history="1">
        <w:r w:rsidR="00170A67" w:rsidRPr="000F4466">
          <w:rPr>
            <w:rStyle w:val="Hyperlink"/>
            <w:noProof/>
          </w:rPr>
          <w:t>1.4</w:t>
        </w:r>
        <w:r w:rsidR="00170A67">
          <w:rPr>
            <w:rFonts w:asciiTheme="minorHAnsi" w:eastAsiaTheme="minorEastAsia" w:hAnsiTheme="minorHAnsi" w:cstheme="minorBidi"/>
            <w:smallCaps w:val="0"/>
            <w:noProof/>
            <w:sz w:val="22"/>
            <w:szCs w:val="22"/>
          </w:rPr>
          <w:tab/>
        </w:r>
        <w:r w:rsidR="00170A67" w:rsidRPr="000F4466">
          <w:rPr>
            <w:rStyle w:val="Hyperlink"/>
            <w:noProof/>
          </w:rPr>
          <w:t>Aufbau des Berichtes</w:t>
        </w:r>
        <w:r w:rsidR="00170A67">
          <w:rPr>
            <w:noProof/>
            <w:webHidden/>
          </w:rPr>
          <w:tab/>
        </w:r>
        <w:r w:rsidR="00170A67">
          <w:rPr>
            <w:noProof/>
            <w:webHidden/>
          </w:rPr>
          <w:fldChar w:fldCharType="begin"/>
        </w:r>
        <w:r w:rsidR="00170A67">
          <w:rPr>
            <w:noProof/>
            <w:webHidden/>
          </w:rPr>
          <w:instrText xml:space="preserve"> PAGEREF _Toc410738431 \h </w:instrText>
        </w:r>
        <w:r w:rsidR="00170A67">
          <w:rPr>
            <w:noProof/>
            <w:webHidden/>
          </w:rPr>
        </w:r>
        <w:r w:rsidR="00170A67">
          <w:rPr>
            <w:noProof/>
            <w:webHidden/>
          </w:rPr>
          <w:fldChar w:fldCharType="separate"/>
        </w:r>
        <w:r w:rsidR="00170A67">
          <w:rPr>
            <w:noProof/>
            <w:webHidden/>
          </w:rPr>
          <w:t>3</w:t>
        </w:r>
        <w:r w:rsidR="00170A67">
          <w:rPr>
            <w:noProof/>
            <w:webHidden/>
          </w:rPr>
          <w:fldChar w:fldCharType="end"/>
        </w:r>
      </w:hyperlink>
    </w:p>
    <w:p w14:paraId="0BB4AF36"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32" w:history="1">
        <w:r w:rsidR="00170A67" w:rsidRPr="000F4466">
          <w:rPr>
            <w:rStyle w:val="Hyperlink"/>
            <w:noProof/>
            <w:u w:color="FFFFFF" w:themeColor="background1"/>
          </w:rPr>
          <w:t>2</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Grundlagen / Stand der Technik</w:t>
        </w:r>
        <w:r w:rsidR="00170A67">
          <w:rPr>
            <w:noProof/>
            <w:webHidden/>
          </w:rPr>
          <w:tab/>
        </w:r>
        <w:r w:rsidR="00170A67">
          <w:rPr>
            <w:noProof/>
            <w:webHidden/>
          </w:rPr>
          <w:fldChar w:fldCharType="begin"/>
        </w:r>
        <w:r w:rsidR="00170A67">
          <w:rPr>
            <w:noProof/>
            <w:webHidden/>
          </w:rPr>
          <w:instrText xml:space="preserve"> PAGEREF _Toc410738432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DB25E65"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3" w:history="1">
        <w:r w:rsidR="00170A67" w:rsidRPr="000F4466">
          <w:rPr>
            <w:rStyle w:val="Hyperlink"/>
            <w:noProof/>
          </w:rPr>
          <w:t>2.1</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w:t>
        </w:r>
        <w:r w:rsidR="00170A67">
          <w:rPr>
            <w:noProof/>
            <w:webHidden/>
          </w:rPr>
          <w:tab/>
        </w:r>
        <w:r w:rsidR="00170A67">
          <w:rPr>
            <w:noProof/>
            <w:webHidden/>
          </w:rPr>
          <w:fldChar w:fldCharType="begin"/>
        </w:r>
        <w:r w:rsidR="00170A67">
          <w:rPr>
            <w:noProof/>
            <w:webHidden/>
          </w:rPr>
          <w:instrText xml:space="preserve"> PAGEREF _Toc410738433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EDC0FE0"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4" w:history="1">
        <w:r w:rsidR="00170A67" w:rsidRPr="000F4466">
          <w:rPr>
            <w:rStyle w:val="Hyperlink"/>
            <w:noProof/>
          </w:rPr>
          <w:t>2.1.1</w:t>
        </w:r>
        <w:r w:rsidR="00170A67">
          <w:rPr>
            <w:rFonts w:asciiTheme="minorHAnsi" w:eastAsiaTheme="minorEastAsia" w:hAnsiTheme="minorHAnsi" w:cstheme="minorBidi"/>
            <w:i w:val="0"/>
            <w:iCs w:val="0"/>
            <w:noProof/>
            <w:sz w:val="22"/>
            <w:szCs w:val="22"/>
          </w:rPr>
          <w:tab/>
        </w:r>
        <w:r w:rsidR="00170A67" w:rsidRPr="000F4466">
          <w:rPr>
            <w:rStyle w:val="Hyperlink"/>
            <w:noProof/>
          </w:rPr>
          <w:t>Wahrnehmung von Bewegung</w:t>
        </w:r>
        <w:r w:rsidR="00170A67">
          <w:rPr>
            <w:noProof/>
            <w:webHidden/>
          </w:rPr>
          <w:tab/>
        </w:r>
        <w:r w:rsidR="00170A67">
          <w:rPr>
            <w:noProof/>
            <w:webHidden/>
          </w:rPr>
          <w:fldChar w:fldCharType="begin"/>
        </w:r>
        <w:r w:rsidR="00170A67">
          <w:rPr>
            <w:noProof/>
            <w:webHidden/>
          </w:rPr>
          <w:instrText xml:space="preserve"> PAGEREF _Toc410738434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4B59CD48"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5" w:history="1">
        <w:r w:rsidR="00170A67" w:rsidRPr="000F4466">
          <w:rPr>
            <w:rStyle w:val="Hyperlink"/>
            <w:noProof/>
          </w:rPr>
          <w:t>2.1.2</w:t>
        </w:r>
        <w:r w:rsidR="00170A67">
          <w:rPr>
            <w:rFonts w:asciiTheme="minorHAnsi" w:eastAsiaTheme="minorEastAsia" w:hAnsiTheme="minorHAnsi" w:cstheme="minorBidi"/>
            <w:i w:val="0"/>
            <w:iCs w:val="0"/>
            <w:noProof/>
            <w:sz w:val="22"/>
            <w:szCs w:val="22"/>
          </w:rPr>
          <w:tab/>
        </w:r>
        <w:r w:rsidR="00170A67" w:rsidRPr="000F4466">
          <w:rPr>
            <w:rStyle w:val="Hyperlink"/>
            <w:noProof/>
          </w:rPr>
          <w:t>Ausgabegeräte</w:t>
        </w:r>
        <w:r w:rsidR="00170A67">
          <w:rPr>
            <w:noProof/>
            <w:webHidden/>
          </w:rPr>
          <w:tab/>
        </w:r>
        <w:r w:rsidR="00170A67">
          <w:rPr>
            <w:noProof/>
            <w:webHidden/>
          </w:rPr>
          <w:fldChar w:fldCharType="begin"/>
        </w:r>
        <w:r w:rsidR="00170A67">
          <w:rPr>
            <w:noProof/>
            <w:webHidden/>
          </w:rPr>
          <w:instrText xml:space="preserve"> PAGEREF _Toc410738435 \h </w:instrText>
        </w:r>
        <w:r w:rsidR="00170A67">
          <w:rPr>
            <w:noProof/>
            <w:webHidden/>
          </w:rPr>
        </w:r>
        <w:r w:rsidR="00170A67">
          <w:rPr>
            <w:noProof/>
            <w:webHidden/>
          </w:rPr>
          <w:fldChar w:fldCharType="separate"/>
        </w:r>
        <w:r w:rsidR="00170A67">
          <w:rPr>
            <w:noProof/>
            <w:webHidden/>
          </w:rPr>
          <w:t>5</w:t>
        </w:r>
        <w:r w:rsidR="00170A67">
          <w:rPr>
            <w:noProof/>
            <w:webHidden/>
          </w:rPr>
          <w:fldChar w:fldCharType="end"/>
        </w:r>
      </w:hyperlink>
    </w:p>
    <w:p w14:paraId="4F2512E1"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6" w:history="1">
        <w:r w:rsidR="00170A67" w:rsidRPr="000F4466">
          <w:rPr>
            <w:rStyle w:val="Hyperlink"/>
            <w:noProof/>
          </w:rPr>
          <w:t>2.1.3</w:t>
        </w:r>
        <w:r w:rsidR="00170A67">
          <w:rPr>
            <w:rFonts w:asciiTheme="minorHAnsi" w:eastAsiaTheme="minorEastAsia" w:hAnsiTheme="minorHAnsi" w:cstheme="minorBidi"/>
            <w:i w:val="0"/>
            <w:iCs w:val="0"/>
            <w:noProof/>
            <w:sz w:val="22"/>
            <w:szCs w:val="22"/>
          </w:rPr>
          <w:tab/>
        </w:r>
        <w:r w:rsidR="00170A67" w:rsidRPr="000F4466">
          <w:rPr>
            <w:rStyle w:val="Hyperlink"/>
            <w:noProof/>
          </w:rPr>
          <w:t>Eingabegeräte</w:t>
        </w:r>
        <w:r w:rsidR="00170A67">
          <w:rPr>
            <w:noProof/>
            <w:webHidden/>
          </w:rPr>
          <w:tab/>
        </w:r>
        <w:r w:rsidR="00170A67">
          <w:rPr>
            <w:noProof/>
            <w:webHidden/>
          </w:rPr>
          <w:fldChar w:fldCharType="begin"/>
        </w:r>
        <w:r w:rsidR="00170A67">
          <w:rPr>
            <w:noProof/>
            <w:webHidden/>
          </w:rPr>
          <w:instrText xml:space="preserve"> PAGEREF _Toc410738436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5C5225C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7" w:history="1">
        <w:r w:rsidR="00170A67" w:rsidRPr="000F4466">
          <w:rPr>
            <w:rStyle w:val="Hyperlink"/>
            <w:noProof/>
          </w:rPr>
          <w:t>2.1.4</w:t>
        </w:r>
        <w:r w:rsidR="00170A67">
          <w:rPr>
            <w:rFonts w:asciiTheme="minorHAnsi" w:eastAsiaTheme="minorEastAsia" w:hAnsiTheme="minorHAnsi" w:cstheme="minorBidi"/>
            <w:i w:val="0"/>
            <w:iCs w:val="0"/>
            <w:noProof/>
            <w:sz w:val="22"/>
            <w:szCs w:val="22"/>
          </w:rPr>
          <w:tab/>
        </w:r>
        <w:r w:rsidR="00170A67" w:rsidRPr="000F4466">
          <w:rPr>
            <w:rStyle w:val="Hyperlink"/>
            <w:noProof/>
          </w:rPr>
          <w:t>Bewegungskontrolle mit Eingabegeräten</w:t>
        </w:r>
        <w:r w:rsidR="00170A67">
          <w:rPr>
            <w:noProof/>
            <w:webHidden/>
          </w:rPr>
          <w:tab/>
        </w:r>
        <w:r w:rsidR="00170A67">
          <w:rPr>
            <w:noProof/>
            <w:webHidden/>
          </w:rPr>
          <w:fldChar w:fldCharType="begin"/>
        </w:r>
        <w:r w:rsidR="00170A67">
          <w:rPr>
            <w:noProof/>
            <w:webHidden/>
          </w:rPr>
          <w:instrText xml:space="preserve"> PAGEREF _Toc410738437 \h </w:instrText>
        </w:r>
        <w:r w:rsidR="00170A67">
          <w:rPr>
            <w:noProof/>
            <w:webHidden/>
          </w:rPr>
        </w:r>
        <w:r w:rsidR="00170A67">
          <w:rPr>
            <w:noProof/>
            <w:webHidden/>
          </w:rPr>
          <w:fldChar w:fldCharType="separate"/>
        </w:r>
        <w:r w:rsidR="00170A67">
          <w:rPr>
            <w:noProof/>
            <w:webHidden/>
          </w:rPr>
          <w:t>9</w:t>
        </w:r>
        <w:r w:rsidR="00170A67">
          <w:rPr>
            <w:noProof/>
            <w:webHidden/>
          </w:rPr>
          <w:fldChar w:fldCharType="end"/>
        </w:r>
      </w:hyperlink>
    </w:p>
    <w:p w14:paraId="567FBCD9"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8" w:history="1">
        <w:r w:rsidR="00170A67" w:rsidRPr="000F4466">
          <w:rPr>
            <w:rStyle w:val="Hyperlink"/>
            <w:noProof/>
          </w:rPr>
          <w:t>2.2</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 für mobile Geräte</w:t>
        </w:r>
        <w:r w:rsidR="00170A67">
          <w:rPr>
            <w:noProof/>
            <w:webHidden/>
          </w:rPr>
          <w:tab/>
        </w:r>
        <w:r w:rsidR="00170A67">
          <w:rPr>
            <w:noProof/>
            <w:webHidden/>
          </w:rPr>
          <w:fldChar w:fldCharType="begin"/>
        </w:r>
        <w:r w:rsidR="00170A67">
          <w:rPr>
            <w:noProof/>
            <w:webHidden/>
          </w:rPr>
          <w:instrText xml:space="preserve"> PAGEREF _Toc410738438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7D7CB93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9" w:history="1">
        <w:r w:rsidR="00170A67" w:rsidRPr="000F4466">
          <w:rPr>
            <w:rStyle w:val="Hyperlink"/>
            <w:noProof/>
          </w:rPr>
          <w:t>2.2.1</w:t>
        </w:r>
        <w:r w:rsidR="00170A67">
          <w:rPr>
            <w:rFonts w:asciiTheme="minorHAnsi" w:eastAsiaTheme="minorEastAsia" w:hAnsiTheme="minorHAnsi" w:cstheme="minorBidi"/>
            <w:i w:val="0"/>
            <w:iCs w:val="0"/>
            <w:noProof/>
            <w:sz w:val="22"/>
            <w:szCs w:val="22"/>
          </w:rPr>
          <w:tab/>
        </w:r>
        <w:r w:rsidR="00170A67" w:rsidRPr="000F4466">
          <w:rPr>
            <w:rStyle w:val="Hyperlink"/>
            <w:noProof/>
          </w:rPr>
          <w:t>Boxx3D</w:t>
        </w:r>
        <w:r w:rsidR="00170A67">
          <w:rPr>
            <w:noProof/>
            <w:webHidden/>
          </w:rPr>
          <w:tab/>
        </w:r>
        <w:r w:rsidR="00170A67">
          <w:rPr>
            <w:noProof/>
            <w:webHidden/>
          </w:rPr>
          <w:fldChar w:fldCharType="begin"/>
        </w:r>
        <w:r w:rsidR="00170A67">
          <w:rPr>
            <w:noProof/>
            <w:webHidden/>
          </w:rPr>
          <w:instrText xml:space="preserve"> PAGEREF _Toc410738439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4DA0111"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0" w:history="1">
        <w:r w:rsidR="00170A67" w:rsidRPr="000F4466">
          <w:rPr>
            <w:rStyle w:val="Hyperlink"/>
            <w:noProof/>
          </w:rPr>
          <w:t>2.2.2</w:t>
        </w:r>
        <w:r w:rsidR="00170A67">
          <w:rPr>
            <w:rFonts w:asciiTheme="minorHAnsi" w:eastAsiaTheme="minorEastAsia" w:hAnsiTheme="minorHAnsi" w:cstheme="minorBidi"/>
            <w:i w:val="0"/>
            <w:iCs w:val="0"/>
            <w:noProof/>
            <w:sz w:val="22"/>
            <w:szCs w:val="22"/>
          </w:rPr>
          <w:tab/>
        </w:r>
        <w:r w:rsidR="00170A67" w:rsidRPr="000F4466">
          <w:rPr>
            <w:rStyle w:val="Hyperlink"/>
            <w:noProof/>
          </w:rPr>
          <w:t>Google Cardboard</w:t>
        </w:r>
        <w:r w:rsidR="00170A67">
          <w:rPr>
            <w:noProof/>
            <w:webHidden/>
          </w:rPr>
          <w:tab/>
        </w:r>
        <w:r w:rsidR="00170A67">
          <w:rPr>
            <w:noProof/>
            <w:webHidden/>
          </w:rPr>
          <w:fldChar w:fldCharType="begin"/>
        </w:r>
        <w:r w:rsidR="00170A67">
          <w:rPr>
            <w:noProof/>
            <w:webHidden/>
          </w:rPr>
          <w:instrText xml:space="preserve"> PAGEREF _Toc410738440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2A67C8B6"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1" w:history="1">
        <w:r w:rsidR="00170A67" w:rsidRPr="000F4466">
          <w:rPr>
            <w:rStyle w:val="Hyperlink"/>
            <w:noProof/>
          </w:rPr>
          <w:t>2.2.3</w:t>
        </w:r>
        <w:r w:rsidR="00170A67">
          <w:rPr>
            <w:rFonts w:asciiTheme="minorHAnsi" w:eastAsiaTheme="minorEastAsia" w:hAnsiTheme="minorHAnsi" w:cstheme="minorBidi"/>
            <w:i w:val="0"/>
            <w:iCs w:val="0"/>
            <w:noProof/>
            <w:sz w:val="22"/>
            <w:szCs w:val="22"/>
          </w:rPr>
          <w:tab/>
        </w:r>
        <w:r w:rsidR="00170A67" w:rsidRPr="000F4466">
          <w:rPr>
            <w:rStyle w:val="Hyperlink"/>
            <w:noProof/>
          </w:rPr>
          <w:t>Gear VR</w:t>
        </w:r>
        <w:r w:rsidR="00170A67">
          <w:rPr>
            <w:noProof/>
            <w:webHidden/>
          </w:rPr>
          <w:tab/>
        </w:r>
        <w:r w:rsidR="00170A67">
          <w:rPr>
            <w:noProof/>
            <w:webHidden/>
          </w:rPr>
          <w:fldChar w:fldCharType="begin"/>
        </w:r>
        <w:r w:rsidR="00170A67">
          <w:rPr>
            <w:noProof/>
            <w:webHidden/>
          </w:rPr>
          <w:instrText xml:space="preserve"> PAGEREF _Toc410738441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6A8BB84B"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42" w:history="1">
        <w:r w:rsidR="00170A67" w:rsidRPr="000F4466">
          <w:rPr>
            <w:rStyle w:val="Hyperlink"/>
            <w:noProof/>
          </w:rPr>
          <w:t>2.3</w:t>
        </w:r>
        <w:r w:rsidR="00170A67">
          <w:rPr>
            <w:rFonts w:asciiTheme="minorHAnsi" w:eastAsiaTheme="minorEastAsia" w:hAnsiTheme="minorHAnsi" w:cstheme="minorBidi"/>
            <w:smallCaps w:val="0"/>
            <w:noProof/>
            <w:sz w:val="22"/>
            <w:szCs w:val="22"/>
          </w:rPr>
          <w:tab/>
        </w:r>
        <w:r w:rsidR="00170A67" w:rsidRPr="000F4466">
          <w:rPr>
            <w:rStyle w:val="Hyperlink"/>
            <w:noProof/>
          </w:rPr>
          <w:t>Unity</w:t>
        </w:r>
        <w:r w:rsidR="00170A67">
          <w:rPr>
            <w:noProof/>
            <w:webHidden/>
          </w:rPr>
          <w:tab/>
        </w:r>
        <w:r w:rsidR="00170A67">
          <w:rPr>
            <w:noProof/>
            <w:webHidden/>
          </w:rPr>
          <w:fldChar w:fldCharType="begin"/>
        </w:r>
        <w:r w:rsidR="00170A67">
          <w:rPr>
            <w:noProof/>
            <w:webHidden/>
          </w:rPr>
          <w:instrText xml:space="preserve"> PAGEREF _Toc410738442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D2A0EB5"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3" w:history="1">
        <w:r w:rsidR="00170A67" w:rsidRPr="000F4466">
          <w:rPr>
            <w:rStyle w:val="Hyperlink"/>
            <w:noProof/>
          </w:rPr>
          <w:t>2.3.1</w:t>
        </w:r>
        <w:r w:rsidR="00170A67">
          <w:rPr>
            <w:rFonts w:asciiTheme="minorHAnsi" w:eastAsiaTheme="minorEastAsia" w:hAnsiTheme="minorHAnsi" w:cstheme="minorBidi"/>
            <w:i w:val="0"/>
            <w:iCs w:val="0"/>
            <w:noProof/>
            <w:sz w:val="22"/>
            <w:szCs w:val="22"/>
          </w:rPr>
          <w:tab/>
        </w:r>
        <w:r w:rsidR="00170A67" w:rsidRPr="000F4466">
          <w:rPr>
            <w:rStyle w:val="Hyperlink"/>
            <w:noProof/>
          </w:rPr>
          <w:t>Programmierung über Skripte</w:t>
        </w:r>
        <w:r w:rsidR="00170A67">
          <w:rPr>
            <w:noProof/>
            <w:webHidden/>
          </w:rPr>
          <w:tab/>
        </w:r>
        <w:r w:rsidR="00170A67">
          <w:rPr>
            <w:noProof/>
            <w:webHidden/>
          </w:rPr>
          <w:fldChar w:fldCharType="begin"/>
        </w:r>
        <w:r w:rsidR="00170A67">
          <w:rPr>
            <w:noProof/>
            <w:webHidden/>
          </w:rPr>
          <w:instrText xml:space="preserve"> PAGEREF _Toc410738443 \h </w:instrText>
        </w:r>
        <w:r w:rsidR="00170A67">
          <w:rPr>
            <w:noProof/>
            <w:webHidden/>
          </w:rPr>
        </w:r>
        <w:r w:rsidR="00170A67">
          <w:rPr>
            <w:noProof/>
            <w:webHidden/>
          </w:rPr>
          <w:fldChar w:fldCharType="separate"/>
        </w:r>
        <w:r w:rsidR="00170A67">
          <w:rPr>
            <w:noProof/>
            <w:webHidden/>
          </w:rPr>
          <w:t>17</w:t>
        </w:r>
        <w:r w:rsidR="00170A67">
          <w:rPr>
            <w:noProof/>
            <w:webHidden/>
          </w:rPr>
          <w:fldChar w:fldCharType="end"/>
        </w:r>
      </w:hyperlink>
    </w:p>
    <w:p w14:paraId="2182FA17"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4" w:history="1">
        <w:r w:rsidR="00170A67" w:rsidRPr="000F4466">
          <w:rPr>
            <w:rStyle w:val="Hyperlink"/>
            <w:noProof/>
          </w:rPr>
          <w:t>2.3.2</w:t>
        </w:r>
        <w:r w:rsidR="00170A67">
          <w:rPr>
            <w:rFonts w:asciiTheme="minorHAnsi" w:eastAsiaTheme="minorEastAsia" w:hAnsiTheme="minorHAnsi" w:cstheme="minorBidi"/>
            <w:i w:val="0"/>
            <w:iCs w:val="0"/>
            <w:noProof/>
            <w:sz w:val="22"/>
            <w:szCs w:val="22"/>
          </w:rPr>
          <w:tab/>
        </w:r>
        <w:r w:rsidR="00170A67" w:rsidRPr="000F4466">
          <w:rPr>
            <w:rStyle w:val="Hyperlink"/>
            <w:noProof/>
          </w:rPr>
          <w:t>Objekte im 3D-Raum</w:t>
        </w:r>
        <w:r w:rsidR="00170A67">
          <w:rPr>
            <w:noProof/>
            <w:webHidden/>
          </w:rPr>
          <w:tab/>
        </w:r>
        <w:r w:rsidR="00170A67">
          <w:rPr>
            <w:noProof/>
            <w:webHidden/>
          </w:rPr>
          <w:fldChar w:fldCharType="begin"/>
        </w:r>
        <w:r w:rsidR="00170A67">
          <w:rPr>
            <w:noProof/>
            <w:webHidden/>
          </w:rPr>
          <w:instrText xml:space="preserve"> PAGEREF _Toc410738444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8C11102"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5" w:history="1">
        <w:r w:rsidR="00170A67" w:rsidRPr="000F4466">
          <w:rPr>
            <w:rStyle w:val="Hyperlink"/>
            <w:noProof/>
          </w:rPr>
          <w:t>2.3.3</w:t>
        </w:r>
        <w:r w:rsidR="00170A67">
          <w:rPr>
            <w:rFonts w:asciiTheme="minorHAnsi" w:eastAsiaTheme="minorEastAsia" w:hAnsiTheme="minorHAnsi" w:cstheme="minorBidi"/>
            <w:i w:val="0"/>
            <w:iCs w:val="0"/>
            <w:noProof/>
            <w:sz w:val="22"/>
            <w:szCs w:val="22"/>
          </w:rPr>
          <w:tab/>
        </w:r>
        <w:r w:rsidR="00170A67" w:rsidRPr="000F4466">
          <w:rPr>
            <w:rStyle w:val="Hyperlink"/>
            <w:noProof/>
          </w:rPr>
          <w:t>Kamera</w:t>
        </w:r>
        <w:r w:rsidR="00170A67">
          <w:rPr>
            <w:noProof/>
            <w:webHidden/>
          </w:rPr>
          <w:tab/>
        </w:r>
        <w:r w:rsidR="00170A67">
          <w:rPr>
            <w:noProof/>
            <w:webHidden/>
          </w:rPr>
          <w:fldChar w:fldCharType="begin"/>
        </w:r>
        <w:r w:rsidR="00170A67">
          <w:rPr>
            <w:noProof/>
            <w:webHidden/>
          </w:rPr>
          <w:instrText xml:space="preserve"> PAGEREF _Toc410738445 \h </w:instrText>
        </w:r>
        <w:r w:rsidR="00170A67">
          <w:rPr>
            <w:noProof/>
            <w:webHidden/>
          </w:rPr>
        </w:r>
        <w:r w:rsidR="00170A67">
          <w:rPr>
            <w:noProof/>
            <w:webHidden/>
          </w:rPr>
          <w:fldChar w:fldCharType="separate"/>
        </w:r>
        <w:r w:rsidR="00170A67">
          <w:rPr>
            <w:noProof/>
            <w:webHidden/>
          </w:rPr>
          <w:t>23</w:t>
        </w:r>
        <w:r w:rsidR="00170A67">
          <w:rPr>
            <w:noProof/>
            <w:webHidden/>
          </w:rPr>
          <w:fldChar w:fldCharType="end"/>
        </w:r>
      </w:hyperlink>
    </w:p>
    <w:p w14:paraId="61B64C98"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6" w:history="1">
        <w:r w:rsidR="00170A67" w:rsidRPr="000F4466">
          <w:rPr>
            <w:rStyle w:val="Hyperlink"/>
            <w:noProof/>
          </w:rPr>
          <w:t>2.3.4</w:t>
        </w:r>
        <w:r w:rsidR="00170A67">
          <w:rPr>
            <w:rFonts w:asciiTheme="minorHAnsi" w:eastAsiaTheme="minorEastAsia" w:hAnsiTheme="minorHAnsi" w:cstheme="minorBidi"/>
            <w:i w:val="0"/>
            <w:iCs w:val="0"/>
            <w:noProof/>
            <w:sz w:val="22"/>
            <w:szCs w:val="22"/>
          </w:rPr>
          <w:tab/>
        </w:r>
        <w:r w:rsidR="00170A67" w:rsidRPr="000F4466">
          <w:rPr>
            <w:rStyle w:val="Hyperlink"/>
            <w:noProof/>
          </w:rPr>
          <w:t>Physik</w:t>
        </w:r>
        <w:r w:rsidR="00170A67">
          <w:rPr>
            <w:noProof/>
            <w:webHidden/>
          </w:rPr>
          <w:tab/>
        </w:r>
        <w:r w:rsidR="00170A67">
          <w:rPr>
            <w:noProof/>
            <w:webHidden/>
          </w:rPr>
          <w:fldChar w:fldCharType="begin"/>
        </w:r>
        <w:r w:rsidR="00170A67">
          <w:rPr>
            <w:noProof/>
            <w:webHidden/>
          </w:rPr>
          <w:instrText xml:space="preserve"> PAGEREF _Toc410738446 \h </w:instrText>
        </w:r>
        <w:r w:rsidR="00170A67">
          <w:rPr>
            <w:noProof/>
            <w:webHidden/>
          </w:rPr>
        </w:r>
        <w:r w:rsidR="00170A67">
          <w:rPr>
            <w:noProof/>
            <w:webHidden/>
          </w:rPr>
          <w:fldChar w:fldCharType="separate"/>
        </w:r>
        <w:r w:rsidR="00170A67">
          <w:rPr>
            <w:noProof/>
            <w:webHidden/>
          </w:rPr>
          <w:t>24</w:t>
        </w:r>
        <w:r w:rsidR="00170A67">
          <w:rPr>
            <w:noProof/>
            <w:webHidden/>
          </w:rPr>
          <w:fldChar w:fldCharType="end"/>
        </w:r>
      </w:hyperlink>
    </w:p>
    <w:p w14:paraId="29A55F60"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7" w:history="1">
        <w:r w:rsidR="00170A67" w:rsidRPr="000F4466">
          <w:rPr>
            <w:rStyle w:val="Hyperlink"/>
            <w:noProof/>
          </w:rPr>
          <w:t>2.3.5</w:t>
        </w:r>
        <w:r w:rsidR="00170A67">
          <w:rPr>
            <w:rFonts w:asciiTheme="minorHAnsi" w:eastAsiaTheme="minorEastAsia" w:hAnsiTheme="minorHAnsi" w:cstheme="minorBidi"/>
            <w:i w:val="0"/>
            <w:iCs w:val="0"/>
            <w:noProof/>
            <w:sz w:val="22"/>
            <w:szCs w:val="22"/>
          </w:rPr>
          <w:tab/>
        </w:r>
        <w:r w:rsidR="00170A67" w:rsidRPr="000F4466">
          <w:rPr>
            <w:rStyle w:val="Hyperlink"/>
            <w:noProof/>
          </w:rPr>
          <w:t>Inputmöglichkeiten</w:t>
        </w:r>
        <w:r w:rsidR="00170A67">
          <w:rPr>
            <w:noProof/>
            <w:webHidden/>
          </w:rPr>
          <w:tab/>
        </w:r>
        <w:r w:rsidR="00170A67">
          <w:rPr>
            <w:noProof/>
            <w:webHidden/>
          </w:rPr>
          <w:fldChar w:fldCharType="begin"/>
        </w:r>
        <w:r w:rsidR="00170A67">
          <w:rPr>
            <w:noProof/>
            <w:webHidden/>
          </w:rPr>
          <w:instrText xml:space="preserve"> PAGEREF _Toc410738447 \h </w:instrText>
        </w:r>
        <w:r w:rsidR="00170A67">
          <w:rPr>
            <w:noProof/>
            <w:webHidden/>
          </w:rPr>
        </w:r>
        <w:r w:rsidR="00170A67">
          <w:rPr>
            <w:noProof/>
            <w:webHidden/>
          </w:rPr>
          <w:fldChar w:fldCharType="separate"/>
        </w:r>
        <w:r w:rsidR="00170A67">
          <w:rPr>
            <w:noProof/>
            <w:webHidden/>
          </w:rPr>
          <w:t>25</w:t>
        </w:r>
        <w:r w:rsidR="00170A67">
          <w:rPr>
            <w:noProof/>
            <w:webHidden/>
          </w:rPr>
          <w:fldChar w:fldCharType="end"/>
        </w:r>
      </w:hyperlink>
    </w:p>
    <w:p w14:paraId="4848BEE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8" w:history="1">
        <w:r w:rsidR="00170A67" w:rsidRPr="000F4466">
          <w:rPr>
            <w:rStyle w:val="Hyperlink"/>
            <w:noProof/>
          </w:rPr>
          <w:t>2.3.6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_Toc410738448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29D0029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9" w:history="1">
        <w:r w:rsidR="00170A67" w:rsidRPr="000F4466">
          <w:rPr>
            <w:rStyle w:val="Hyperlink"/>
            <w:noProof/>
          </w:rPr>
          <w:t>2.3.7</w:t>
        </w:r>
        <w:r w:rsidR="00170A67">
          <w:rPr>
            <w:rFonts w:asciiTheme="minorHAnsi" w:eastAsiaTheme="minorEastAsia" w:hAnsiTheme="minorHAnsi" w:cstheme="minorBidi"/>
            <w:i w:val="0"/>
            <w:iC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_Toc410738449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2BFFA1C3"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0" w:history="1">
        <w:r w:rsidR="00170A67" w:rsidRPr="000F4466">
          <w:rPr>
            <w:rStyle w:val="Hyperlink"/>
            <w:noProof/>
          </w:rPr>
          <w:t>2.3.8</w:t>
        </w:r>
        <w:r w:rsidR="00170A67">
          <w:rPr>
            <w:rFonts w:asciiTheme="minorHAnsi" w:eastAsiaTheme="minorEastAsia" w:hAnsiTheme="minorHAnsi" w:cstheme="minorBidi"/>
            <w:i w:val="0"/>
            <w:iCs w:val="0"/>
            <w:noProof/>
            <w:sz w:val="22"/>
            <w:szCs w:val="22"/>
          </w:rPr>
          <w:tab/>
        </w:r>
        <w:r w:rsidR="00170A67" w:rsidRPr="000F4466">
          <w:rPr>
            <w:rStyle w:val="Hyperlink"/>
            <w:noProof/>
          </w:rPr>
          <w:t>UnityPackage</w:t>
        </w:r>
        <w:r w:rsidR="00170A67">
          <w:rPr>
            <w:noProof/>
            <w:webHidden/>
          </w:rPr>
          <w:tab/>
        </w:r>
        <w:r w:rsidR="00170A67">
          <w:rPr>
            <w:noProof/>
            <w:webHidden/>
          </w:rPr>
          <w:fldChar w:fldCharType="begin"/>
        </w:r>
        <w:r w:rsidR="00170A67">
          <w:rPr>
            <w:noProof/>
            <w:webHidden/>
          </w:rPr>
          <w:instrText xml:space="preserve"> PAGEREF _Toc410738450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08ED7FF3"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1" w:history="1">
        <w:r w:rsidR="00170A67" w:rsidRPr="000F4466">
          <w:rPr>
            <w:rStyle w:val="Hyperlink"/>
            <w:noProof/>
          </w:rPr>
          <w:t>2.3.9</w:t>
        </w:r>
        <w:r w:rsidR="00170A67">
          <w:rPr>
            <w:rFonts w:asciiTheme="minorHAnsi" w:eastAsiaTheme="minorEastAsia" w:hAnsiTheme="minorHAnsi" w:cstheme="minorBidi"/>
            <w:i w:val="0"/>
            <w:iCs w:val="0"/>
            <w:noProof/>
            <w:sz w:val="22"/>
            <w:szCs w:val="22"/>
          </w:rPr>
          <w:tab/>
        </w:r>
        <w:r w:rsidR="00170A67" w:rsidRPr="000F4466">
          <w:rPr>
            <w:rStyle w:val="Hyperlink"/>
            <w:noProof/>
          </w:rPr>
          <w:t>Debugging und Performance</w:t>
        </w:r>
        <w:r w:rsidR="00170A67">
          <w:rPr>
            <w:noProof/>
            <w:webHidden/>
          </w:rPr>
          <w:tab/>
        </w:r>
        <w:r w:rsidR="00170A67">
          <w:rPr>
            <w:noProof/>
            <w:webHidden/>
          </w:rPr>
          <w:fldChar w:fldCharType="begin"/>
        </w:r>
        <w:r w:rsidR="00170A67">
          <w:rPr>
            <w:noProof/>
            <w:webHidden/>
          </w:rPr>
          <w:instrText xml:space="preserve"> PAGEREF _Toc410738451 \h </w:instrText>
        </w:r>
        <w:r w:rsidR="00170A67">
          <w:rPr>
            <w:noProof/>
            <w:webHidden/>
          </w:rPr>
        </w:r>
        <w:r w:rsidR="00170A67">
          <w:rPr>
            <w:noProof/>
            <w:webHidden/>
          </w:rPr>
          <w:fldChar w:fldCharType="separate"/>
        </w:r>
        <w:r w:rsidR="00170A67">
          <w:rPr>
            <w:noProof/>
            <w:webHidden/>
          </w:rPr>
          <w:t>33</w:t>
        </w:r>
        <w:r w:rsidR="00170A67">
          <w:rPr>
            <w:noProof/>
            <w:webHidden/>
          </w:rPr>
          <w:fldChar w:fldCharType="end"/>
        </w:r>
      </w:hyperlink>
    </w:p>
    <w:p w14:paraId="1A52330B" w14:textId="77777777" w:rsidR="00170A67" w:rsidRDefault="009F6E68">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738452" w:history="1">
        <w:r w:rsidR="00170A67" w:rsidRPr="000F4466">
          <w:rPr>
            <w:rStyle w:val="Hyperlink"/>
            <w:noProof/>
          </w:rPr>
          <w:t>2.3.10</w:t>
        </w:r>
        <w:r w:rsidR="00170A67">
          <w:rPr>
            <w:rFonts w:asciiTheme="minorHAnsi" w:eastAsiaTheme="minorEastAsia" w:hAnsiTheme="minorHAnsi" w:cstheme="minorBidi"/>
            <w:i w:val="0"/>
            <w:iCs w:val="0"/>
            <w:noProof/>
            <w:sz w:val="22"/>
            <w:szCs w:val="22"/>
          </w:rPr>
          <w:tab/>
        </w:r>
        <w:r w:rsidR="00170A67" w:rsidRPr="000F4466">
          <w:rPr>
            <w:rStyle w:val="Hyperlink"/>
            <w:noProof/>
          </w:rPr>
          <w:t>Build Prozess</w:t>
        </w:r>
        <w:r w:rsidR="00170A67">
          <w:rPr>
            <w:noProof/>
            <w:webHidden/>
          </w:rPr>
          <w:tab/>
        </w:r>
        <w:r w:rsidR="00170A67">
          <w:rPr>
            <w:noProof/>
            <w:webHidden/>
          </w:rPr>
          <w:fldChar w:fldCharType="begin"/>
        </w:r>
        <w:r w:rsidR="00170A67">
          <w:rPr>
            <w:noProof/>
            <w:webHidden/>
          </w:rPr>
          <w:instrText xml:space="preserve"> PAGEREF _Toc410738452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5E7CF573"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53" w:history="1">
        <w:r w:rsidR="00170A67" w:rsidRPr="000F4466">
          <w:rPr>
            <w:rStyle w:val="Hyperlink"/>
            <w:noProof/>
            <w:u w:color="FFFFFF" w:themeColor="background1"/>
          </w:rPr>
          <w:t>3</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w:t>
        </w:r>
        <w:r w:rsidR="00170A67">
          <w:rPr>
            <w:noProof/>
            <w:webHidden/>
          </w:rPr>
          <w:tab/>
        </w:r>
        <w:r w:rsidR="00170A67">
          <w:rPr>
            <w:noProof/>
            <w:webHidden/>
          </w:rPr>
          <w:fldChar w:fldCharType="begin"/>
        </w:r>
        <w:r w:rsidR="00170A67">
          <w:rPr>
            <w:noProof/>
            <w:webHidden/>
          </w:rPr>
          <w:instrText xml:space="preserve"> PAGEREF _Toc410738453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7AE12F6A"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4" w:history="1">
        <w:r w:rsidR="00170A67" w:rsidRPr="000F4466">
          <w:rPr>
            <w:rStyle w:val="Hyperlink"/>
            <w:noProof/>
          </w:rPr>
          <w:t>3.1</w:t>
        </w:r>
        <w:r w:rsidR="00170A67">
          <w:rPr>
            <w:rFonts w:asciiTheme="minorHAnsi" w:eastAsiaTheme="minorEastAsia" w:hAnsiTheme="minorHAnsi" w:cstheme="minorBidi"/>
            <w:smallCaps w:val="0"/>
            <w:noProof/>
            <w:sz w:val="22"/>
            <w:szCs w:val="22"/>
          </w:rPr>
          <w:tab/>
        </w:r>
        <w:r w:rsidR="00170A67" w:rsidRPr="000F4466">
          <w:rPr>
            <w:rStyle w:val="Hyperlink"/>
            <w:noProof/>
          </w:rPr>
          <w:t>Systemidee</w:t>
        </w:r>
        <w:r w:rsidR="00170A67">
          <w:rPr>
            <w:noProof/>
            <w:webHidden/>
          </w:rPr>
          <w:tab/>
        </w:r>
        <w:r w:rsidR="00170A67">
          <w:rPr>
            <w:noProof/>
            <w:webHidden/>
          </w:rPr>
          <w:fldChar w:fldCharType="begin"/>
        </w:r>
        <w:r w:rsidR="00170A67">
          <w:rPr>
            <w:noProof/>
            <w:webHidden/>
          </w:rPr>
          <w:instrText xml:space="preserve"> PAGEREF _Toc410738454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2BE4F244"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5" w:history="1">
        <w:r w:rsidR="00170A67" w:rsidRPr="000F4466">
          <w:rPr>
            <w:rStyle w:val="Hyperlink"/>
            <w:noProof/>
          </w:rPr>
          <w:t>3.2</w:t>
        </w:r>
        <w:r w:rsidR="00170A67">
          <w:rPr>
            <w:rFonts w:asciiTheme="minorHAnsi" w:eastAsiaTheme="minorEastAsia" w:hAnsiTheme="minorHAnsi" w:cstheme="minorBidi"/>
            <w:smallCaps w:val="0"/>
            <w:noProof/>
            <w:sz w:val="22"/>
            <w:szCs w:val="22"/>
          </w:rPr>
          <w:tab/>
        </w:r>
        <w:r w:rsidR="00170A67" w:rsidRPr="000F4466">
          <w:rPr>
            <w:rStyle w:val="Hyperlink"/>
            <w:noProof/>
          </w:rPr>
          <w:t>Stakeholder</w:t>
        </w:r>
        <w:r w:rsidR="00170A67">
          <w:rPr>
            <w:noProof/>
            <w:webHidden/>
          </w:rPr>
          <w:tab/>
        </w:r>
        <w:r w:rsidR="00170A67">
          <w:rPr>
            <w:noProof/>
            <w:webHidden/>
          </w:rPr>
          <w:fldChar w:fldCharType="begin"/>
        </w:r>
        <w:r w:rsidR="00170A67">
          <w:rPr>
            <w:noProof/>
            <w:webHidden/>
          </w:rPr>
          <w:instrText xml:space="preserve"> PAGEREF _Toc410738455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092EDED1"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6" w:history="1">
        <w:r w:rsidR="00170A67" w:rsidRPr="000F4466">
          <w:rPr>
            <w:rStyle w:val="Hyperlink"/>
            <w:noProof/>
          </w:rPr>
          <w:t>3.2.1</w:t>
        </w:r>
        <w:r w:rsidR="00170A67">
          <w:rPr>
            <w:rFonts w:asciiTheme="minorHAnsi" w:eastAsiaTheme="minorEastAsia" w:hAnsiTheme="minorHAnsi" w:cstheme="minorBidi"/>
            <w:i w:val="0"/>
            <w:iCs w:val="0"/>
            <w:noProof/>
            <w:sz w:val="22"/>
            <w:szCs w:val="22"/>
          </w:rPr>
          <w:tab/>
        </w:r>
        <w:r w:rsidR="00170A67" w:rsidRPr="000F4466">
          <w:rPr>
            <w:rStyle w:val="Hyperlink"/>
            <w:noProof/>
          </w:rPr>
          <w:t>Stakeholdermap</w:t>
        </w:r>
        <w:r w:rsidR="00170A67">
          <w:rPr>
            <w:noProof/>
            <w:webHidden/>
          </w:rPr>
          <w:tab/>
        </w:r>
        <w:r w:rsidR="00170A67">
          <w:rPr>
            <w:noProof/>
            <w:webHidden/>
          </w:rPr>
          <w:fldChar w:fldCharType="begin"/>
        </w:r>
        <w:r w:rsidR="00170A67">
          <w:rPr>
            <w:noProof/>
            <w:webHidden/>
          </w:rPr>
          <w:instrText xml:space="preserve"> PAGEREF _Toc410738456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626AFAC"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7" w:history="1">
        <w:r w:rsidR="00170A67" w:rsidRPr="000F4466">
          <w:rPr>
            <w:rStyle w:val="Hyperlink"/>
            <w:noProof/>
          </w:rPr>
          <w:t>3.3</w:t>
        </w:r>
        <w:r w:rsidR="00170A67">
          <w:rPr>
            <w:rFonts w:asciiTheme="minorHAnsi" w:eastAsiaTheme="minorEastAsia" w:hAnsiTheme="minorHAnsi" w:cstheme="minorBidi"/>
            <w:smallCaps w:val="0"/>
            <w:noProof/>
            <w:sz w:val="22"/>
            <w:szCs w:val="22"/>
          </w:rPr>
          <w:tab/>
        </w:r>
        <w:r w:rsidR="00170A67" w:rsidRPr="000F4466">
          <w:rPr>
            <w:rStyle w:val="Hyperlink"/>
            <w:noProof/>
          </w:rPr>
          <w:t>Ziele</w:t>
        </w:r>
        <w:r w:rsidR="00170A67">
          <w:rPr>
            <w:noProof/>
            <w:webHidden/>
          </w:rPr>
          <w:tab/>
        </w:r>
        <w:r w:rsidR="00170A67">
          <w:rPr>
            <w:noProof/>
            <w:webHidden/>
          </w:rPr>
          <w:fldChar w:fldCharType="begin"/>
        </w:r>
        <w:r w:rsidR="00170A67">
          <w:rPr>
            <w:noProof/>
            <w:webHidden/>
          </w:rPr>
          <w:instrText xml:space="preserve"> PAGEREF _Toc410738457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752E38B7"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8" w:history="1">
        <w:r w:rsidR="00170A67" w:rsidRPr="000F4466">
          <w:rPr>
            <w:rStyle w:val="Hyperlink"/>
            <w:noProof/>
          </w:rPr>
          <w:t>3.3.1</w:t>
        </w:r>
        <w:r w:rsidR="00170A67">
          <w:rPr>
            <w:rFonts w:asciiTheme="minorHAnsi" w:eastAsiaTheme="minorEastAsia" w:hAnsiTheme="minorHAnsi" w:cstheme="minorBidi"/>
            <w:i w:val="0"/>
            <w:iCs w:val="0"/>
            <w:noProof/>
            <w:sz w:val="22"/>
            <w:szCs w:val="22"/>
          </w:rPr>
          <w:tab/>
        </w:r>
        <w:r w:rsidR="00170A67" w:rsidRPr="000F4466">
          <w:rPr>
            <w:rStyle w:val="Hyperlink"/>
            <w:noProof/>
          </w:rPr>
          <w:t>Musskriterien</w:t>
        </w:r>
        <w:r w:rsidR="00170A67">
          <w:rPr>
            <w:noProof/>
            <w:webHidden/>
          </w:rPr>
          <w:tab/>
        </w:r>
        <w:r w:rsidR="00170A67">
          <w:rPr>
            <w:noProof/>
            <w:webHidden/>
          </w:rPr>
          <w:fldChar w:fldCharType="begin"/>
        </w:r>
        <w:r w:rsidR="00170A67">
          <w:rPr>
            <w:noProof/>
            <w:webHidden/>
          </w:rPr>
          <w:instrText xml:space="preserve"> PAGEREF _Toc410738458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0942BF8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9" w:history="1">
        <w:r w:rsidR="00170A67" w:rsidRPr="000F4466">
          <w:rPr>
            <w:rStyle w:val="Hyperlink"/>
            <w:noProof/>
          </w:rPr>
          <w:t>3.3.2</w:t>
        </w:r>
        <w:r w:rsidR="00170A67">
          <w:rPr>
            <w:rFonts w:asciiTheme="minorHAnsi" w:eastAsiaTheme="minorEastAsia" w:hAnsiTheme="minorHAnsi" w:cstheme="minorBidi"/>
            <w:i w:val="0"/>
            <w:iCs w:val="0"/>
            <w:noProof/>
            <w:sz w:val="22"/>
            <w:szCs w:val="22"/>
          </w:rPr>
          <w:tab/>
        </w:r>
        <w:r w:rsidR="00170A67" w:rsidRPr="000F4466">
          <w:rPr>
            <w:rStyle w:val="Hyperlink"/>
            <w:noProof/>
          </w:rPr>
          <w:t>Wunschkriterien</w:t>
        </w:r>
        <w:r w:rsidR="00170A67">
          <w:rPr>
            <w:noProof/>
            <w:webHidden/>
          </w:rPr>
          <w:tab/>
        </w:r>
        <w:r w:rsidR="00170A67">
          <w:rPr>
            <w:noProof/>
            <w:webHidden/>
          </w:rPr>
          <w:fldChar w:fldCharType="begin"/>
        </w:r>
        <w:r w:rsidR="00170A67">
          <w:rPr>
            <w:noProof/>
            <w:webHidden/>
          </w:rPr>
          <w:instrText xml:space="preserve"> PAGEREF _Toc410738459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0B9E851"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0" w:history="1">
        <w:r w:rsidR="00170A67" w:rsidRPr="000F4466">
          <w:rPr>
            <w:rStyle w:val="Hyperlink"/>
            <w:noProof/>
          </w:rPr>
          <w:t>3.3.3</w:t>
        </w:r>
        <w:r w:rsidR="00170A67">
          <w:rPr>
            <w:rFonts w:asciiTheme="minorHAnsi" w:eastAsiaTheme="minorEastAsia" w:hAnsiTheme="minorHAnsi" w:cstheme="minorBidi"/>
            <w:i w:val="0"/>
            <w:iCs w:val="0"/>
            <w:noProof/>
            <w:sz w:val="22"/>
            <w:szCs w:val="22"/>
          </w:rPr>
          <w:tab/>
        </w:r>
        <w:r w:rsidR="00170A67" w:rsidRPr="000F4466">
          <w:rPr>
            <w:rStyle w:val="Hyperlink"/>
            <w:noProof/>
          </w:rPr>
          <w:t>Abgrenzungskriterien</w:t>
        </w:r>
        <w:r w:rsidR="00170A67">
          <w:rPr>
            <w:noProof/>
            <w:webHidden/>
          </w:rPr>
          <w:tab/>
        </w:r>
        <w:r w:rsidR="00170A67">
          <w:rPr>
            <w:noProof/>
            <w:webHidden/>
          </w:rPr>
          <w:fldChar w:fldCharType="begin"/>
        </w:r>
        <w:r w:rsidR="00170A67">
          <w:rPr>
            <w:noProof/>
            <w:webHidden/>
          </w:rPr>
          <w:instrText xml:space="preserve"> PAGEREF _Toc410738460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57126290"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1" w:history="1">
        <w:r w:rsidR="00170A67" w:rsidRPr="000F4466">
          <w:rPr>
            <w:rStyle w:val="Hyperlink"/>
            <w:noProof/>
          </w:rPr>
          <w:t>3.4</w:t>
        </w:r>
        <w:r w:rsidR="00170A67">
          <w:rPr>
            <w:rFonts w:asciiTheme="minorHAnsi" w:eastAsiaTheme="minorEastAsia" w:hAnsiTheme="minorHAnsi" w:cstheme="minorBidi"/>
            <w:smallCaps w:val="0"/>
            <w:noProof/>
            <w:sz w:val="22"/>
            <w:szCs w:val="22"/>
          </w:rPr>
          <w:tab/>
        </w:r>
        <w:r w:rsidR="00170A67" w:rsidRPr="000F4466">
          <w:rPr>
            <w:rStyle w:val="Hyperlink"/>
            <w:noProof/>
          </w:rPr>
          <w:t>Funktionale Anforderungen</w:t>
        </w:r>
        <w:r w:rsidR="00170A67">
          <w:rPr>
            <w:noProof/>
            <w:webHidden/>
          </w:rPr>
          <w:tab/>
        </w:r>
        <w:r w:rsidR="00170A67">
          <w:rPr>
            <w:noProof/>
            <w:webHidden/>
          </w:rPr>
          <w:fldChar w:fldCharType="begin"/>
        </w:r>
        <w:r w:rsidR="00170A67">
          <w:rPr>
            <w:noProof/>
            <w:webHidden/>
          </w:rPr>
          <w:instrText xml:space="preserve"> PAGEREF _Toc410738461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775C00CE"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2" w:history="1">
        <w:r w:rsidR="00170A67" w:rsidRPr="000F4466">
          <w:rPr>
            <w:rStyle w:val="Hyperlink"/>
            <w:noProof/>
          </w:rPr>
          <w:t>3.4.1</w:t>
        </w:r>
        <w:r w:rsidR="00170A67">
          <w:rPr>
            <w:rFonts w:asciiTheme="minorHAnsi" w:eastAsiaTheme="minorEastAsia" w:hAnsiTheme="minorHAnsi" w:cstheme="minorBidi"/>
            <w:i w:val="0"/>
            <w:iCs w:val="0"/>
            <w:noProof/>
            <w:sz w:val="22"/>
            <w:szCs w:val="22"/>
          </w:rPr>
          <w:tab/>
        </w:r>
        <w:r w:rsidR="00170A67" w:rsidRPr="000F4466">
          <w:rPr>
            <w:rStyle w:val="Hyperlink"/>
            <w:noProof/>
          </w:rPr>
          <w:t>Use-Case</w:t>
        </w:r>
        <w:r w:rsidR="00170A67">
          <w:rPr>
            <w:noProof/>
            <w:webHidden/>
          </w:rPr>
          <w:tab/>
        </w:r>
        <w:r w:rsidR="00170A67">
          <w:rPr>
            <w:noProof/>
            <w:webHidden/>
          </w:rPr>
          <w:fldChar w:fldCharType="begin"/>
        </w:r>
        <w:r w:rsidR="00170A67">
          <w:rPr>
            <w:noProof/>
            <w:webHidden/>
          </w:rPr>
          <w:instrText xml:space="preserve"> PAGEREF _Toc410738462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1F97DE8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3" w:history="1">
        <w:r w:rsidR="00170A67" w:rsidRPr="000F4466">
          <w:rPr>
            <w:rStyle w:val="Hyperlink"/>
            <w:noProof/>
          </w:rPr>
          <w:t>3.4.2</w:t>
        </w:r>
        <w:r w:rsidR="00170A67">
          <w:rPr>
            <w:rFonts w:asciiTheme="minorHAnsi" w:eastAsiaTheme="minorEastAsia" w:hAnsiTheme="minorHAnsi" w:cstheme="minorBidi"/>
            <w:i w:val="0"/>
            <w:iCs w:val="0"/>
            <w:noProof/>
            <w:sz w:val="22"/>
            <w:szCs w:val="22"/>
          </w:rPr>
          <w:tab/>
        </w:r>
        <w:r w:rsidR="00170A67" w:rsidRPr="000F4466">
          <w:rPr>
            <w:rStyle w:val="Hyperlink"/>
            <w:noProof/>
          </w:rPr>
          <w:t>Anforderungen</w:t>
        </w:r>
        <w:r w:rsidR="00170A67">
          <w:rPr>
            <w:noProof/>
            <w:webHidden/>
          </w:rPr>
          <w:tab/>
        </w:r>
        <w:r w:rsidR="00170A67">
          <w:rPr>
            <w:noProof/>
            <w:webHidden/>
          </w:rPr>
          <w:fldChar w:fldCharType="begin"/>
        </w:r>
        <w:r w:rsidR="00170A67">
          <w:rPr>
            <w:noProof/>
            <w:webHidden/>
          </w:rPr>
          <w:instrText xml:space="preserve"> PAGEREF _Toc410738463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20403536"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4" w:history="1">
        <w:r w:rsidR="00170A67" w:rsidRPr="000F4466">
          <w:rPr>
            <w:rStyle w:val="Hyperlink"/>
            <w:noProof/>
          </w:rPr>
          <w:t>3.5</w:t>
        </w:r>
        <w:r w:rsidR="00170A67">
          <w:rPr>
            <w:rFonts w:asciiTheme="minorHAnsi" w:eastAsiaTheme="minorEastAsia" w:hAnsiTheme="minorHAnsi" w:cstheme="minorBidi"/>
            <w:smallCaps w:val="0"/>
            <w:noProof/>
            <w:sz w:val="22"/>
            <w:szCs w:val="22"/>
          </w:rPr>
          <w:tab/>
        </w:r>
        <w:r w:rsidR="00170A67" w:rsidRPr="000F4466">
          <w:rPr>
            <w:rStyle w:val="Hyperlink"/>
            <w:noProof/>
          </w:rPr>
          <w:t>Nicht Funktionale Anforderungen</w:t>
        </w:r>
        <w:r w:rsidR="00170A67">
          <w:rPr>
            <w:noProof/>
            <w:webHidden/>
          </w:rPr>
          <w:tab/>
        </w:r>
        <w:r w:rsidR="00170A67">
          <w:rPr>
            <w:noProof/>
            <w:webHidden/>
          </w:rPr>
          <w:fldChar w:fldCharType="begin"/>
        </w:r>
        <w:r w:rsidR="00170A67">
          <w:rPr>
            <w:noProof/>
            <w:webHidden/>
          </w:rPr>
          <w:instrText xml:space="preserve"> PAGEREF _Toc410738464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5A46287D"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5" w:history="1">
        <w:r w:rsidR="00170A67" w:rsidRPr="000F4466">
          <w:rPr>
            <w:rStyle w:val="Hyperlink"/>
            <w:noProof/>
          </w:rPr>
          <w:t>3.5.1</w:t>
        </w:r>
        <w:r w:rsidR="00170A67">
          <w:rPr>
            <w:rFonts w:asciiTheme="minorHAnsi" w:eastAsiaTheme="minorEastAsia" w:hAnsiTheme="minorHAnsi" w:cstheme="minorBidi"/>
            <w:i w:val="0"/>
            <w:iCs w:val="0"/>
            <w:noProof/>
            <w:sz w:val="22"/>
            <w:szCs w:val="22"/>
          </w:rPr>
          <w:tab/>
        </w:r>
        <w:r w:rsidR="00170A67" w:rsidRPr="000F4466">
          <w:rPr>
            <w:rStyle w:val="Hyperlink"/>
            <w:noProof/>
          </w:rPr>
          <w:t>Technologisch</w:t>
        </w:r>
        <w:r w:rsidR="00170A67">
          <w:rPr>
            <w:noProof/>
            <w:webHidden/>
          </w:rPr>
          <w:tab/>
        </w:r>
        <w:r w:rsidR="00170A67">
          <w:rPr>
            <w:noProof/>
            <w:webHidden/>
          </w:rPr>
          <w:fldChar w:fldCharType="begin"/>
        </w:r>
        <w:r w:rsidR="00170A67">
          <w:rPr>
            <w:noProof/>
            <w:webHidden/>
          </w:rPr>
          <w:instrText xml:space="preserve"> PAGEREF _Toc410738465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08C3560"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6" w:history="1">
        <w:r w:rsidR="00170A67" w:rsidRPr="000F4466">
          <w:rPr>
            <w:rStyle w:val="Hyperlink"/>
            <w:noProof/>
          </w:rPr>
          <w:t>3.5.2</w:t>
        </w:r>
        <w:r w:rsidR="00170A67">
          <w:rPr>
            <w:rFonts w:asciiTheme="minorHAnsi" w:eastAsiaTheme="minorEastAsia" w:hAnsiTheme="minorHAnsi" w:cstheme="minorBidi"/>
            <w:i w:val="0"/>
            <w:iCs w:val="0"/>
            <w:noProof/>
            <w:sz w:val="22"/>
            <w:szCs w:val="22"/>
          </w:rPr>
          <w:tab/>
        </w:r>
        <w:r w:rsidR="00170A67" w:rsidRPr="000F4466">
          <w:rPr>
            <w:rStyle w:val="Hyperlink"/>
            <w:noProof/>
          </w:rPr>
          <w:t>Qualitätsanforderungen</w:t>
        </w:r>
        <w:r w:rsidR="00170A67">
          <w:rPr>
            <w:noProof/>
            <w:webHidden/>
          </w:rPr>
          <w:tab/>
        </w:r>
        <w:r w:rsidR="00170A67">
          <w:rPr>
            <w:noProof/>
            <w:webHidden/>
          </w:rPr>
          <w:fldChar w:fldCharType="begin"/>
        </w:r>
        <w:r w:rsidR="00170A67">
          <w:rPr>
            <w:noProof/>
            <w:webHidden/>
          </w:rPr>
          <w:instrText xml:space="preserve"> PAGEREF _Toc410738466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2DE88848"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7" w:history="1">
        <w:r w:rsidR="00170A67" w:rsidRPr="000F4466">
          <w:rPr>
            <w:rStyle w:val="Hyperlink"/>
            <w:noProof/>
          </w:rPr>
          <w:t>3.6</w:t>
        </w:r>
        <w:r w:rsidR="00170A67">
          <w:rPr>
            <w:rFonts w:asciiTheme="minorHAnsi" w:eastAsiaTheme="minorEastAsia" w:hAnsiTheme="minorHAnsi" w:cstheme="minorBidi"/>
            <w:smallCaps w:val="0"/>
            <w:noProof/>
            <w:sz w:val="22"/>
            <w:szCs w:val="22"/>
          </w:rPr>
          <w:tab/>
        </w:r>
        <w:r w:rsidR="00170A67" w:rsidRPr="000F4466">
          <w:rPr>
            <w:rStyle w:val="Hyperlink"/>
            <w:noProof/>
          </w:rPr>
          <w:t>Entwicklungsumgebung</w:t>
        </w:r>
        <w:r w:rsidR="00170A67">
          <w:rPr>
            <w:noProof/>
            <w:webHidden/>
          </w:rPr>
          <w:tab/>
        </w:r>
        <w:r w:rsidR="00170A67">
          <w:rPr>
            <w:noProof/>
            <w:webHidden/>
          </w:rPr>
          <w:fldChar w:fldCharType="begin"/>
        </w:r>
        <w:r w:rsidR="00170A67">
          <w:rPr>
            <w:noProof/>
            <w:webHidden/>
          </w:rPr>
          <w:instrText xml:space="preserve"> PAGEREF _Toc410738467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4CC0F4EB"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8" w:history="1">
        <w:r w:rsidR="00170A67" w:rsidRPr="000F4466">
          <w:rPr>
            <w:rStyle w:val="Hyperlink"/>
            <w:noProof/>
          </w:rPr>
          <w:t>3.7</w:t>
        </w:r>
        <w:r w:rsidR="00170A67">
          <w:rPr>
            <w:rFonts w:asciiTheme="minorHAnsi" w:eastAsiaTheme="minorEastAsia" w:hAnsiTheme="minorHAnsi" w:cstheme="minorBidi"/>
            <w:small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_Toc410738468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2180AF25"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9" w:history="1">
        <w:r w:rsidR="00170A67" w:rsidRPr="000F4466">
          <w:rPr>
            <w:rStyle w:val="Hyperlink"/>
            <w:noProof/>
          </w:rPr>
          <w:t>3.7.1</w:t>
        </w:r>
        <w:r w:rsidR="00170A67">
          <w:rPr>
            <w:rFonts w:asciiTheme="minorHAnsi" w:eastAsiaTheme="minorEastAsia" w:hAnsiTheme="minorHAnsi" w:cstheme="minorBidi"/>
            <w:i w:val="0"/>
            <w:iCs w:val="0"/>
            <w:noProof/>
            <w:sz w:val="22"/>
            <w:szCs w:val="22"/>
          </w:rPr>
          <w:tab/>
        </w:r>
        <w:r w:rsidR="00170A67" w:rsidRPr="000F4466">
          <w:rPr>
            <w:rStyle w:val="Hyperlink"/>
            <w:noProof/>
          </w:rPr>
          <w:t>Testgeräte</w:t>
        </w:r>
        <w:r w:rsidR="00170A67">
          <w:rPr>
            <w:noProof/>
            <w:webHidden/>
          </w:rPr>
          <w:tab/>
        </w:r>
        <w:r w:rsidR="00170A67">
          <w:rPr>
            <w:noProof/>
            <w:webHidden/>
          </w:rPr>
          <w:fldChar w:fldCharType="begin"/>
        </w:r>
        <w:r w:rsidR="00170A67">
          <w:rPr>
            <w:noProof/>
            <w:webHidden/>
          </w:rPr>
          <w:instrText xml:space="preserve"> PAGEREF _Toc410738469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60CBD4C3"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0" w:history="1">
        <w:r w:rsidR="00170A67" w:rsidRPr="000F4466">
          <w:rPr>
            <w:rStyle w:val="Hyperlink"/>
            <w:noProof/>
          </w:rPr>
          <w:t>3.7.2</w:t>
        </w:r>
        <w:r w:rsidR="00170A67">
          <w:rPr>
            <w:rFonts w:asciiTheme="minorHAnsi" w:eastAsiaTheme="minorEastAsia" w:hAnsiTheme="minorHAnsi" w:cstheme="minorBidi"/>
            <w:i w:val="0"/>
            <w:iCs w:val="0"/>
            <w:noProof/>
            <w:sz w:val="22"/>
            <w:szCs w:val="22"/>
          </w:rPr>
          <w:tab/>
        </w:r>
        <w:r w:rsidR="00170A67" w:rsidRPr="000F4466">
          <w:rPr>
            <w:rStyle w:val="Hyperlink"/>
            <w:noProof/>
          </w:rPr>
          <w:t>Testszenarien</w:t>
        </w:r>
        <w:r w:rsidR="00170A67">
          <w:rPr>
            <w:noProof/>
            <w:webHidden/>
          </w:rPr>
          <w:tab/>
        </w:r>
        <w:r w:rsidR="00170A67">
          <w:rPr>
            <w:noProof/>
            <w:webHidden/>
          </w:rPr>
          <w:fldChar w:fldCharType="begin"/>
        </w:r>
        <w:r w:rsidR="00170A67">
          <w:rPr>
            <w:noProof/>
            <w:webHidden/>
          </w:rPr>
          <w:instrText xml:space="preserve"> PAGEREF _Toc410738470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06AE3122"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71" w:history="1">
        <w:r w:rsidR="00170A67" w:rsidRPr="000F4466">
          <w:rPr>
            <w:rStyle w:val="Hyperlink"/>
            <w:noProof/>
            <w:u w:color="FFFFFF" w:themeColor="background1"/>
          </w:rPr>
          <w:t>4</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 der Controller</w:t>
        </w:r>
        <w:r w:rsidR="00170A67">
          <w:rPr>
            <w:noProof/>
            <w:webHidden/>
          </w:rPr>
          <w:tab/>
        </w:r>
        <w:r w:rsidR="00170A67">
          <w:rPr>
            <w:noProof/>
            <w:webHidden/>
          </w:rPr>
          <w:fldChar w:fldCharType="begin"/>
        </w:r>
        <w:r w:rsidR="00170A67">
          <w:rPr>
            <w:noProof/>
            <w:webHidden/>
          </w:rPr>
          <w:instrText xml:space="preserve"> PAGEREF _Toc410738471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639F953B"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2" w:history="1">
        <w:r w:rsidR="00170A67" w:rsidRPr="000F4466">
          <w:rPr>
            <w:rStyle w:val="Hyperlink"/>
            <w:noProof/>
          </w:rPr>
          <w:t>4.1</w:t>
        </w:r>
        <w:r w:rsidR="00170A67">
          <w:rPr>
            <w:rFonts w:asciiTheme="minorHAnsi" w:eastAsiaTheme="minorEastAsia" w:hAnsiTheme="minorHAnsi" w:cstheme="minorBidi"/>
            <w:smallCaps w:val="0"/>
            <w:noProof/>
            <w:sz w:val="22"/>
            <w:szCs w:val="22"/>
          </w:rPr>
          <w:tab/>
        </w:r>
        <w:r w:rsidR="00170A67" w:rsidRPr="000F4466">
          <w:rPr>
            <w:rStyle w:val="Hyperlink"/>
            <w:noProof/>
          </w:rPr>
          <w:t>Gamepad: Playstation 3 Controller</w:t>
        </w:r>
        <w:r w:rsidR="00170A67">
          <w:rPr>
            <w:noProof/>
            <w:webHidden/>
          </w:rPr>
          <w:tab/>
        </w:r>
        <w:r w:rsidR="00170A67">
          <w:rPr>
            <w:noProof/>
            <w:webHidden/>
          </w:rPr>
          <w:fldChar w:fldCharType="begin"/>
        </w:r>
        <w:r w:rsidR="00170A67">
          <w:rPr>
            <w:noProof/>
            <w:webHidden/>
          </w:rPr>
          <w:instrText xml:space="preserve"> PAGEREF _Toc410738472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7C2CD4E4"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3" w:history="1">
        <w:r w:rsidR="00170A67" w:rsidRPr="000F4466">
          <w:rPr>
            <w:rStyle w:val="Hyperlink"/>
            <w:noProof/>
          </w:rPr>
          <w:t>4.2</w:t>
        </w:r>
        <w:r w:rsidR="00170A67">
          <w:rPr>
            <w:rFonts w:asciiTheme="minorHAnsi" w:eastAsiaTheme="minorEastAsia" w:hAnsiTheme="minorHAnsi" w:cstheme="minorBidi"/>
            <w:smallCaps w:val="0"/>
            <w:noProof/>
            <w:sz w:val="22"/>
            <w:szCs w:val="22"/>
          </w:rPr>
          <w:tab/>
        </w:r>
        <w:r w:rsidR="00170A67" w:rsidRPr="000F4466">
          <w:rPr>
            <w:rStyle w:val="Hyperlink"/>
            <w:noProof/>
          </w:rPr>
          <w:t>Magnetfeld: Cardboard</w:t>
        </w:r>
        <w:r w:rsidR="00170A67">
          <w:rPr>
            <w:noProof/>
            <w:webHidden/>
          </w:rPr>
          <w:tab/>
        </w:r>
        <w:r w:rsidR="00170A67">
          <w:rPr>
            <w:noProof/>
            <w:webHidden/>
          </w:rPr>
          <w:fldChar w:fldCharType="begin"/>
        </w:r>
        <w:r w:rsidR="00170A67">
          <w:rPr>
            <w:noProof/>
            <w:webHidden/>
          </w:rPr>
          <w:instrText xml:space="preserve"> PAGEREF _Toc410738473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5EF03493"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4" w:history="1">
        <w:r w:rsidR="00170A67" w:rsidRPr="000F4466">
          <w:rPr>
            <w:rStyle w:val="Hyperlink"/>
            <w:noProof/>
          </w:rPr>
          <w:t>4.3</w:t>
        </w:r>
        <w:r w:rsidR="00170A67">
          <w:rPr>
            <w:rFonts w:asciiTheme="minorHAnsi" w:eastAsiaTheme="minorEastAsia" w:hAnsiTheme="minorHAnsi" w:cstheme="minorBidi"/>
            <w:smallCaps w:val="0"/>
            <w:noProof/>
            <w:sz w:val="22"/>
            <w:szCs w:val="22"/>
          </w:rPr>
          <w:tab/>
        </w:r>
        <w:r w:rsidR="00170A67" w:rsidRPr="000F4466">
          <w:rPr>
            <w:rStyle w:val="Hyperlink"/>
            <w:noProof/>
          </w:rPr>
          <w:t>Inertialsensoren: Sphero und 3DRudder</w:t>
        </w:r>
        <w:r w:rsidR="00170A67">
          <w:rPr>
            <w:noProof/>
            <w:webHidden/>
          </w:rPr>
          <w:tab/>
        </w:r>
        <w:r w:rsidR="00170A67">
          <w:rPr>
            <w:noProof/>
            <w:webHidden/>
          </w:rPr>
          <w:fldChar w:fldCharType="begin"/>
        </w:r>
        <w:r w:rsidR="00170A67">
          <w:rPr>
            <w:noProof/>
            <w:webHidden/>
          </w:rPr>
          <w:instrText xml:space="preserve"> PAGEREF _Toc410738474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401DCE15"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5" w:history="1">
        <w:r w:rsidR="00170A67" w:rsidRPr="000F4466">
          <w:rPr>
            <w:rStyle w:val="Hyperlink"/>
            <w:noProof/>
          </w:rPr>
          <w:t>4.3.1</w:t>
        </w:r>
        <w:r w:rsidR="00170A67">
          <w:rPr>
            <w:rFonts w:asciiTheme="minorHAnsi" w:eastAsiaTheme="minorEastAsia" w:hAnsiTheme="minorHAnsi" w:cstheme="minorBidi"/>
            <w:i w:val="0"/>
            <w:iCs w:val="0"/>
            <w:noProof/>
            <w:sz w:val="22"/>
            <w:szCs w:val="22"/>
          </w:rPr>
          <w:tab/>
        </w:r>
        <w:r w:rsidR="00170A67" w:rsidRPr="000F4466">
          <w:rPr>
            <w:rStyle w:val="Hyperlink"/>
            <w:noProof/>
          </w:rPr>
          <w:t>Sphero</w:t>
        </w:r>
        <w:r w:rsidR="00170A67">
          <w:rPr>
            <w:noProof/>
            <w:webHidden/>
          </w:rPr>
          <w:tab/>
        </w:r>
        <w:r w:rsidR="00170A67">
          <w:rPr>
            <w:noProof/>
            <w:webHidden/>
          </w:rPr>
          <w:fldChar w:fldCharType="begin"/>
        </w:r>
        <w:r w:rsidR="00170A67">
          <w:rPr>
            <w:noProof/>
            <w:webHidden/>
          </w:rPr>
          <w:instrText xml:space="preserve"> PAGEREF _Toc410738475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277DDEF"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6" w:history="1">
        <w:r w:rsidR="00170A67" w:rsidRPr="000F4466">
          <w:rPr>
            <w:rStyle w:val="Hyperlink"/>
            <w:noProof/>
          </w:rPr>
          <w:t>4.3.2</w:t>
        </w:r>
        <w:r w:rsidR="00170A67">
          <w:rPr>
            <w:rFonts w:asciiTheme="minorHAnsi" w:eastAsiaTheme="minorEastAsia" w:hAnsiTheme="minorHAnsi" w:cstheme="minorBidi"/>
            <w:i w:val="0"/>
            <w:iCs w:val="0"/>
            <w:noProof/>
            <w:sz w:val="22"/>
            <w:szCs w:val="22"/>
          </w:rPr>
          <w:tab/>
        </w:r>
        <w:r w:rsidR="00170A67" w:rsidRPr="000F4466">
          <w:rPr>
            <w:rStyle w:val="Hyperlink"/>
            <w:noProof/>
          </w:rPr>
          <w:t>3DRudder</w:t>
        </w:r>
        <w:r w:rsidR="00170A67">
          <w:rPr>
            <w:noProof/>
            <w:webHidden/>
          </w:rPr>
          <w:tab/>
        </w:r>
        <w:r w:rsidR="00170A67">
          <w:rPr>
            <w:noProof/>
            <w:webHidden/>
          </w:rPr>
          <w:fldChar w:fldCharType="begin"/>
        </w:r>
        <w:r w:rsidR="00170A67">
          <w:rPr>
            <w:noProof/>
            <w:webHidden/>
          </w:rPr>
          <w:instrText xml:space="preserve"> PAGEREF _Toc410738476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5B89FFA7"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7" w:history="1">
        <w:r w:rsidR="00170A67" w:rsidRPr="000F4466">
          <w:rPr>
            <w:rStyle w:val="Hyperlink"/>
            <w:noProof/>
          </w:rPr>
          <w:t>4.4</w:t>
        </w:r>
        <w:r w:rsidR="00170A67">
          <w:rPr>
            <w:rFonts w:asciiTheme="minorHAnsi" w:eastAsiaTheme="minorEastAsia" w:hAnsiTheme="minorHAnsi" w:cstheme="minorBidi"/>
            <w:smallCaps w:val="0"/>
            <w:noProof/>
            <w:sz w:val="22"/>
            <w:szCs w:val="22"/>
          </w:rPr>
          <w:tab/>
        </w:r>
        <w:r w:rsidR="00170A67" w:rsidRPr="000F4466">
          <w:rPr>
            <w:rStyle w:val="Hyperlink"/>
            <w:noProof/>
          </w:rPr>
          <w:t>Optisches Tracking: RGBD Kameras</w:t>
        </w:r>
        <w:r w:rsidR="00170A67">
          <w:rPr>
            <w:noProof/>
            <w:webHidden/>
          </w:rPr>
          <w:tab/>
        </w:r>
        <w:r w:rsidR="00170A67">
          <w:rPr>
            <w:noProof/>
            <w:webHidden/>
          </w:rPr>
          <w:fldChar w:fldCharType="begin"/>
        </w:r>
        <w:r w:rsidR="00170A67">
          <w:rPr>
            <w:noProof/>
            <w:webHidden/>
          </w:rPr>
          <w:instrText xml:space="preserve"> PAGEREF _Toc410738477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58217DBD"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8" w:history="1">
        <w:r w:rsidR="00170A67" w:rsidRPr="000F4466">
          <w:rPr>
            <w:rStyle w:val="Hyperlink"/>
            <w:noProof/>
          </w:rPr>
          <w:t>4.4.1</w:t>
        </w:r>
        <w:r w:rsidR="00170A67">
          <w:rPr>
            <w:rFonts w:asciiTheme="minorHAnsi" w:eastAsiaTheme="minorEastAsia" w:hAnsiTheme="minorHAnsi" w:cstheme="minorBidi"/>
            <w:i w:val="0"/>
            <w:iCs w:val="0"/>
            <w:noProof/>
            <w:sz w:val="22"/>
            <w:szCs w:val="22"/>
          </w:rPr>
          <w:tab/>
        </w:r>
        <w:r w:rsidR="00170A67" w:rsidRPr="000F4466">
          <w:rPr>
            <w:rStyle w:val="Hyperlink"/>
            <w:noProof/>
          </w:rPr>
          <w:t>Leap Motion</w:t>
        </w:r>
        <w:r w:rsidR="00170A67">
          <w:rPr>
            <w:noProof/>
            <w:webHidden/>
          </w:rPr>
          <w:tab/>
        </w:r>
        <w:r w:rsidR="00170A67">
          <w:rPr>
            <w:noProof/>
            <w:webHidden/>
          </w:rPr>
          <w:fldChar w:fldCharType="begin"/>
        </w:r>
        <w:r w:rsidR="00170A67">
          <w:rPr>
            <w:noProof/>
            <w:webHidden/>
          </w:rPr>
          <w:instrText xml:space="preserve"> PAGEREF _Toc410738478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17E18DDC"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9" w:history="1">
        <w:r w:rsidR="00170A67" w:rsidRPr="000F4466">
          <w:rPr>
            <w:rStyle w:val="Hyperlink"/>
            <w:noProof/>
          </w:rPr>
          <w:t>4.4.2</w:t>
        </w:r>
        <w:r w:rsidR="00170A67">
          <w:rPr>
            <w:rFonts w:asciiTheme="minorHAnsi" w:eastAsiaTheme="minorEastAsia" w:hAnsiTheme="minorHAnsi" w:cstheme="minorBidi"/>
            <w:i w:val="0"/>
            <w:iCs w:val="0"/>
            <w:noProof/>
            <w:sz w:val="22"/>
            <w:szCs w:val="22"/>
          </w:rPr>
          <w:tab/>
        </w:r>
        <w:r w:rsidR="00170A67" w:rsidRPr="000F4466">
          <w:rPr>
            <w:rStyle w:val="Hyperlink"/>
            <w:noProof/>
          </w:rPr>
          <w:t>Kinect</w:t>
        </w:r>
        <w:r w:rsidR="00170A67">
          <w:rPr>
            <w:noProof/>
            <w:webHidden/>
          </w:rPr>
          <w:tab/>
        </w:r>
        <w:r w:rsidR="00170A67">
          <w:rPr>
            <w:noProof/>
            <w:webHidden/>
          </w:rPr>
          <w:fldChar w:fldCharType="begin"/>
        </w:r>
        <w:r w:rsidR="00170A67">
          <w:rPr>
            <w:noProof/>
            <w:webHidden/>
          </w:rPr>
          <w:instrText xml:space="preserve"> PAGEREF _Toc410738479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430BEE5D"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0" w:history="1">
        <w:r w:rsidR="00170A67" w:rsidRPr="000F4466">
          <w:rPr>
            <w:rStyle w:val="Hyperlink"/>
            <w:noProof/>
          </w:rPr>
          <w:t>4.4.3</w:t>
        </w:r>
        <w:r w:rsidR="00170A67">
          <w:rPr>
            <w:rFonts w:asciiTheme="minorHAnsi" w:eastAsiaTheme="minorEastAsia" w:hAnsiTheme="minorHAnsi" w:cstheme="minorBidi"/>
            <w:i w:val="0"/>
            <w:iCs w:val="0"/>
            <w:noProof/>
            <w:sz w:val="22"/>
            <w:szCs w:val="22"/>
          </w:rPr>
          <w:tab/>
        </w:r>
        <w:r w:rsidR="00170A67" w:rsidRPr="000F4466">
          <w:rPr>
            <w:rStyle w:val="Hyperlink"/>
            <w:noProof/>
          </w:rPr>
          <w:t>Project Tango</w:t>
        </w:r>
        <w:r w:rsidR="00170A67">
          <w:rPr>
            <w:noProof/>
            <w:webHidden/>
          </w:rPr>
          <w:tab/>
        </w:r>
        <w:r w:rsidR="00170A67">
          <w:rPr>
            <w:noProof/>
            <w:webHidden/>
          </w:rPr>
          <w:fldChar w:fldCharType="begin"/>
        </w:r>
        <w:r w:rsidR="00170A67">
          <w:rPr>
            <w:noProof/>
            <w:webHidden/>
          </w:rPr>
          <w:instrText xml:space="preserve"> PAGEREF _Toc410738480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3BC43D87"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1" w:history="1">
        <w:r w:rsidR="00170A67" w:rsidRPr="000F4466">
          <w:rPr>
            <w:rStyle w:val="Hyperlink"/>
            <w:noProof/>
          </w:rPr>
          <w:t>4.5</w:t>
        </w:r>
        <w:r w:rsidR="00170A67">
          <w:rPr>
            <w:rFonts w:asciiTheme="minorHAnsi" w:eastAsiaTheme="minorEastAsia" w:hAnsiTheme="minorHAnsi" w:cstheme="minorBidi"/>
            <w:smallCaps w:val="0"/>
            <w:noProof/>
            <w:sz w:val="22"/>
            <w:szCs w:val="22"/>
          </w:rPr>
          <w:tab/>
        </w:r>
        <w:r w:rsidR="00170A67" w:rsidRPr="000F4466">
          <w:rPr>
            <w:rStyle w:val="Hyperlink"/>
            <w:noProof/>
          </w:rPr>
          <w:t>ODT: Virtuix Omni</w:t>
        </w:r>
        <w:r w:rsidR="00170A67">
          <w:rPr>
            <w:noProof/>
            <w:webHidden/>
          </w:rPr>
          <w:tab/>
        </w:r>
        <w:r w:rsidR="00170A67">
          <w:rPr>
            <w:noProof/>
            <w:webHidden/>
          </w:rPr>
          <w:fldChar w:fldCharType="begin"/>
        </w:r>
        <w:r w:rsidR="00170A67">
          <w:rPr>
            <w:noProof/>
            <w:webHidden/>
          </w:rPr>
          <w:instrText xml:space="preserve"> PAGEREF _Toc410738481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7279326A"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82" w:history="1">
        <w:r w:rsidR="00170A67" w:rsidRPr="000F4466">
          <w:rPr>
            <w:rStyle w:val="Hyperlink"/>
            <w:noProof/>
            <w:u w:color="FFFFFF" w:themeColor="background1"/>
          </w:rPr>
          <w:t>5</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Prototypische App</w:t>
        </w:r>
        <w:r w:rsidR="00170A67">
          <w:rPr>
            <w:noProof/>
            <w:webHidden/>
          </w:rPr>
          <w:tab/>
        </w:r>
        <w:r w:rsidR="00170A67">
          <w:rPr>
            <w:noProof/>
            <w:webHidden/>
          </w:rPr>
          <w:fldChar w:fldCharType="begin"/>
        </w:r>
        <w:r w:rsidR="00170A67">
          <w:rPr>
            <w:noProof/>
            <w:webHidden/>
          </w:rPr>
          <w:instrText xml:space="preserve"> PAGEREF _Toc410738482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2E900C90"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3" w:history="1">
        <w:r w:rsidR="00170A67" w:rsidRPr="000F4466">
          <w:rPr>
            <w:rStyle w:val="Hyperlink"/>
            <w:noProof/>
          </w:rPr>
          <w:t>5.1</w:t>
        </w:r>
        <w:r w:rsidR="00170A67">
          <w:rPr>
            <w:rFonts w:asciiTheme="minorHAnsi" w:eastAsiaTheme="minorEastAsia" w:hAnsiTheme="minorHAnsi" w:cstheme="minorBidi"/>
            <w:smallCaps w:val="0"/>
            <w:noProof/>
            <w:sz w:val="22"/>
            <w:szCs w:val="22"/>
          </w:rPr>
          <w:tab/>
        </w:r>
        <w:r w:rsidR="00170A67" w:rsidRPr="000F4466">
          <w:rPr>
            <w:rStyle w:val="Hyperlink"/>
            <w:noProof/>
          </w:rPr>
          <w:t>Idee</w:t>
        </w:r>
        <w:r w:rsidR="00170A67">
          <w:rPr>
            <w:noProof/>
            <w:webHidden/>
          </w:rPr>
          <w:tab/>
        </w:r>
        <w:r w:rsidR="00170A67">
          <w:rPr>
            <w:noProof/>
            <w:webHidden/>
          </w:rPr>
          <w:fldChar w:fldCharType="begin"/>
        </w:r>
        <w:r w:rsidR="00170A67">
          <w:rPr>
            <w:noProof/>
            <w:webHidden/>
          </w:rPr>
          <w:instrText xml:space="preserve"> PAGEREF _Toc410738483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73EB41F"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4" w:history="1">
        <w:r w:rsidR="00170A67" w:rsidRPr="000F4466">
          <w:rPr>
            <w:rStyle w:val="Hyperlink"/>
            <w:noProof/>
          </w:rPr>
          <w:t>5.2</w:t>
        </w:r>
        <w:r w:rsidR="00170A67">
          <w:rPr>
            <w:rFonts w:asciiTheme="minorHAnsi" w:eastAsiaTheme="minorEastAsia" w:hAnsiTheme="minorHAnsi" w:cstheme="minorBidi"/>
            <w:smallCap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_Toc410738484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B90F1DC"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5" w:history="1">
        <w:r w:rsidR="00170A67" w:rsidRPr="000F4466">
          <w:rPr>
            <w:rStyle w:val="Hyperlink"/>
            <w:noProof/>
          </w:rPr>
          <w:t>5.3</w:t>
        </w:r>
        <w:r w:rsidR="00170A67">
          <w:rPr>
            <w:rFonts w:asciiTheme="minorHAnsi" w:eastAsiaTheme="minorEastAsia" w:hAnsiTheme="minorHAnsi" w:cstheme="minorBidi"/>
            <w:smallCaps w:val="0"/>
            <w:noProof/>
            <w:sz w:val="22"/>
            <w:szCs w:val="22"/>
          </w:rPr>
          <w:tab/>
        </w:r>
        <w:r w:rsidR="00170A67" w:rsidRPr="000F4466">
          <w:rPr>
            <w:rStyle w:val="Hyperlink"/>
            <w:noProof/>
          </w:rPr>
          <w:t>Implementierung</w:t>
        </w:r>
        <w:r w:rsidR="00170A67">
          <w:rPr>
            <w:noProof/>
            <w:webHidden/>
          </w:rPr>
          <w:tab/>
        </w:r>
        <w:r w:rsidR="00170A67">
          <w:rPr>
            <w:noProof/>
            <w:webHidden/>
          </w:rPr>
          <w:fldChar w:fldCharType="begin"/>
        </w:r>
        <w:r w:rsidR="00170A67">
          <w:rPr>
            <w:noProof/>
            <w:webHidden/>
          </w:rPr>
          <w:instrText xml:space="preserve"> PAGEREF _Toc410738485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329B74A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6" w:history="1">
        <w:r w:rsidR="00170A67" w:rsidRPr="000F4466">
          <w:rPr>
            <w:rStyle w:val="Hyperlink"/>
            <w:noProof/>
          </w:rPr>
          <w:t>5.3.1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 Gamepad und Cardboard</w:t>
        </w:r>
        <w:r w:rsidR="00170A67">
          <w:rPr>
            <w:noProof/>
            <w:webHidden/>
          </w:rPr>
          <w:tab/>
        </w:r>
        <w:r w:rsidR="00170A67">
          <w:rPr>
            <w:noProof/>
            <w:webHidden/>
          </w:rPr>
          <w:fldChar w:fldCharType="begin"/>
        </w:r>
        <w:r w:rsidR="00170A67">
          <w:rPr>
            <w:noProof/>
            <w:webHidden/>
          </w:rPr>
          <w:instrText xml:space="preserve"> PAGEREF _Toc410738486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0D68AD4"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7" w:history="1">
        <w:r w:rsidR="00170A67" w:rsidRPr="000F4466">
          <w:rPr>
            <w:rStyle w:val="Hyperlink"/>
            <w:noProof/>
          </w:rPr>
          <w:t>5.3.2</w:t>
        </w:r>
        <w:r w:rsidR="00170A67">
          <w:rPr>
            <w:rFonts w:asciiTheme="minorHAnsi" w:eastAsiaTheme="minorEastAsia" w:hAnsiTheme="minorHAnsi" w:cstheme="minorBidi"/>
            <w:i w:val="0"/>
            <w:iCs w:val="0"/>
            <w:noProof/>
            <w:sz w:val="22"/>
            <w:szCs w:val="22"/>
          </w:rPr>
          <w:tab/>
        </w:r>
        <w:r w:rsidR="00170A67" w:rsidRPr="000F4466">
          <w:rPr>
            <w:rStyle w:val="Hyperlink"/>
            <w:noProof/>
          </w:rPr>
          <w:t>Kameras</w:t>
        </w:r>
        <w:r w:rsidR="00170A67">
          <w:rPr>
            <w:noProof/>
            <w:webHidden/>
          </w:rPr>
          <w:tab/>
        </w:r>
        <w:r w:rsidR="00170A67">
          <w:rPr>
            <w:noProof/>
            <w:webHidden/>
          </w:rPr>
          <w:fldChar w:fldCharType="begin"/>
        </w:r>
        <w:r w:rsidR="00170A67">
          <w:rPr>
            <w:noProof/>
            <w:webHidden/>
          </w:rPr>
          <w:instrText xml:space="preserve"> PAGEREF _Toc410738487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19892ED"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8" w:history="1">
        <w:r w:rsidR="00170A67" w:rsidRPr="000F4466">
          <w:rPr>
            <w:rStyle w:val="Hyperlink"/>
            <w:noProof/>
          </w:rPr>
          <w:t>5.3.3</w:t>
        </w:r>
        <w:r w:rsidR="00170A67">
          <w:rPr>
            <w:rFonts w:asciiTheme="minorHAnsi" w:eastAsiaTheme="minorEastAsia" w:hAnsiTheme="minorHAnsi" w:cstheme="minorBidi"/>
            <w:i w:val="0"/>
            <w:iCs w:val="0"/>
            <w:noProof/>
            <w:sz w:val="22"/>
            <w:szCs w:val="22"/>
          </w:rPr>
          <w:tab/>
        </w:r>
        <w:r w:rsidR="00170A67" w:rsidRPr="000F4466">
          <w:rPr>
            <w:rStyle w:val="Hyperlink"/>
            <w:noProof/>
          </w:rPr>
          <w:t>Szenen</w:t>
        </w:r>
        <w:r w:rsidR="00170A67">
          <w:rPr>
            <w:noProof/>
            <w:webHidden/>
          </w:rPr>
          <w:tab/>
        </w:r>
        <w:r w:rsidR="00170A67">
          <w:rPr>
            <w:noProof/>
            <w:webHidden/>
          </w:rPr>
          <w:fldChar w:fldCharType="begin"/>
        </w:r>
        <w:r w:rsidR="00170A67">
          <w:rPr>
            <w:noProof/>
            <w:webHidden/>
          </w:rPr>
          <w:instrText xml:space="preserve"> PAGEREF _Toc410738488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495282"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9" w:history="1">
        <w:r w:rsidR="00170A67" w:rsidRPr="000F4466">
          <w:rPr>
            <w:rStyle w:val="Hyperlink"/>
            <w:noProof/>
          </w:rPr>
          <w:t>5.3.4</w:t>
        </w:r>
        <w:r w:rsidR="00170A67">
          <w:rPr>
            <w:rFonts w:asciiTheme="minorHAnsi" w:eastAsiaTheme="minorEastAsia" w:hAnsiTheme="minorHAnsi" w:cstheme="minorBidi"/>
            <w:i w:val="0"/>
            <w:iCs w:val="0"/>
            <w:noProof/>
            <w:sz w:val="22"/>
            <w:szCs w:val="22"/>
          </w:rPr>
          <w:tab/>
        </w:r>
        <w:r w:rsidR="00170A67" w:rsidRPr="000F4466">
          <w:rPr>
            <w:rStyle w:val="Hyperlink"/>
            <w:noProof/>
          </w:rPr>
          <w:t>Erreichen des Ziels</w:t>
        </w:r>
        <w:r w:rsidR="00170A67">
          <w:rPr>
            <w:noProof/>
            <w:webHidden/>
          </w:rPr>
          <w:tab/>
        </w:r>
        <w:r w:rsidR="00170A67">
          <w:rPr>
            <w:noProof/>
            <w:webHidden/>
          </w:rPr>
          <w:fldChar w:fldCharType="begin"/>
        </w:r>
        <w:r w:rsidR="00170A67">
          <w:rPr>
            <w:noProof/>
            <w:webHidden/>
          </w:rPr>
          <w:instrText xml:space="preserve"> PAGEREF _Toc410738489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08EF18DA"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0" w:history="1">
        <w:r w:rsidR="00170A67" w:rsidRPr="000F4466">
          <w:rPr>
            <w:rStyle w:val="Hyperlink"/>
            <w:noProof/>
          </w:rPr>
          <w:t>5.3.5</w:t>
        </w:r>
        <w:r w:rsidR="00170A67">
          <w:rPr>
            <w:rFonts w:asciiTheme="minorHAnsi" w:eastAsiaTheme="minorEastAsia" w:hAnsiTheme="minorHAnsi" w:cstheme="minorBidi"/>
            <w:i w:val="0"/>
            <w:iCs w:val="0"/>
            <w:noProof/>
            <w:sz w:val="22"/>
            <w:szCs w:val="22"/>
          </w:rPr>
          <w:tab/>
        </w:r>
        <w:r w:rsidR="00170A67" w:rsidRPr="000F4466">
          <w:rPr>
            <w:rStyle w:val="Hyperlink"/>
            <w:noProof/>
          </w:rPr>
          <w:t>Anzeigen der Zeit</w:t>
        </w:r>
        <w:r w:rsidR="00170A67">
          <w:rPr>
            <w:noProof/>
            <w:webHidden/>
          </w:rPr>
          <w:tab/>
        </w:r>
        <w:r w:rsidR="00170A67">
          <w:rPr>
            <w:noProof/>
            <w:webHidden/>
          </w:rPr>
          <w:fldChar w:fldCharType="begin"/>
        </w:r>
        <w:r w:rsidR="00170A67">
          <w:rPr>
            <w:noProof/>
            <w:webHidden/>
          </w:rPr>
          <w:instrText xml:space="preserve"> PAGEREF _Toc410738490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57990B95"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1" w:history="1">
        <w:r w:rsidR="00170A67" w:rsidRPr="000F4466">
          <w:rPr>
            <w:rStyle w:val="Hyperlink"/>
            <w:noProof/>
          </w:rPr>
          <w:t>5.3.6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_Toc410738491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5E294C"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2" w:history="1">
        <w:r w:rsidR="00170A67" w:rsidRPr="000F4466">
          <w:rPr>
            <w:rStyle w:val="Hyperlink"/>
            <w:noProof/>
            <w:u w:color="FFFFFF" w:themeColor="background1"/>
          </w:rPr>
          <w:t>6</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_Toc410738492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28631E1B"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3" w:history="1">
        <w:r w:rsidR="00170A67" w:rsidRPr="000F4466">
          <w:rPr>
            <w:rStyle w:val="Hyperlink"/>
            <w:noProof/>
          </w:rPr>
          <w:t>6.1</w:t>
        </w:r>
        <w:r w:rsidR="00170A67">
          <w:rPr>
            <w:rFonts w:asciiTheme="minorHAnsi" w:eastAsiaTheme="minorEastAsia" w:hAnsiTheme="minorHAnsi" w:cstheme="minorBidi"/>
            <w:smallCaps w:val="0"/>
            <w:noProof/>
            <w:sz w:val="22"/>
            <w:szCs w:val="22"/>
          </w:rPr>
          <w:tab/>
        </w:r>
        <w:r w:rsidR="00170A67" w:rsidRPr="000F4466">
          <w:rPr>
            <w:rStyle w:val="Hyperlink"/>
            <w:noProof/>
          </w:rPr>
          <w:t>Schnelle Bewegungen</w:t>
        </w:r>
        <w:r w:rsidR="00170A67">
          <w:rPr>
            <w:noProof/>
            <w:webHidden/>
          </w:rPr>
          <w:tab/>
        </w:r>
        <w:r w:rsidR="00170A67">
          <w:rPr>
            <w:noProof/>
            <w:webHidden/>
          </w:rPr>
          <w:fldChar w:fldCharType="begin"/>
        </w:r>
        <w:r w:rsidR="00170A67">
          <w:rPr>
            <w:noProof/>
            <w:webHidden/>
          </w:rPr>
          <w:instrText xml:space="preserve"> PAGEREF _Toc410738493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7D86AEF2" w14:textId="77777777" w:rsidR="00170A67" w:rsidRDefault="009F6E68">
      <w:pPr>
        <w:pStyle w:val="Verzeichnis2"/>
        <w:tabs>
          <w:tab w:val="right" w:leader="dot" w:pos="8777"/>
        </w:tabs>
        <w:rPr>
          <w:rFonts w:asciiTheme="minorHAnsi" w:eastAsiaTheme="minorEastAsia" w:hAnsiTheme="minorHAnsi" w:cstheme="minorBidi"/>
          <w:smallCaps w:val="0"/>
          <w:noProof/>
          <w:sz w:val="22"/>
          <w:szCs w:val="22"/>
        </w:rPr>
      </w:pPr>
      <w:hyperlink w:anchor="_Toc410738494" w:history="1">
        <w:r w:rsidR="00170A67" w:rsidRPr="000F4466">
          <w:rPr>
            <w:rStyle w:val="Hyperlink"/>
            <w:noProof/>
          </w:rPr>
          <w:t>6.2</w:t>
        </w:r>
        <w:r w:rsidR="00170A67">
          <w:rPr>
            <w:noProof/>
            <w:webHidden/>
          </w:rPr>
          <w:tab/>
        </w:r>
        <w:r w:rsidR="00170A67">
          <w:rPr>
            <w:noProof/>
            <w:webHidden/>
          </w:rPr>
          <w:fldChar w:fldCharType="begin"/>
        </w:r>
        <w:r w:rsidR="00170A67">
          <w:rPr>
            <w:noProof/>
            <w:webHidden/>
          </w:rPr>
          <w:instrText xml:space="preserve"> PAGEREF _Toc410738494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32F28282"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5" w:history="1">
        <w:r w:rsidR="00170A67" w:rsidRPr="000F4466">
          <w:rPr>
            <w:rStyle w:val="Hyperlink"/>
            <w:noProof/>
            <w:u w:color="FFFFFF" w:themeColor="background1"/>
          </w:rPr>
          <w:t>7</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_Toc410738495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1C85942A"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6" w:history="1">
        <w:r w:rsidR="00170A67" w:rsidRPr="000F4466">
          <w:rPr>
            <w:rStyle w:val="Hyperlink"/>
            <w:noProof/>
          </w:rPr>
          <w:t>7.1</w:t>
        </w:r>
        <w:r w:rsidR="00170A67">
          <w:rPr>
            <w:rFonts w:asciiTheme="minorHAnsi" w:eastAsiaTheme="minorEastAsia" w:hAnsiTheme="minorHAnsi" w:cstheme="minorBidi"/>
            <w:smallCaps w:val="0"/>
            <w:noProof/>
            <w:sz w:val="22"/>
            <w:szCs w:val="22"/>
          </w:rPr>
          <w:tab/>
        </w:r>
        <w:r w:rsidR="00170A67" w:rsidRPr="000F4466">
          <w:rPr>
            <w:rStyle w:val="Hyperlink"/>
            <w:noProof/>
          </w:rPr>
          <w:t>Verfügbare Ansätze</w:t>
        </w:r>
        <w:r w:rsidR="00170A67">
          <w:rPr>
            <w:noProof/>
            <w:webHidden/>
          </w:rPr>
          <w:tab/>
        </w:r>
        <w:r w:rsidR="00170A67">
          <w:rPr>
            <w:noProof/>
            <w:webHidden/>
          </w:rPr>
          <w:fldChar w:fldCharType="begin"/>
        </w:r>
        <w:r w:rsidR="00170A67">
          <w:rPr>
            <w:noProof/>
            <w:webHidden/>
          </w:rPr>
          <w:instrText xml:space="preserve"> PAGEREF _Toc410738496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4B91C80E"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7" w:history="1">
        <w:r w:rsidR="00170A67" w:rsidRPr="000F4466">
          <w:rPr>
            <w:rStyle w:val="Hyperlink"/>
            <w:noProof/>
          </w:rPr>
          <w:t>7.2</w:t>
        </w:r>
        <w:r w:rsidR="00170A67">
          <w:rPr>
            <w:rFonts w:asciiTheme="minorHAnsi" w:eastAsiaTheme="minorEastAsia" w:hAnsiTheme="minorHAnsi" w:cstheme="minorBidi"/>
            <w:smallCaps w:val="0"/>
            <w:noProof/>
            <w:sz w:val="22"/>
            <w:szCs w:val="22"/>
          </w:rPr>
          <w:tab/>
        </w:r>
        <w:r w:rsidR="00170A67" w:rsidRPr="000F4466">
          <w:rPr>
            <w:rStyle w:val="Hyperlink"/>
            <w:noProof/>
          </w:rPr>
          <w:t>Prototypische Ansätze</w:t>
        </w:r>
        <w:r w:rsidR="00170A67">
          <w:rPr>
            <w:noProof/>
            <w:webHidden/>
          </w:rPr>
          <w:tab/>
        </w:r>
        <w:r w:rsidR="00170A67">
          <w:rPr>
            <w:noProof/>
            <w:webHidden/>
          </w:rPr>
          <w:fldChar w:fldCharType="begin"/>
        </w:r>
        <w:r w:rsidR="00170A67">
          <w:rPr>
            <w:noProof/>
            <w:webHidden/>
          </w:rPr>
          <w:instrText xml:space="preserve"> PAGEREF _Toc410738497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32B48ECA"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8" w:history="1">
        <w:r w:rsidR="00170A67" w:rsidRPr="000F4466">
          <w:rPr>
            <w:rStyle w:val="Hyperlink"/>
            <w:noProof/>
          </w:rPr>
          <w:t>7.3</w:t>
        </w:r>
        <w:r w:rsidR="00170A67">
          <w:rPr>
            <w:rFonts w:asciiTheme="minorHAnsi" w:eastAsiaTheme="minorEastAsia" w:hAnsiTheme="minorHAnsi" w:cstheme="minorBidi"/>
            <w:smallCaps w:val="0"/>
            <w:noProof/>
            <w:sz w:val="22"/>
            <w:szCs w:val="22"/>
          </w:rPr>
          <w:tab/>
        </w:r>
        <w:r w:rsidR="00170A67" w:rsidRPr="000F4466">
          <w:rPr>
            <w:rStyle w:val="Hyperlink"/>
            <w:noProof/>
          </w:rPr>
          <w:t>Übersicht</w:t>
        </w:r>
        <w:r w:rsidR="00170A67">
          <w:rPr>
            <w:noProof/>
            <w:webHidden/>
          </w:rPr>
          <w:tab/>
        </w:r>
        <w:r w:rsidR="00170A67">
          <w:rPr>
            <w:noProof/>
            <w:webHidden/>
          </w:rPr>
          <w:fldChar w:fldCharType="begin"/>
        </w:r>
        <w:r w:rsidR="00170A67">
          <w:rPr>
            <w:noProof/>
            <w:webHidden/>
          </w:rPr>
          <w:instrText xml:space="preserve"> PAGEREF _Toc410738498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53D69CB8"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9" w:history="1">
        <w:r w:rsidR="00170A67" w:rsidRPr="000F4466">
          <w:rPr>
            <w:rStyle w:val="Hyperlink"/>
            <w:noProof/>
            <w:u w:color="FFFFFF" w:themeColor="background1"/>
          </w:rPr>
          <w:t>8</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Zusammenfassung und Ausblick</w:t>
        </w:r>
        <w:r w:rsidR="00170A67">
          <w:rPr>
            <w:noProof/>
            <w:webHidden/>
          </w:rPr>
          <w:tab/>
        </w:r>
        <w:r w:rsidR="00170A67">
          <w:rPr>
            <w:noProof/>
            <w:webHidden/>
          </w:rPr>
          <w:fldChar w:fldCharType="begin"/>
        </w:r>
        <w:r w:rsidR="00170A67">
          <w:rPr>
            <w:noProof/>
            <w:webHidden/>
          </w:rPr>
          <w:instrText xml:space="preserve"> PAGEREF _Toc410738499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6B4727AB"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0" w:history="1">
        <w:r w:rsidR="00170A67" w:rsidRPr="000F4466">
          <w:rPr>
            <w:rStyle w:val="Hyperlink"/>
            <w:noProof/>
          </w:rPr>
          <w:t>8.1</w:t>
        </w:r>
        <w:r w:rsidR="00170A67">
          <w:rPr>
            <w:rFonts w:asciiTheme="minorHAnsi" w:eastAsiaTheme="minorEastAsia" w:hAnsiTheme="minorHAnsi" w:cstheme="minorBidi"/>
            <w:small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_Toc410738500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3C9A962"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1" w:history="1">
        <w:r w:rsidR="00170A67" w:rsidRPr="000F4466">
          <w:rPr>
            <w:rStyle w:val="Hyperlink"/>
            <w:noProof/>
          </w:rPr>
          <w:t>8.1.1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w:t>
        </w:r>
        <w:r w:rsidR="00170A67">
          <w:rPr>
            <w:noProof/>
            <w:webHidden/>
          </w:rPr>
          <w:tab/>
        </w:r>
        <w:r w:rsidR="00170A67">
          <w:rPr>
            <w:noProof/>
            <w:webHidden/>
          </w:rPr>
          <w:fldChar w:fldCharType="begin"/>
        </w:r>
        <w:r w:rsidR="00170A67">
          <w:rPr>
            <w:noProof/>
            <w:webHidden/>
          </w:rPr>
          <w:instrText xml:space="preserve"> PAGEREF _Toc410738501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0A73DB90"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2" w:history="1">
        <w:r w:rsidR="00170A67" w:rsidRPr="000F4466">
          <w:rPr>
            <w:rStyle w:val="Hyperlink"/>
            <w:noProof/>
          </w:rPr>
          <w:t>8.1.2</w:t>
        </w:r>
        <w:r w:rsidR="00170A67">
          <w:rPr>
            <w:rFonts w:asciiTheme="minorHAnsi" w:eastAsiaTheme="minorEastAsia" w:hAnsiTheme="minorHAnsi" w:cstheme="minorBidi"/>
            <w:i w:val="0"/>
            <w:iCs w:val="0"/>
            <w:noProof/>
            <w:sz w:val="22"/>
            <w:szCs w:val="22"/>
          </w:rPr>
          <w:tab/>
        </w:r>
        <w:r w:rsidR="00170A67" w:rsidRPr="000F4466">
          <w:rPr>
            <w:rStyle w:val="Hyperlink"/>
            <w:noProof/>
          </w:rPr>
          <w:t>Applikation</w:t>
        </w:r>
        <w:r w:rsidR="00170A67">
          <w:rPr>
            <w:noProof/>
            <w:webHidden/>
          </w:rPr>
          <w:tab/>
        </w:r>
        <w:r w:rsidR="00170A67">
          <w:rPr>
            <w:noProof/>
            <w:webHidden/>
          </w:rPr>
          <w:fldChar w:fldCharType="begin"/>
        </w:r>
        <w:r w:rsidR="00170A67">
          <w:rPr>
            <w:noProof/>
            <w:webHidden/>
          </w:rPr>
          <w:instrText xml:space="preserve"> PAGEREF _Toc410738502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19BAD751" w14:textId="77777777" w:rsidR="00170A67" w:rsidRDefault="009F6E6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3" w:history="1">
        <w:r w:rsidR="00170A67" w:rsidRPr="000F4466">
          <w:rPr>
            <w:rStyle w:val="Hyperlink"/>
            <w:noProof/>
          </w:rPr>
          <w:t>8.2</w:t>
        </w:r>
        <w:r w:rsidR="00170A67">
          <w:rPr>
            <w:rFonts w:asciiTheme="minorHAnsi" w:eastAsiaTheme="minorEastAsia" w:hAnsiTheme="minorHAnsi" w:cstheme="minorBidi"/>
            <w:smallCaps w:val="0"/>
            <w:noProof/>
            <w:sz w:val="22"/>
            <w:szCs w:val="22"/>
          </w:rPr>
          <w:tab/>
        </w:r>
        <w:r w:rsidR="00170A67" w:rsidRPr="000F4466">
          <w:rPr>
            <w:rStyle w:val="Hyperlink"/>
            <w:noProof/>
          </w:rPr>
          <w:t>Ausblick</w:t>
        </w:r>
        <w:r w:rsidR="00170A67">
          <w:rPr>
            <w:noProof/>
            <w:webHidden/>
          </w:rPr>
          <w:tab/>
        </w:r>
        <w:r w:rsidR="00170A67">
          <w:rPr>
            <w:noProof/>
            <w:webHidden/>
          </w:rPr>
          <w:fldChar w:fldCharType="begin"/>
        </w:r>
        <w:r w:rsidR="00170A67">
          <w:rPr>
            <w:noProof/>
            <w:webHidden/>
          </w:rPr>
          <w:instrText xml:space="preserve"> PAGEREF _Toc410738503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FE2F427" w14:textId="77777777" w:rsidR="00170A67" w:rsidRDefault="009F6E6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4" w:history="1">
        <w:r w:rsidR="00170A67" w:rsidRPr="000F4466">
          <w:rPr>
            <w:rStyle w:val="Hyperlink"/>
            <w:noProof/>
          </w:rPr>
          <w:t>8.2.1</w:t>
        </w:r>
        <w:r w:rsidR="00170A67">
          <w:rPr>
            <w:rFonts w:asciiTheme="minorHAnsi" w:eastAsiaTheme="minorEastAsia" w:hAnsiTheme="minorHAnsi" w:cstheme="minorBidi"/>
            <w:i w:val="0"/>
            <w:iCs w:val="0"/>
            <w:noProof/>
            <w:sz w:val="22"/>
            <w:szCs w:val="22"/>
          </w:rPr>
          <w:tab/>
        </w:r>
        <w:r w:rsidR="00170A67" w:rsidRPr="000F4466">
          <w:rPr>
            <w:rStyle w:val="Hyperlink"/>
            <w:noProof/>
          </w:rPr>
          <w:t>Prototypen von Controllern, was kommt ist in Arbeit</w:t>
        </w:r>
        <w:r w:rsidR="00170A67">
          <w:rPr>
            <w:noProof/>
            <w:webHidden/>
          </w:rPr>
          <w:tab/>
        </w:r>
        <w:r w:rsidR="00170A67">
          <w:rPr>
            <w:noProof/>
            <w:webHidden/>
          </w:rPr>
          <w:fldChar w:fldCharType="begin"/>
        </w:r>
        <w:r w:rsidR="00170A67">
          <w:rPr>
            <w:noProof/>
            <w:webHidden/>
          </w:rPr>
          <w:instrText xml:space="preserve"> PAGEREF _Toc410738504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30BD38B6"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5" w:history="1">
        <w:r w:rsidR="00170A67" w:rsidRPr="000F4466">
          <w:rPr>
            <w:rStyle w:val="Hyperlink"/>
            <w:noProof/>
            <w:lang w:val="en-US"/>
          </w:rPr>
          <w:t>A</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Referenzen</w:t>
        </w:r>
        <w:r w:rsidR="00170A67">
          <w:rPr>
            <w:noProof/>
            <w:webHidden/>
          </w:rPr>
          <w:tab/>
        </w:r>
        <w:r w:rsidR="00170A67">
          <w:rPr>
            <w:noProof/>
            <w:webHidden/>
          </w:rPr>
          <w:fldChar w:fldCharType="begin"/>
        </w:r>
        <w:r w:rsidR="00170A67">
          <w:rPr>
            <w:noProof/>
            <w:webHidden/>
          </w:rPr>
          <w:instrText xml:space="preserve"> PAGEREF _Toc410738505 \h </w:instrText>
        </w:r>
        <w:r w:rsidR="00170A67">
          <w:rPr>
            <w:noProof/>
            <w:webHidden/>
          </w:rPr>
        </w:r>
        <w:r w:rsidR="00170A67">
          <w:rPr>
            <w:noProof/>
            <w:webHidden/>
          </w:rPr>
          <w:fldChar w:fldCharType="separate"/>
        </w:r>
        <w:r w:rsidR="00170A67">
          <w:rPr>
            <w:noProof/>
            <w:webHidden/>
          </w:rPr>
          <w:t>61</w:t>
        </w:r>
        <w:r w:rsidR="00170A67">
          <w:rPr>
            <w:noProof/>
            <w:webHidden/>
          </w:rPr>
          <w:fldChar w:fldCharType="end"/>
        </w:r>
      </w:hyperlink>
    </w:p>
    <w:p w14:paraId="66356EF6" w14:textId="77777777" w:rsidR="00170A67" w:rsidRDefault="009F6E6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6" w:history="1">
        <w:r w:rsidR="00170A67" w:rsidRPr="000F4466">
          <w:rPr>
            <w:rStyle w:val="Hyperlink"/>
            <w:noProof/>
            <w:lang w:val="en-US"/>
          </w:rPr>
          <w:t>B</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Inhalt der CD</w:t>
        </w:r>
        <w:r w:rsidR="00170A67">
          <w:rPr>
            <w:noProof/>
            <w:webHidden/>
          </w:rPr>
          <w:tab/>
        </w:r>
        <w:r w:rsidR="00170A67">
          <w:rPr>
            <w:noProof/>
            <w:webHidden/>
          </w:rPr>
          <w:fldChar w:fldCharType="begin"/>
        </w:r>
        <w:r w:rsidR="00170A67">
          <w:rPr>
            <w:noProof/>
            <w:webHidden/>
          </w:rPr>
          <w:instrText xml:space="preserve"> PAGEREF _Toc410738506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39" w:name="_Toc224637400"/>
      <w:bookmarkStart w:id="40" w:name="_Toc224707531"/>
      <w:bookmarkStart w:id="41" w:name="_Toc224810288"/>
      <w:bookmarkStart w:id="42" w:name="_Toc225071773"/>
      <w:r w:rsidRPr="00211A66">
        <w:rPr>
          <w:rFonts w:ascii="Helvetica" w:hAnsi="Helvetica"/>
        </w:rPr>
        <w:lastRenderedPageBreak/>
        <w:t>Abbildungsverzeichnis</w:t>
      </w:r>
      <w:bookmarkEnd w:id="39"/>
      <w:bookmarkEnd w:id="40"/>
      <w:bookmarkEnd w:id="41"/>
      <w:bookmarkEnd w:id="42"/>
    </w:p>
    <w:p w14:paraId="337D3203" w14:textId="77777777" w:rsidR="006C6C20" w:rsidRPr="006C6C20" w:rsidRDefault="006C6C20" w:rsidP="006C6C20"/>
    <w:p w14:paraId="4D0622DA" w14:textId="77777777" w:rsidR="00170A6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738507" w:history="1">
        <w:r w:rsidR="00170A67" w:rsidRPr="00186AF9">
          <w:rPr>
            <w:rStyle w:val="Hyperlink"/>
            <w:noProof/>
          </w:rPr>
          <w:t>Abb. 2.1 Prinzipielle Bestandteile eines HMDs [Dör13]</w:t>
        </w:r>
        <w:r w:rsidR="00170A67">
          <w:rPr>
            <w:noProof/>
            <w:webHidden/>
          </w:rPr>
          <w:tab/>
        </w:r>
        <w:r w:rsidR="00170A67">
          <w:rPr>
            <w:noProof/>
            <w:webHidden/>
          </w:rPr>
          <w:fldChar w:fldCharType="begin"/>
        </w:r>
        <w:r w:rsidR="00170A67">
          <w:rPr>
            <w:noProof/>
            <w:webHidden/>
          </w:rPr>
          <w:instrText xml:space="preserve"> PAGEREF _Toc410738507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7F73F218"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738508" w:history="1">
        <w:r w:rsidR="00170A67" w:rsidRPr="00186AF9">
          <w:rPr>
            <w:rStyle w:val="Hyperlink"/>
            <w:noProof/>
          </w:rPr>
          <w:t>Abb. 2.2 Mögliche Fehler bei der Datenaufnahme der Position eines bewegten Objektes (schwarze Linie): Aufnahme mit Latenz (blau), mit Drift (Orange), mit Rauschen (grün) dargestellt über die Zeit (horizontale Achse) [Dör13]</w:t>
        </w:r>
        <w:r w:rsidR="00170A67">
          <w:rPr>
            <w:noProof/>
            <w:webHidden/>
          </w:rPr>
          <w:tab/>
        </w:r>
        <w:r w:rsidR="00170A67">
          <w:rPr>
            <w:noProof/>
            <w:webHidden/>
          </w:rPr>
          <w:fldChar w:fldCharType="begin"/>
        </w:r>
        <w:r w:rsidR="00170A67">
          <w:rPr>
            <w:noProof/>
            <w:webHidden/>
          </w:rPr>
          <w:instrText xml:space="preserve"> PAGEREF _Toc410738508 \h </w:instrText>
        </w:r>
        <w:r w:rsidR="00170A67">
          <w:rPr>
            <w:noProof/>
            <w:webHidden/>
          </w:rPr>
        </w:r>
        <w:r w:rsidR="00170A67">
          <w:rPr>
            <w:noProof/>
            <w:webHidden/>
          </w:rPr>
          <w:fldChar w:fldCharType="separate"/>
        </w:r>
        <w:r w:rsidR="00170A67">
          <w:rPr>
            <w:noProof/>
            <w:webHidden/>
          </w:rPr>
          <w:t>8</w:t>
        </w:r>
        <w:r w:rsidR="00170A67">
          <w:rPr>
            <w:noProof/>
            <w:webHidden/>
          </w:rPr>
          <w:fldChar w:fldCharType="end"/>
        </w:r>
      </w:hyperlink>
    </w:p>
    <w:p w14:paraId="1E1B8F10"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09" w:history="1">
        <w:r w:rsidR="00170A67" w:rsidRPr="00186AF9">
          <w:rPr>
            <w:rStyle w:val="Hyperlink"/>
            <w:noProof/>
          </w:rPr>
          <w:t>Abb. 2.3 Ansicht von der aktuellen Kinect [Com] und Leap Motion</w:t>
        </w:r>
        <w:r w:rsidR="00170A67">
          <w:rPr>
            <w:noProof/>
            <w:webHidden/>
          </w:rPr>
          <w:tab/>
        </w:r>
        <w:r w:rsidR="00170A67">
          <w:rPr>
            <w:noProof/>
            <w:webHidden/>
          </w:rPr>
          <w:fldChar w:fldCharType="begin"/>
        </w:r>
        <w:r w:rsidR="00170A67">
          <w:rPr>
            <w:noProof/>
            <w:webHidden/>
          </w:rPr>
          <w:instrText xml:space="preserve"> PAGEREF _Toc410738509 \h </w:instrText>
        </w:r>
        <w:r w:rsidR="00170A67">
          <w:rPr>
            <w:noProof/>
            <w:webHidden/>
          </w:rPr>
        </w:r>
        <w:r w:rsidR="00170A67">
          <w:rPr>
            <w:noProof/>
            <w:webHidden/>
          </w:rPr>
          <w:fldChar w:fldCharType="separate"/>
        </w:r>
        <w:r w:rsidR="00170A67">
          <w:rPr>
            <w:noProof/>
            <w:webHidden/>
          </w:rPr>
          <w:t>10</w:t>
        </w:r>
        <w:r w:rsidR="00170A67">
          <w:rPr>
            <w:noProof/>
            <w:webHidden/>
          </w:rPr>
          <w:fldChar w:fldCharType="end"/>
        </w:r>
      </w:hyperlink>
    </w:p>
    <w:p w14:paraId="224C1488"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738510" w:history="1">
        <w:r w:rsidR="00170A67" w:rsidRPr="00186AF9">
          <w:rPr>
            <w:rStyle w:val="Hyperlink"/>
            <w:noProof/>
          </w:rPr>
          <w:t>Abb. 2.4 ODT mit Halterung für den Nutzer [Com]</w:t>
        </w:r>
        <w:r w:rsidR="00170A67">
          <w:rPr>
            <w:noProof/>
            <w:webHidden/>
          </w:rPr>
          <w:tab/>
        </w:r>
        <w:r w:rsidR="00170A67">
          <w:rPr>
            <w:noProof/>
            <w:webHidden/>
          </w:rPr>
          <w:fldChar w:fldCharType="begin"/>
        </w:r>
        <w:r w:rsidR="00170A67">
          <w:rPr>
            <w:noProof/>
            <w:webHidden/>
          </w:rPr>
          <w:instrText xml:space="preserve"> PAGEREF _Toc410738510 \h </w:instrText>
        </w:r>
        <w:r w:rsidR="00170A67">
          <w:rPr>
            <w:noProof/>
            <w:webHidden/>
          </w:rPr>
        </w:r>
        <w:r w:rsidR="00170A67">
          <w:rPr>
            <w:noProof/>
            <w:webHidden/>
          </w:rPr>
          <w:fldChar w:fldCharType="separate"/>
        </w:r>
        <w:r w:rsidR="00170A67">
          <w:rPr>
            <w:noProof/>
            <w:webHidden/>
          </w:rPr>
          <w:t>11</w:t>
        </w:r>
        <w:r w:rsidR="00170A67">
          <w:rPr>
            <w:noProof/>
            <w:webHidden/>
          </w:rPr>
          <w:fldChar w:fldCharType="end"/>
        </w:r>
      </w:hyperlink>
    </w:p>
    <w:p w14:paraId="5BBC7654"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738511" w:history="1">
        <w:r w:rsidR="00170A67" w:rsidRPr="00186AF9">
          <w:rPr>
            <w:rStyle w:val="Hyperlink"/>
            <w:noProof/>
          </w:rPr>
          <w:t>Abb. 2.5 Spehro[Orb] und 3D Rudder [Rud]</w:t>
        </w:r>
        <w:r w:rsidR="00170A67">
          <w:rPr>
            <w:noProof/>
            <w:webHidden/>
          </w:rPr>
          <w:tab/>
        </w:r>
        <w:r w:rsidR="00170A67">
          <w:rPr>
            <w:noProof/>
            <w:webHidden/>
          </w:rPr>
          <w:fldChar w:fldCharType="begin"/>
        </w:r>
        <w:r w:rsidR="00170A67">
          <w:rPr>
            <w:noProof/>
            <w:webHidden/>
          </w:rPr>
          <w:instrText xml:space="preserve"> PAGEREF _Toc410738511 \h </w:instrText>
        </w:r>
        <w:r w:rsidR="00170A67">
          <w:rPr>
            <w:noProof/>
            <w:webHidden/>
          </w:rPr>
        </w:r>
        <w:r w:rsidR="00170A67">
          <w:rPr>
            <w:noProof/>
            <w:webHidden/>
          </w:rPr>
          <w:fldChar w:fldCharType="separate"/>
        </w:r>
        <w:r w:rsidR="00170A67">
          <w:rPr>
            <w:noProof/>
            <w:webHidden/>
          </w:rPr>
          <w:t>13</w:t>
        </w:r>
        <w:r w:rsidR="00170A67">
          <w:rPr>
            <w:noProof/>
            <w:webHidden/>
          </w:rPr>
          <w:fldChar w:fldCharType="end"/>
        </w:r>
      </w:hyperlink>
    </w:p>
    <w:p w14:paraId="681454F2"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738512" w:history="1">
        <w:r w:rsidR="00170A67" w:rsidRPr="00186AF9">
          <w:rPr>
            <w:rStyle w:val="Hyperlink"/>
            <w:noProof/>
          </w:rPr>
          <w:t>Abb. 2.6 Playstation 3 Controller [Bus]</w:t>
        </w:r>
        <w:r w:rsidR="00170A67">
          <w:rPr>
            <w:noProof/>
            <w:webHidden/>
          </w:rPr>
          <w:tab/>
        </w:r>
        <w:r w:rsidR="00170A67">
          <w:rPr>
            <w:noProof/>
            <w:webHidden/>
          </w:rPr>
          <w:fldChar w:fldCharType="begin"/>
        </w:r>
        <w:r w:rsidR="00170A67">
          <w:rPr>
            <w:noProof/>
            <w:webHidden/>
          </w:rPr>
          <w:instrText xml:space="preserve"> PAGEREF _Toc410738512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6F0BBF59"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738513" w:history="1">
        <w:r w:rsidR="00170A67" w:rsidRPr="00186AF9">
          <w:rPr>
            <w:rStyle w:val="Hyperlink"/>
            <w:noProof/>
          </w:rPr>
          <w:t>Abb. 2.7 Verschiedene Ansichten der Boxx3D [Eta]</w:t>
        </w:r>
        <w:r w:rsidR="00170A67">
          <w:rPr>
            <w:noProof/>
            <w:webHidden/>
          </w:rPr>
          <w:tab/>
        </w:r>
        <w:r w:rsidR="00170A67">
          <w:rPr>
            <w:noProof/>
            <w:webHidden/>
          </w:rPr>
          <w:fldChar w:fldCharType="begin"/>
        </w:r>
        <w:r w:rsidR="00170A67">
          <w:rPr>
            <w:noProof/>
            <w:webHidden/>
          </w:rPr>
          <w:instrText xml:space="preserve"> PAGEREF _Toc410738513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0B8A7B4"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738514" w:history="1">
        <w:r w:rsidR="00170A67" w:rsidRPr="00186AF9">
          <w:rPr>
            <w:rStyle w:val="Hyperlink"/>
            <w:noProof/>
          </w:rPr>
          <w:t>Abb. 2.8 Verschiedene Ansichten der Cardbox [Bus]</w:t>
        </w:r>
        <w:r w:rsidR="00170A67">
          <w:rPr>
            <w:noProof/>
            <w:webHidden/>
          </w:rPr>
          <w:tab/>
        </w:r>
        <w:r w:rsidR="00170A67">
          <w:rPr>
            <w:noProof/>
            <w:webHidden/>
          </w:rPr>
          <w:fldChar w:fldCharType="begin"/>
        </w:r>
        <w:r w:rsidR="00170A67">
          <w:rPr>
            <w:noProof/>
            <w:webHidden/>
          </w:rPr>
          <w:instrText xml:space="preserve"> PAGEREF _Toc410738514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7066D4C"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738515" w:history="1">
        <w:r w:rsidR="00170A67" w:rsidRPr="00186AF9">
          <w:rPr>
            <w:rStyle w:val="Hyperlink"/>
            <w:noProof/>
          </w:rPr>
          <w:t>Abb. 2.9 Ansicht der Gear VR [Com]</w:t>
        </w:r>
        <w:r w:rsidR="00170A67">
          <w:rPr>
            <w:noProof/>
            <w:webHidden/>
          </w:rPr>
          <w:tab/>
        </w:r>
        <w:r w:rsidR="00170A67">
          <w:rPr>
            <w:noProof/>
            <w:webHidden/>
          </w:rPr>
          <w:fldChar w:fldCharType="begin"/>
        </w:r>
        <w:r w:rsidR="00170A67">
          <w:rPr>
            <w:noProof/>
            <w:webHidden/>
          </w:rPr>
          <w:instrText xml:space="preserve"> PAGEREF _Toc410738515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C9BCC56"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738516" w:history="1">
        <w:r w:rsidR="00170A67" w:rsidRPr="00186AF9">
          <w:rPr>
            <w:rStyle w:val="Hyperlink"/>
            <w:noProof/>
          </w:rPr>
          <w:t>Abb. 2.10 Inspectoransicht nach Zuweisung einer public-Variablen</w:t>
        </w:r>
        <w:r w:rsidR="00170A67">
          <w:rPr>
            <w:noProof/>
            <w:webHidden/>
          </w:rPr>
          <w:tab/>
        </w:r>
        <w:r w:rsidR="00170A67">
          <w:rPr>
            <w:noProof/>
            <w:webHidden/>
          </w:rPr>
          <w:fldChar w:fldCharType="begin"/>
        </w:r>
        <w:r w:rsidR="00170A67">
          <w:rPr>
            <w:noProof/>
            <w:webHidden/>
          </w:rPr>
          <w:instrText xml:space="preserve"> PAGEREF _Toc410738516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FFABCE8"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738517" w:history="1">
        <w:r w:rsidR="00170A67" w:rsidRPr="00186AF9">
          <w:rPr>
            <w:rStyle w:val="Hyperlink"/>
            <w:noProof/>
          </w:rPr>
          <w:t>Abb. 2.11 Ansicht des Input-Managers</w:t>
        </w:r>
        <w:r w:rsidR="00170A67">
          <w:rPr>
            <w:noProof/>
            <w:webHidden/>
          </w:rPr>
          <w:tab/>
        </w:r>
        <w:r w:rsidR="00170A67">
          <w:rPr>
            <w:noProof/>
            <w:webHidden/>
          </w:rPr>
          <w:fldChar w:fldCharType="begin"/>
        </w:r>
        <w:r w:rsidR="00170A67">
          <w:rPr>
            <w:noProof/>
            <w:webHidden/>
          </w:rPr>
          <w:instrText xml:space="preserve"> PAGEREF _Toc410738517 \h </w:instrText>
        </w:r>
        <w:r w:rsidR="00170A67">
          <w:rPr>
            <w:noProof/>
            <w:webHidden/>
          </w:rPr>
        </w:r>
        <w:r w:rsidR="00170A67">
          <w:rPr>
            <w:noProof/>
            <w:webHidden/>
          </w:rPr>
          <w:fldChar w:fldCharType="separate"/>
        </w:r>
        <w:r w:rsidR="00170A67">
          <w:rPr>
            <w:noProof/>
            <w:webHidden/>
          </w:rPr>
          <w:t>26</w:t>
        </w:r>
        <w:r w:rsidR="00170A67">
          <w:rPr>
            <w:noProof/>
            <w:webHidden/>
          </w:rPr>
          <w:fldChar w:fldCharType="end"/>
        </w:r>
      </w:hyperlink>
    </w:p>
    <w:p w14:paraId="612DFCED"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18" w:history="1">
        <w:r w:rsidR="00170A67" w:rsidRPr="00186AF9">
          <w:rPr>
            <w:rStyle w:val="Hyperlink"/>
            <w:noProof/>
          </w:rPr>
          <w:t>Abb. 2.12 Beispiel einer GUI im Scene und Game View</w:t>
        </w:r>
        <w:r w:rsidR="00170A67">
          <w:rPr>
            <w:noProof/>
            <w:webHidden/>
          </w:rPr>
          <w:tab/>
        </w:r>
        <w:r w:rsidR="00170A67">
          <w:rPr>
            <w:noProof/>
            <w:webHidden/>
          </w:rPr>
          <w:fldChar w:fldCharType="begin"/>
        </w:r>
        <w:r w:rsidR="00170A67">
          <w:rPr>
            <w:noProof/>
            <w:webHidden/>
          </w:rPr>
          <w:instrText xml:space="preserve"> PAGEREF _Toc410738518 \h </w:instrText>
        </w:r>
        <w:r w:rsidR="00170A67">
          <w:rPr>
            <w:noProof/>
            <w:webHidden/>
          </w:rPr>
        </w:r>
        <w:r w:rsidR="00170A67">
          <w:rPr>
            <w:noProof/>
            <w:webHidden/>
          </w:rPr>
          <w:fldChar w:fldCharType="separate"/>
        </w:r>
        <w:r w:rsidR="00170A67">
          <w:rPr>
            <w:noProof/>
            <w:webHidden/>
          </w:rPr>
          <w:t>30</w:t>
        </w:r>
        <w:r w:rsidR="00170A67">
          <w:rPr>
            <w:noProof/>
            <w:webHidden/>
          </w:rPr>
          <w:fldChar w:fldCharType="end"/>
        </w:r>
      </w:hyperlink>
    </w:p>
    <w:p w14:paraId="3C4CF879"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738519" w:history="1">
        <w:r w:rsidR="00170A67" w:rsidRPr="00186AF9">
          <w:rPr>
            <w:rStyle w:val="Hyperlink"/>
            <w:noProof/>
          </w:rPr>
          <w:t>Abb. 2.13 Anchor-Vorgaben</w:t>
        </w:r>
        <w:r w:rsidR="00170A67">
          <w:rPr>
            <w:noProof/>
            <w:webHidden/>
          </w:rPr>
          <w:tab/>
        </w:r>
        <w:r w:rsidR="00170A67">
          <w:rPr>
            <w:noProof/>
            <w:webHidden/>
          </w:rPr>
          <w:fldChar w:fldCharType="begin"/>
        </w:r>
        <w:r w:rsidR="00170A67">
          <w:rPr>
            <w:noProof/>
            <w:webHidden/>
          </w:rPr>
          <w:instrText xml:space="preserve"> PAGEREF _Toc410738519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6FE514C4"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738520" w:history="1">
        <w:r w:rsidR="00170A67" w:rsidRPr="00186AF9">
          <w:rPr>
            <w:rStyle w:val="Hyperlink"/>
            <w:noProof/>
          </w:rPr>
          <w:t>Abb. 2.14 Ansicht des Profilers: Darstellung der Performance eines Tesgerätes</w:t>
        </w:r>
        <w:r w:rsidR="00170A67">
          <w:rPr>
            <w:noProof/>
            <w:webHidden/>
          </w:rPr>
          <w:tab/>
        </w:r>
        <w:r w:rsidR="00170A67">
          <w:rPr>
            <w:noProof/>
            <w:webHidden/>
          </w:rPr>
          <w:fldChar w:fldCharType="begin"/>
        </w:r>
        <w:r w:rsidR="00170A67">
          <w:rPr>
            <w:noProof/>
            <w:webHidden/>
          </w:rPr>
          <w:instrText xml:space="preserve"> PAGEREF _Toc410738520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425AA91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738521" w:history="1">
        <w:r w:rsidR="00170A67" w:rsidRPr="00186AF9">
          <w:rPr>
            <w:rStyle w:val="Hyperlink"/>
            <w:noProof/>
          </w:rPr>
          <w:t>Abb. 2.15 Ansicht der Build Settings für Android</w:t>
        </w:r>
        <w:r w:rsidR="00170A67">
          <w:rPr>
            <w:noProof/>
            <w:webHidden/>
          </w:rPr>
          <w:tab/>
        </w:r>
        <w:r w:rsidR="00170A67">
          <w:rPr>
            <w:noProof/>
            <w:webHidden/>
          </w:rPr>
          <w:fldChar w:fldCharType="begin"/>
        </w:r>
        <w:r w:rsidR="00170A67">
          <w:rPr>
            <w:noProof/>
            <w:webHidden/>
          </w:rPr>
          <w:instrText xml:space="preserve"> PAGEREF _Toc410738521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2B1614B3"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738522" w:history="1">
        <w:r w:rsidR="00170A67" w:rsidRPr="00186AF9">
          <w:rPr>
            <w:rStyle w:val="Hyperlink"/>
            <w:noProof/>
          </w:rPr>
          <w:t>Abb. 3.1 Use-Case Diagramm</w:t>
        </w:r>
        <w:r w:rsidR="00170A67">
          <w:rPr>
            <w:noProof/>
            <w:webHidden/>
          </w:rPr>
          <w:tab/>
        </w:r>
        <w:r w:rsidR="00170A67">
          <w:rPr>
            <w:noProof/>
            <w:webHidden/>
          </w:rPr>
          <w:fldChar w:fldCharType="begin"/>
        </w:r>
        <w:r w:rsidR="00170A67">
          <w:rPr>
            <w:noProof/>
            <w:webHidden/>
          </w:rPr>
          <w:instrText xml:space="preserve"> PAGEREF _Toc410738522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0924F118"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738523" w:history="1">
        <w:r w:rsidR="00170A67" w:rsidRPr="00186AF9">
          <w:rPr>
            <w:rStyle w:val="Hyperlink"/>
            <w:noProof/>
          </w:rPr>
          <w:t>Abb. 4.1 Magnetic Switch des Cardboard [Bus]</w:t>
        </w:r>
        <w:r w:rsidR="00170A67">
          <w:rPr>
            <w:noProof/>
            <w:webHidden/>
          </w:rPr>
          <w:tab/>
        </w:r>
        <w:r w:rsidR="00170A67">
          <w:rPr>
            <w:noProof/>
            <w:webHidden/>
          </w:rPr>
          <w:fldChar w:fldCharType="begin"/>
        </w:r>
        <w:r w:rsidR="00170A67">
          <w:rPr>
            <w:noProof/>
            <w:webHidden/>
          </w:rPr>
          <w:instrText xml:space="preserve"> PAGEREF _Toc410738523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6941E5EE"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738524" w:history="1">
        <w:r w:rsidR="00170A67" w:rsidRPr="00186AF9">
          <w:rPr>
            <w:rStyle w:val="Hyperlink"/>
            <w:noProof/>
          </w:rPr>
          <w:t>Abb. 4.2 Virtuix Omni [Com]</w:t>
        </w:r>
        <w:r w:rsidR="00170A67">
          <w:rPr>
            <w:noProof/>
            <w:webHidden/>
          </w:rPr>
          <w:tab/>
        </w:r>
        <w:r w:rsidR="00170A67">
          <w:rPr>
            <w:noProof/>
            <w:webHidden/>
          </w:rPr>
          <w:fldChar w:fldCharType="begin"/>
        </w:r>
        <w:r w:rsidR="00170A67">
          <w:rPr>
            <w:noProof/>
            <w:webHidden/>
          </w:rPr>
          <w:instrText xml:space="preserve"> PAGEREF _Toc410738524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43" w:name="_Toc224637401"/>
      <w:bookmarkStart w:id="44" w:name="_Toc224707532"/>
      <w:bookmarkStart w:id="45" w:name="_Toc224810289"/>
      <w:bookmarkStart w:id="46" w:name="_Toc225071774"/>
      <w:r w:rsidRPr="00211A66">
        <w:rPr>
          <w:rFonts w:ascii="Helvetica" w:hAnsi="Helvetica"/>
        </w:rPr>
        <w:lastRenderedPageBreak/>
        <w:t>Tabellenverzeichnis</w:t>
      </w:r>
      <w:bookmarkEnd w:id="43"/>
      <w:bookmarkEnd w:id="44"/>
      <w:bookmarkEnd w:id="45"/>
      <w:bookmarkEnd w:id="46"/>
    </w:p>
    <w:p w14:paraId="0A59D641" w14:textId="77777777" w:rsidR="006C6C20" w:rsidRPr="006C6C20" w:rsidRDefault="006C6C20" w:rsidP="006C6C20"/>
    <w:p w14:paraId="0619FEF9" w14:textId="77777777" w:rsidR="00170A6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738525" w:history="1">
        <w:r w:rsidR="00170A67" w:rsidRPr="00086387">
          <w:rPr>
            <w:rStyle w:val="Hyperlink"/>
            <w:noProof/>
          </w:rPr>
          <w:t>Tabelle 3.1 Übersicht der Stakeholder</w:t>
        </w:r>
        <w:r w:rsidR="00170A67">
          <w:rPr>
            <w:noProof/>
            <w:webHidden/>
          </w:rPr>
          <w:tab/>
        </w:r>
        <w:r w:rsidR="00170A67">
          <w:rPr>
            <w:noProof/>
            <w:webHidden/>
          </w:rPr>
          <w:fldChar w:fldCharType="begin"/>
        </w:r>
        <w:r w:rsidR="00170A67">
          <w:rPr>
            <w:noProof/>
            <w:webHidden/>
          </w:rPr>
          <w:instrText xml:space="preserve"> PAGEREF _Toc410738525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2E57533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738526" w:history="1">
        <w:r w:rsidR="00170A67" w:rsidRPr="00086387">
          <w:rPr>
            <w:rStyle w:val="Hyperlink"/>
            <w:noProof/>
          </w:rPr>
          <w:t>Tabelle 3.2 Stakeholdermap</w:t>
        </w:r>
        <w:r w:rsidR="00170A67">
          <w:rPr>
            <w:noProof/>
            <w:webHidden/>
          </w:rPr>
          <w:tab/>
        </w:r>
        <w:r w:rsidR="00170A67">
          <w:rPr>
            <w:noProof/>
            <w:webHidden/>
          </w:rPr>
          <w:fldChar w:fldCharType="begin"/>
        </w:r>
        <w:r w:rsidR="00170A67">
          <w:rPr>
            <w:noProof/>
            <w:webHidden/>
          </w:rPr>
          <w:instrText xml:space="preserve"> PAGEREF _Toc410738526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7209775"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7" w:history="1">
        <w:r w:rsidR="00170A67" w:rsidRPr="00086387">
          <w:rPr>
            <w:rStyle w:val="Hyperlink"/>
            <w:noProof/>
          </w:rPr>
          <w:t>Tabelle 3.3 Musskriterien</w:t>
        </w:r>
        <w:r w:rsidR="00170A67">
          <w:rPr>
            <w:noProof/>
            <w:webHidden/>
          </w:rPr>
          <w:tab/>
        </w:r>
        <w:r w:rsidR="00170A67">
          <w:rPr>
            <w:noProof/>
            <w:webHidden/>
          </w:rPr>
          <w:fldChar w:fldCharType="begin"/>
        </w:r>
        <w:r w:rsidR="00170A67">
          <w:rPr>
            <w:noProof/>
            <w:webHidden/>
          </w:rPr>
          <w:instrText xml:space="preserve"> PAGEREF _Toc410738527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85F56F7"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8" w:history="1">
        <w:r w:rsidR="00170A67" w:rsidRPr="00086387">
          <w:rPr>
            <w:rStyle w:val="Hyperlink"/>
            <w:noProof/>
          </w:rPr>
          <w:t>Tabelle 3.4 Wunschkriterien</w:t>
        </w:r>
        <w:r w:rsidR="00170A67">
          <w:rPr>
            <w:noProof/>
            <w:webHidden/>
          </w:rPr>
          <w:tab/>
        </w:r>
        <w:r w:rsidR="00170A67">
          <w:rPr>
            <w:noProof/>
            <w:webHidden/>
          </w:rPr>
          <w:fldChar w:fldCharType="begin"/>
        </w:r>
        <w:r w:rsidR="00170A67">
          <w:rPr>
            <w:noProof/>
            <w:webHidden/>
          </w:rPr>
          <w:instrText xml:space="preserve"> PAGEREF _Toc410738528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2C983E6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9" w:history="1">
        <w:r w:rsidR="00170A67" w:rsidRPr="00086387">
          <w:rPr>
            <w:rStyle w:val="Hyperlink"/>
            <w:noProof/>
          </w:rPr>
          <w:t>Tabelle 3.5 Funktionale Anforderungen nach Rupp [RS14]</w:t>
        </w:r>
        <w:r w:rsidR="00170A67">
          <w:rPr>
            <w:noProof/>
            <w:webHidden/>
          </w:rPr>
          <w:tab/>
        </w:r>
        <w:r w:rsidR="00170A67">
          <w:rPr>
            <w:noProof/>
            <w:webHidden/>
          </w:rPr>
          <w:fldChar w:fldCharType="begin"/>
        </w:r>
        <w:r w:rsidR="00170A67">
          <w:rPr>
            <w:noProof/>
            <w:webHidden/>
          </w:rPr>
          <w:instrText xml:space="preserve"> PAGEREF _Toc410738529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679F2593"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0" w:history="1">
        <w:r w:rsidR="00170A67" w:rsidRPr="00086387">
          <w:rPr>
            <w:rStyle w:val="Hyperlink"/>
            <w:noProof/>
          </w:rPr>
          <w:t>Tabelle 3.6 Qualitätsanforderungen</w:t>
        </w:r>
        <w:r w:rsidR="00170A67">
          <w:rPr>
            <w:noProof/>
            <w:webHidden/>
          </w:rPr>
          <w:tab/>
        </w:r>
        <w:r w:rsidR="00170A67">
          <w:rPr>
            <w:noProof/>
            <w:webHidden/>
          </w:rPr>
          <w:fldChar w:fldCharType="begin"/>
        </w:r>
        <w:r w:rsidR="00170A67">
          <w:rPr>
            <w:noProof/>
            <w:webHidden/>
          </w:rPr>
          <w:instrText xml:space="preserve"> PAGEREF _Toc410738530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F7153A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1" w:history="1">
        <w:r w:rsidR="00170A67" w:rsidRPr="00086387">
          <w:rPr>
            <w:rStyle w:val="Hyperlink"/>
            <w:noProof/>
          </w:rPr>
          <w:t>Tabelle 3.7 Übersicht der Testgeräte</w:t>
        </w:r>
        <w:r w:rsidR="00170A67">
          <w:rPr>
            <w:noProof/>
            <w:webHidden/>
          </w:rPr>
          <w:tab/>
        </w:r>
        <w:r w:rsidR="00170A67">
          <w:rPr>
            <w:noProof/>
            <w:webHidden/>
          </w:rPr>
          <w:fldChar w:fldCharType="begin"/>
        </w:r>
        <w:r w:rsidR="00170A67">
          <w:rPr>
            <w:noProof/>
            <w:webHidden/>
          </w:rPr>
          <w:instrText xml:space="preserve"> PAGEREF _Toc410738531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19A383BE"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2" w:history="1">
        <w:r w:rsidR="00170A67" w:rsidRPr="00086387">
          <w:rPr>
            <w:rStyle w:val="Hyperlink"/>
            <w:noProof/>
          </w:rPr>
          <w:t>Tabelle 3.8 Testszenarien</w:t>
        </w:r>
        <w:r w:rsidR="00170A67">
          <w:rPr>
            <w:noProof/>
            <w:webHidden/>
          </w:rPr>
          <w:tab/>
        </w:r>
        <w:r w:rsidR="00170A67">
          <w:rPr>
            <w:noProof/>
            <w:webHidden/>
          </w:rPr>
          <w:fldChar w:fldCharType="begin"/>
        </w:r>
        <w:r w:rsidR="00170A67">
          <w:rPr>
            <w:noProof/>
            <w:webHidden/>
          </w:rPr>
          <w:instrText xml:space="preserve"> PAGEREF _Toc410738532 \h </w:instrText>
        </w:r>
        <w:r w:rsidR="00170A67">
          <w:rPr>
            <w:noProof/>
            <w:webHidden/>
          </w:rPr>
        </w:r>
        <w:r w:rsidR="00170A67">
          <w:rPr>
            <w:noProof/>
            <w:webHidden/>
          </w:rPr>
          <w:fldChar w:fldCharType="separate"/>
        </w:r>
        <w:r w:rsidR="00170A67">
          <w:rPr>
            <w:noProof/>
            <w:webHidden/>
          </w:rPr>
          <w:t>45</w:t>
        </w:r>
        <w:r w:rsidR="00170A67">
          <w:rPr>
            <w:noProof/>
            <w:webHidden/>
          </w:rPr>
          <w:fldChar w:fldCharType="end"/>
        </w:r>
      </w:hyperlink>
    </w:p>
    <w:p w14:paraId="3101C17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3" w:history="1">
        <w:r w:rsidR="00170A67" w:rsidRPr="00086387">
          <w:rPr>
            <w:rStyle w:val="Hyperlink"/>
            <w:noProof/>
          </w:rPr>
          <w:t>Tabelle B.1 Inhalt der CD</w:t>
        </w:r>
        <w:r w:rsidR="00170A67">
          <w:rPr>
            <w:noProof/>
            <w:webHidden/>
          </w:rPr>
          <w:tab/>
        </w:r>
        <w:r w:rsidR="00170A67">
          <w:rPr>
            <w:noProof/>
            <w:webHidden/>
          </w:rPr>
          <w:fldChar w:fldCharType="begin"/>
        </w:r>
        <w:r w:rsidR="00170A67">
          <w:rPr>
            <w:noProof/>
            <w:webHidden/>
          </w:rPr>
          <w:instrText xml:space="preserve"> PAGEREF _Toc410738533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7D756D1" w14:textId="77777777" w:rsidR="00170A6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738534" w:history="1">
        <w:r w:rsidR="00170A67" w:rsidRPr="00645576">
          <w:rPr>
            <w:rStyle w:val="Hyperlink"/>
            <w:noProof/>
          </w:rPr>
          <w:t>Listing 2.1 Grundgerüst eines C#-Skripts</w:t>
        </w:r>
        <w:r w:rsidR="00170A67">
          <w:rPr>
            <w:noProof/>
            <w:webHidden/>
          </w:rPr>
          <w:tab/>
        </w:r>
        <w:r w:rsidR="00170A67">
          <w:rPr>
            <w:noProof/>
            <w:webHidden/>
          </w:rPr>
          <w:fldChar w:fldCharType="begin"/>
        </w:r>
        <w:r w:rsidR="00170A67">
          <w:rPr>
            <w:noProof/>
            <w:webHidden/>
          </w:rPr>
          <w:instrText xml:space="preserve"> PAGEREF _Toc410738534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7B2A6A23"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5" w:history="1">
        <w:r w:rsidR="00170A67" w:rsidRPr="00645576">
          <w:rPr>
            <w:rStyle w:val="Hyperlink"/>
            <w:noProof/>
          </w:rPr>
          <w:t>Listing 2.2 Zugriff auf eigene Komponente eines Objektes</w:t>
        </w:r>
        <w:r w:rsidR="00170A67">
          <w:rPr>
            <w:noProof/>
            <w:webHidden/>
          </w:rPr>
          <w:tab/>
        </w:r>
        <w:r w:rsidR="00170A67">
          <w:rPr>
            <w:noProof/>
            <w:webHidden/>
          </w:rPr>
          <w:fldChar w:fldCharType="begin"/>
        </w:r>
        <w:r w:rsidR="00170A67">
          <w:rPr>
            <w:noProof/>
            <w:webHidden/>
          </w:rPr>
          <w:instrText xml:space="preserve"> PAGEREF _Toc410738535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2536B53B"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6" w:history="1">
        <w:r w:rsidR="00170A67" w:rsidRPr="00645576">
          <w:rPr>
            <w:rStyle w:val="Hyperlink"/>
            <w:noProof/>
          </w:rPr>
          <w:t>Listing 2.3 Inspector Zuweisung einer public Variablen</w:t>
        </w:r>
        <w:r w:rsidR="00170A67">
          <w:rPr>
            <w:noProof/>
            <w:webHidden/>
          </w:rPr>
          <w:tab/>
        </w:r>
        <w:r w:rsidR="00170A67">
          <w:rPr>
            <w:noProof/>
            <w:webHidden/>
          </w:rPr>
          <w:fldChar w:fldCharType="begin"/>
        </w:r>
        <w:r w:rsidR="00170A67">
          <w:rPr>
            <w:noProof/>
            <w:webHidden/>
          </w:rPr>
          <w:instrText xml:space="preserve"> PAGEREF _Toc410738536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3ED35D4B"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7" w:history="1">
        <w:r w:rsidR="00170A67" w:rsidRPr="00645576">
          <w:rPr>
            <w:rStyle w:val="Hyperlink"/>
            <w:noProof/>
          </w:rPr>
          <w:t>Listing 2.4 Aufbau einer Coroutine</w:t>
        </w:r>
        <w:r w:rsidR="00170A67">
          <w:rPr>
            <w:noProof/>
            <w:webHidden/>
          </w:rPr>
          <w:tab/>
        </w:r>
        <w:r w:rsidR="00170A67">
          <w:rPr>
            <w:noProof/>
            <w:webHidden/>
          </w:rPr>
          <w:fldChar w:fldCharType="begin"/>
        </w:r>
        <w:r w:rsidR="00170A67">
          <w:rPr>
            <w:noProof/>
            <w:webHidden/>
          </w:rPr>
          <w:instrText xml:space="preserve"> PAGEREF _Toc410738537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DAEDD50"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8" w:history="1">
        <w:r w:rsidR="00170A67" w:rsidRPr="00645576">
          <w:rPr>
            <w:rStyle w:val="Hyperlink"/>
            <w:noProof/>
          </w:rPr>
          <w:t>Listing 2.5 Beispiel Invoke</w:t>
        </w:r>
        <w:r w:rsidR="00170A67">
          <w:rPr>
            <w:noProof/>
            <w:webHidden/>
          </w:rPr>
          <w:tab/>
        </w:r>
        <w:r w:rsidR="00170A67">
          <w:rPr>
            <w:noProof/>
            <w:webHidden/>
          </w:rPr>
          <w:fldChar w:fldCharType="begin"/>
        </w:r>
        <w:r w:rsidR="00170A67">
          <w:rPr>
            <w:noProof/>
            <w:webHidden/>
          </w:rPr>
          <w:instrText xml:space="preserve"> PAGEREF _Toc410738538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486D2273"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9" w:history="1">
        <w:r w:rsidR="00170A67" w:rsidRPr="00645576">
          <w:rPr>
            <w:rStyle w:val="Hyperlink"/>
            <w:noProof/>
          </w:rPr>
          <w:t>Listing 2.6 Speichern von Daten</w:t>
        </w:r>
        <w:r w:rsidR="00170A67">
          <w:rPr>
            <w:noProof/>
            <w:webHidden/>
          </w:rPr>
          <w:tab/>
        </w:r>
        <w:r w:rsidR="00170A67">
          <w:rPr>
            <w:noProof/>
            <w:webHidden/>
          </w:rPr>
          <w:fldChar w:fldCharType="begin"/>
        </w:r>
        <w:r w:rsidR="00170A67">
          <w:rPr>
            <w:noProof/>
            <w:webHidden/>
          </w:rPr>
          <w:instrText xml:space="preserve"> PAGEREF _Toc410738539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1DCF6E32"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0" w:history="1">
        <w:r w:rsidR="00170A67" w:rsidRPr="00645576">
          <w:rPr>
            <w:rStyle w:val="Hyperlink"/>
            <w:noProof/>
          </w:rPr>
          <w:t>Listing 2.7 Laden von  Daten</w:t>
        </w:r>
        <w:r w:rsidR="00170A67">
          <w:rPr>
            <w:noProof/>
            <w:webHidden/>
          </w:rPr>
          <w:tab/>
        </w:r>
        <w:r w:rsidR="00170A67">
          <w:rPr>
            <w:noProof/>
            <w:webHidden/>
          </w:rPr>
          <w:fldChar w:fldCharType="begin"/>
        </w:r>
        <w:r w:rsidR="00170A67">
          <w:rPr>
            <w:noProof/>
            <w:webHidden/>
          </w:rPr>
          <w:instrText xml:space="preserve"> PAGEREF _Toc410738540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9C33487"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1" w:history="1">
        <w:r w:rsidR="00170A67" w:rsidRPr="00645576">
          <w:rPr>
            <w:rStyle w:val="Hyperlink"/>
            <w:noProof/>
          </w:rPr>
          <w:t>Listing 2.8 Debug-Möglichkeiten</w:t>
        </w:r>
        <w:r w:rsidR="00170A67">
          <w:rPr>
            <w:noProof/>
            <w:webHidden/>
          </w:rPr>
          <w:tab/>
        </w:r>
        <w:r w:rsidR="00170A67">
          <w:rPr>
            <w:noProof/>
            <w:webHidden/>
          </w:rPr>
          <w:fldChar w:fldCharType="begin"/>
        </w:r>
        <w:r w:rsidR="00170A67">
          <w:rPr>
            <w:noProof/>
            <w:webHidden/>
          </w:rPr>
          <w:instrText xml:space="preserve"> PAGEREF _Toc410738541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10C2FA02"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2" w:history="1">
        <w:r w:rsidR="00170A67" w:rsidRPr="00645576">
          <w:rPr>
            <w:rStyle w:val="Hyperlink"/>
            <w:noProof/>
          </w:rPr>
          <w:t>Listing 2.9 Beispiele für die Erzeugung eines Vektors</w:t>
        </w:r>
        <w:r w:rsidR="00170A67">
          <w:rPr>
            <w:noProof/>
            <w:webHidden/>
          </w:rPr>
          <w:tab/>
        </w:r>
        <w:r w:rsidR="00170A67">
          <w:rPr>
            <w:noProof/>
            <w:webHidden/>
          </w:rPr>
          <w:fldChar w:fldCharType="begin"/>
        </w:r>
        <w:r w:rsidR="00170A67">
          <w:rPr>
            <w:noProof/>
            <w:webHidden/>
          </w:rPr>
          <w:instrText xml:space="preserve"> PAGEREF _Toc410738542 \h </w:instrText>
        </w:r>
        <w:r w:rsidR="00170A67">
          <w:rPr>
            <w:noProof/>
            <w:webHidden/>
          </w:rPr>
        </w:r>
        <w:r w:rsidR="00170A67">
          <w:rPr>
            <w:noProof/>
            <w:webHidden/>
          </w:rPr>
          <w:fldChar w:fldCharType="separate"/>
        </w:r>
        <w:r w:rsidR="00170A67">
          <w:rPr>
            <w:noProof/>
            <w:webHidden/>
          </w:rPr>
          <w:t>22</w:t>
        </w:r>
        <w:r w:rsidR="00170A67">
          <w:rPr>
            <w:noProof/>
            <w:webHidden/>
          </w:rPr>
          <w:fldChar w:fldCharType="end"/>
        </w:r>
      </w:hyperlink>
    </w:p>
    <w:p w14:paraId="22FDE5D6"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3" w:history="1">
        <w:r w:rsidR="00170A67" w:rsidRPr="00645576">
          <w:rPr>
            <w:rStyle w:val="Hyperlink"/>
            <w:noProof/>
          </w:rPr>
          <w:t>Listing 2.10 Zugriff auf Eingaben durch GetAxis</w:t>
        </w:r>
        <w:r w:rsidR="00170A67">
          <w:rPr>
            <w:noProof/>
            <w:webHidden/>
          </w:rPr>
          <w:tab/>
        </w:r>
        <w:r w:rsidR="00170A67">
          <w:rPr>
            <w:noProof/>
            <w:webHidden/>
          </w:rPr>
          <w:fldChar w:fldCharType="begin"/>
        </w:r>
        <w:r w:rsidR="00170A67">
          <w:rPr>
            <w:noProof/>
            <w:webHidden/>
          </w:rPr>
          <w:instrText xml:space="preserve"> PAGEREF _Toc410738543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016704AF"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4" w:history="1">
        <w:r w:rsidR="00170A67" w:rsidRPr="00645576">
          <w:rPr>
            <w:rStyle w:val="Hyperlink"/>
            <w:noProof/>
          </w:rPr>
          <w:t>Listing 2.11 Zugriff auf Eingaben mit GetButton [Sei14]</w:t>
        </w:r>
        <w:r w:rsidR="00170A67">
          <w:rPr>
            <w:noProof/>
            <w:webHidden/>
          </w:rPr>
          <w:tab/>
        </w:r>
        <w:r w:rsidR="00170A67">
          <w:rPr>
            <w:noProof/>
            <w:webHidden/>
          </w:rPr>
          <w:fldChar w:fldCharType="begin"/>
        </w:r>
        <w:r w:rsidR="00170A67">
          <w:rPr>
            <w:noProof/>
            <w:webHidden/>
          </w:rPr>
          <w:instrText xml:space="preserve"> PAGEREF _Toc410738544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682B5B0E"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5" w:history="1">
        <w:r w:rsidR="00170A67" w:rsidRPr="00645576">
          <w:rPr>
            <w:rStyle w:val="Hyperlink"/>
            <w:noProof/>
          </w:rPr>
          <w:t>Listing 2.12 Zugriff auf Eingaben mit GetKey</w:t>
        </w:r>
        <w:r w:rsidR="00170A67">
          <w:rPr>
            <w:noProof/>
            <w:webHidden/>
          </w:rPr>
          <w:tab/>
        </w:r>
        <w:r w:rsidR="00170A67">
          <w:rPr>
            <w:noProof/>
            <w:webHidden/>
          </w:rPr>
          <w:fldChar w:fldCharType="begin"/>
        </w:r>
        <w:r w:rsidR="00170A67">
          <w:rPr>
            <w:noProof/>
            <w:webHidden/>
          </w:rPr>
          <w:instrText xml:space="preserve"> PAGEREF _Toc410738545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62510BBD"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6" w:history="1">
        <w:r w:rsidR="00170A67" w:rsidRPr="00645576">
          <w:rPr>
            <w:rStyle w:val="Hyperlink"/>
            <w:noProof/>
          </w:rPr>
          <w:t>Listing 2.13 Beispiel für Input.acceleration</w:t>
        </w:r>
        <w:r w:rsidR="00170A67">
          <w:rPr>
            <w:noProof/>
            <w:webHidden/>
          </w:rPr>
          <w:tab/>
        </w:r>
        <w:r w:rsidR="00170A67">
          <w:rPr>
            <w:noProof/>
            <w:webHidden/>
          </w:rPr>
          <w:fldChar w:fldCharType="begin"/>
        </w:r>
        <w:r w:rsidR="00170A67">
          <w:rPr>
            <w:noProof/>
            <w:webHidden/>
          </w:rPr>
          <w:instrText xml:space="preserve"> PAGEREF _Toc410738546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5A3C4D4A"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7" w:history="1">
        <w:r w:rsidR="00170A67" w:rsidRPr="00645576">
          <w:rPr>
            <w:rStyle w:val="Hyperlink"/>
            <w:noProof/>
          </w:rPr>
          <w:t>Listing 2.14 Instanzerzeugung über Code</w:t>
        </w:r>
        <w:r w:rsidR="00170A67">
          <w:rPr>
            <w:noProof/>
            <w:webHidden/>
          </w:rPr>
          <w:tab/>
        </w:r>
        <w:r w:rsidR="00170A67">
          <w:rPr>
            <w:noProof/>
            <w:webHidden/>
          </w:rPr>
          <w:fldChar w:fldCharType="begin"/>
        </w:r>
        <w:r w:rsidR="00170A67">
          <w:rPr>
            <w:noProof/>
            <w:webHidden/>
          </w:rPr>
          <w:instrText xml:space="preserve"> PAGEREF _Toc410738547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566E04D8"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8" w:history="1">
        <w:r w:rsidR="00170A67" w:rsidRPr="00645576">
          <w:rPr>
            <w:rStyle w:val="Hyperlink"/>
            <w:noProof/>
          </w:rPr>
          <w:t>Listing 2.15 Logging über adb logcat</w:t>
        </w:r>
        <w:r w:rsidR="00170A67">
          <w:rPr>
            <w:noProof/>
            <w:webHidden/>
          </w:rPr>
          <w:tab/>
        </w:r>
        <w:r w:rsidR="00170A67">
          <w:rPr>
            <w:noProof/>
            <w:webHidden/>
          </w:rPr>
          <w:fldChar w:fldCharType="begin"/>
        </w:r>
        <w:r w:rsidR="00170A67">
          <w:rPr>
            <w:noProof/>
            <w:webHidden/>
          </w:rPr>
          <w:instrText xml:space="preserve"> PAGEREF _Toc410738548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55BCC110"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9" w:history="1">
        <w:r w:rsidR="00170A67" w:rsidRPr="00645576">
          <w:rPr>
            <w:rStyle w:val="Hyperlink"/>
            <w:noProof/>
          </w:rPr>
          <w:t>Listing 4.1 Beispiel für den Zugriff auf den Magnetic Switch</w:t>
        </w:r>
        <w:r w:rsidR="00170A67">
          <w:rPr>
            <w:noProof/>
            <w:webHidden/>
          </w:rPr>
          <w:tab/>
        </w:r>
        <w:r w:rsidR="00170A67">
          <w:rPr>
            <w:noProof/>
            <w:webHidden/>
          </w:rPr>
          <w:fldChar w:fldCharType="begin"/>
        </w:r>
        <w:r w:rsidR="00170A67">
          <w:rPr>
            <w:noProof/>
            <w:webHidden/>
          </w:rPr>
          <w:instrText xml:space="preserve"> PAGEREF _Toc410738549 \h </w:instrText>
        </w:r>
        <w:r w:rsidR="00170A67">
          <w:rPr>
            <w:noProof/>
            <w:webHidden/>
          </w:rPr>
        </w:r>
        <w:r w:rsidR="00170A67">
          <w:rPr>
            <w:noProof/>
            <w:webHidden/>
          </w:rPr>
          <w:fldChar w:fldCharType="separate"/>
        </w:r>
        <w:r w:rsidR="00170A67">
          <w:rPr>
            <w:noProof/>
            <w:webHidden/>
          </w:rPr>
          <w:t>48</w:t>
        </w:r>
        <w:r w:rsidR="00170A67">
          <w:rPr>
            <w:noProof/>
            <w:webHidden/>
          </w:rPr>
          <w:fldChar w:fldCharType="end"/>
        </w:r>
      </w:hyperlink>
    </w:p>
    <w:p w14:paraId="4547608C"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0" w:history="1">
        <w:r w:rsidR="00170A67" w:rsidRPr="00645576">
          <w:rPr>
            <w:rStyle w:val="Hyperlink"/>
            <w:noProof/>
          </w:rPr>
          <w:t>Listing 4.2 Aktiviert die Übertragung der Sensorwerte</w:t>
        </w:r>
        <w:r w:rsidR="00170A67">
          <w:rPr>
            <w:noProof/>
            <w:webHidden/>
          </w:rPr>
          <w:tab/>
        </w:r>
        <w:r w:rsidR="00170A67">
          <w:rPr>
            <w:noProof/>
            <w:webHidden/>
          </w:rPr>
          <w:fldChar w:fldCharType="begin"/>
        </w:r>
        <w:r w:rsidR="00170A67">
          <w:rPr>
            <w:noProof/>
            <w:webHidden/>
          </w:rPr>
          <w:instrText xml:space="preserve"> PAGEREF _Toc410738550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E4FBD9D" w14:textId="77777777" w:rsidR="00170A67" w:rsidRDefault="009F6E68">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1" w:history="1">
        <w:r w:rsidR="00170A67" w:rsidRPr="00645576">
          <w:rPr>
            <w:rStyle w:val="Hyperlink"/>
            <w:noProof/>
          </w:rPr>
          <w:t>Listing 4.3 Auszug aus dem Zugriff auf Sensorwerte [@Sph2]</w:t>
        </w:r>
        <w:r w:rsidR="00170A67">
          <w:rPr>
            <w:noProof/>
            <w:webHidden/>
          </w:rPr>
          <w:tab/>
        </w:r>
        <w:r w:rsidR="00170A67">
          <w:rPr>
            <w:noProof/>
            <w:webHidden/>
          </w:rPr>
          <w:fldChar w:fldCharType="begin"/>
        </w:r>
        <w:r w:rsidR="00170A67">
          <w:rPr>
            <w:noProof/>
            <w:webHidden/>
          </w:rPr>
          <w:instrText xml:space="preserve"> PAGEREF _Toc410738551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47" w:name="_Toc224637404"/>
      <w:bookmarkStart w:id="48" w:name="_Toc224707535"/>
      <w:bookmarkStart w:id="49" w:name="_Toc224810291"/>
      <w:bookmarkStart w:id="50" w:name="_Toc225071776"/>
      <w:commentRangeStart w:id="51"/>
      <w:r w:rsidRPr="00211A66">
        <w:rPr>
          <w:rFonts w:ascii="Helvetica" w:hAnsi="Helvetica"/>
        </w:rPr>
        <w:lastRenderedPageBreak/>
        <w:t>Abkürzungsverzeichnis</w:t>
      </w:r>
      <w:bookmarkEnd w:id="47"/>
      <w:bookmarkEnd w:id="48"/>
      <w:bookmarkEnd w:id="49"/>
      <w:bookmarkEnd w:id="50"/>
      <w:commentRangeEnd w:id="51"/>
      <w:r w:rsidR="008E1A8B">
        <w:rPr>
          <w:rStyle w:val="Kommentarzeichen"/>
          <w:rFonts w:ascii="Adobe Garamond Pro" w:hAnsi="Adobe Garamond Pro"/>
          <w:b w:val="0"/>
        </w:rPr>
        <w:commentReference w:id="5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PlainTab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w:t>
            </w:r>
            <w:r>
              <w:t>e</w:t>
            </w:r>
            <w:r>
              <w:t>rung von Computerspielen,</w:t>
            </w:r>
            <w:r w:rsidR="00C46D19">
              <w:t xml:space="preserve"> in diesem Fall alle Eingabegeräte, die eine Bewegung</w:t>
            </w:r>
            <w:r w:rsidR="00C46D19">
              <w:t>s</w:t>
            </w:r>
            <w:r w:rsidR="00C46D19">
              <w:t>steuerung in einer Virtual Reality ermögl</w:t>
            </w:r>
            <w:r w:rsidR="00C46D19">
              <w:t>i</w:t>
            </w:r>
            <w:r w:rsidR="00C46D19">
              <w:t>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w:t>
            </w:r>
            <w:r>
              <w:t>e</w:t>
            </w:r>
            <w:r>
              <w:t>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w:t>
            </w:r>
            <w:r>
              <w:t>m</w:t>
            </w:r>
            <w:r>
              <w:t>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w:t>
            </w:r>
            <w:r>
              <w:t>a</w:t>
            </w:r>
            <w:r>
              <w:t>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w:t>
            </w:r>
            <w:r>
              <w:t>h</w:t>
            </w:r>
            <w:r>
              <w:t>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w:t>
            </w:r>
            <w:r>
              <w:t>e</w:t>
            </w:r>
            <w:r>
              <w:t>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w:t>
            </w:r>
            <w:r>
              <w:t>i</w:t>
            </w:r>
            <w:r>
              <w:t>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w:t>
            </w:r>
            <w:r>
              <w:t>r</w:t>
            </w:r>
            <w:r>
              <w:lastRenderedPageBreak/>
              <w:t>face/grafische Benutzeroberfl</w:t>
            </w:r>
            <w:r>
              <w:t>ä</w:t>
            </w:r>
            <w:r>
              <w:t>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lastRenderedPageBreak/>
              <w:t>Die Oberfläche, die dem Nutzer Echtzeiti</w:t>
            </w:r>
            <w:r>
              <w:t>n</w:t>
            </w:r>
            <w:r>
              <w:lastRenderedPageBreak/>
              <w:t>formationen gibt, wird auch für Menüs g</w:t>
            </w:r>
            <w:r>
              <w:t>e</w:t>
            </w:r>
            <w:r>
              <w:t>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lastRenderedPageBreak/>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w:t>
            </w:r>
            <w:proofErr w:type="spellStart"/>
            <w:r w:rsidRPr="003A1762">
              <w:t>Mounted</w:t>
            </w:r>
            <w:proofErr w:type="spellEnd"/>
            <w:r w:rsidRPr="003A1762">
              <w:t xml:space="preserve">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w:t>
            </w:r>
            <w:r>
              <w:t>e</w:t>
            </w:r>
            <w:r>
              <w:t>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7091AFC1" w:rsidR="007E01FB" w:rsidRPr="007E01FB" w:rsidRDefault="007E01FB" w:rsidP="007E01FB">
      <w:r>
        <w:t xml:space="preserve">Meiner Oma für Geduld und die </w:t>
      </w:r>
      <w:ins w:id="52" w:author="Autor">
        <w:r w:rsidR="00195FE4">
          <w:t xml:space="preserve">investierte Zeit </w:t>
        </w:r>
      </w:ins>
      <w:del w:id="53" w:author="Autor">
        <w:r w:rsidDel="00195FE4">
          <w:delText xml:space="preserve">Zeit </w:delText>
        </w:r>
        <w:r w:rsidDel="00670D40">
          <w:delText xml:space="preserve">die </w:delText>
        </w:r>
        <w:r w:rsidDel="00195FE4">
          <w:delText xml:space="preserve">sich </w:delText>
        </w:r>
        <w:r w:rsidDel="00670D40">
          <w:delText xml:space="preserve">sich </w:delText>
        </w:r>
        <w:r w:rsidDel="00195FE4">
          <w:delText>nimmt</w:delText>
        </w:r>
      </w:del>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54" w:name="_Toc224637405"/>
    <w:bookmarkStart w:id="55" w:name="_Toc224707536"/>
    <w:bookmarkStart w:id="56" w:name="_Toc224810293"/>
    <w:bookmarkStart w:id="57" w:name="_Toc225071778"/>
    <w:bookmarkStart w:id="58" w:name="_Toc410738427"/>
    <w:commentRangeStart w:id="59"/>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54"/>
      <w:bookmarkEnd w:id="55"/>
      <w:bookmarkEnd w:id="56"/>
      <w:bookmarkEnd w:id="57"/>
      <w:commentRangeEnd w:id="59"/>
      <w:r w:rsidR="00D8008E">
        <w:rPr>
          <w:rStyle w:val="Kommentarzeichen"/>
          <w:rFonts w:ascii="Adobe Garamond Pro" w:hAnsi="Adobe Garamond Pro" w:cs="Times New Roman"/>
          <w:b w:val="0"/>
          <w:bCs w:val="0"/>
          <w:kern w:val="0"/>
        </w:rPr>
        <w:commentReference w:id="59"/>
      </w:r>
      <w:bookmarkEnd w:id="58"/>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Die Entwicklung von Anwendungen für mobile Endgeräte, die dem Nutzer die Möglic</w:t>
      </w:r>
      <w:r>
        <w:t>h</w:t>
      </w:r>
      <w:r>
        <w:t xml:space="preserve">keit bieten in einer virtuellen Realität (VR) einzutauchen, ist mit aktuellen Smartphones und Entwicklungsumgebungen möglich. </w:t>
      </w:r>
      <w:r w:rsidR="007468BE">
        <w:t>Herausforderungen, die bei der Weiterentwic</w:t>
      </w:r>
      <w:r w:rsidR="007468BE">
        <w:t>k</w:t>
      </w:r>
      <w:r w:rsidR="007468BE">
        <w:t xml:space="preserve">lung und der Erzeugung </w:t>
      </w:r>
      <w:proofErr w:type="spellStart"/>
      <w:r w:rsidR="007468BE">
        <w:t>immersiver</w:t>
      </w:r>
      <w:proofErr w:type="spellEnd"/>
      <w:r w:rsidR="007468BE">
        <w:t xml:space="preserve"> Nutzererfahrungen entstehen, liegen in der Interaktion mit Elementen in der VR sowie die Umsetzung von intuitiven Möglichkeiten der Fortb</w:t>
      </w:r>
      <w:r w:rsidR="007468BE">
        <w:t>e</w:t>
      </w:r>
      <w:r w:rsidR="007468BE">
        <w:t xml:space="preserv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60" w:name="_Toc410738428"/>
      <w:r w:rsidRPr="00BD7578">
        <w:t>Einführung in die Thematik</w:t>
      </w:r>
      <w:bookmarkEnd w:id="60"/>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w:t>
      </w:r>
      <w:r>
        <w:t>u</w:t>
      </w:r>
      <w:r>
        <w:t>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Mit der Entwicklung immer leistungsfähigerer Smartphones ist es nun möglich eine VR zu erzeugen und diese auf dem mobilen Gerät darzustellen. Mithilfe von entsprechenden G</w:t>
      </w:r>
      <w:r>
        <w:t>e</w:t>
      </w:r>
      <w:r>
        <w:t xml:space="preserve">häusen, die das Smartphone halten und </w:t>
      </w:r>
      <w:r w:rsidR="004C2C8F">
        <w:t>weitestgehend</w:t>
      </w:r>
      <w:r>
        <w:t xml:space="preserve"> Einflüsse von der Realität ausble</w:t>
      </w:r>
      <w:r>
        <w:t>n</w:t>
      </w:r>
      <w:r>
        <w:t xml:space="preserve">den, ist es möglich ein </w:t>
      </w:r>
      <w:proofErr w:type="spellStart"/>
      <w:r>
        <w:t>immersives</w:t>
      </w:r>
      <w:proofErr w:type="spellEnd"/>
      <w:r>
        <w:t xml:space="preserve"> Gefühl zu erzeugen.</w:t>
      </w:r>
      <w:r w:rsidR="004C2C8F">
        <w:t xml:space="preserve"> </w:t>
      </w:r>
    </w:p>
    <w:p w14:paraId="4E57ABE6" w14:textId="133291EE" w:rsidR="004C2C8F" w:rsidRDefault="00064B10" w:rsidP="006C3662">
      <w:r>
        <w:t>Im Gegensatz zu Head-</w:t>
      </w:r>
      <w:proofErr w:type="spellStart"/>
      <w:r>
        <w:t>Mounted</w:t>
      </w:r>
      <w:proofErr w:type="spellEnd"/>
      <w:r>
        <w:t xml:space="preserve"> Displays sind keine Bildschirme im Gehäuse integriert sondern, das Smartphone wird für die Darstellung genutzt. Des Weiteren wird auf die int</w:t>
      </w:r>
      <w:r>
        <w:t>e</w:t>
      </w:r>
      <w:r>
        <w:t>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w:t>
      </w:r>
      <w:r>
        <w:t>t</w:t>
      </w:r>
      <w:r>
        <w:t>bewegung. Lösungen dafür werden aktuell en</w:t>
      </w:r>
      <w:r w:rsidR="008203DB">
        <w:t>twickelt und getestet. Dabei gibt es verschi</w:t>
      </w:r>
      <w:r w:rsidR="008203DB">
        <w:t>e</w:t>
      </w:r>
      <w:r w:rsidR="008203DB">
        <w:t xml:space="preserv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61" w:name="_Toc410738429"/>
      <w:r w:rsidRPr="00BD7578">
        <w:lastRenderedPageBreak/>
        <w:t>Ziele der Arbeit</w:t>
      </w:r>
      <w:bookmarkEnd w:id="61"/>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w:t>
      </w:r>
      <w:r>
        <w:t>n</w:t>
      </w:r>
      <w:r>
        <w:t>troller muss bestimmte Kriterien erfüllen, damit eine Nutzung ermöglich ist. Der Contro</w:t>
      </w:r>
      <w:r>
        <w:t>l</w:t>
      </w:r>
      <w:r>
        <w:t>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Dieses soll die Ei</w:t>
      </w:r>
      <w:r>
        <w:t>n</w:t>
      </w:r>
      <w:r>
        <w:t xml:space="preserve">gaben des Controllers entgegennehmen und in die VR übersetzen. </w:t>
      </w:r>
      <w:r w:rsidR="00293228">
        <w:t>Dabei sollen die Herau</w:t>
      </w:r>
      <w:r w:rsidR="00293228">
        <w:t>s</w:t>
      </w:r>
      <w:r w:rsidR="00293228">
        <w:t>forderungen bei der Verbindungsherstellung hervorgehoben und benötigte Software vorg</w:t>
      </w:r>
      <w:r w:rsidR="00293228">
        <w:t>e</w:t>
      </w:r>
      <w:r w:rsidR="00293228">
        <w:t>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62" w:name="_Toc410738430"/>
      <w:bookmarkStart w:id="63" w:name="_Toc224707539"/>
      <w:bookmarkStart w:id="64" w:name="_Toc224810296"/>
      <w:bookmarkStart w:id="65" w:name="_Toc225071781"/>
      <w:commentRangeStart w:id="66"/>
      <w:r w:rsidRPr="00BD7578">
        <w:t>Vorstellung des Unternehmens</w:t>
      </w:r>
      <w:commentRangeEnd w:id="66"/>
      <w:r w:rsidR="00DF420A">
        <w:rPr>
          <w:rStyle w:val="Kommentarzeichen"/>
          <w:rFonts w:ascii="Adobe Garamond Pro" w:hAnsi="Adobe Garamond Pro" w:cs="Times New Roman"/>
          <w:b w:val="0"/>
          <w:bCs w:val="0"/>
          <w:iCs w:val="0"/>
        </w:rPr>
        <w:commentReference w:id="66"/>
      </w:r>
      <w:bookmarkEnd w:id="6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Neben dem Hauptsitz existieren noch zwei Standorte in Hamburg und Berlin. Der Standort Berlin ist die Effekt-Etage und realisiert 3D-, Installations- und Film-Projekte und ist mehr im Bereich der visuellen Medien anzusiedeln. Der Schwerpunkt in Osnabrück und Ha</w:t>
      </w:r>
      <w:r>
        <w:t>m</w:t>
      </w:r>
      <w:r>
        <w:t>burg ist die Erstellung komplexer Kommunikationsmodelle im Gebiet der Digitalen Med</w:t>
      </w:r>
      <w:r>
        <w:t>i</w:t>
      </w:r>
      <w:r>
        <w:t xml:space="preserve">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w:t>
      </w:r>
      <w:proofErr w:type="spellStart"/>
      <w:r w:rsidR="00993366">
        <w:t>Applications</w:t>
      </w:r>
      <w:proofErr w:type="spellEnd"/>
      <w:r w:rsidR="00993366">
        <w:t xml:space="preserve">, </w:t>
      </w:r>
      <w:proofErr w:type="spellStart"/>
      <w:r w:rsidR="00993366">
        <w:t>Augmented</w:t>
      </w:r>
      <w:proofErr w:type="spellEnd"/>
      <w:r w:rsidR="00993366">
        <w:t xml:space="preserve">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67" w:name="_Toc410738431"/>
      <w:r w:rsidRPr="00BD7578">
        <w:lastRenderedPageBreak/>
        <w:t xml:space="preserve">Aufbau des </w:t>
      </w:r>
      <w:bookmarkEnd w:id="63"/>
      <w:r w:rsidRPr="00BD7578">
        <w:t>Berichtes</w:t>
      </w:r>
      <w:bookmarkEnd w:id="64"/>
      <w:bookmarkEnd w:id="65"/>
      <w:bookmarkEnd w:id="67"/>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w:t>
      </w:r>
      <w:r>
        <w:t>e</w:t>
      </w:r>
      <w:r>
        <w:t>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Der letzte Teil fasst alle Ergebnisse zusammen und gibt einen Ausblick auf mögliche z</w:t>
      </w:r>
      <w:r>
        <w:t>u</w:t>
      </w:r>
      <w:r>
        <w:t xml:space="preserve">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68" w:name="_Toc224810297"/>
    <w:bookmarkStart w:id="69" w:name="_Toc225071782"/>
    <w:bookmarkStart w:id="70" w:name="_Toc410738432"/>
    <w:bookmarkStart w:id="71" w:name="_Toc224637410"/>
    <w:bookmarkStart w:id="72"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68"/>
      <w:bookmarkEnd w:id="69"/>
      <w:r w:rsidR="00A86FEA" w:rsidRPr="00DE2F10">
        <w:t>Grundlagen</w:t>
      </w:r>
      <w:r w:rsidR="00742309">
        <w:t xml:space="preserve"> </w:t>
      </w:r>
      <w:r w:rsidR="00034B1E">
        <w:t>/</w:t>
      </w:r>
      <w:r w:rsidR="00742309">
        <w:t xml:space="preserve"> </w:t>
      </w:r>
      <w:r w:rsidR="00034B1E">
        <w:t>Stand der Technik</w:t>
      </w:r>
      <w:bookmarkEnd w:id="70"/>
    </w:p>
    <w:p w14:paraId="4D56E5FA" w14:textId="77777777" w:rsidR="00565AC2" w:rsidRDefault="00565AC2" w:rsidP="00565AC2"/>
    <w:p w14:paraId="51DCE2C7" w14:textId="77777777" w:rsidR="00643B3C" w:rsidRPr="00565AC2" w:rsidRDefault="00643B3C" w:rsidP="00565AC2"/>
    <w:bookmarkEnd w:id="71"/>
    <w:bookmarkEnd w:id="72"/>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73" w:name="_Toc410738433"/>
      <w:r>
        <w:t>Virtual Reality</w:t>
      </w:r>
      <w:bookmarkEnd w:id="73"/>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w:t>
      </w:r>
      <w:r w:rsidR="00150F12">
        <w:t>r</w:t>
      </w:r>
      <w:r w:rsidR="00150F12">
        <w:t xml:space="preserve">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ko</w:t>
      </w:r>
      <w:r w:rsidR="003F7E7B">
        <w:t>n</w:t>
      </w:r>
      <w:r w:rsidR="003F7E7B">
        <w:t xml:space="preserve">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74" w:name="_Toc410738434"/>
      <w:r>
        <w:t>Wahrnehmung von Bewegung</w:t>
      </w:r>
      <w:bookmarkEnd w:id="74"/>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w:t>
      </w:r>
      <w:r>
        <w:t>m</w:t>
      </w:r>
      <w:r>
        <w:t>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w:t>
      </w:r>
      <w:r w:rsidR="00817DC9">
        <w:t>a</w:t>
      </w:r>
      <w:r w:rsidR="00817DC9">
        <w:t>len</w:t>
      </w:r>
      <w:proofErr w:type="spellEnd"/>
      <w:r w:rsidR="00817DC9">
        <w:t xml:space="preserve"> Verschiebung werden Bewegungen mit einer bestimmten Geschwindigkeit in eine b</w:t>
      </w:r>
      <w:r w:rsidR="00817DC9">
        <w:t>e</w:t>
      </w:r>
      <w:r w:rsidR="00817DC9">
        <w:t>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66FB1ACB" w:rsidR="003F31F9" w:rsidRDefault="00B53C84" w:rsidP="001C46D3">
      <w:r>
        <w:t>Durch die selbständige Steuerung eines Nutzers</w:t>
      </w:r>
      <w:ins w:id="75" w:author="Autor">
        <w:r w:rsidR="00C2413E">
          <w:t>,</w:t>
        </w:r>
      </w:ins>
      <w:r>
        <w:t xml:space="preserve"> idealerweise durch Eigenbewegung</w:t>
      </w:r>
      <w:ins w:id="76" w:author="Autor">
        <w:r w:rsidR="00C2413E">
          <w:t>,</w:t>
        </w:r>
      </w:ins>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77" w:name="_Toc410738435"/>
      <w:r>
        <w:t>Ausgabegeräte</w:t>
      </w:r>
      <w:bookmarkEnd w:id="77"/>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w:t>
      </w:r>
      <w:r>
        <w:t>e</w:t>
      </w:r>
      <w:r>
        <w:t>geräten erfolgen. In diesem Fall werden nur kabellose näher betrachtet. Die visuelle Au</w:t>
      </w:r>
      <w:r>
        <w:t>s</w:t>
      </w:r>
      <w:r>
        <w:t>gabe erfolgt über ein Displaysystem welches ein Monitor sein kann oder mehrere zu</w:t>
      </w:r>
      <w:r w:rsidR="009465C3">
        <w:t>sa</w:t>
      </w:r>
      <w:r w:rsidR="009465C3">
        <w:t>m</w:t>
      </w:r>
      <w:r w:rsidR="009465C3">
        <w:t>mengesetzten Monitore.</w:t>
      </w:r>
      <w:r>
        <w:t xml:space="preserve"> Das hier gewählte Ausgabegerät ist eine Art eines Head-</w:t>
      </w:r>
      <w:proofErr w:type="spellStart"/>
      <w:r>
        <w:t>Mounted</w:t>
      </w:r>
      <w:proofErr w:type="spellEnd"/>
      <w:r>
        <w:t xml:space="preserve">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g</w:t>
      </w:r>
      <w:r>
        <w:t>e</w:t>
      </w:r>
      <w:r>
        <w:t xml:space="preserve">ben. </w:t>
      </w:r>
      <w:r w:rsidR="00B6001F">
        <w:t>Dabei ist darauf zu achten das eine korrekte Berechnung der Stereobildpaare stattfi</w:t>
      </w:r>
      <w:r w:rsidR="00B6001F">
        <w:t>n</w:t>
      </w:r>
      <w:r w:rsidR="00B6001F">
        <w:t>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9F6E68" w:rsidRPr="006434DC" w:rsidRDefault="009F6E68" w:rsidP="00F46ED1">
                            <w:pPr>
                              <w:pStyle w:val="Beschriftung"/>
                              <w:jc w:val="left"/>
                              <w:rPr>
                                <w:noProof/>
                                <w:sz w:val="24"/>
                                <w:szCs w:val="24"/>
                              </w:rPr>
                            </w:pPr>
                            <w:bookmarkStart w:id="78"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w:t>
                            </w:r>
                            <w:r w:rsidRPr="00043754">
                              <w:t>i</w:t>
                            </w:r>
                            <w:r w:rsidRPr="00043754">
                              <w:t>le eines HMDs [Dör13]</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9F6E68" w:rsidRPr="006434DC" w:rsidRDefault="009F6E68" w:rsidP="00F46ED1">
                      <w:pPr>
                        <w:pStyle w:val="Beschriftung"/>
                        <w:jc w:val="left"/>
                        <w:rPr>
                          <w:noProof/>
                          <w:sz w:val="24"/>
                          <w:szCs w:val="24"/>
                        </w:rPr>
                      </w:pPr>
                      <w:bookmarkStart w:id="79"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w:t>
                      </w:r>
                      <w:r w:rsidRPr="00043754">
                        <w:t>i</w:t>
                      </w:r>
                      <w:r w:rsidRPr="00043754">
                        <w:t>le eines HMDs [Dör13]</w:t>
                      </w:r>
                      <w:bookmarkEnd w:id="79"/>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80" w:name="_Toc410738436"/>
      <w:r>
        <w:t>Eingabegeräte</w:t>
      </w:r>
      <w:bookmarkEnd w:id="80"/>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w:t>
      </w:r>
      <w:r>
        <w:t>e</w:t>
      </w:r>
      <w:r>
        <w:t>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gabegerät. Dabei werden Position und Orienti</w:t>
      </w:r>
      <w:r w:rsidR="000E0734">
        <w:t>e</w:t>
      </w:r>
      <w:r w:rsidR="000E0734">
        <w:t xml:space="preserv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t>der verfolgten Körper für die kontinuierliche Interaktion zu bestimmen bzw. zu schätzen. Dadurch wird die Interaktion mit der virtuellen Welt möglich. Die D</w:t>
      </w:r>
      <w:r>
        <w:t>a</w:t>
      </w:r>
      <w:r>
        <w:t>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Die Grundlagen für solche Eingabegeräte lassen sich nach [Dör13] in zehn Kriterien unte</w:t>
      </w:r>
      <w:r>
        <w:t>r</w:t>
      </w:r>
      <w:r>
        <w:t xml:space="preserve">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w:t>
      </w:r>
      <w:r w:rsidR="00EE5C98">
        <w:t>i</w:t>
      </w:r>
      <w:r w:rsidR="00EE5C98">
        <w:t>schen Systems. Dabei kann die Bewegung eines starren Objektes in eine Verschiebung im Raum (Translation) und eine Drehung (Rotation) resultieren. Entsprechend der drei Koo</w:t>
      </w:r>
      <w:r w:rsidR="00EE5C98">
        <w:t>r</w:t>
      </w:r>
      <w:r w:rsidR="00EE5C98">
        <w:t>dinaten als Position und der drei Winkel zur Beschreibung der Orientierung hat e</w:t>
      </w:r>
      <w:r w:rsidR="00030F06">
        <w:t xml:space="preserve">in starrer Körper 6 DOF. Es ist wünschenswert diese Anzahl der DOF mit einem Eingabegerät zu erreichen, um ein möglichst </w:t>
      </w:r>
      <w:proofErr w:type="spellStart"/>
      <w:r w:rsidR="00030F06">
        <w:t>immersives</w:t>
      </w:r>
      <w:proofErr w:type="spellEnd"/>
      <w:r w:rsidR="00030F06">
        <w:t xml:space="preserve">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EE8A297" w:rsidR="00FE4B5A" w:rsidRDefault="00566D61" w:rsidP="00FE4B5A">
      <w:pPr>
        <w:pStyle w:val="Textkrper"/>
      </w:pPr>
      <w:r>
        <w:t>Die Wiederholrate beschreibt das Auflösungsvermögen eines Eingabegeräts</w:t>
      </w:r>
      <w:r w:rsidR="00FC1C35">
        <w:t xml:space="preserve"> im</w:t>
      </w:r>
      <w:ins w:id="81" w:author="Autor">
        <w:r w:rsidR="000B0E09">
          <w:t>?</w:t>
        </w:r>
      </w:ins>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w:t>
      </w:r>
      <w:r>
        <w:t>o</w:t>
      </w:r>
      <w:r>
        <w:t>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9F6E68" w:rsidRPr="00EE7C21" w:rsidRDefault="009F6E68" w:rsidP="00412887">
                            <w:pPr>
                              <w:pStyle w:val="Beschriftung"/>
                              <w:jc w:val="left"/>
                              <w:rPr>
                                <w:noProof/>
                                <w:sz w:val="24"/>
                                <w:szCs w:val="24"/>
                              </w:rPr>
                            </w:pPr>
                            <w:bookmarkStart w:id="82"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9F6E68" w:rsidRPr="00EE7C21" w:rsidRDefault="009F6E68" w:rsidP="00412887">
                      <w:pPr>
                        <w:pStyle w:val="Beschriftung"/>
                        <w:jc w:val="left"/>
                        <w:rPr>
                          <w:noProof/>
                          <w:sz w:val="24"/>
                          <w:szCs w:val="24"/>
                        </w:rPr>
                      </w:pPr>
                      <w:bookmarkStart w:id="83"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83"/>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w:t>
      </w:r>
      <w:r>
        <w:t>t</w:t>
      </w:r>
      <w:r>
        <w:t>zen spielen unterschiedliche Temperaturen oder Luftdrücke eine Rolle. Elektromagnet</w:t>
      </w:r>
      <w:r>
        <w:t>i</w:t>
      </w:r>
      <w:r>
        <w:t>sche Verfahren werden von magnetischen Stoffen oder elektromagnetischen Feldern g</w:t>
      </w:r>
      <w:r>
        <w:t>e</w:t>
      </w:r>
      <w:r>
        <w:t>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 xml:space="preserve">Die Kalibrierung behandelt den Abgleich von Messwerten. Hier werden Einstellungen vorgenommen, um verfolgte reale Bewegungen </w:t>
      </w:r>
      <w:proofErr w:type="gramStart"/>
      <w:r>
        <w:t>den</w:t>
      </w:r>
      <w:proofErr w:type="gramEnd"/>
      <w:r>
        <w:t xml:space="preserve">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7D03D012" w:rsidR="004A1CDC" w:rsidRDefault="00477A71" w:rsidP="00943EB4">
      <w:pPr>
        <w:pStyle w:val="Textkrper"/>
      </w:pPr>
      <w:r>
        <w:t>Usability kann vor allem durch die Freiheiten, die das Eingabegerät den Nutzer gibt, b</w:t>
      </w:r>
      <w:r>
        <w:t>e</w:t>
      </w:r>
      <w:r>
        <w:t>schrieben werden. So sind zum einen Einschränkungen durch das Tragen von bestimmten Sensoren oder das Halten eines Contro</w:t>
      </w:r>
      <w:r w:rsidR="00CF4E50">
        <w:t>llers gegeben. Des Weiteren sind über Funk verbu</w:t>
      </w:r>
      <w:r w:rsidR="00CF4E50">
        <w:t>n</w:t>
      </w:r>
      <w:r w:rsidR="00CF4E50">
        <w:t>dene Eingabegeräte benutzerfreundlicher als über Kabel verbundene. Bei optischen Ve</w:t>
      </w:r>
      <w:r w:rsidR="00CF4E50">
        <w:t>r</w:t>
      </w:r>
      <w:r w:rsidR="00CF4E50">
        <w:t>fahren, die den Nutzer über Kameras verfolgen</w:t>
      </w:r>
      <w:ins w:id="84" w:author="Autor">
        <w:r w:rsidR="00F64CC6">
          <w:t>,</w:t>
        </w:r>
      </w:ins>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85" w:name="_Toc410738437"/>
      <w:r>
        <w:t>Bewegungskontrolle</w:t>
      </w:r>
      <w:r w:rsidR="00C23E4D">
        <w:t xml:space="preserve"> mit Eingabegeräten</w:t>
      </w:r>
      <w:bookmarkEnd w:id="85"/>
    </w:p>
    <w:p w14:paraId="25A93F74" w14:textId="77777777" w:rsidR="0073627D" w:rsidRPr="0073627D" w:rsidRDefault="0073627D" w:rsidP="0073627D"/>
    <w:p w14:paraId="7427B54F" w14:textId="16524D62"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w:t>
      </w:r>
      <w:del w:id="86" w:author="Autor">
        <w:r w:rsidR="00A6286E" w:rsidDel="00F64CC6">
          <w:delText>r</w:delText>
        </w:r>
      </w:del>
      <w:r w:rsidR="00A6286E">
        <w:t xml:space="preserve">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Diese Feststellung findet anhand von Tiefen- und Far</w:t>
      </w:r>
      <w:r>
        <w:t>b</w:t>
      </w:r>
      <w:r>
        <w:t xml:space="preserve">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w:t>
      </w:r>
      <w:r>
        <w:t>r</w:t>
      </w:r>
      <w:r>
        <w:t>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w:t>
      </w:r>
      <w:r w:rsidR="00AA0AB4">
        <w:t>,</w:t>
      </w:r>
      <w:r w:rsidR="007D5ABA">
        <w:t xml:space="preserve"> sondern nur die Hände des Nutzers</w:t>
      </w:r>
      <w:r w:rsidR="00D94E83">
        <w:t xml:space="preserve"> [@</w:t>
      </w:r>
      <w:proofErr w:type="spellStart"/>
      <w:r w:rsidR="00D94E83">
        <w:t>Leap</w:t>
      </w:r>
      <w:proofErr w:type="spellEnd"/>
      <w:r w:rsidR="00D94E83">
        <w:t>]</w:t>
      </w:r>
      <w:r w:rsidR="00173E70">
        <w:t>.</w:t>
      </w:r>
      <w:r w:rsidR="00D95D22">
        <w:t xml:space="preserve"> Eine noch in der Entwic</w:t>
      </w:r>
      <w:r w:rsidR="00D95D22">
        <w:t>k</w:t>
      </w:r>
      <w:r w:rsidR="00D95D22">
        <w:t xml:space="preserve">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87" w:name="_Toc410738509"/>
      <w:r>
        <w:t xml:space="preserve">Abb. </w:t>
      </w:r>
      <w:fldSimple w:instr=" STYLEREF 1 \s ">
        <w:r w:rsidR="00170A67">
          <w:rPr>
            <w:noProof/>
          </w:rPr>
          <w:t>2</w:t>
        </w:r>
      </w:fldSimple>
      <w:r w:rsidR="00BD0E5B">
        <w:t>.</w:t>
      </w:r>
      <w:fldSimple w:instr=" SEQ Abb. \* ARABIC \s 1 ">
        <w:r w:rsidR="00170A67">
          <w:rPr>
            <w:noProof/>
          </w:rPr>
          <w:t>3</w:t>
        </w:r>
      </w:fldSimple>
      <w:r w:rsidR="00486D1F">
        <w:t xml:space="preserve"> Ansicht von </w:t>
      </w:r>
      <w:r w:rsidR="006D31B6">
        <w:t xml:space="preserve">der aktuellen </w:t>
      </w:r>
      <w:r w:rsidR="00486D1F">
        <w:t>Kinect</w:t>
      </w:r>
      <w:r w:rsidR="0099074A">
        <w:t xml:space="preserve"> [</w:t>
      </w:r>
      <w:proofErr w:type="spellStart"/>
      <w:r w:rsidR="0099074A">
        <w:t>Com</w:t>
      </w:r>
      <w:proofErr w:type="spellEnd"/>
      <w:r w:rsidR="0099074A">
        <w:t>]</w:t>
      </w:r>
      <w:r w:rsidR="00486D1F">
        <w:t xml:space="preserve"> und </w:t>
      </w:r>
      <w:proofErr w:type="spellStart"/>
      <w:r>
        <w:t>Leap</w:t>
      </w:r>
      <w:proofErr w:type="spellEnd"/>
      <w:r>
        <w:t xml:space="preserve"> Motion</w:t>
      </w:r>
      <w:bookmarkEnd w:id="8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w:t>
      </w:r>
      <w:proofErr w:type="spellStart"/>
      <w:r>
        <w:t>omnidirektionale</w:t>
      </w:r>
      <w:proofErr w:type="spellEnd"/>
      <w:r>
        <w:t xml:space="preserve"> Bewegung, d.h. eine Bewegung in alle Richtungen ermöglichen. Solche </w:t>
      </w:r>
      <w:proofErr w:type="spellStart"/>
      <w:r>
        <w:t>omnidirektionalen</w:t>
      </w:r>
      <w:proofErr w:type="spellEnd"/>
      <w:r>
        <w:t xml:space="preserve">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w:t>
      </w:r>
      <w:r w:rsidR="00F83D98">
        <w:t>h</w:t>
      </w:r>
      <w:r w:rsidR="00F83D98">
        <w:t>tung angeordnet sind. Über Tracking wird die Geschwindigkeit der Laufbänder so geste</w:t>
      </w:r>
      <w:r w:rsidR="00F83D98">
        <w:t>u</w:t>
      </w:r>
      <w:r w:rsidR="00F83D98">
        <w:t>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w:t>
      </w:r>
      <w:r w:rsidR="008A0CC9">
        <w:t>p</w:t>
      </w:r>
      <w:r w:rsidR="008A0CC9">
        <w:t>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9F6E68" w:rsidRPr="00D47D96" w:rsidRDefault="009F6E68" w:rsidP="00CD56DB">
                            <w:pPr>
                              <w:pStyle w:val="Beschriftung"/>
                              <w:rPr>
                                <w:noProof/>
                                <w:sz w:val="24"/>
                                <w:szCs w:val="24"/>
                              </w:rPr>
                            </w:pPr>
                            <w:bookmarkStart w:id="88" w:name="_Toc410738510"/>
                            <w:r>
                              <w:t xml:space="preserve">Abb. </w:t>
                            </w:r>
                            <w:fldSimple w:instr=" STYLEREF 1 \s ">
                              <w:r>
                                <w:rPr>
                                  <w:noProof/>
                                </w:rPr>
                                <w:t>2</w:t>
                              </w:r>
                            </w:fldSimple>
                            <w:r>
                              <w:t>.</w:t>
                            </w:r>
                            <w:fldSimple w:instr=" SEQ Abb. \* ARABIC \s 1 ">
                              <w:r>
                                <w:rPr>
                                  <w:noProof/>
                                </w:rPr>
                                <w:t>4</w:t>
                              </w:r>
                            </w:fldSimple>
                            <w:r>
                              <w:t xml:space="preserve"> ODT mit Halterung für den Nutzer [</w:t>
                            </w:r>
                            <w:proofErr w:type="spellStart"/>
                            <w:r>
                              <w:t>Com</w:t>
                            </w:r>
                            <w:proofErr w:type="spellEnd"/>
                            <w:r>
                              <w: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9F6E68" w:rsidRPr="00D47D96" w:rsidRDefault="009F6E68" w:rsidP="00CD56DB">
                      <w:pPr>
                        <w:pStyle w:val="Beschriftung"/>
                        <w:rPr>
                          <w:noProof/>
                          <w:sz w:val="24"/>
                          <w:szCs w:val="24"/>
                        </w:rPr>
                      </w:pPr>
                      <w:bookmarkStart w:id="89" w:name="_Toc410738510"/>
                      <w:r>
                        <w:t xml:space="preserve">Abb. </w:t>
                      </w:r>
                      <w:fldSimple w:instr=" STYLEREF 1 \s ">
                        <w:r>
                          <w:rPr>
                            <w:noProof/>
                          </w:rPr>
                          <w:t>2</w:t>
                        </w:r>
                      </w:fldSimple>
                      <w:r>
                        <w:t>.</w:t>
                      </w:r>
                      <w:fldSimple w:instr=" SEQ Abb. \* ARABIC \s 1 ">
                        <w:r>
                          <w:rPr>
                            <w:noProof/>
                          </w:rPr>
                          <w:t>4</w:t>
                        </w:r>
                      </w:fldSimple>
                      <w:r>
                        <w:t xml:space="preserve"> ODT mit Halterung für den Nutzer [</w:t>
                      </w:r>
                      <w:proofErr w:type="spellStart"/>
                      <w:r>
                        <w:t>Com</w:t>
                      </w:r>
                      <w:proofErr w:type="spellEnd"/>
                      <w:r>
                        <w:t>]</w:t>
                      </w:r>
                      <w:bookmarkEnd w:id="8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w:t>
      </w:r>
      <w:r w:rsidR="00AA0AB4">
        <w:t>e</w:t>
      </w:r>
      <w:r w:rsidR="00AA0AB4">
        <w:t>bracht</w:t>
      </w:r>
      <w:r w:rsidR="00F86321">
        <w:t>. Durch die so gesammelten Daten können Bewegungen in die VR übertragen we</w:t>
      </w:r>
      <w:r w:rsidR="00F86321">
        <w:t>r</w:t>
      </w:r>
      <w:r w:rsidR="00F86321">
        <w:t>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w:t>
      </w:r>
      <w:r w:rsidR="00BE02C1" w:rsidRPr="006B657E">
        <w:rPr>
          <w:rStyle w:val="Hervorhebung"/>
        </w:rPr>
        <w:t>i</w:t>
      </w:r>
      <w:r w:rsidR="00BE02C1" w:rsidRPr="006B657E">
        <w:rPr>
          <w:rStyle w:val="Hervorhebung"/>
        </w:rPr>
        <w:t>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w:t>
      </w:r>
      <w:r w:rsidR="00A07C40">
        <w:t>o</w:t>
      </w:r>
      <w:r w:rsidR="00A07C40">
        <w:t>ßen</w:t>
      </w:r>
      <w:r>
        <w:t xml:space="preserve"> Nachteil gegenüber. Dieser </w:t>
      </w:r>
      <w:r w:rsidR="00AA0AB4">
        <w:t xml:space="preserve">Nachteil </w:t>
      </w:r>
      <w:r>
        <w:t xml:space="preserve">besteht in der Empfindlichkeit des Systems in Bezug auf Temperatur- oder Luftdruckänderungen. Eine solche Änderung hat jedes Mal eine </w:t>
      </w:r>
      <w:proofErr w:type="spellStart"/>
      <w:r>
        <w:t>Neukalibrierung</w:t>
      </w:r>
      <w:proofErr w:type="spellEnd"/>
      <w:r>
        <w:t xml:space="preserve"> des Systems zur Folge.</w:t>
      </w:r>
    </w:p>
    <w:p w14:paraId="32D29E9B" w14:textId="77777777" w:rsidR="00244058" w:rsidRPr="00FC7607" w:rsidRDefault="00244058" w:rsidP="00FC7607"/>
    <w:p w14:paraId="5C85F647" w14:textId="0E44750B" w:rsidR="00FB6972" w:rsidRDefault="00437F9F" w:rsidP="0094748D">
      <w:pPr>
        <w:pStyle w:val="Hervorhebenfett"/>
      </w:pPr>
      <w:proofErr w:type="spellStart"/>
      <w:r>
        <w:t>Inertial</w:t>
      </w:r>
      <w:proofErr w:type="spellEnd"/>
      <w:r>
        <w:t xml:space="preserve"> Tracking</w:t>
      </w:r>
    </w:p>
    <w:p w14:paraId="08193FC9" w14:textId="77777777" w:rsidR="00244058" w:rsidRPr="00244058" w:rsidRDefault="00244058" w:rsidP="00244058"/>
    <w:p w14:paraId="7E0A2B5A" w14:textId="2B3B9874" w:rsidR="00B00AEF" w:rsidRDefault="00341637" w:rsidP="00FB6972">
      <w:r>
        <w:t xml:space="preserve">Das </w:t>
      </w:r>
      <w:proofErr w:type="spellStart"/>
      <w:r>
        <w:t>Inertial</w:t>
      </w:r>
      <w:proofErr w:type="spellEnd"/>
      <w:r>
        <w:t xml:space="preserve"> Tracking nutzt Sensoren, die die Beschleunigung messen. Diese werden auch Trägheits- oder Beschleunigungssensoren genannt. Diese können in lineare </w:t>
      </w:r>
      <w:proofErr w:type="spellStart"/>
      <w:r>
        <w:t>Inertialsens</w:t>
      </w:r>
      <w:r>
        <w:t>o</w:t>
      </w:r>
      <w:r>
        <w:t>ren</w:t>
      </w:r>
      <w:proofErr w:type="spellEnd"/>
      <w:r>
        <w:t xml:space="preserve">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w:t>
      </w:r>
      <w:r w:rsidR="0035501C">
        <w:t>o</w:t>
      </w:r>
      <w:r w:rsidR="0035501C">
        <w:t>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 xml:space="preserve">Dann kann auf Basis der Erdbeschleunigung die Neigung zu deren Richtung (d. h. der Senkrechten) gemessen werden. Da die Ausrichtung in der Horizontalen (y-Achse) senkrecht zur Gravitation liegt, kann diese mit linearen </w:t>
      </w:r>
      <w:proofErr w:type="spellStart"/>
      <w:r w:rsidR="00BB0CE1" w:rsidRPr="000A7EB5">
        <w:rPr>
          <w:rStyle w:val="Hervorhebung"/>
        </w:rPr>
        <w:t>Inertialsensoren</w:t>
      </w:r>
      <w:proofErr w:type="spellEnd"/>
      <w:r w:rsidR="00BB0CE1" w:rsidRPr="000A7EB5">
        <w:rPr>
          <w:rStyle w:val="Hervorhebung"/>
        </w:rPr>
        <w:t xml:space="preserve"> nicht erfasst werden. Es werden somit maximal Rotationen um die beiden in der horizontalen Eb</w:t>
      </w:r>
      <w:r w:rsidR="00BB0CE1" w:rsidRPr="000A7EB5">
        <w:rPr>
          <w:rStyle w:val="Hervorhebung"/>
        </w:rPr>
        <w:t>e</w:t>
      </w:r>
      <w:r w:rsidR="00BB0CE1" w:rsidRPr="000A7EB5">
        <w:rPr>
          <w:rStyle w:val="Hervorhebung"/>
        </w:rPr>
        <w:t>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Neben der Lageerfassung kann auch eine Positionsbestimmung stattfinden. Diese ist au</w:t>
      </w:r>
      <w:r>
        <w:rPr>
          <w:rStyle w:val="Hervorhebung"/>
          <w:i w:val="0"/>
        </w:rPr>
        <w:t>f</w:t>
      </w:r>
      <w:r>
        <w:rPr>
          <w:rStyle w:val="Hervorhebung"/>
          <w:i w:val="0"/>
        </w:rPr>
        <w:t>grund der geringen Genauigkeit bei der Umwandlung von analogen Messwerten zu digit</w:t>
      </w:r>
      <w:r>
        <w:rPr>
          <w:rStyle w:val="Hervorhebung"/>
          <w:i w:val="0"/>
        </w:rPr>
        <w:t>a</w:t>
      </w:r>
      <w:r>
        <w:rPr>
          <w:rStyle w:val="Hervorhebung"/>
          <w:i w:val="0"/>
        </w:rPr>
        <w:t xml:space="preserve">len Werten aber nicht optimal und kann zu Drifteffekten führen. </w:t>
      </w:r>
      <w:r w:rsidR="000E11B1">
        <w:rPr>
          <w:rStyle w:val="Hervorhebung"/>
          <w:i w:val="0"/>
        </w:rPr>
        <w:t>Dasselbe gilt für die Me</w:t>
      </w:r>
      <w:r w:rsidR="000E11B1">
        <w:rPr>
          <w:rStyle w:val="Hervorhebung"/>
          <w:i w:val="0"/>
        </w:rPr>
        <w:t>s</w:t>
      </w:r>
      <w:r w:rsidR="000E11B1">
        <w:rPr>
          <w:rStyle w:val="Hervorhebung"/>
          <w:i w:val="0"/>
        </w:rPr>
        <w:t>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69EA1D9A" w:rsidR="00C82DCC" w:rsidRDefault="006B0DD9" w:rsidP="00FB6972">
      <w:pPr>
        <w:rPr>
          <w:iCs/>
        </w:rPr>
      </w:pPr>
      <w:r>
        <w:rPr>
          <w:rStyle w:val="Hervorhebung"/>
          <w:i w:val="0"/>
        </w:rPr>
        <w:lastRenderedPageBreak/>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sidR="00417024">
        <w:rPr>
          <w:rStyle w:val="Hervorhebung"/>
          <w:i w:val="0"/>
        </w:rPr>
        <w:t xml:space="preserve"> aufzuführen. </w:t>
      </w:r>
      <w:proofErr w:type="spellStart"/>
      <w:r w:rsidR="00417024">
        <w:rPr>
          <w:rStyle w:val="Hervorhebung"/>
          <w:i w:val="0"/>
        </w:rPr>
        <w:t>Sphero</w:t>
      </w:r>
      <w:proofErr w:type="spellEnd"/>
      <w:r w:rsidR="00417024">
        <w:rPr>
          <w:rStyle w:val="Hervorhebung"/>
          <w:i w:val="0"/>
        </w:rPr>
        <w:t xml:space="preserve"> ist eine Kugel mit entsprechenden Sensoren, die mit einer Hand bedient werden kann und 3DRudder wird mit den Füßen bedient. Auf diese beiden Controller wird im weiteren Ve</w:t>
      </w:r>
      <w:r w:rsidR="00417024">
        <w:rPr>
          <w:rStyle w:val="Hervorhebung"/>
          <w:i w:val="0"/>
        </w:rPr>
        <w:t>r</w:t>
      </w:r>
      <w:r w:rsidR="00417024">
        <w:rPr>
          <w:rStyle w:val="Hervorhebung"/>
          <w:i w:val="0"/>
        </w:rPr>
        <w:t>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9F6E68" w:rsidRPr="00832890" w:rsidRDefault="009F6E68" w:rsidP="00417024">
                            <w:pPr>
                              <w:pStyle w:val="Beschriftung"/>
                              <w:rPr>
                                <w:iCs/>
                                <w:noProof/>
                                <w:sz w:val="24"/>
                                <w:szCs w:val="24"/>
                              </w:rPr>
                            </w:pPr>
                            <w:bookmarkStart w:id="90" w:name="_Toc410738511"/>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9F6E68" w:rsidRPr="00832890" w:rsidRDefault="009F6E68" w:rsidP="00417024">
                      <w:pPr>
                        <w:pStyle w:val="Beschriftung"/>
                        <w:rPr>
                          <w:iCs/>
                          <w:noProof/>
                          <w:sz w:val="24"/>
                          <w:szCs w:val="24"/>
                        </w:rPr>
                      </w:pPr>
                      <w:bookmarkStart w:id="91" w:name="_Toc410738511"/>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9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1792135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Dabei ist es möglich über verschiedene Knöpfe sowie Miniaturjoysticks eine Eing</w:t>
      </w:r>
      <w:r w:rsidR="00BA4375">
        <w:t>a</w:t>
      </w:r>
      <w:r w:rsidR="00BA4375">
        <w:t xml:space="preserve">be zu tätigen, welche </w:t>
      </w:r>
      <w:del w:id="92" w:author="Autor">
        <w:r w:rsidR="00BA4375" w:rsidDel="004A54AB">
          <w:delText>in</w:delText>
        </w:r>
      </w:del>
      <w:r w:rsidR="00BA4375">
        <w:t xml:space="preserve"> an die Konsole oder den Computer übertragen wird. Heutige </w:t>
      </w:r>
      <w:r w:rsidR="00BA4375">
        <w:lastRenderedPageBreak/>
        <w:t>Gamepads ermöglichen eine kabellose Verbindung über Bluetooth und besitzen meist mehrere Knöpfe oder bis hin zu Touchscreens [Fch10].</w:t>
      </w:r>
    </w:p>
    <w:p w14:paraId="4B5B1355" w14:textId="7023C0C0" w:rsidR="00BA4375" w:rsidRDefault="00BA4375" w:rsidP="006B211E">
      <w:pPr>
        <w:pStyle w:val="Textkrper"/>
      </w:pPr>
      <w:r>
        <w:t xml:space="preserve">Als Beispiel sind hier die Controller aktueller Konsolen wie die Playstation 4 und Xbox </w:t>
      </w:r>
      <w:proofErr w:type="spellStart"/>
      <w:r>
        <w:t>One</w:t>
      </w:r>
      <w:proofErr w:type="spellEnd"/>
      <w:r>
        <w:t xml:space="preserv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9F6E68" w:rsidRPr="00815E3F" w:rsidRDefault="009F6E68" w:rsidP="0038180B">
                            <w:pPr>
                              <w:pStyle w:val="Beschriftung"/>
                              <w:jc w:val="left"/>
                              <w:rPr>
                                <w:noProof/>
                                <w:sz w:val="24"/>
                                <w:szCs w:val="24"/>
                              </w:rPr>
                            </w:pPr>
                            <w:bookmarkStart w:id="93"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9F6E68" w:rsidRPr="00815E3F" w:rsidRDefault="009F6E68" w:rsidP="0038180B">
                      <w:pPr>
                        <w:pStyle w:val="Beschriftung"/>
                        <w:jc w:val="left"/>
                        <w:rPr>
                          <w:noProof/>
                          <w:sz w:val="24"/>
                          <w:szCs w:val="24"/>
                        </w:rPr>
                      </w:pPr>
                      <w:bookmarkStart w:id="94"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94"/>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95" w:name="_Toc410738438"/>
      <w:r>
        <w:t xml:space="preserve">Virtual Reality </w:t>
      </w:r>
      <w:r w:rsidR="00E12123">
        <w:t>für</w:t>
      </w:r>
      <w:r>
        <w:t xml:space="preserve"> mobile Geräte</w:t>
      </w:r>
      <w:bookmarkEnd w:id="95"/>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w:t>
      </w:r>
      <w:r w:rsidR="000855D1">
        <w:t>e</w:t>
      </w:r>
      <w:r w:rsidR="000855D1">
        <w:t>schlossen. Dieser PC ist auch unabdingbar, da hier die Spiele oder v</w:t>
      </w:r>
      <w:r w:rsidR="001552F3">
        <w:t>irtuell</w:t>
      </w:r>
      <w:r w:rsidR="007C3A85">
        <w:t>e Welten erzeugt werden [@</w:t>
      </w:r>
      <w:proofErr w:type="spellStart"/>
      <w:r w:rsidR="007C3A85">
        <w:t>Ocu</w:t>
      </w:r>
      <w:proofErr w:type="spellEnd"/>
      <w:r w:rsidR="007C3A85">
        <w:t>].</w:t>
      </w:r>
    </w:p>
    <w:p w14:paraId="24F2AD4F" w14:textId="2065E7EB" w:rsidR="00417024" w:rsidRDefault="007C3A85" w:rsidP="00E01932">
      <w:r>
        <w:t xml:space="preserve">Aufgrund dieser Einschränkungen wurden </w:t>
      </w:r>
      <w:r w:rsidR="00172C30">
        <w:t xml:space="preserve">kostengünstige </w:t>
      </w:r>
      <w:r>
        <w:t>Instrumente entwickelt, die a</w:t>
      </w:r>
      <w:r>
        <w:t>k</w:t>
      </w:r>
      <w:r>
        <w:t>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Grun</w:t>
      </w:r>
      <w:r w:rsidR="00C42C34">
        <w:t>d</w:t>
      </w:r>
      <w:r w:rsidR="00C42C34">
        <w:t xml:space="preserve">legend besitzen alle </w:t>
      </w:r>
      <w:r w:rsidR="00323925">
        <w:t>Behälter</w:t>
      </w:r>
      <w:r w:rsidR="00C42C34">
        <w:t xml:space="preserve"> zwei Linsen, um das Sichtfeld des Nutzers auf den Hand</w:t>
      </w:r>
      <w:r w:rsidR="00C42C34">
        <w:t>y</w:t>
      </w:r>
      <w:r w:rsidR="00C42C34">
        <w:t xml:space="preserve">bildschirm zu reduzieren und teilen das Sichtfeld durch eine Trennwand innerhalb </w:t>
      </w:r>
      <w:r w:rsidR="000E0AF6">
        <w:t>des B</w:t>
      </w:r>
      <w:r w:rsidR="000E0AF6">
        <w:t>e</w:t>
      </w:r>
      <w:r w:rsidR="000E0AF6">
        <w:t xml:space="preserve">hälters. Dadurch kann für jedes Auge ein separates Bild erzeugt werden und dem Nutzer ein </w:t>
      </w:r>
      <w:proofErr w:type="spellStart"/>
      <w:r w:rsidR="000E0AF6">
        <w:t>immersives</w:t>
      </w:r>
      <w:proofErr w:type="spellEnd"/>
      <w:r w:rsidR="000E0AF6">
        <w:t xml:space="preserve">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96" w:name="_Toc410738439"/>
      <w:r>
        <w:lastRenderedPageBreak/>
        <w:t>Boxx3D</w:t>
      </w:r>
      <w:bookmarkEnd w:id="96"/>
    </w:p>
    <w:p w14:paraId="1D24BC46" w14:textId="030767B0" w:rsidR="00BB4D16" w:rsidRDefault="00BB4D16" w:rsidP="00BB4D16"/>
    <w:p w14:paraId="4019CC37" w14:textId="10DC7734" w:rsidR="00BB4D16" w:rsidRDefault="00E466F2" w:rsidP="00BB4D16">
      <w:r>
        <w:t xml:space="preserve">Die Boxx3D von der Firma Die Etagen ist eine Halterung für Smartphones, um eine </w:t>
      </w:r>
      <w:proofErr w:type="spellStart"/>
      <w:r>
        <w:t>i</w:t>
      </w:r>
      <w:r>
        <w:t>m</w:t>
      </w:r>
      <w:r>
        <w:t>mersive</w:t>
      </w:r>
      <w:proofErr w:type="spellEnd"/>
      <w:r>
        <w:t xml:space="preserve"> VR zu erzeugen. Sie besitzt die Grundlege</w:t>
      </w:r>
      <w:r w:rsidR="00AA0AB4">
        <w:t>n</w:t>
      </w:r>
      <w:r>
        <w:t xml:space="preserve">den Eigenschaften und unterstützt </w:t>
      </w:r>
      <w:r w:rsidR="00363EBC">
        <w:t>u</w:t>
      </w:r>
      <w:r w:rsidR="00363EBC">
        <w:t>n</w:t>
      </w:r>
      <w:r w:rsidR="00363EBC">
        <w:t>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9F6E68" w:rsidRPr="003A7439" w:rsidRDefault="009F6E68" w:rsidP="00E466F2">
                            <w:pPr>
                              <w:pStyle w:val="Beschriftung"/>
                              <w:rPr>
                                <w:noProof/>
                                <w:sz w:val="24"/>
                                <w:szCs w:val="24"/>
                              </w:rPr>
                            </w:pPr>
                            <w:bookmarkStart w:id="97"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9F6E68" w:rsidRPr="003A7439" w:rsidRDefault="009F6E68" w:rsidP="00E466F2">
                      <w:pPr>
                        <w:pStyle w:val="Beschriftung"/>
                        <w:rPr>
                          <w:noProof/>
                          <w:sz w:val="24"/>
                          <w:szCs w:val="24"/>
                        </w:rPr>
                      </w:pPr>
                      <w:bookmarkStart w:id="98"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98"/>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99" w:name="_Toc410738440"/>
      <w:r>
        <w:t xml:space="preserve">Google </w:t>
      </w:r>
      <w:proofErr w:type="spellStart"/>
      <w:r>
        <w:t>Cardboard</w:t>
      </w:r>
      <w:bookmarkEnd w:id="99"/>
      <w:proofErr w:type="spellEnd"/>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9F6E68" w:rsidRPr="007024C6" w:rsidRDefault="009F6E68" w:rsidP="00014774">
                            <w:pPr>
                              <w:pStyle w:val="Beschriftung"/>
                              <w:rPr>
                                <w:noProof/>
                                <w:sz w:val="24"/>
                                <w:szCs w:val="24"/>
                              </w:rPr>
                            </w:pPr>
                            <w:bookmarkStart w:id="100" w:name="_Toc410738514"/>
                            <w:r>
                              <w:t xml:space="preserve">Abb. </w:t>
                            </w:r>
                            <w:fldSimple w:instr=" STYLEREF 1 \s ">
                              <w:r>
                                <w:rPr>
                                  <w:noProof/>
                                </w:rPr>
                                <w:t>2</w:t>
                              </w:r>
                            </w:fldSimple>
                            <w:r>
                              <w:t>.</w:t>
                            </w:r>
                            <w:fldSimple w:instr=" SEQ Abb. \* ARABIC \s 1 ">
                              <w:r>
                                <w:rPr>
                                  <w:noProof/>
                                </w:rPr>
                                <w:t>8</w:t>
                              </w:r>
                            </w:fldSimple>
                            <w:r>
                              <w:t xml:space="preserve"> Verschiedene Ansichten der </w:t>
                            </w:r>
                            <w:proofErr w:type="spellStart"/>
                            <w:r>
                              <w:t>Cardbox</w:t>
                            </w:r>
                            <w:proofErr w:type="spellEnd"/>
                            <w:r>
                              <w:t xml:space="preserve"> [Bus]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9F6E68" w:rsidRPr="007024C6" w:rsidRDefault="009F6E68" w:rsidP="00014774">
                      <w:pPr>
                        <w:pStyle w:val="Beschriftung"/>
                        <w:rPr>
                          <w:noProof/>
                          <w:sz w:val="24"/>
                          <w:szCs w:val="24"/>
                        </w:rPr>
                      </w:pPr>
                      <w:bookmarkStart w:id="101" w:name="_Toc410738514"/>
                      <w:r>
                        <w:t xml:space="preserve">Abb. </w:t>
                      </w:r>
                      <w:fldSimple w:instr=" STYLEREF 1 \s ">
                        <w:r>
                          <w:rPr>
                            <w:noProof/>
                          </w:rPr>
                          <w:t>2</w:t>
                        </w:r>
                      </w:fldSimple>
                      <w:r>
                        <w:t>.</w:t>
                      </w:r>
                      <w:fldSimple w:instr=" SEQ Abb. \* ARABIC \s 1 ">
                        <w:r>
                          <w:rPr>
                            <w:noProof/>
                          </w:rPr>
                          <w:t>8</w:t>
                        </w:r>
                      </w:fldSimple>
                      <w:r>
                        <w:t xml:space="preserve"> Verschiedene Ansichten der </w:t>
                      </w:r>
                      <w:proofErr w:type="spellStart"/>
                      <w:r>
                        <w:t>Cardbox</w:t>
                      </w:r>
                      <w:proofErr w:type="spellEnd"/>
                      <w:r>
                        <w:t xml:space="preserve"> [Bus]</w:t>
                      </w:r>
                      <w:bookmarkEnd w:id="101"/>
                    </w:p>
                  </w:txbxContent>
                </v:textbox>
                <w10:wrap type="topAndBottom"/>
              </v:shape>
            </w:pict>
          </mc:Fallback>
        </mc:AlternateContent>
      </w:r>
      <w:proofErr w:type="spellStart"/>
      <w:r w:rsidR="00D520F2">
        <w:t>Cardboard</w:t>
      </w:r>
      <w:proofErr w:type="spellEnd"/>
      <w:r w:rsidR="00D520F2">
        <w:t xml:space="preserve"> von Google entwickelt </w:t>
      </w:r>
      <w:r w:rsidR="00C06F02">
        <w:t>ist ähnlich zu der Boxx3D. Auch hier kann ein Smar</w:t>
      </w:r>
      <w:r w:rsidR="00C06F02">
        <w:t>t</w:t>
      </w:r>
      <w:r w:rsidR="00C06F02">
        <w:t xml:space="preserve">phone hineingelegt werden und </w:t>
      </w:r>
      <w:r w:rsidR="00AA0AB4">
        <w:t xml:space="preserve">es wird </w:t>
      </w:r>
      <w:r w:rsidR="00C06F02">
        <w:t xml:space="preserve">ein </w:t>
      </w:r>
      <w:proofErr w:type="spellStart"/>
      <w:r w:rsidR="00C06F02">
        <w:t>immersiver</w:t>
      </w:r>
      <w:proofErr w:type="spellEnd"/>
      <w:r w:rsidR="00C06F02">
        <w:t xml:space="preserve"> Eindruck vermittelt. </w:t>
      </w:r>
      <w:r w:rsidR="0070461E">
        <w:t xml:space="preserve">Neben den grundlegenden Eigenschaften besitzt </w:t>
      </w:r>
      <w:proofErr w:type="spellStart"/>
      <w:r w:rsidR="0070461E">
        <w:t>Cardboard</w:t>
      </w:r>
      <w:proofErr w:type="spellEnd"/>
      <w:r w:rsidR="0070461E">
        <w:t xml:space="preserve">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w:t>
      </w:r>
      <w:r w:rsidR="00C06F02">
        <w:t>n</w:t>
      </w:r>
      <w:r w:rsidR="00C06F02">
        <w:t>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t>
      </w:r>
      <w:r w:rsidR="00DC2709">
        <w:lastRenderedPageBreak/>
        <w:t>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102" w:name="_Toc410738441"/>
      <w:proofErr w:type="spellStart"/>
      <w:r>
        <w:t>Gear</w:t>
      </w:r>
      <w:proofErr w:type="spellEnd"/>
      <w:r w:rsidR="000601AF">
        <w:t xml:space="preserve"> </w:t>
      </w:r>
      <w:r>
        <w:t>VR</w:t>
      </w:r>
      <w:bookmarkEnd w:id="102"/>
    </w:p>
    <w:p w14:paraId="7EC7ADE3" w14:textId="65359FC5" w:rsidR="0058072A" w:rsidRDefault="0058072A">
      <w:pPr>
        <w:spacing w:before="0" w:after="0" w:line="240" w:lineRule="auto"/>
        <w:jc w:val="left"/>
      </w:pPr>
    </w:p>
    <w:p w14:paraId="6EC8917E" w14:textId="120527D8" w:rsidR="006B211E" w:rsidRDefault="000601AF" w:rsidP="00835D92">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w:t>
      </w:r>
      <w:r w:rsidR="00684079">
        <w:t>t</w:t>
      </w:r>
      <w:r w:rsidR="00684079">
        <w:t xml:space="preserve">standen. Im Gegensatz zu der Boxx3D und </w:t>
      </w:r>
      <w:proofErr w:type="spellStart"/>
      <w:r w:rsidR="00684079">
        <w:t>Cardboard</w:t>
      </w:r>
      <w:proofErr w:type="spellEnd"/>
      <w:r w:rsidR="00684079">
        <w:t xml:space="preserve">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9F6E68" w:rsidRDefault="009F6E68" w:rsidP="007577CA">
                            <w:pPr>
                              <w:pStyle w:val="Beschriftung"/>
                              <w:jc w:val="left"/>
                            </w:pPr>
                            <w:bookmarkStart w:id="103" w:name="_Toc410738515"/>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w:t>
                            </w:r>
                            <w:proofErr w:type="spellStart"/>
                            <w:r>
                              <w:t>Com</w:t>
                            </w:r>
                            <w:proofErr w:type="spellEnd"/>
                            <w:r>
                              <w:t>]</w:t>
                            </w:r>
                            <w:bookmarkEnd w:id="103"/>
                          </w:p>
                          <w:p w14:paraId="7E383ACA" w14:textId="77777777" w:rsidR="009F6E68" w:rsidRPr="00BA4375" w:rsidRDefault="009F6E68"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9F6E68" w:rsidRDefault="009F6E68" w:rsidP="007577CA">
                      <w:pPr>
                        <w:pStyle w:val="Beschriftung"/>
                        <w:jc w:val="left"/>
                      </w:pPr>
                      <w:bookmarkStart w:id="104" w:name="_Toc410738515"/>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w:t>
                      </w:r>
                      <w:proofErr w:type="spellStart"/>
                      <w:r>
                        <w:t>Com</w:t>
                      </w:r>
                      <w:proofErr w:type="spellEnd"/>
                      <w:r>
                        <w:t>]</w:t>
                      </w:r>
                      <w:bookmarkEnd w:id="104"/>
                    </w:p>
                    <w:p w14:paraId="7E383ACA" w14:textId="77777777" w:rsidR="009F6E68" w:rsidRPr="00BA4375" w:rsidRDefault="009F6E68"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w:t>
      </w:r>
      <w:r w:rsidR="00D260D7">
        <w:t>r</w:t>
      </w:r>
      <w:r w:rsidR="00D260D7">
        <w:t xml:space="preserve">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105" w:name="_Toc410738442"/>
      <w:r>
        <w:rPr>
          <w:noProof/>
        </w:rPr>
        <w:t>Unity</w:t>
      </w:r>
      <w:bookmarkEnd w:id="105"/>
    </w:p>
    <w:p w14:paraId="4308A4CE" w14:textId="77777777" w:rsidR="00F427F8" w:rsidRPr="00F427F8" w:rsidRDefault="00F427F8" w:rsidP="00F427F8"/>
    <w:p w14:paraId="70E83507" w14:textId="4938C6EE" w:rsidR="008704CA" w:rsidRPr="007B35F8" w:rsidRDefault="008704CA" w:rsidP="007B35F8">
      <w:proofErr w:type="spellStart"/>
      <w:r>
        <w:t>Unity</w:t>
      </w:r>
      <w:proofErr w:type="spellEnd"/>
      <w:r>
        <w:t xml:space="preserve"> wird als Entwicklungsumgebung genutzt, um die prototypische Anwendung umz</w:t>
      </w:r>
      <w:r>
        <w:t>u</w:t>
      </w:r>
      <w:r>
        <w:t xml:space="preserve">setzen. </w:t>
      </w:r>
      <w:proofErr w:type="spellStart"/>
      <w:r>
        <w:t>Unity</w:t>
      </w:r>
      <w:proofErr w:type="spellEnd"/>
      <w:r>
        <w:t xml:space="preserve"> ist besonders für Anwendungen im B</w:t>
      </w:r>
      <w:r w:rsidR="00E31CB6">
        <w:t xml:space="preserve">ereich VR geeignet, da </w:t>
      </w:r>
      <w:proofErr w:type="spellStart"/>
      <w:r w:rsidR="00E31CB6">
        <w:t>Unity</w:t>
      </w:r>
      <w:proofErr w:type="spellEnd"/>
      <w:r w:rsidR="00E31CB6">
        <w:t xml:space="preserve"> das Pr</w:t>
      </w:r>
      <w:r w:rsidR="00E31CB6">
        <w:t>o</w:t>
      </w:r>
      <w:r w:rsidR="00E31CB6">
        <w:t>grammieren auf Objekte ermöglicht und die Platzierung von virtuellen Kameras trivial gestaltet. Des Weiteren können die Anwendungen auf verschiedene Plattformen veröffen</w:t>
      </w:r>
      <w:r w:rsidR="00E31CB6">
        <w:t>t</w:t>
      </w:r>
      <w:r w:rsidR="00E31CB6">
        <w:t xml:space="preserve">licht werden, ohne </w:t>
      </w:r>
      <w:r w:rsidR="00AA0AB4">
        <w:t xml:space="preserve">unterschiedliche Implementierungen vorzunehmen </w:t>
      </w:r>
      <w:r w:rsidR="00E31CB6">
        <w:t>[Sei14]. Dieser A</w:t>
      </w:r>
      <w:r w:rsidR="00E31CB6">
        <w:t>b</w:t>
      </w:r>
      <w:r w:rsidR="00E31CB6">
        <w:t xml:space="preserve">schnitt gibt einen Überblick über die </w:t>
      </w:r>
      <w:r w:rsidR="00342C6C">
        <w:t xml:space="preserve">Funktionen und Werkzeuge </w:t>
      </w:r>
      <w:r w:rsidR="003204F8">
        <w:t>die genutzt werden</w:t>
      </w:r>
      <w:r w:rsidR="00C644AA">
        <w:t xml:space="preserve"> und stellt verwendete </w:t>
      </w:r>
      <w:proofErr w:type="spellStart"/>
      <w:r w:rsidR="00C644AA">
        <w:t>Plugins</w:t>
      </w:r>
      <w:proofErr w:type="spellEnd"/>
      <w:r w:rsidR="00C644AA">
        <w:t xml:space="preserve">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106" w:name="_Toc410738443"/>
      <w:r>
        <w:t>Programmierung über Skripte</w:t>
      </w:r>
      <w:bookmarkEnd w:id="106"/>
    </w:p>
    <w:p w14:paraId="7D608079" w14:textId="4970AA2D" w:rsidR="00B95B04" w:rsidRDefault="00B95B04" w:rsidP="00B95B04"/>
    <w:p w14:paraId="42592868" w14:textId="24715C24" w:rsidR="009C654F" w:rsidRDefault="00E1534C" w:rsidP="000A53E7">
      <w:proofErr w:type="spellStart"/>
      <w:r>
        <w:t>Unity</w:t>
      </w:r>
      <w:proofErr w:type="spellEnd"/>
      <w:r>
        <w:t xml:space="preserve"> hat für das Programmieren von Skripten eine eigene Entwicklungsumgebung. </w:t>
      </w:r>
      <w:r w:rsidR="00540D63">
        <w:t xml:space="preserve">Diese ist </w:t>
      </w:r>
      <w:proofErr w:type="spellStart"/>
      <w:r w:rsidR="00540D63">
        <w:t>MonoDevelop</w:t>
      </w:r>
      <w:proofErr w:type="spellEnd"/>
      <w:r w:rsidR="00540D63">
        <w:t xml:space="preserve">, welche </w:t>
      </w:r>
      <w:r>
        <w:t>Open-Source</w:t>
      </w:r>
      <w:r w:rsidR="00540D63">
        <w:t xml:space="preserve"> ist</w:t>
      </w:r>
      <w:r>
        <w:t xml:space="preserve"> u</w:t>
      </w:r>
      <w:r w:rsidR="00227F75">
        <w:t xml:space="preserve">nd unter dem Aspekt entstand </w:t>
      </w:r>
      <w:r>
        <w:t xml:space="preserve">ein leichteres Debuggen von </w:t>
      </w:r>
      <w:proofErr w:type="spellStart"/>
      <w:r>
        <w:t>Unity</w:t>
      </w:r>
      <w:proofErr w:type="spellEnd"/>
      <w:r>
        <w:t xml:space="preserve">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 xml:space="preserve">r Klasse </w:t>
      </w:r>
      <w:proofErr w:type="spellStart"/>
      <w:r w:rsidR="00227F75">
        <w:t>MonoBehaviour</w:t>
      </w:r>
      <w:proofErr w:type="spellEnd"/>
      <w:r w:rsidR="00227F75">
        <w:t xml:space="preserve"> erben, um</w:t>
      </w:r>
      <w:r w:rsidR="00B933C0">
        <w:t xml:space="preserve"> die Funkti</w:t>
      </w:r>
      <w:r w:rsidR="00B933C0">
        <w:t>o</w:t>
      </w:r>
      <w:r w:rsidR="00B933C0">
        <w:t>nalität eines Skripts als Komponente</w:t>
      </w:r>
      <w:ins w:id="107" w:author="Autor">
        <w:r w:rsidR="007C2521">
          <w:t xml:space="preserve"> </w:t>
        </w:r>
      </w:ins>
      <w:r w:rsidR="00B933C0">
        <w:t xml:space="preserv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r w:rsidR="00227F75">
        <w:t>kommen</w:t>
      </w:r>
      <w:r w:rsidR="001B642E">
        <w:t xml:space="preserve"> die Klassendefinition und die </w:t>
      </w:r>
      <w:proofErr w:type="spellStart"/>
      <w:r w:rsidR="001B642E">
        <w:t>MonoBehaviour-Erbung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w:t>
      </w:r>
      <w:proofErr w:type="spellStart"/>
      <w:r>
        <w:t>Unity</w:t>
      </w:r>
      <w:proofErr w:type="spellEnd"/>
      <w:r>
        <w:t>. Update wird jedes Mal aufgerufen bevor ein Frame gerendert wird. Hier ist es z.B. möglich einem Objekt Bew</w:t>
      </w:r>
      <w:r>
        <w:t>e</w:t>
      </w:r>
      <w:r>
        <w:t xml:space="preserv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Pr="0091492C" w:rsidRDefault="00AB269A" w:rsidP="00AB269A">
      <w:pPr>
        <w:pStyle w:val="Code"/>
        <w:rPr>
          <w:lang w:val="en-US"/>
          <w:rPrChange w:id="108" w:author="Autor">
            <w:rPr/>
          </w:rPrChange>
        </w:rPr>
      </w:pPr>
      <w:proofErr w:type="gramStart"/>
      <w:r w:rsidRPr="0091492C">
        <w:rPr>
          <w:lang w:val="en-US"/>
          <w:rPrChange w:id="109" w:author="Autor">
            <w:rPr/>
          </w:rPrChange>
        </w:rPr>
        <w:lastRenderedPageBreak/>
        <w:t>using</w:t>
      </w:r>
      <w:proofErr w:type="gramEnd"/>
      <w:r w:rsidRPr="0091492C">
        <w:rPr>
          <w:lang w:val="en-US"/>
          <w:rPrChange w:id="110" w:author="Autor">
            <w:rPr/>
          </w:rPrChange>
        </w:rPr>
        <w:t xml:space="preserve"> </w:t>
      </w:r>
      <w:proofErr w:type="spellStart"/>
      <w:r w:rsidRPr="0091492C">
        <w:rPr>
          <w:lang w:val="en-US"/>
          <w:rPrChange w:id="111" w:author="Autor">
            <w:rPr/>
          </w:rPrChange>
        </w:rPr>
        <w:t>UnityEngine</w:t>
      </w:r>
      <w:proofErr w:type="spellEnd"/>
      <w:r w:rsidRPr="0091492C">
        <w:rPr>
          <w:lang w:val="en-US"/>
          <w:rPrChange w:id="112" w:author="Autor">
            <w:rPr/>
          </w:rPrChange>
        </w:rPr>
        <w:t>;</w:t>
      </w:r>
    </w:p>
    <w:p w14:paraId="4528C34B" w14:textId="77777777" w:rsidR="00AB269A" w:rsidRPr="0091492C" w:rsidRDefault="00AB269A" w:rsidP="00AB269A">
      <w:pPr>
        <w:pStyle w:val="Code"/>
        <w:rPr>
          <w:lang w:val="en-US"/>
          <w:rPrChange w:id="113" w:author="Autor">
            <w:rPr/>
          </w:rPrChange>
        </w:rPr>
      </w:pPr>
      <w:proofErr w:type="gramStart"/>
      <w:r w:rsidRPr="0091492C">
        <w:rPr>
          <w:lang w:val="en-US"/>
          <w:rPrChange w:id="114" w:author="Autor">
            <w:rPr/>
          </w:rPrChange>
        </w:rPr>
        <w:t>using</w:t>
      </w:r>
      <w:proofErr w:type="gramEnd"/>
      <w:r w:rsidRPr="0091492C">
        <w:rPr>
          <w:lang w:val="en-US"/>
          <w:rPrChange w:id="115" w:author="Autor">
            <w:rPr/>
          </w:rPrChange>
        </w:rPr>
        <w:t xml:space="preserve"> </w:t>
      </w:r>
      <w:proofErr w:type="spellStart"/>
      <w:r w:rsidRPr="0091492C">
        <w:rPr>
          <w:lang w:val="en-US"/>
          <w:rPrChange w:id="116" w:author="Autor">
            <w:rPr/>
          </w:rPrChange>
        </w:rPr>
        <w:t>System.Collections</w:t>
      </w:r>
      <w:proofErr w:type="spellEnd"/>
      <w:r w:rsidRPr="0091492C">
        <w:rPr>
          <w:lang w:val="en-US"/>
          <w:rPrChange w:id="117" w:author="Autor">
            <w:rPr/>
          </w:rPrChange>
        </w:rPr>
        <w:t>;</w:t>
      </w:r>
    </w:p>
    <w:p w14:paraId="47D8F0EF" w14:textId="77777777" w:rsidR="00AB269A" w:rsidRPr="0091492C" w:rsidRDefault="00AB269A" w:rsidP="00AB269A">
      <w:pPr>
        <w:pStyle w:val="Code"/>
        <w:rPr>
          <w:lang w:val="en-US"/>
          <w:rPrChange w:id="118" w:author="Autor">
            <w:rPr/>
          </w:rPrChange>
        </w:rPr>
      </w:pPr>
    </w:p>
    <w:p w14:paraId="689FCEBF" w14:textId="77777777" w:rsidR="00AB269A" w:rsidRPr="0091492C" w:rsidRDefault="00AB269A" w:rsidP="00AB269A">
      <w:pPr>
        <w:pStyle w:val="Code"/>
        <w:rPr>
          <w:lang w:val="en-US"/>
          <w:rPrChange w:id="119" w:author="Autor">
            <w:rPr/>
          </w:rPrChange>
        </w:rPr>
      </w:pPr>
      <w:proofErr w:type="gramStart"/>
      <w:r w:rsidRPr="0091492C">
        <w:rPr>
          <w:lang w:val="en-US"/>
          <w:rPrChange w:id="120" w:author="Autor">
            <w:rPr/>
          </w:rPrChange>
        </w:rPr>
        <w:t>public</w:t>
      </w:r>
      <w:proofErr w:type="gramEnd"/>
      <w:r w:rsidRPr="0091492C">
        <w:rPr>
          <w:lang w:val="en-US"/>
          <w:rPrChange w:id="121" w:author="Autor">
            <w:rPr/>
          </w:rPrChange>
        </w:rPr>
        <w:t xml:space="preserve"> class </w:t>
      </w:r>
      <w:proofErr w:type="spellStart"/>
      <w:r w:rsidRPr="0091492C">
        <w:rPr>
          <w:lang w:val="en-US"/>
          <w:rPrChange w:id="122" w:author="Autor">
            <w:rPr/>
          </w:rPrChange>
        </w:rPr>
        <w:t>NewScript</w:t>
      </w:r>
      <w:proofErr w:type="spellEnd"/>
      <w:r w:rsidRPr="0091492C">
        <w:rPr>
          <w:lang w:val="en-US"/>
          <w:rPrChange w:id="123" w:author="Autor">
            <w:rPr/>
          </w:rPrChange>
        </w:rPr>
        <w:t xml:space="preserve"> : </w:t>
      </w:r>
      <w:proofErr w:type="spellStart"/>
      <w:r w:rsidRPr="0091492C">
        <w:rPr>
          <w:lang w:val="en-US"/>
          <w:rPrChange w:id="124" w:author="Autor">
            <w:rPr/>
          </w:rPrChange>
        </w:rPr>
        <w:t>MonoBehaviour</w:t>
      </w:r>
      <w:proofErr w:type="spellEnd"/>
      <w:r w:rsidRPr="0091492C">
        <w:rPr>
          <w:lang w:val="en-US"/>
          <w:rPrChange w:id="125" w:author="Autor">
            <w:rPr/>
          </w:rPrChange>
        </w:rPr>
        <w:t xml:space="preserve"> {</w:t>
      </w:r>
    </w:p>
    <w:p w14:paraId="55CB71FE" w14:textId="77777777" w:rsidR="00AB269A" w:rsidRPr="0091492C" w:rsidRDefault="00AB269A" w:rsidP="00AB269A">
      <w:pPr>
        <w:pStyle w:val="Code"/>
        <w:rPr>
          <w:lang w:val="en-US"/>
          <w:rPrChange w:id="126" w:author="Autor">
            <w:rPr/>
          </w:rPrChange>
        </w:rPr>
      </w:pPr>
    </w:p>
    <w:p w14:paraId="78E0F9BB" w14:textId="77777777" w:rsidR="00AB269A" w:rsidRPr="0091492C" w:rsidRDefault="00AB269A" w:rsidP="00AB269A">
      <w:pPr>
        <w:pStyle w:val="Code"/>
        <w:rPr>
          <w:lang w:val="en-US"/>
          <w:rPrChange w:id="127" w:author="Autor">
            <w:rPr/>
          </w:rPrChange>
        </w:rPr>
      </w:pPr>
      <w:r w:rsidRPr="0091492C">
        <w:rPr>
          <w:lang w:val="en-US"/>
          <w:rPrChange w:id="128" w:author="Autor">
            <w:rPr/>
          </w:rPrChange>
        </w:rPr>
        <w:tab/>
        <w:t>// Use this for initialization</w:t>
      </w:r>
    </w:p>
    <w:p w14:paraId="582A75E4" w14:textId="09AFDA97" w:rsidR="00AB269A" w:rsidRPr="0091492C" w:rsidRDefault="00BF2B0E" w:rsidP="00BF2B0E">
      <w:pPr>
        <w:pStyle w:val="Code"/>
        <w:rPr>
          <w:lang w:val="en-US"/>
          <w:rPrChange w:id="129" w:author="Autor">
            <w:rPr/>
          </w:rPrChange>
        </w:rPr>
      </w:pPr>
      <w:r w:rsidRPr="0091492C">
        <w:rPr>
          <w:lang w:val="en-US"/>
          <w:rPrChange w:id="130" w:author="Autor">
            <w:rPr/>
          </w:rPrChange>
        </w:rPr>
        <w:tab/>
      </w:r>
      <w:proofErr w:type="gramStart"/>
      <w:r w:rsidRPr="0091492C">
        <w:rPr>
          <w:lang w:val="en-US"/>
          <w:rPrChange w:id="131" w:author="Autor">
            <w:rPr/>
          </w:rPrChange>
        </w:rPr>
        <w:t>void</w:t>
      </w:r>
      <w:proofErr w:type="gramEnd"/>
      <w:r w:rsidRPr="0091492C">
        <w:rPr>
          <w:lang w:val="en-US"/>
          <w:rPrChange w:id="132" w:author="Autor">
            <w:rPr/>
          </w:rPrChange>
        </w:rPr>
        <w:t xml:space="preserve"> Start () {</w:t>
      </w:r>
    </w:p>
    <w:p w14:paraId="6FF98E22" w14:textId="77777777" w:rsidR="00AB269A" w:rsidRPr="0091492C" w:rsidRDefault="00AB269A" w:rsidP="00AB269A">
      <w:pPr>
        <w:pStyle w:val="Code"/>
        <w:rPr>
          <w:lang w:val="en-US"/>
          <w:rPrChange w:id="133" w:author="Autor">
            <w:rPr/>
          </w:rPrChange>
        </w:rPr>
      </w:pPr>
      <w:r w:rsidRPr="0091492C">
        <w:rPr>
          <w:lang w:val="en-US"/>
          <w:rPrChange w:id="134" w:author="Autor">
            <w:rPr/>
          </w:rPrChange>
        </w:rPr>
        <w:tab/>
        <w:t>}</w:t>
      </w:r>
    </w:p>
    <w:p w14:paraId="53CE942E" w14:textId="1B73DDF6" w:rsidR="00AB269A" w:rsidRPr="0091492C" w:rsidRDefault="00AB269A" w:rsidP="00AB269A">
      <w:pPr>
        <w:pStyle w:val="Code"/>
        <w:rPr>
          <w:lang w:val="en-US"/>
          <w:rPrChange w:id="135" w:author="Autor">
            <w:rPr/>
          </w:rPrChange>
        </w:rPr>
      </w:pPr>
    </w:p>
    <w:p w14:paraId="37177CDB" w14:textId="77777777" w:rsidR="00AB269A" w:rsidRPr="0091492C" w:rsidRDefault="00AB269A" w:rsidP="00AB269A">
      <w:pPr>
        <w:pStyle w:val="Code"/>
        <w:rPr>
          <w:lang w:val="en-US"/>
          <w:rPrChange w:id="136" w:author="Autor">
            <w:rPr/>
          </w:rPrChange>
        </w:rPr>
      </w:pPr>
      <w:r w:rsidRPr="0091492C">
        <w:rPr>
          <w:lang w:val="en-US"/>
          <w:rPrChange w:id="137" w:author="Autor">
            <w:rPr/>
          </w:rPrChange>
        </w:rPr>
        <w:tab/>
        <w:t>// Update is called once per frame</w:t>
      </w:r>
    </w:p>
    <w:p w14:paraId="5DF7B6E4" w14:textId="12D1F36A" w:rsidR="00AB269A" w:rsidRDefault="00AB269A" w:rsidP="00356886">
      <w:pPr>
        <w:pStyle w:val="Code"/>
      </w:pPr>
      <w:r w:rsidRPr="0091492C">
        <w:rPr>
          <w:lang w:val="en-US"/>
          <w:rPrChange w:id="138" w:author="Autor">
            <w:rPr/>
          </w:rPrChange>
        </w:rP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139" w:name="_Toc410738534"/>
      <w:r>
        <w:t>Listing</w:t>
      </w:r>
      <w:r w:rsidR="00AB269A">
        <w:t xml:space="preserve"> </w:t>
      </w:r>
      <w:fldSimple w:instr=" STYLEREF 1 \s ">
        <w:r w:rsidR="00170A67">
          <w:rPr>
            <w:noProof/>
          </w:rPr>
          <w:t>2</w:t>
        </w:r>
      </w:fldSimple>
      <w:r w:rsidR="00496AA0">
        <w:t>.</w:t>
      </w:r>
      <w:fldSimple w:instr=" SEQ Listing \* ARABIC \s 1 ">
        <w:r w:rsidR="00170A67">
          <w:rPr>
            <w:noProof/>
          </w:rPr>
          <w:t>1</w:t>
        </w:r>
      </w:fldSimple>
      <w:r w:rsidR="00AB269A">
        <w:t xml:space="preserve"> Grundgerüst eines </w:t>
      </w:r>
      <w:r w:rsidR="008B23BC">
        <w:t>C#-</w:t>
      </w:r>
      <w:r w:rsidR="00AB269A">
        <w:t>Skripts</w:t>
      </w:r>
      <w:bookmarkEnd w:id="13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 xml:space="preserve">Ein wichtiger Grundsatz von </w:t>
      </w:r>
      <w:proofErr w:type="spellStart"/>
      <w:r w:rsidR="008575CD" w:rsidRPr="008575CD">
        <w:rPr>
          <w:rStyle w:val="Hervorhebung"/>
        </w:rPr>
        <w:t>Unity</w:t>
      </w:r>
      <w:proofErr w:type="spellEnd"/>
      <w:r w:rsidR="008575CD" w:rsidRPr="008575CD">
        <w:rPr>
          <w:rStyle w:val="Hervorhebung"/>
        </w:rPr>
        <w:t xml:space="preserve"> ist, dass jedes </w:t>
      </w:r>
      <w:proofErr w:type="spellStart"/>
      <w:r w:rsidR="008575CD" w:rsidRPr="008575CD">
        <w:rPr>
          <w:rStyle w:val="Hervorhebung"/>
        </w:rPr>
        <w:t>GameObject</w:t>
      </w:r>
      <w:proofErr w:type="spellEnd"/>
      <w:r w:rsidR="008575CD" w:rsidRPr="008575CD">
        <w:rPr>
          <w:rStyle w:val="Hervorhebung"/>
        </w:rPr>
        <w:t xml:space="preserve"> seine eigenen Co</w:t>
      </w:r>
      <w:r w:rsidR="008575CD" w:rsidRPr="008575CD">
        <w:rPr>
          <w:rStyle w:val="Hervorhebung"/>
        </w:rPr>
        <w:t>m</w:t>
      </w:r>
      <w:r w:rsidR="008575CD" w:rsidRPr="008575CD">
        <w:rPr>
          <w:rStyle w:val="Hervorhebung"/>
        </w:rPr>
        <w:t>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91492C" w:rsidRDefault="00411564" w:rsidP="000B0FDA">
      <w:pPr>
        <w:pStyle w:val="Code"/>
        <w:rPr>
          <w:rStyle w:val="Hervorhebung"/>
          <w:rFonts w:ascii="Courier New" w:hAnsi="Courier New"/>
          <w:i w:val="0"/>
          <w:iCs w:val="0"/>
          <w:lang w:val="en-US"/>
          <w:rPrChange w:id="140" w:author="Autor">
            <w:rPr>
              <w:rStyle w:val="Hervorhebung"/>
              <w:rFonts w:ascii="Courier New" w:hAnsi="Courier New"/>
              <w:i w:val="0"/>
              <w:iCs w:val="0"/>
              <w:sz w:val="24"/>
            </w:rPr>
          </w:rPrChange>
        </w:rPr>
      </w:pPr>
      <w:r w:rsidRPr="0091492C">
        <w:rPr>
          <w:rStyle w:val="Hervorhebung"/>
          <w:rFonts w:ascii="Courier New" w:hAnsi="Courier New"/>
          <w:i w:val="0"/>
          <w:iCs w:val="0"/>
          <w:lang w:val="en-US"/>
          <w:rPrChange w:id="141" w:author="Autor">
            <w:rPr>
              <w:rStyle w:val="Hervorhebung"/>
              <w:rFonts w:ascii="Courier New" w:hAnsi="Courier New"/>
              <w:i w:val="0"/>
              <w:iCs w:val="0"/>
            </w:rPr>
          </w:rPrChange>
        </w:rPr>
        <w:t xml:space="preserve">Transform </w:t>
      </w:r>
      <w:proofErr w:type="spellStart"/>
      <w:r w:rsidRPr="0091492C">
        <w:rPr>
          <w:rStyle w:val="Hervorhebung"/>
          <w:rFonts w:ascii="Courier New" w:hAnsi="Courier New"/>
          <w:i w:val="0"/>
          <w:iCs w:val="0"/>
          <w:lang w:val="en-US"/>
          <w:rPrChange w:id="142" w:author="Autor">
            <w:rPr>
              <w:rStyle w:val="Hervorhebung"/>
              <w:rFonts w:ascii="Courier New" w:hAnsi="Courier New"/>
              <w:i w:val="0"/>
              <w:iCs w:val="0"/>
            </w:rPr>
          </w:rPrChange>
        </w:rPr>
        <w:t>transform</w:t>
      </w:r>
      <w:proofErr w:type="spellEnd"/>
      <w:r w:rsidRPr="0091492C">
        <w:rPr>
          <w:rStyle w:val="Hervorhebung"/>
          <w:rFonts w:ascii="Courier New" w:hAnsi="Courier New"/>
          <w:i w:val="0"/>
          <w:iCs w:val="0"/>
          <w:lang w:val="en-US"/>
          <w:rPrChange w:id="143" w:author="Autor">
            <w:rPr>
              <w:rStyle w:val="Hervorhebung"/>
              <w:rFonts w:ascii="Courier New" w:hAnsi="Courier New"/>
              <w:i w:val="0"/>
              <w:iCs w:val="0"/>
            </w:rPr>
          </w:rPrChange>
        </w:rPr>
        <w:t xml:space="preserve"> = </w:t>
      </w:r>
      <w:proofErr w:type="spellStart"/>
      <w:r w:rsidRPr="0091492C">
        <w:rPr>
          <w:rStyle w:val="Hervorhebung"/>
          <w:rFonts w:ascii="Courier New" w:hAnsi="Courier New"/>
          <w:i w:val="0"/>
          <w:iCs w:val="0"/>
          <w:lang w:val="en-US"/>
          <w:rPrChange w:id="144" w:author="Autor">
            <w:rPr>
              <w:rStyle w:val="Hervorhebung"/>
              <w:rFonts w:ascii="Courier New" w:hAnsi="Courier New"/>
              <w:i w:val="0"/>
              <w:iCs w:val="0"/>
            </w:rPr>
          </w:rPrChange>
        </w:rPr>
        <w:t>gameObject.GetComponent</w:t>
      </w:r>
      <w:proofErr w:type="spellEnd"/>
      <w:r w:rsidRPr="0091492C">
        <w:rPr>
          <w:rStyle w:val="Hervorhebung"/>
          <w:rFonts w:ascii="Courier New" w:hAnsi="Courier New"/>
          <w:i w:val="0"/>
          <w:iCs w:val="0"/>
          <w:lang w:val="en-US"/>
          <w:rPrChange w:id="145" w:author="Autor">
            <w:rPr>
              <w:rStyle w:val="Hervorhebung"/>
              <w:rFonts w:ascii="Courier New" w:hAnsi="Courier New"/>
              <w:i w:val="0"/>
              <w:iCs w:val="0"/>
            </w:rPr>
          </w:rPrChange>
        </w:rPr>
        <w:t>&lt;Transform</w:t>
      </w:r>
      <w:proofErr w:type="gramStart"/>
      <w:r w:rsidRPr="0091492C">
        <w:rPr>
          <w:rStyle w:val="Hervorhebung"/>
          <w:rFonts w:ascii="Courier New" w:hAnsi="Courier New"/>
          <w:i w:val="0"/>
          <w:iCs w:val="0"/>
          <w:lang w:val="en-US"/>
          <w:rPrChange w:id="146" w:author="Autor">
            <w:rPr>
              <w:rStyle w:val="Hervorhebung"/>
              <w:rFonts w:ascii="Courier New" w:hAnsi="Courier New"/>
              <w:i w:val="0"/>
              <w:iCs w:val="0"/>
            </w:rPr>
          </w:rPrChange>
        </w:rPr>
        <w:t>&gt;(</w:t>
      </w:r>
      <w:proofErr w:type="gramEnd"/>
      <w:r w:rsidRPr="0091492C">
        <w:rPr>
          <w:rStyle w:val="Hervorhebung"/>
          <w:rFonts w:ascii="Courier New" w:hAnsi="Courier New"/>
          <w:i w:val="0"/>
          <w:iCs w:val="0"/>
          <w:lang w:val="en-US"/>
          <w:rPrChange w:id="147" w:author="Autor">
            <w:rPr>
              <w:rStyle w:val="Hervorhebung"/>
              <w:rFonts w:ascii="Courier New" w:hAnsi="Courier New"/>
              <w:i w:val="0"/>
              <w:iCs w:val="0"/>
            </w:rPr>
          </w:rPrChange>
        </w:rPr>
        <w:t>);</w:t>
      </w:r>
    </w:p>
    <w:p w14:paraId="59F94618" w14:textId="590CB377" w:rsidR="00E378D8" w:rsidRDefault="009113B1" w:rsidP="00553EA7">
      <w:pPr>
        <w:pStyle w:val="Beschriftung"/>
      </w:pPr>
      <w:bookmarkStart w:id="148" w:name="_Toc410738535"/>
      <w:r>
        <w:t>Listing</w:t>
      </w:r>
      <w:r w:rsidR="000B0FDA">
        <w:t xml:space="preserve"> </w:t>
      </w:r>
      <w:fldSimple w:instr=" STYLEREF 1 \s ">
        <w:r w:rsidR="00170A67">
          <w:rPr>
            <w:noProof/>
          </w:rPr>
          <w:t>2</w:t>
        </w:r>
      </w:fldSimple>
      <w:r w:rsidR="00496AA0">
        <w:t>.</w:t>
      </w:r>
      <w:fldSimple w:instr=" SEQ Listing \* ARABIC \s 1 ">
        <w:r w:rsidR="00170A67">
          <w:rPr>
            <w:noProof/>
          </w:rPr>
          <w:t>2</w:t>
        </w:r>
      </w:fldSimple>
      <w:r w:rsidR="000B0FDA">
        <w:t xml:space="preserve"> Zugriff auf eigene Komponente eines Objektes</w:t>
      </w:r>
      <w:bookmarkEnd w:id="148"/>
    </w:p>
    <w:p w14:paraId="5445C39C" w14:textId="77777777" w:rsidR="00E378D8" w:rsidRDefault="00E378D8">
      <w:pPr>
        <w:spacing w:before="0" w:after="0" w:line="240" w:lineRule="auto"/>
        <w:jc w:val="left"/>
        <w:rPr>
          <w:b/>
          <w:bCs/>
          <w:sz w:val="20"/>
          <w:szCs w:val="20"/>
        </w:rPr>
      </w:pPr>
      <w:r>
        <w:br w:type="page"/>
      </w:r>
    </w:p>
    <w:p w14:paraId="2DF2B94D" w14:textId="3DE71D1C" w:rsidR="00B57E72" w:rsidRPr="0091492C" w:rsidRDefault="00072DE4" w:rsidP="00B57E72">
      <w:pPr>
        <w:pStyle w:val="Code"/>
        <w:rPr>
          <w:lang w:val="en-US"/>
          <w:rPrChange w:id="149" w:author="Autor">
            <w:rPr/>
          </w:rPrChange>
        </w:rPr>
      </w:pPr>
      <w:proofErr w:type="gramStart"/>
      <w:r w:rsidRPr="0091492C">
        <w:rPr>
          <w:lang w:val="en-US"/>
          <w:rPrChange w:id="150" w:author="Autor">
            <w:rPr/>
          </w:rPrChange>
        </w:rPr>
        <w:lastRenderedPageBreak/>
        <w:t>public</w:t>
      </w:r>
      <w:proofErr w:type="gramEnd"/>
      <w:r w:rsidRPr="0091492C">
        <w:rPr>
          <w:lang w:val="en-US"/>
          <w:rPrChange w:id="151" w:author="Autor">
            <w:rPr/>
          </w:rPrChange>
        </w:rPr>
        <w:t xml:space="preserve"> class </w:t>
      </w:r>
      <w:proofErr w:type="spellStart"/>
      <w:r w:rsidR="002A5220" w:rsidRPr="0091492C">
        <w:rPr>
          <w:lang w:val="en-US"/>
          <w:rPrChange w:id="152" w:author="Autor">
            <w:rPr/>
          </w:rPrChange>
        </w:rPr>
        <w:t>ComponentExample</w:t>
      </w:r>
      <w:proofErr w:type="spellEnd"/>
      <w:r w:rsidR="00B57E72" w:rsidRPr="0091492C">
        <w:rPr>
          <w:lang w:val="en-US"/>
          <w:rPrChange w:id="153" w:author="Autor">
            <w:rPr/>
          </w:rPrChange>
        </w:rPr>
        <w:t xml:space="preserve"> : </w:t>
      </w:r>
      <w:proofErr w:type="spellStart"/>
      <w:r w:rsidR="00B57E72" w:rsidRPr="0091492C">
        <w:rPr>
          <w:lang w:val="en-US"/>
          <w:rPrChange w:id="154" w:author="Autor">
            <w:rPr/>
          </w:rPrChange>
        </w:rPr>
        <w:t>MonoBehaviour</w:t>
      </w:r>
      <w:proofErr w:type="spellEnd"/>
      <w:r w:rsidR="00B57E72" w:rsidRPr="0091492C">
        <w:rPr>
          <w:lang w:val="en-US"/>
          <w:rPrChange w:id="155" w:author="Autor">
            <w:rPr/>
          </w:rPrChange>
        </w:rPr>
        <w:t xml:space="preserve"> {</w:t>
      </w:r>
    </w:p>
    <w:p w14:paraId="38F9CB67" w14:textId="5B668C46" w:rsidR="00B57E72" w:rsidRPr="0091492C" w:rsidRDefault="00B57E72" w:rsidP="00553EA7">
      <w:pPr>
        <w:pStyle w:val="Code"/>
        <w:rPr>
          <w:lang w:val="en-US"/>
          <w:rPrChange w:id="156" w:author="Autor">
            <w:rPr/>
          </w:rPrChange>
        </w:rPr>
      </w:pPr>
      <w:r w:rsidRPr="0091492C">
        <w:rPr>
          <w:lang w:val="en-US"/>
          <w:rPrChange w:id="157" w:author="Autor">
            <w:rPr/>
          </w:rPrChange>
        </w:rPr>
        <w:tab/>
      </w:r>
      <w:proofErr w:type="gramStart"/>
      <w:r w:rsidRPr="0091492C">
        <w:rPr>
          <w:lang w:val="en-US"/>
          <w:rPrChange w:id="158" w:author="Autor">
            <w:rPr/>
          </w:rPrChange>
        </w:rPr>
        <w:t>public</w:t>
      </w:r>
      <w:proofErr w:type="gramEnd"/>
      <w:r w:rsidRPr="0091492C">
        <w:rPr>
          <w:lang w:val="en-US"/>
          <w:rPrChange w:id="159" w:author="Autor">
            <w:rPr/>
          </w:rPrChange>
        </w:rPr>
        <w:t xml:space="preserve"> </w:t>
      </w:r>
      <w:proofErr w:type="spellStart"/>
      <w:r w:rsidRPr="0091492C">
        <w:rPr>
          <w:lang w:val="en-US"/>
          <w:rPrChange w:id="160" w:author="Autor">
            <w:rPr/>
          </w:rPrChange>
        </w:rPr>
        <w:t>GameObject</w:t>
      </w:r>
      <w:proofErr w:type="spellEnd"/>
      <w:r w:rsidR="00CC347C" w:rsidRPr="0091492C">
        <w:rPr>
          <w:lang w:val="en-US"/>
          <w:rPrChange w:id="161" w:author="Autor">
            <w:rPr/>
          </w:rPrChange>
        </w:rPr>
        <w:t xml:space="preserve"> </w:t>
      </w:r>
      <w:r w:rsidR="00D67113" w:rsidRPr="0091492C">
        <w:rPr>
          <w:lang w:val="en-US"/>
          <w:rPrChange w:id="162" w:author="Autor">
            <w:rPr/>
          </w:rPrChange>
        </w:rPr>
        <w:t>user</w:t>
      </w:r>
      <w:r w:rsidRPr="0091492C">
        <w:rPr>
          <w:lang w:val="en-US"/>
          <w:rPrChange w:id="163" w:author="Autor">
            <w:rPr/>
          </w:rPrChange>
        </w:rP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164" w:name="_Toc410738536"/>
      <w:r>
        <w:t>Listing</w:t>
      </w:r>
      <w:r w:rsidR="0022065B">
        <w:t xml:space="preserve"> </w:t>
      </w:r>
      <w:fldSimple w:instr=" STYLEREF 1 \s ">
        <w:r w:rsidR="00170A67">
          <w:rPr>
            <w:noProof/>
          </w:rPr>
          <w:t>2</w:t>
        </w:r>
      </w:fldSimple>
      <w:r w:rsidR="00496AA0">
        <w:t>.</w:t>
      </w:r>
      <w:fldSimple w:instr=" SEQ Listing \* ARABIC \s 1 ">
        <w:r w:rsidR="00170A67">
          <w:rPr>
            <w:noProof/>
          </w:rPr>
          <w:t>3</w:t>
        </w:r>
      </w:fldSimple>
      <w:r w:rsidR="0022065B">
        <w:t xml:space="preserve"> </w:t>
      </w:r>
      <w:proofErr w:type="spellStart"/>
      <w:r w:rsidR="0022065B">
        <w:t>Inspector</w:t>
      </w:r>
      <w:proofErr w:type="spellEnd"/>
      <w:r w:rsidR="0022065B">
        <w:t xml:space="preserve"> Zuweisung einer </w:t>
      </w:r>
      <w:proofErr w:type="spellStart"/>
      <w:r w:rsidR="0022065B">
        <w:t>public</w:t>
      </w:r>
      <w:proofErr w:type="spellEnd"/>
      <w:r w:rsidR="0022065B">
        <w:t xml:space="preserve"> Variablen</w:t>
      </w:r>
      <w:bookmarkEnd w:id="164"/>
    </w:p>
    <w:p w14:paraId="2FE81668" w14:textId="77777777" w:rsidR="00E378D8" w:rsidRPr="00E378D8" w:rsidRDefault="00E378D8" w:rsidP="00E378D8"/>
    <w:p w14:paraId="4A9E246C" w14:textId="77777777" w:rsidR="00E378D8" w:rsidRDefault="00E378D8" w:rsidP="00E378D8">
      <w:r>
        <w:t xml:space="preserve">Der Zugriff auf andere Objekte erfolgt über den </w:t>
      </w:r>
      <w:proofErr w:type="spellStart"/>
      <w:r>
        <w:t>Inspector</w:t>
      </w:r>
      <w:proofErr w:type="spellEnd"/>
      <w:r>
        <w:t xml:space="preserve">. In einem Skript werden </w:t>
      </w:r>
      <w:proofErr w:type="spellStart"/>
      <w:r>
        <w:t>public</w:t>
      </w:r>
      <w:proofErr w:type="spellEnd"/>
      <w:r>
        <w:t xml:space="preserve">-Variablen gesetzt, die im </w:t>
      </w:r>
      <w:proofErr w:type="spellStart"/>
      <w:r>
        <w:t>Inspector</w:t>
      </w:r>
      <w:proofErr w:type="spellEnd"/>
      <w:r>
        <w:t xml:space="preserve"> erscheinen und in die per </w:t>
      </w:r>
      <w:proofErr w:type="spellStart"/>
      <w:r>
        <w:t>Drag&amp;Drop</w:t>
      </w:r>
      <w:proofErr w:type="spellEnd"/>
      <w:r>
        <w:t xml:space="preserve">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9F6E68" w:rsidRPr="0094003B" w:rsidRDefault="009F6E68" w:rsidP="009475C7">
                            <w:pPr>
                              <w:pStyle w:val="Beschriftung"/>
                              <w:jc w:val="left"/>
                              <w:rPr>
                                <w:noProof/>
                                <w:sz w:val="24"/>
                                <w:szCs w:val="24"/>
                              </w:rPr>
                            </w:pPr>
                            <w:bookmarkStart w:id="165" w:name="_Toc410738516"/>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9F6E68" w:rsidRPr="0094003B" w:rsidRDefault="009F6E68" w:rsidP="009475C7">
                      <w:pPr>
                        <w:pStyle w:val="Beschriftung"/>
                        <w:jc w:val="left"/>
                        <w:rPr>
                          <w:noProof/>
                          <w:sz w:val="24"/>
                          <w:szCs w:val="24"/>
                        </w:rPr>
                      </w:pPr>
                      <w:bookmarkStart w:id="166" w:name="_Toc410738516"/>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166"/>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w:t>
      </w:r>
      <w:r>
        <w:t>k</w:t>
      </w:r>
      <w:r>
        <w:t>lungszeit statt.</w:t>
      </w:r>
      <w:r w:rsidR="00D95BBD">
        <w:t xml:space="preserve"> Auch zur Laufzeit ist es möglich auf Objekte zuzugreifen. Diese Methode kostet aber mehr Ressourcen, da </w:t>
      </w:r>
      <w:proofErr w:type="spellStart"/>
      <w:r w:rsidR="00D95BBD">
        <w:t>Unity</w:t>
      </w:r>
      <w:proofErr w:type="spellEnd"/>
      <w:r w:rsidR="00D95BBD">
        <w:t xml:space="preserve">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proofErr w:type="spellStart"/>
      <w:r>
        <w:t>Coroutine</w:t>
      </w:r>
      <w:proofErr w:type="spellEnd"/>
      <w:r w:rsidR="00E00982">
        <w:t xml:space="preserve"> und </w:t>
      </w:r>
      <w:proofErr w:type="spellStart"/>
      <w:r w:rsidR="00E00982">
        <w:t>Invoke</w:t>
      </w:r>
      <w:proofErr w:type="spellEnd"/>
    </w:p>
    <w:p w14:paraId="43BE6095" w14:textId="77777777" w:rsidR="00AD452F" w:rsidRPr="00AD452F" w:rsidRDefault="00AD452F" w:rsidP="00AD452F"/>
    <w:p w14:paraId="7A27CC07" w14:textId="13A557A6" w:rsidR="001231DF" w:rsidRDefault="00AD452F" w:rsidP="008575CD">
      <w:r>
        <w:t xml:space="preserve">Ein weiteres wichtiges Element ist das parallele Ausführen von Code. Über sogenannte </w:t>
      </w:r>
      <w:proofErr w:type="spellStart"/>
      <w:r>
        <w:t>Coroutines</w:t>
      </w:r>
      <w:proofErr w:type="spellEnd"/>
      <w:r>
        <w:t xml:space="preserve">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Pr="0091492C" w:rsidRDefault="006244C5" w:rsidP="006244C5">
      <w:pPr>
        <w:pStyle w:val="Code"/>
        <w:rPr>
          <w:lang w:val="en-US"/>
          <w:rPrChange w:id="167" w:author="Autor">
            <w:rPr/>
          </w:rPrChange>
        </w:rPr>
      </w:pPr>
      <w:proofErr w:type="spellStart"/>
      <w:r w:rsidRPr="0091492C">
        <w:rPr>
          <w:lang w:val="en-US"/>
          <w:rPrChange w:id="168" w:author="Autor">
            <w:rPr/>
          </w:rPrChange>
        </w:rPr>
        <w:t>IEnumerator</w:t>
      </w:r>
      <w:proofErr w:type="spellEnd"/>
      <w:r w:rsidRPr="0091492C">
        <w:rPr>
          <w:lang w:val="en-US"/>
          <w:rPrChange w:id="169" w:author="Autor">
            <w:rPr/>
          </w:rPrChange>
        </w:rPr>
        <w:t xml:space="preserve"> </w:t>
      </w:r>
      <w:proofErr w:type="gramStart"/>
      <w:r w:rsidR="008E41FD" w:rsidRPr="0091492C">
        <w:rPr>
          <w:lang w:val="en-US"/>
          <w:rPrChange w:id="170" w:author="Autor">
            <w:rPr/>
          </w:rPrChange>
        </w:rPr>
        <w:t>Message</w:t>
      </w:r>
      <w:r w:rsidRPr="0091492C">
        <w:rPr>
          <w:lang w:val="en-US"/>
          <w:rPrChange w:id="171" w:author="Autor">
            <w:rPr/>
          </w:rPrChange>
        </w:rPr>
        <w:t>(</w:t>
      </w:r>
      <w:proofErr w:type="gramEnd"/>
      <w:r w:rsidRPr="0091492C">
        <w:rPr>
          <w:lang w:val="en-US"/>
          <w:rPrChange w:id="172" w:author="Autor">
            <w:rPr/>
          </w:rPrChange>
        </w:rPr>
        <w:t>){</w:t>
      </w:r>
    </w:p>
    <w:p w14:paraId="209727E8" w14:textId="21B80B93" w:rsidR="006244C5" w:rsidRPr="0091492C" w:rsidRDefault="006244C5" w:rsidP="006244C5">
      <w:pPr>
        <w:pStyle w:val="Code"/>
        <w:rPr>
          <w:lang w:val="en-US"/>
          <w:rPrChange w:id="173" w:author="Autor">
            <w:rPr/>
          </w:rPrChange>
        </w:rPr>
      </w:pPr>
      <w:r w:rsidRPr="0091492C">
        <w:rPr>
          <w:lang w:val="en-US"/>
          <w:rPrChange w:id="174" w:author="Autor">
            <w:rPr/>
          </w:rPrChange>
        </w:rPr>
        <w:tab/>
      </w:r>
      <w:proofErr w:type="gramStart"/>
      <w:r w:rsidRPr="0091492C">
        <w:rPr>
          <w:lang w:val="en-US"/>
          <w:rPrChange w:id="175" w:author="Autor">
            <w:rPr/>
          </w:rPrChange>
        </w:rPr>
        <w:t>yield</w:t>
      </w:r>
      <w:proofErr w:type="gramEnd"/>
      <w:r w:rsidRPr="0091492C">
        <w:rPr>
          <w:lang w:val="en-US"/>
          <w:rPrChange w:id="176" w:author="Autor">
            <w:rPr/>
          </w:rPrChange>
        </w:rPr>
        <w:t xml:space="preserve"> return new </w:t>
      </w:r>
      <w:proofErr w:type="spellStart"/>
      <w:r w:rsidRPr="0091492C">
        <w:rPr>
          <w:lang w:val="en-US"/>
          <w:rPrChange w:id="177" w:author="Autor">
            <w:rPr/>
          </w:rPrChange>
        </w:rPr>
        <w:t>WaitForSeconds</w:t>
      </w:r>
      <w:proofErr w:type="spellEnd"/>
      <w:r w:rsidRPr="0091492C">
        <w:rPr>
          <w:lang w:val="en-US"/>
          <w:rPrChange w:id="178" w:author="Autor">
            <w:rPr/>
          </w:rPrChange>
        </w:rPr>
        <w:t>(1);</w:t>
      </w:r>
    </w:p>
    <w:p w14:paraId="2CA0DCDF" w14:textId="0AECF21B" w:rsidR="006244C5" w:rsidRDefault="006244C5" w:rsidP="006244C5">
      <w:pPr>
        <w:pStyle w:val="Code"/>
      </w:pPr>
      <w:r w:rsidRPr="0091492C">
        <w:rPr>
          <w:lang w:val="en-US"/>
          <w:rPrChange w:id="179" w:author="Autor">
            <w:rPr/>
          </w:rPrChange>
        </w:rP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180" w:name="_Toc410738537"/>
      <w:r>
        <w:t>Listing</w:t>
      </w:r>
      <w:r w:rsidR="00A87022">
        <w:t xml:space="preserve"> </w:t>
      </w:r>
      <w:fldSimple w:instr=" STYLEREF 1 \s ">
        <w:r w:rsidR="00170A67">
          <w:rPr>
            <w:noProof/>
          </w:rPr>
          <w:t>2</w:t>
        </w:r>
      </w:fldSimple>
      <w:r w:rsidR="00496AA0">
        <w:t>.</w:t>
      </w:r>
      <w:fldSimple w:instr=" SEQ Listing \* ARABIC \s 1 ">
        <w:r w:rsidR="00170A67">
          <w:rPr>
            <w:noProof/>
          </w:rPr>
          <w:t>4</w:t>
        </w:r>
      </w:fldSimple>
      <w:r w:rsidR="00A87022">
        <w:t xml:space="preserve"> Aufbau einer </w:t>
      </w:r>
      <w:proofErr w:type="spellStart"/>
      <w:r w:rsidR="00A87022">
        <w:t>Coroutine</w:t>
      </w:r>
      <w:bookmarkEnd w:id="180"/>
      <w:proofErr w:type="spellEnd"/>
    </w:p>
    <w:p w14:paraId="7144EB08" w14:textId="77777777" w:rsidR="005529B1" w:rsidRPr="005529B1" w:rsidRDefault="005529B1" w:rsidP="005529B1"/>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 xml:space="preserve">s die Ausführung der </w:t>
      </w:r>
      <w:proofErr w:type="spellStart"/>
      <w:r w:rsidR="00890BEF">
        <w:t>Coroutine</w:t>
      </w:r>
      <w:proofErr w:type="spellEnd"/>
      <w:r w:rsidR="00890BEF">
        <w:t>, um die angegebene Zeit unterbrochen wird</w:t>
      </w:r>
      <w:r w:rsidR="00FC3AF8">
        <w:t xml:space="preserve"> [Sei14]</w:t>
      </w:r>
      <w:r w:rsidR="00890BEF">
        <w:t>.</w:t>
      </w:r>
    </w:p>
    <w:p w14:paraId="74F15FD8" w14:textId="3CF74B55" w:rsidR="0064499F" w:rsidRDefault="0064499F" w:rsidP="008575CD">
      <w:r>
        <w:t xml:space="preserve">Um eine </w:t>
      </w:r>
      <w:proofErr w:type="spellStart"/>
      <w:r>
        <w:t>Coroutine</w:t>
      </w:r>
      <w:proofErr w:type="spellEnd"/>
      <w:r>
        <w:t xml:space="preserve"> zu implementieren</w:t>
      </w:r>
      <w:r w:rsidR="008E41FD">
        <w:t xml:space="preserve"> wird die Schnittstellendefinition </w:t>
      </w:r>
      <w:proofErr w:type="spellStart"/>
      <w:r w:rsidR="008E41FD">
        <w:t>IEnumerator</w:t>
      </w:r>
      <w:proofErr w:type="spellEnd"/>
      <w:r w:rsidR="008E41FD">
        <w:t xml:space="preserve"> sowie der Befehl </w:t>
      </w:r>
      <w:proofErr w:type="spellStart"/>
      <w:r w:rsidR="008E41FD">
        <w:t>yield</w:t>
      </w:r>
      <w:proofErr w:type="spellEnd"/>
      <w:r w:rsidR="008E41FD">
        <w:t xml:space="preserve"> </w:t>
      </w:r>
      <w:proofErr w:type="spellStart"/>
      <w:r w:rsidR="008E41FD">
        <w:t>return</w:t>
      </w:r>
      <w:proofErr w:type="spellEnd"/>
      <w:r w:rsidR="008E41FD">
        <w:t xml:space="preserve"> benötigt. Ersteres ermöglicht das Durchführen der Methode über mehrere Frames und letzteres speichert den aktuellen Stand der Routine. Das ist notwe</w:t>
      </w:r>
      <w:r w:rsidR="008E41FD">
        <w:t>n</w:t>
      </w:r>
      <w:r w:rsidR="008E41FD">
        <w:t xml:space="preserve">dig, um die Methode beim nächsten Frame an gleicher Stelle fortsetzen zu können. Um eine </w:t>
      </w:r>
      <w:proofErr w:type="spellStart"/>
      <w:r w:rsidR="008E41FD">
        <w:t>Coroutine</w:t>
      </w:r>
      <w:proofErr w:type="spellEnd"/>
      <w:r w:rsidR="008E41FD">
        <w:t xml:space="preserve"> dann ausführen zu können wird der Befehl </w:t>
      </w:r>
      <w:proofErr w:type="spellStart"/>
      <w:r w:rsidR="008E41FD">
        <w:t>StartCoroutine</w:t>
      </w:r>
      <w:proofErr w:type="spellEnd"/>
      <w:r w:rsidR="008E41FD">
        <w:t xml:space="preserv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r>
      <w:proofErr w:type="spellStart"/>
      <w:r>
        <w:t>StartCoroutine</w:t>
      </w:r>
      <w:proofErr w:type="spellEnd"/>
      <w:r>
        <w:t>(Message());</w:t>
      </w:r>
    </w:p>
    <w:p w14:paraId="5AE08095" w14:textId="71B1CA23" w:rsidR="008E41FD" w:rsidRDefault="008E41FD" w:rsidP="008E41FD">
      <w:pPr>
        <w:pStyle w:val="Code"/>
      </w:pPr>
      <w:r>
        <w:t>}</w:t>
      </w:r>
    </w:p>
    <w:p w14:paraId="7343C25E" w14:textId="77777777" w:rsidR="008E41FD" w:rsidRDefault="008E41FD" w:rsidP="008575CD"/>
    <w:p w14:paraId="0AE9B748" w14:textId="6D17E7B7" w:rsidR="001231DF" w:rsidRDefault="00E00982" w:rsidP="008575CD">
      <w:r>
        <w:t>Des Weiteren gibt es verzögerte Funktio</w:t>
      </w:r>
      <w:r w:rsidR="00FF0E40">
        <w:t xml:space="preserve">nsaufrufe, die über den </w:t>
      </w:r>
      <w:proofErr w:type="spellStart"/>
      <w:r w:rsidR="00FF0E40">
        <w:t>Invoke</w:t>
      </w:r>
      <w:proofErr w:type="spellEnd"/>
      <w:r w:rsidR="00FF0E40">
        <w:t>-Befehl erreicht werden.</w:t>
      </w:r>
      <w:r w:rsidR="00565359">
        <w:t xml:space="preserve"> </w:t>
      </w:r>
      <w:r w:rsidR="00227F75">
        <w:t xml:space="preserve">Hier </w:t>
      </w:r>
      <w:proofErr w:type="spellStart"/>
      <w:r w:rsidR="00227F75">
        <w:t>wird</w:t>
      </w:r>
      <w:ins w:id="181" w:author="Autor">
        <w:r w:rsidR="00200F41">
          <w:t>en</w:t>
        </w:r>
      </w:ins>
      <w:proofErr w:type="spellEnd"/>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Pr="0091492C" w:rsidRDefault="00565359" w:rsidP="00565359">
      <w:pPr>
        <w:pStyle w:val="Code"/>
        <w:rPr>
          <w:lang w:val="en-US"/>
          <w:rPrChange w:id="182" w:author="Autor">
            <w:rPr/>
          </w:rPrChange>
        </w:rPr>
      </w:pPr>
      <w:r w:rsidRPr="0091492C">
        <w:rPr>
          <w:lang w:val="en-US"/>
          <w:rPrChange w:id="183" w:author="Autor">
            <w:rPr/>
          </w:rPrChange>
        </w:rPr>
        <w:t>Invoke („ExampleFunction“</w:t>
      </w:r>
      <w:proofErr w:type="gramStart"/>
      <w:r w:rsidRPr="0091492C">
        <w:rPr>
          <w:lang w:val="en-US"/>
          <w:rPrChange w:id="184" w:author="Autor">
            <w:rPr/>
          </w:rPrChange>
        </w:rPr>
        <w:t>,2.5f</w:t>
      </w:r>
      <w:proofErr w:type="gramEnd"/>
      <w:r w:rsidRPr="0091492C">
        <w:rPr>
          <w:lang w:val="en-US"/>
          <w:rPrChange w:id="185" w:author="Autor">
            <w:rPr/>
          </w:rPrChange>
        </w:rPr>
        <w:t>);</w:t>
      </w:r>
    </w:p>
    <w:p w14:paraId="73496EB5" w14:textId="7AED8E2B" w:rsidR="00745A23" w:rsidRPr="0091492C" w:rsidRDefault="009113B1" w:rsidP="00745A23">
      <w:pPr>
        <w:pStyle w:val="Beschriftung"/>
        <w:rPr>
          <w:b w:val="0"/>
          <w:bCs w:val="0"/>
          <w:lang w:val="en-US"/>
          <w:rPrChange w:id="186" w:author="Autor">
            <w:rPr>
              <w:b w:val="0"/>
              <w:bCs w:val="0"/>
            </w:rPr>
          </w:rPrChange>
        </w:rPr>
      </w:pPr>
      <w:bookmarkStart w:id="187" w:name="_Toc410738538"/>
      <w:proofErr w:type="gramStart"/>
      <w:r w:rsidRPr="0091492C">
        <w:rPr>
          <w:lang w:val="en-US"/>
          <w:rPrChange w:id="188" w:author="Autor">
            <w:rPr/>
          </w:rPrChange>
        </w:rPr>
        <w:t>Listing</w:t>
      </w:r>
      <w:r w:rsidR="00565359" w:rsidRPr="0091492C">
        <w:rPr>
          <w:lang w:val="en-US"/>
          <w:rPrChange w:id="189" w:author="Autor">
            <w:rPr/>
          </w:rPrChange>
        </w:rPr>
        <w:t xml:space="preserve"> </w:t>
      </w:r>
      <w:r w:rsidR="00CA0EFB">
        <w:fldChar w:fldCharType="begin"/>
      </w:r>
      <w:r w:rsidR="00CA0EFB" w:rsidRPr="0091492C">
        <w:rPr>
          <w:lang w:val="en-US"/>
          <w:rPrChange w:id="190" w:author="Autor">
            <w:rPr/>
          </w:rPrChange>
        </w:rPr>
        <w:instrText xml:space="preserve"> STYLEREF 1 \s </w:instrText>
      </w:r>
      <w:r w:rsidR="00CA0EFB">
        <w:fldChar w:fldCharType="separate"/>
      </w:r>
      <w:r w:rsidR="00170A67" w:rsidRPr="0091492C">
        <w:rPr>
          <w:noProof/>
          <w:lang w:val="en-US"/>
          <w:rPrChange w:id="191" w:author="Autor">
            <w:rPr>
              <w:noProof/>
            </w:rPr>
          </w:rPrChange>
        </w:rPr>
        <w:t>2</w:t>
      </w:r>
      <w:r w:rsidR="00CA0EFB">
        <w:rPr>
          <w:noProof/>
        </w:rPr>
        <w:fldChar w:fldCharType="end"/>
      </w:r>
      <w:r w:rsidR="00496AA0" w:rsidRPr="0091492C">
        <w:rPr>
          <w:lang w:val="en-US"/>
          <w:rPrChange w:id="192" w:author="Autor">
            <w:rPr/>
          </w:rPrChange>
        </w:rPr>
        <w:t>.</w:t>
      </w:r>
      <w:proofErr w:type="gramEnd"/>
      <w:r w:rsidR="00CA0EFB">
        <w:fldChar w:fldCharType="begin"/>
      </w:r>
      <w:r w:rsidR="00CA0EFB" w:rsidRPr="0091492C">
        <w:rPr>
          <w:lang w:val="en-US"/>
          <w:rPrChange w:id="193" w:author="Autor">
            <w:rPr/>
          </w:rPrChange>
        </w:rPr>
        <w:instrText xml:space="preserve"> SEQ Listing \* ARABIC \s 1 </w:instrText>
      </w:r>
      <w:r w:rsidR="00CA0EFB">
        <w:fldChar w:fldCharType="separate"/>
      </w:r>
      <w:r w:rsidR="00170A67" w:rsidRPr="0091492C">
        <w:rPr>
          <w:noProof/>
          <w:lang w:val="en-US"/>
          <w:rPrChange w:id="194" w:author="Autor">
            <w:rPr>
              <w:noProof/>
            </w:rPr>
          </w:rPrChange>
        </w:rPr>
        <w:t>5</w:t>
      </w:r>
      <w:r w:rsidR="00CA0EFB">
        <w:rPr>
          <w:noProof/>
        </w:rPr>
        <w:fldChar w:fldCharType="end"/>
      </w:r>
      <w:r w:rsidR="00565359" w:rsidRPr="0091492C">
        <w:rPr>
          <w:lang w:val="en-US"/>
          <w:rPrChange w:id="195" w:author="Autor">
            <w:rPr/>
          </w:rPrChange>
        </w:rPr>
        <w:t xml:space="preserve"> </w:t>
      </w:r>
      <w:proofErr w:type="spellStart"/>
      <w:r w:rsidR="00565359" w:rsidRPr="0091492C">
        <w:rPr>
          <w:lang w:val="en-US"/>
          <w:rPrChange w:id="196" w:author="Autor">
            <w:rPr/>
          </w:rPrChange>
        </w:rPr>
        <w:t>Beispiel</w:t>
      </w:r>
      <w:proofErr w:type="spellEnd"/>
      <w:r w:rsidR="00565359" w:rsidRPr="0091492C">
        <w:rPr>
          <w:lang w:val="en-US"/>
          <w:rPrChange w:id="197" w:author="Autor">
            <w:rPr/>
          </w:rPrChange>
        </w:rPr>
        <w:t xml:space="preserve"> Invoke</w:t>
      </w:r>
      <w:bookmarkEnd w:id="187"/>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w:t>
      </w:r>
      <w:r>
        <w:t>b</w:t>
      </w:r>
      <w:r>
        <w:t xml:space="preserve">hängig vom System zu speichern. Dazu stellt </w:t>
      </w:r>
      <w:proofErr w:type="spellStart"/>
      <w:r>
        <w:t>Unity</w:t>
      </w:r>
      <w:proofErr w:type="spellEnd"/>
      <w:r>
        <w:t xml:space="preserve"> die </w:t>
      </w:r>
      <w:proofErr w:type="spellStart"/>
      <w:r>
        <w:t>PlayerPrefs</w:t>
      </w:r>
      <w:proofErr w:type="spellEnd"/>
      <w:r>
        <w:t>-Methoden zur Verf</w:t>
      </w:r>
      <w:r>
        <w:t>ü</w:t>
      </w:r>
      <w:r>
        <w:t xml:space="preserve">gung. Diese erhalten zu speichernde Werte und </w:t>
      </w:r>
      <w:proofErr w:type="spellStart"/>
      <w:r>
        <w:t>Unity</w:t>
      </w:r>
      <w:proofErr w:type="spellEnd"/>
      <w:r>
        <w:t xml:space="preserve"> kümmert sich um die Verarbeitung und das Speichern dieser Daten. So können bei unerwartetem Beenden der App Spielstä</w:t>
      </w:r>
      <w:r>
        <w:t>n</w:t>
      </w:r>
      <w:r>
        <w:t xml:space="preserve">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w:t>
      </w:r>
      <w:r w:rsidR="00F93FFD">
        <w:t>ing</w:t>
      </w:r>
      <w:proofErr w:type="spellEnd"/>
      <w:r w:rsidR="00F93FFD">
        <w:t xml:space="preserve"> gespeichert werden [Sei14].</w:t>
      </w:r>
    </w:p>
    <w:p w14:paraId="40689725" w14:textId="77777777" w:rsidR="00EB156C" w:rsidRPr="0091492C" w:rsidRDefault="00EB156C" w:rsidP="00EB156C">
      <w:pPr>
        <w:pStyle w:val="Code"/>
        <w:rPr>
          <w:lang w:val="en-US"/>
          <w:rPrChange w:id="198" w:author="Autor">
            <w:rPr/>
          </w:rPrChange>
        </w:rPr>
      </w:pPr>
      <w:proofErr w:type="spellStart"/>
      <w:proofErr w:type="gramStart"/>
      <w:r w:rsidRPr="0091492C">
        <w:rPr>
          <w:lang w:val="en-US"/>
          <w:rPrChange w:id="199" w:author="Autor">
            <w:rPr/>
          </w:rPrChange>
        </w:rPr>
        <w:t>PlayerPrefs.SetInt</w:t>
      </w:r>
      <w:proofErr w:type="spellEnd"/>
      <w:r w:rsidRPr="0091492C">
        <w:rPr>
          <w:lang w:val="en-US"/>
          <w:rPrChange w:id="200" w:author="Autor">
            <w:rPr/>
          </w:rPrChange>
        </w:rPr>
        <w:t>(</w:t>
      </w:r>
      <w:proofErr w:type="gramEnd"/>
      <w:r w:rsidRPr="0091492C">
        <w:rPr>
          <w:lang w:val="en-US"/>
          <w:rPrChange w:id="201" w:author="Autor">
            <w:rPr/>
          </w:rPrChange>
        </w:rPr>
        <w:t>"Points",2);</w:t>
      </w:r>
    </w:p>
    <w:p w14:paraId="077B3618" w14:textId="77CAD72C" w:rsidR="00EB156C" w:rsidRPr="0091492C" w:rsidRDefault="00EB156C" w:rsidP="00EB156C">
      <w:pPr>
        <w:pStyle w:val="Code"/>
        <w:rPr>
          <w:lang w:val="en-US"/>
          <w:rPrChange w:id="202" w:author="Autor">
            <w:rPr/>
          </w:rPrChange>
        </w:rPr>
      </w:pPr>
      <w:proofErr w:type="spellStart"/>
      <w:proofErr w:type="gramStart"/>
      <w:r w:rsidRPr="0091492C">
        <w:rPr>
          <w:lang w:val="en-US"/>
          <w:rPrChange w:id="203" w:author="Autor">
            <w:rPr/>
          </w:rPrChange>
        </w:rPr>
        <w:t>PlayerPrefs.SetFloat</w:t>
      </w:r>
      <w:proofErr w:type="spellEnd"/>
      <w:r w:rsidRPr="0091492C">
        <w:rPr>
          <w:lang w:val="en-US"/>
          <w:rPrChange w:id="204" w:author="Autor">
            <w:rPr/>
          </w:rPrChange>
        </w:rPr>
        <w:t>(</w:t>
      </w:r>
      <w:proofErr w:type="gramEnd"/>
      <w:r w:rsidRPr="0091492C">
        <w:rPr>
          <w:lang w:val="en-US"/>
          <w:rPrChange w:id="205" w:author="Autor">
            <w:rPr/>
          </w:rPrChange>
        </w:rPr>
        <w:t>"Power",1.2f);</w:t>
      </w:r>
    </w:p>
    <w:p w14:paraId="6F1B39B6" w14:textId="3BADB788" w:rsidR="00EB156C" w:rsidRPr="0091492C" w:rsidRDefault="00EB156C" w:rsidP="00EB156C">
      <w:pPr>
        <w:pStyle w:val="Code"/>
        <w:rPr>
          <w:lang w:val="en-US"/>
          <w:rPrChange w:id="206" w:author="Autor">
            <w:rPr/>
          </w:rPrChange>
        </w:rPr>
      </w:pPr>
      <w:proofErr w:type="spellStart"/>
      <w:proofErr w:type="gramStart"/>
      <w:r w:rsidRPr="0091492C">
        <w:rPr>
          <w:lang w:val="en-US"/>
          <w:rPrChange w:id="207" w:author="Autor">
            <w:rPr/>
          </w:rPrChange>
        </w:rPr>
        <w:t>PlayerPrefs.SetString</w:t>
      </w:r>
      <w:proofErr w:type="spellEnd"/>
      <w:r w:rsidRPr="0091492C">
        <w:rPr>
          <w:lang w:val="en-US"/>
          <w:rPrChange w:id="208" w:author="Autor">
            <w:rPr/>
          </w:rPrChange>
        </w:rPr>
        <w:t>(</w:t>
      </w:r>
      <w:proofErr w:type="gramEnd"/>
      <w:r w:rsidRPr="0091492C">
        <w:rPr>
          <w:lang w:val="en-US"/>
          <w:rPrChange w:id="209" w:author="Autor">
            <w:rPr/>
          </w:rPrChange>
        </w:rPr>
        <w:t>"</w:t>
      </w:r>
      <w:proofErr w:type="spellStart"/>
      <w:r w:rsidRPr="0091492C">
        <w:rPr>
          <w:lang w:val="en-US"/>
          <w:rPrChange w:id="210" w:author="Autor">
            <w:rPr/>
          </w:rPrChange>
        </w:rPr>
        <w:t>Name","Max</w:t>
      </w:r>
      <w:proofErr w:type="spellEnd"/>
      <w:r w:rsidRPr="0091492C">
        <w:rPr>
          <w:lang w:val="en-US"/>
          <w:rPrChange w:id="211" w:author="Autor">
            <w:rPr/>
          </w:rPrChange>
        </w:rPr>
        <w:t>");</w:t>
      </w:r>
    </w:p>
    <w:p w14:paraId="1266C2B0" w14:textId="190643F7" w:rsidR="00EB156C" w:rsidRDefault="009113B1" w:rsidP="00EB156C">
      <w:pPr>
        <w:pStyle w:val="Beschriftung"/>
      </w:pPr>
      <w:bookmarkStart w:id="212" w:name="_Toc410738539"/>
      <w:proofErr w:type="gramStart"/>
      <w:r w:rsidRPr="0091492C">
        <w:rPr>
          <w:lang w:val="en-US"/>
          <w:rPrChange w:id="213" w:author="Autor">
            <w:rPr/>
          </w:rPrChange>
        </w:rPr>
        <w:t>Listing</w:t>
      </w:r>
      <w:r w:rsidR="00EB156C" w:rsidRPr="0091492C">
        <w:rPr>
          <w:lang w:val="en-US"/>
          <w:rPrChange w:id="214" w:author="Autor">
            <w:rPr/>
          </w:rPrChange>
        </w:rPr>
        <w:t xml:space="preserve"> </w:t>
      </w:r>
      <w:r w:rsidR="00CA0EFB">
        <w:fldChar w:fldCharType="begin"/>
      </w:r>
      <w:r w:rsidR="00CA0EFB" w:rsidRPr="0091492C">
        <w:rPr>
          <w:lang w:val="en-US"/>
          <w:rPrChange w:id="215" w:author="Autor">
            <w:rPr/>
          </w:rPrChange>
        </w:rPr>
        <w:instrText xml:space="preserve"> STYLEREF 1 \s </w:instrText>
      </w:r>
      <w:r w:rsidR="00CA0EFB">
        <w:fldChar w:fldCharType="separate"/>
      </w:r>
      <w:r w:rsidR="00170A67" w:rsidRPr="0091492C">
        <w:rPr>
          <w:noProof/>
          <w:lang w:val="en-US"/>
          <w:rPrChange w:id="216" w:author="Autor">
            <w:rPr>
              <w:noProof/>
            </w:rPr>
          </w:rPrChange>
        </w:rPr>
        <w:t>2</w:t>
      </w:r>
      <w:r w:rsidR="00CA0EFB">
        <w:rPr>
          <w:noProof/>
        </w:rPr>
        <w:fldChar w:fldCharType="end"/>
      </w:r>
      <w:r w:rsidR="00496AA0" w:rsidRPr="0091492C">
        <w:rPr>
          <w:lang w:val="en-US"/>
          <w:rPrChange w:id="217" w:author="Autor">
            <w:rPr/>
          </w:rPrChange>
        </w:rPr>
        <w:t>.</w:t>
      </w:r>
      <w:proofErr w:type="gramEnd"/>
      <w:r w:rsidR="00CA0EFB">
        <w:fldChar w:fldCharType="begin"/>
      </w:r>
      <w:r w:rsidR="00CA0EFB" w:rsidRPr="0091492C">
        <w:rPr>
          <w:lang w:val="en-US"/>
          <w:rPrChange w:id="218" w:author="Autor">
            <w:rPr/>
          </w:rPrChange>
        </w:rPr>
        <w:instrText xml:space="preserve"> SEQ Listing \* ARABIC \s 1 </w:instrText>
      </w:r>
      <w:r w:rsidR="00CA0EFB">
        <w:fldChar w:fldCharType="separate"/>
      </w:r>
      <w:r w:rsidR="00170A67">
        <w:rPr>
          <w:noProof/>
        </w:rPr>
        <w:t>6</w:t>
      </w:r>
      <w:r w:rsidR="00CA0EFB">
        <w:rPr>
          <w:noProof/>
        </w:rPr>
        <w:fldChar w:fldCharType="end"/>
      </w:r>
      <w:r w:rsidR="00EB156C">
        <w:t xml:space="preserve"> Speichern von Daten</w:t>
      </w:r>
      <w:bookmarkEnd w:id="212"/>
    </w:p>
    <w:p w14:paraId="21475DCC" w14:textId="1D487E1F" w:rsidR="00EB156C" w:rsidRDefault="00EB156C" w:rsidP="00B95B04">
      <w:r>
        <w:lastRenderedPageBreak/>
        <w:t>Der erste Param</w:t>
      </w:r>
      <w:r w:rsidR="00126F56">
        <w:t>eter ist die ID des Wertes, der zweite der eigentliche Wert. Wie beim Spe</w:t>
      </w:r>
      <w:r w:rsidR="00126F56">
        <w:t>i</w:t>
      </w:r>
      <w:r w:rsidR="00126F56">
        <w:t xml:space="preserve">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 xml:space="preserve">-Werte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Pr="0091492C" w:rsidRDefault="00F14E47" w:rsidP="00F14E47">
      <w:pPr>
        <w:pStyle w:val="Code"/>
        <w:rPr>
          <w:lang w:val="en-US"/>
          <w:rPrChange w:id="219" w:author="Autor">
            <w:rPr/>
          </w:rPrChange>
        </w:rPr>
      </w:pPr>
      <w:proofErr w:type="gramStart"/>
      <w:r w:rsidRPr="0091492C">
        <w:rPr>
          <w:lang w:val="en-US"/>
          <w:rPrChange w:id="220" w:author="Autor">
            <w:rPr/>
          </w:rPrChange>
        </w:rPr>
        <w:t>float</w:t>
      </w:r>
      <w:proofErr w:type="gramEnd"/>
      <w:r w:rsidRPr="0091492C">
        <w:rPr>
          <w:lang w:val="en-US"/>
          <w:rPrChange w:id="221" w:author="Autor">
            <w:rPr/>
          </w:rPrChange>
        </w:rPr>
        <w:t xml:space="preserve"> power = </w:t>
      </w:r>
      <w:proofErr w:type="spellStart"/>
      <w:r w:rsidRPr="0091492C">
        <w:rPr>
          <w:lang w:val="en-US"/>
          <w:rPrChange w:id="222" w:author="Autor">
            <w:rPr/>
          </w:rPrChange>
        </w:rPr>
        <w:t>PlayerPrefs.GetFloat</w:t>
      </w:r>
      <w:proofErr w:type="spellEnd"/>
      <w:r w:rsidRPr="0091492C">
        <w:rPr>
          <w:lang w:val="en-US"/>
          <w:rPrChange w:id="223" w:author="Autor">
            <w:rPr/>
          </w:rPrChange>
        </w:rPr>
        <w:t>("Power");</w:t>
      </w:r>
    </w:p>
    <w:p w14:paraId="3CE08C4B" w14:textId="6B14FB97" w:rsidR="00F14E47" w:rsidRPr="0091492C" w:rsidRDefault="00F14E47" w:rsidP="00F14E47">
      <w:pPr>
        <w:pStyle w:val="Code"/>
        <w:rPr>
          <w:lang w:val="en-US"/>
          <w:rPrChange w:id="224" w:author="Autor">
            <w:rPr/>
          </w:rPrChange>
        </w:rPr>
      </w:pPr>
      <w:proofErr w:type="gramStart"/>
      <w:r w:rsidRPr="0091492C">
        <w:rPr>
          <w:lang w:val="en-US"/>
          <w:rPrChange w:id="225" w:author="Autor">
            <w:rPr/>
          </w:rPrChange>
        </w:rPr>
        <w:t>string</w:t>
      </w:r>
      <w:proofErr w:type="gramEnd"/>
      <w:r w:rsidRPr="0091492C">
        <w:rPr>
          <w:lang w:val="en-US"/>
          <w:rPrChange w:id="226" w:author="Autor">
            <w:rPr/>
          </w:rPrChange>
        </w:rPr>
        <w:t xml:space="preserve"> name = </w:t>
      </w:r>
      <w:proofErr w:type="spellStart"/>
      <w:r w:rsidRPr="0091492C">
        <w:rPr>
          <w:lang w:val="en-US"/>
          <w:rPrChange w:id="227" w:author="Autor">
            <w:rPr/>
          </w:rPrChange>
        </w:rPr>
        <w:t>PlayerPrefs.GetString</w:t>
      </w:r>
      <w:proofErr w:type="spellEnd"/>
      <w:r w:rsidRPr="0091492C">
        <w:rPr>
          <w:lang w:val="en-US"/>
          <w:rPrChange w:id="228" w:author="Autor">
            <w:rPr/>
          </w:rPrChange>
        </w:rPr>
        <w:t>("Name");</w:t>
      </w:r>
    </w:p>
    <w:p w14:paraId="02AB657F" w14:textId="52B94A57" w:rsidR="00F93FFD" w:rsidRDefault="009113B1" w:rsidP="00F93FFD">
      <w:pPr>
        <w:pStyle w:val="Beschriftung"/>
      </w:pPr>
      <w:bookmarkStart w:id="229" w:name="_Toc410738540"/>
      <w:r>
        <w:t>Listing</w:t>
      </w:r>
      <w:r w:rsidR="00F14E47">
        <w:t xml:space="preserve"> </w:t>
      </w:r>
      <w:fldSimple w:instr=" STYLEREF 1 \s ">
        <w:r w:rsidR="00170A67">
          <w:rPr>
            <w:noProof/>
          </w:rPr>
          <w:t>2</w:t>
        </w:r>
      </w:fldSimple>
      <w:r w:rsidR="00496AA0">
        <w:t>.</w:t>
      </w:r>
      <w:fldSimple w:instr=" SEQ Listing \* ARABIC \s 1 ">
        <w:r w:rsidR="00170A67">
          <w:rPr>
            <w:noProof/>
          </w:rPr>
          <w:t>7</w:t>
        </w:r>
      </w:fldSimple>
      <w:r w:rsidR="00F14E47">
        <w:t xml:space="preserve"> Laden von  Daten</w:t>
      </w:r>
      <w:bookmarkEnd w:id="229"/>
    </w:p>
    <w:p w14:paraId="0213E750" w14:textId="77777777" w:rsidR="00F93FFD" w:rsidRPr="00F93FFD" w:rsidRDefault="00F93FFD" w:rsidP="00F93FFD"/>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027CAB4D" w:rsidR="0043314D" w:rsidRDefault="00371521" w:rsidP="001D0C8B">
      <w:r>
        <w:t xml:space="preserve">Um Fehler und Warnungen zu überprüfen besitzt </w:t>
      </w:r>
      <w:proofErr w:type="spellStart"/>
      <w:r>
        <w:t>Unity</w:t>
      </w:r>
      <w:proofErr w:type="spellEnd"/>
      <w:r>
        <w:t xml:space="preserve"> die </w:t>
      </w:r>
      <w:proofErr w:type="spellStart"/>
      <w:r>
        <w:t>Console</w:t>
      </w:r>
      <w:proofErr w:type="spellEnd"/>
      <w:r>
        <w:t xml:space="preserve">. Diese werden dort angezeigt und geben Hinweise um aufzutretende Fehler zu beheben. Über die Klasse </w:t>
      </w:r>
      <w:proofErr w:type="spellStart"/>
      <w:r>
        <w:t>D</w:t>
      </w:r>
      <w:r>
        <w:t>e</w:t>
      </w:r>
      <w:r>
        <w:t>bug</w:t>
      </w:r>
      <w:proofErr w:type="spellEnd"/>
      <w:r>
        <w:t xml:space="preserve"> </w:t>
      </w:r>
      <w:r w:rsidR="00B03FFA">
        <w:t>besteht die Möglichkeit</w:t>
      </w:r>
      <w:r>
        <w:t xml:space="preserve"> eigene Meldungen aus</w:t>
      </w:r>
      <w:r w:rsidR="00B03FFA">
        <w:t>zu</w:t>
      </w:r>
      <w:r>
        <w:t>gegeben, um z.B. bestimmte Ausg</w:t>
      </w:r>
      <w:r>
        <w:t>a</w:t>
      </w:r>
      <w:r>
        <w:t>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w:t>
      </w:r>
      <w:r w:rsidR="001D0C8B">
        <w:t>n</w:t>
      </w:r>
      <w:r w:rsidR="001D0C8B">
        <w:t>ing</w:t>
      </w:r>
      <w:proofErr w:type="spellEnd"/>
      <w:r w:rsidR="001D0C8B">
        <w:t xml:space="preserve"> geben die entsprechende</w:t>
      </w:r>
      <w:del w:id="230" w:author="Autor">
        <w:r w:rsidR="001D0C8B" w:rsidDel="0078515C">
          <w:delText>n</w:delText>
        </w:r>
      </w:del>
      <w:r w:rsidR="001D0C8B">
        <w:t xml:space="preserve"> Meldung aus und werden zusätzlich noch entsprechend g</w:t>
      </w:r>
      <w:r w:rsidR="001D0C8B">
        <w:t>e</w:t>
      </w:r>
      <w:r w:rsidR="001D0C8B">
        <w:t xml:space="preserve">kennzeichnet </w:t>
      </w:r>
      <w:r w:rsidR="00D43C8B">
        <w:t>[Sei14]</w:t>
      </w:r>
      <w:r>
        <w:t>.</w:t>
      </w:r>
    </w:p>
    <w:p w14:paraId="6074BE65" w14:textId="77777777" w:rsidR="00371521" w:rsidRDefault="00371521" w:rsidP="00B95B04"/>
    <w:p w14:paraId="3FDB608D" w14:textId="77777777" w:rsidR="00371521" w:rsidRPr="0091492C" w:rsidRDefault="00371521" w:rsidP="00371521">
      <w:pPr>
        <w:pStyle w:val="Code"/>
        <w:rPr>
          <w:lang w:val="en-US"/>
          <w:rPrChange w:id="231" w:author="Autor">
            <w:rPr/>
          </w:rPrChange>
        </w:rPr>
      </w:pPr>
      <w:proofErr w:type="spellStart"/>
      <w:proofErr w:type="gramStart"/>
      <w:r w:rsidRPr="0091492C">
        <w:rPr>
          <w:lang w:val="en-US"/>
          <w:rPrChange w:id="232" w:author="Autor">
            <w:rPr/>
          </w:rPrChange>
        </w:rPr>
        <w:t>Debug.Log</w:t>
      </w:r>
      <w:proofErr w:type="spellEnd"/>
      <w:r w:rsidRPr="0091492C">
        <w:rPr>
          <w:lang w:val="en-US"/>
          <w:rPrChange w:id="233" w:author="Autor">
            <w:rPr/>
          </w:rPrChange>
        </w:rPr>
        <w:t>(</w:t>
      </w:r>
      <w:proofErr w:type="gramEnd"/>
      <w:r w:rsidRPr="0091492C">
        <w:rPr>
          <w:lang w:val="en-US"/>
          <w:rPrChange w:id="234" w:author="Autor">
            <w:rPr/>
          </w:rPrChange>
        </w:rPr>
        <w:t>"Success");</w:t>
      </w:r>
    </w:p>
    <w:p w14:paraId="5E13DC09" w14:textId="28C5158D" w:rsidR="00371521" w:rsidRPr="0091492C" w:rsidRDefault="00371521" w:rsidP="00371521">
      <w:pPr>
        <w:pStyle w:val="Code"/>
        <w:rPr>
          <w:lang w:val="en-US"/>
          <w:rPrChange w:id="235" w:author="Autor">
            <w:rPr/>
          </w:rPrChange>
        </w:rPr>
      </w:pPr>
      <w:proofErr w:type="spellStart"/>
      <w:proofErr w:type="gramStart"/>
      <w:r w:rsidRPr="0091492C">
        <w:rPr>
          <w:lang w:val="en-US"/>
          <w:rPrChange w:id="236" w:author="Autor">
            <w:rPr/>
          </w:rPrChange>
        </w:rPr>
        <w:t>Debug.LogError</w:t>
      </w:r>
      <w:proofErr w:type="spellEnd"/>
      <w:r w:rsidRPr="0091492C">
        <w:rPr>
          <w:lang w:val="en-US"/>
          <w:rPrChange w:id="237" w:author="Autor">
            <w:rPr/>
          </w:rPrChange>
        </w:rPr>
        <w:t>(</w:t>
      </w:r>
      <w:proofErr w:type="gramEnd"/>
      <w:r w:rsidRPr="0091492C">
        <w:rPr>
          <w:lang w:val="en-US"/>
          <w:rPrChange w:id="238" w:author="Autor">
            <w:rPr/>
          </w:rPrChange>
        </w:rPr>
        <w:t>"Error");</w:t>
      </w:r>
    </w:p>
    <w:p w14:paraId="3AED24CE" w14:textId="2BD8868F" w:rsidR="00371521" w:rsidRPr="0091492C" w:rsidRDefault="00371521" w:rsidP="00371521">
      <w:pPr>
        <w:pStyle w:val="Code"/>
        <w:rPr>
          <w:lang w:val="en-US"/>
          <w:rPrChange w:id="239" w:author="Autor">
            <w:rPr/>
          </w:rPrChange>
        </w:rPr>
      </w:pPr>
      <w:proofErr w:type="spellStart"/>
      <w:proofErr w:type="gramStart"/>
      <w:r w:rsidRPr="0091492C">
        <w:rPr>
          <w:lang w:val="en-US"/>
          <w:rPrChange w:id="240" w:author="Autor">
            <w:rPr/>
          </w:rPrChange>
        </w:rPr>
        <w:t>Debug.LogException</w:t>
      </w:r>
      <w:proofErr w:type="spellEnd"/>
      <w:r w:rsidRPr="0091492C">
        <w:rPr>
          <w:lang w:val="en-US"/>
          <w:rPrChange w:id="241" w:author="Autor">
            <w:rPr/>
          </w:rPrChange>
        </w:rPr>
        <w:t>(</w:t>
      </w:r>
      <w:proofErr w:type="gramEnd"/>
      <w:r w:rsidRPr="0091492C">
        <w:rPr>
          <w:lang w:val="en-US"/>
          <w:rPrChange w:id="242" w:author="Autor">
            <w:rPr/>
          </w:rPrChange>
        </w:rPr>
        <w:t>"Exception");</w:t>
      </w:r>
    </w:p>
    <w:p w14:paraId="79B918C8" w14:textId="2CAEE89A" w:rsidR="00371521" w:rsidRPr="0091492C" w:rsidRDefault="00371521" w:rsidP="00371521">
      <w:pPr>
        <w:pStyle w:val="Code"/>
        <w:rPr>
          <w:lang w:val="en-US"/>
          <w:rPrChange w:id="243" w:author="Autor">
            <w:rPr/>
          </w:rPrChange>
        </w:rPr>
      </w:pPr>
      <w:proofErr w:type="spellStart"/>
      <w:proofErr w:type="gramStart"/>
      <w:r w:rsidRPr="0091492C">
        <w:rPr>
          <w:lang w:val="en-US"/>
          <w:rPrChange w:id="244" w:author="Autor">
            <w:rPr/>
          </w:rPrChange>
        </w:rPr>
        <w:t>Debug.LogWarning</w:t>
      </w:r>
      <w:proofErr w:type="spellEnd"/>
      <w:r w:rsidRPr="0091492C">
        <w:rPr>
          <w:lang w:val="en-US"/>
          <w:rPrChange w:id="245" w:author="Autor">
            <w:rPr/>
          </w:rPrChange>
        </w:rPr>
        <w:t>(</w:t>
      </w:r>
      <w:proofErr w:type="gramEnd"/>
      <w:r w:rsidRPr="0091492C">
        <w:rPr>
          <w:lang w:val="en-US"/>
          <w:rPrChange w:id="246" w:author="Autor">
            <w:rPr/>
          </w:rPrChange>
        </w:rPr>
        <w:t>"Warning");</w:t>
      </w:r>
    </w:p>
    <w:p w14:paraId="2E1AC48E" w14:textId="124B6F46" w:rsidR="0043314D" w:rsidRDefault="009113B1" w:rsidP="004F0EDA">
      <w:pPr>
        <w:pStyle w:val="Beschriftung"/>
      </w:pPr>
      <w:bookmarkStart w:id="247" w:name="_Toc410738541"/>
      <w:r>
        <w:t>Listing</w:t>
      </w:r>
      <w:r w:rsidR="004F0EDA">
        <w:t xml:space="preserve"> </w:t>
      </w:r>
      <w:fldSimple w:instr=" STYLEREF 1 \s ">
        <w:r w:rsidR="00170A67">
          <w:rPr>
            <w:noProof/>
          </w:rPr>
          <w:t>2</w:t>
        </w:r>
      </w:fldSimple>
      <w:r w:rsidR="00496AA0">
        <w:t>.</w:t>
      </w:r>
      <w:fldSimple w:instr=" SEQ Listing \* ARABIC \s 1 ">
        <w:r w:rsidR="00170A67">
          <w:rPr>
            <w:noProof/>
          </w:rPr>
          <w:t>8</w:t>
        </w:r>
      </w:fldSimple>
      <w:r w:rsidR="004F0EDA">
        <w:t xml:space="preserve"> </w:t>
      </w:r>
      <w:proofErr w:type="spellStart"/>
      <w:r w:rsidR="004F0EDA">
        <w:t>Debug</w:t>
      </w:r>
      <w:proofErr w:type="spellEnd"/>
      <w:r w:rsidR="004F0EDA">
        <w:t>-Möglichkeiten</w:t>
      </w:r>
      <w:bookmarkEnd w:id="247"/>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248" w:name="_Toc410738444"/>
      <w:r>
        <w:t>Objekte</w:t>
      </w:r>
      <w:r w:rsidR="00323202">
        <w:t xml:space="preserve"> im 3D-Raum</w:t>
      </w:r>
      <w:bookmarkEnd w:id="248"/>
    </w:p>
    <w:p w14:paraId="1EF42637" w14:textId="77777777" w:rsidR="005529B1" w:rsidRPr="005529B1" w:rsidRDefault="005529B1" w:rsidP="005529B1"/>
    <w:p w14:paraId="58265D29" w14:textId="52D0C21D" w:rsidR="00342C6C" w:rsidRDefault="00342C6C" w:rsidP="005222E8">
      <w:r>
        <w:t xml:space="preserve">Virtuelle Objekte können in </w:t>
      </w:r>
      <w:proofErr w:type="spellStart"/>
      <w:r>
        <w:t>Unity</w:t>
      </w:r>
      <w:proofErr w:type="spellEnd"/>
      <w:r>
        <w:t xml:space="preserve"> in einer Szene platziert werden. Es ist möglich platzierte Objekte zu skalieren, rotieren oder zu verschieben, um so eine virtuelle Welt für den Nu</w:t>
      </w:r>
      <w:r>
        <w:t>t</w:t>
      </w:r>
      <w:r>
        <w:t xml:space="preserve">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proofErr w:type="spellStart"/>
      <w:r w:rsidR="00970430">
        <w:t>Unity</w:t>
      </w:r>
      <w:proofErr w:type="spellEnd"/>
      <w:r w:rsidR="00970430">
        <w:t xml:space="preserve"> hat dafür den Typ Vector3, über den die Parameter x, y, z eines </w:t>
      </w:r>
      <w:r w:rsidR="00970430">
        <w:lastRenderedPageBreak/>
        <w:t>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Pr="0091492C" w:rsidRDefault="00A75186" w:rsidP="00A75186">
      <w:pPr>
        <w:pStyle w:val="Code"/>
        <w:rPr>
          <w:lang w:val="en-US"/>
          <w:rPrChange w:id="249" w:author="Autor">
            <w:rPr/>
          </w:rPrChange>
        </w:rPr>
      </w:pPr>
      <w:r w:rsidRPr="0091492C">
        <w:rPr>
          <w:lang w:val="en-US"/>
          <w:rPrChange w:id="250" w:author="Autor">
            <w:rPr/>
          </w:rPrChange>
        </w:rPr>
        <w:t xml:space="preserve">Vector3 v1 = new </w:t>
      </w:r>
      <w:proofErr w:type="gramStart"/>
      <w:r w:rsidRPr="0091492C">
        <w:rPr>
          <w:lang w:val="en-US"/>
          <w:rPrChange w:id="251" w:author="Autor">
            <w:rPr/>
          </w:rPrChange>
        </w:rPr>
        <w:t>Vector3(</w:t>
      </w:r>
      <w:proofErr w:type="gramEnd"/>
      <w:r w:rsidRPr="0091492C">
        <w:rPr>
          <w:lang w:val="en-US"/>
          <w:rPrChange w:id="252" w:author="Autor">
            <w:rPr/>
          </w:rPrChange>
        </w:rPr>
        <w:t>1, 1, 1);</w:t>
      </w:r>
    </w:p>
    <w:p w14:paraId="3CE96601" w14:textId="74F562B5" w:rsidR="00570ABB" w:rsidRPr="0091492C" w:rsidRDefault="00A75186" w:rsidP="00570ABB">
      <w:pPr>
        <w:pStyle w:val="Code"/>
        <w:rPr>
          <w:lang w:val="en-US"/>
          <w:rPrChange w:id="253" w:author="Autor">
            <w:rPr/>
          </w:rPrChange>
        </w:rPr>
      </w:pPr>
      <w:r w:rsidRPr="0091492C">
        <w:rPr>
          <w:lang w:val="en-US"/>
          <w:rPrChange w:id="254" w:author="Autor">
            <w:rPr/>
          </w:rPrChange>
        </w:rPr>
        <w:t>Vector3 v2</w:t>
      </w:r>
      <w:r w:rsidR="00570ABB" w:rsidRPr="0091492C">
        <w:rPr>
          <w:lang w:val="en-US"/>
          <w:rPrChange w:id="255" w:author="Autor">
            <w:rPr/>
          </w:rPrChange>
        </w:rPr>
        <w:t xml:space="preserve"> = new </w:t>
      </w:r>
      <w:proofErr w:type="gramStart"/>
      <w:r w:rsidR="00570ABB" w:rsidRPr="0091492C">
        <w:rPr>
          <w:lang w:val="en-US"/>
          <w:rPrChange w:id="256" w:author="Autor">
            <w:rPr/>
          </w:rPrChange>
        </w:rPr>
        <w:t>Vector3(</w:t>
      </w:r>
      <w:proofErr w:type="gramEnd"/>
      <w:r w:rsidR="00570ABB" w:rsidRPr="0091492C">
        <w:rPr>
          <w:lang w:val="en-US"/>
          <w:rPrChange w:id="257" w:author="Autor">
            <w:rPr/>
          </w:rPrChange>
        </w:rPr>
        <w:t>);</w:t>
      </w:r>
    </w:p>
    <w:p w14:paraId="60FB09A1" w14:textId="1650B758" w:rsidR="00570ABB" w:rsidRPr="0091492C" w:rsidRDefault="00A75186" w:rsidP="00570ABB">
      <w:pPr>
        <w:pStyle w:val="Code"/>
        <w:rPr>
          <w:lang w:val="en-US"/>
          <w:rPrChange w:id="258" w:author="Autor">
            <w:rPr/>
          </w:rPrChange>
        </w:rPr>
      </w:pPr>
      <w:r w:rsidRPr="0091492C">
        <w:rPr>
          <w:lang w:val="en-US"/>
          <w:rPrChange w:id="259" w:author="Autor">
            <w:rPr/>
          </w:rPrChange>
        </w:rPr>
        <w:t>v2</w:t>
      </w:r>
      <w:r w:rsidR="00570ABB" w:rsidRPr="0091492C">
        <w:rPr>
          <w:lang w:val="en-US"/>
          <w:rPrChange w:id="260" w:author="Autor">
            <w:rPr/>
          </w:rPrChange>
        </w:rPr>
        <w:t>.x = 1;</w:t>
      </w:r>
    </w:p>
    <w:p w14:paraId="19AD5A74" w14:textId="06B29CBE" w:rsidR="00570ABB" w:rsidRPr="0091492C" w:rsidRDefault="00A75186" w:rsidP="00570ABB">
      <w:pPr>
        <w:pStyle w:val="Code"/>
        <w:rPr>
          <w:lang w:val="en-US"/>
          <w:rPrChange w:id="261" w:author="Autor">
            <w:rPr/>
          </w:rPrChange>
        </w:rPr>
      </w:pPr>
      <w:r w:rsidRPr="0091492C">
        <w:rPr>
          <w:lang w:val="en-US"/>
          <w:rPrChange w:id="262" w:author="Autor">
            <w:rPr/>
          </w:rPrChange>
        </w:rPr>
        <w:t>v2</w:t>
      </w:r>
      <w:r w:rsidR="00570ABB" w:rsidRPr="0091492C">
        <w:rPr>
          <w:lang w:val="en-US"/>
          <w:rPrChange w:id="263" w:author="Autor">
            <w:rPr/>
          </w:rPrChange>
        </w:rPr>
        <w:t>.y = 1;</w:t>
      </w:r>
    </w:p>
    <w:p w14:paraId="2A73DC60" w14:textId="0595B5BD" w:rsidR="00570ABB" w:rsidRPr="0091492C" w:rsidRDefault="00A75186" w:rsidP="00570ABB">
      <w:pPr>
        <w:pStyle w:val="Code"/>
        <w:rPr>
          <w:lang w:val="en-US"/>
          <w:rPrChange w:id="264" w:author="Autor">
            <w:rPr/>
          </w:rPrChange>
        </w:rPr>
      </w:pPr>
      <w:r w:rsidRPr="0091492C">
        <w:rPr>
          <w:lang w:val="en-US"/>
          <w:rPrChange w:id="265" w:author="Autor">
            <w:rPr/>
          </w:rPrChange>
        </w:rPr>
        <w:t>v2</w:t>
      </w:r>
      <w:r w:rsidR="00570ABB" w:rsidRPr="0091492C">
        <w:rPr>
          <w:lang w:val="en-US"/>
          <w:rPrChange w:id="266" w:author="Autor">
            <w:rPr/>
          </w:rPrChange>
        </w:rPr>
        <w:t>.z = 1;</w:t>
      </w:r>
    </w:p>
    <w:p w14:paraId="7B25F6E8" w14:textId="62C6FA71" w:rsidR="00553EA7" w:rsidRDefault="009113B1" w:rsidP="00F93FFD">
      <w:pPr>
        <w:pStyle w:val="Beschriftung"/>
      </w:pPr>
      <w:bookmarkStart w:id="267" w:name="_Toc410738542"/>
      <w:r w:rsidRPr="009F6E68">
        <w:t xml:space="preserve">Listing </w:t>
      </w:r>
      <w:r w:rsidR="00CA0EFB">
        <w:fldChar w:fldCharType="begin"/>
      </w:r>
      <w:r w:rsidR="00CA0EFB" w:rsidRPr="00787E4C">
        <w:rPr>
          <w:rPrChange w:id="268" w:author="Autor">
            <w:rPr/>
          </w:rPrChange>
        </w:rPr>
        <w:instrText xml:space="preserve"> STYLEREF 1 \s </w:instrText>
      </w:r>
      <w:r w:rsidR="00CA0EFB">
        <w:fldChar w:fldCharType="separate"/>
      </w:r>
      <w:r w:rsidR="00170A67" w:rsidRPr="009F6E68">
        <w:rPr>
          <w:noProof/>
        </w:rPr>
        <w:t>2</w:t>
      </w:r>
      <w:r w:rsidR="00CA0EFB">
        <w:rPr>
          <w:noProof/>
        </w:rPr>
        <w:fldChar w:fldCharType="end"/>
      </w:r>
      <w:r w:rsidR="00496AA0" w:rsidRPr="009F6E68">
        <w:t>.</w:t>
      </w:r>
      <w:r w:rsidR="00CA0EFB">
        <w:fldChar w:fldCharType="begin"/>
      </w:r>
      <w:r w:rsidR="00CA0EFB" w:rsidRPr="00787E4C">
        <w:rPr>
          <w:rPrChange w:id="269" w:author="Autor">
            <w:rPr/>
          </w:rPrChange>
        </w:rPr>
        <w:instrText xml:space="preserve"> SEQ Listing \* ARABIC \s 1 </w:instrText>
      </w:r>
      <w:r w:rsidR="00CA0EFB">
        <w:fldChar w:fldCharType="separate"/>
      </w:r>
      <w:r w:rsidR="00170A67">
        <w:rPr>
          <w:noProof/>
        </w:rPr>
        <w:t>9</w:t>
      </w:r>
      <w:r w:rsidR="00CA0EFB">
        <w:rPr>
          <w:noProof/>
        </w:rPr>
        <w:fldChar w:fldCharType="end"/>
      </w:r>
      <w:r>
        <w:t xml:space="preserve"> Beispiele für die Erzeugung eines Vektors</w:t>
      </w:r>
      <w:bookmarkEnd w:id="267"/>
    </w:p>
    <w:p w14:paraId="361874BB" w14:textId="77777777" w:rsidR="00F93FFD" w:rsidRPr="00F93FFD" w:rsidRDefault="00F93FFD" w:rsidP="00F93FFD"/>
    <w:p w14:paraId="1ED628D4" w14:textId="2CCAB5C8" w:rsidR="00323202" w:rsidRDefault="00002AC9" w:rsidP="005222E8">
      <w:r>
        <w:t>Viele einzelne Vektoren zusammen ergeben dann ein 3D-Modell. Diese einzelnen Vekt</w:t>
      </w:r>
      <w:r>
        <w:t>o</w:t>
      </w:r>
      <w:r>
        <w:t xml:space="preserve">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w:t>
      </w:r>
      <w:r>
        <w:t>o</w:t>
      </w:r>
      <w:r>
        <w:t xml:space="preserve">nen. Diese Struktur wird oft als Polygonnetz oder </w:t>
      </w:r>
      <w:proofErr w:type="spellStart"/>
      <w:r>
        <w:t>Mesh</w:t>
      </w:r>
      <w:proofErr w:type="spellEnd"/>
      <w:r>
        <w:t xml:space="preserve"> bezeichnet. In </w:t>
      </w:r>
      <w:proofErr w:type="spellStart"/>
      <w:r>
        <w:t>Unity</w:t>
      </w:r>
      <w:proofErr w:type="spellEnd"/>
      <w:r>
        <w:t xml:space="preserve"> wird der B</w:t>
      </w:r>
      <w:r>
        <w:t>e</w:t>
      </w:r>
      <w:r>
        <w:t xml:space="preserve">griff </w:t>
      </w:r>
      <w:proofErr w:type="spellStart"/>
      <w:r>
        <w:t>Mesh</w:t>
      </w:r>
      <w:proofErr w:type="spellEnd"/>
      <w:r>
        <w:t xml:space="preserve"> genutzt.</w:t>
      </w:r>
      <w:r w:rsidR="00907229">
        <w:t xml:space="preserve"> Umso mehr Polygone ein Objekt besitzt desto höher sind die Anford</w:t>
      </w:r>
      <w:r w:rsidR="00907229">
        <w:t>e</w:t>
      </w:r>
      <w:r w:rsidR="00907229">
        <w:t xml:space="preserv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w:t>
      </w:r>
      <w:proofErr w:type="spellStart"/>
      <w:r>
        <w:t>Unity</w:t>
      </w:r>
      <w:proofErr w:type="spellEnd"/>
      <w:r>
        <w:t xml:space="preserve"> wird als </w:t>
      </w:r>
      <w:proofErr w:type="spellStart"/>
      <w:r>
        <w:t>GameObject</w:t>
      </w:r>
      <w:proofErr w:type="spellEnd"/>
      <w:r>
        <w:t xml:space="preserve"> bezeichnet. Ein </w:t>
      </w:r>
      <w:proofErr w:type="spellStart"/>
      <w:r>
        <w:t>GameObject</w:t>
      </w:r>
      <w:proofErr w:type="spellEnd"/>
      <w:r>
        <w:t xml:space="preserve"> kann mithilfe von Komponenten ein </w:t>
      </w:r>
      <w:proofErr w:type="spellStart"/>
      <w:r>
        <w:t>Mesh</w:t>
      </w:r>
      <w:proofErr w:type="spellEnd"/>
      <w:r>
        <w:t xml:space="preserve"> darstellen. </w:t>
      </w:r>
      <w:r w:rsidR="004161FE">
        <w:t xml:space="preserve">Die erste Komponente ist der </w:t>
      </w:r>
      <w:proofErr w:type="spellStart"/>
      <w:r w:rsidR="004161FE">
        <w:t>Mes</w:t>
      </w:r>
      <w:r w:rsidR="004161FE">
        <w:t>h</w:t>
      </w:r>
      <w:r w:rsidR="004161FE">
        <w:t>Filter</w:t>
      </w:r>
      <w:proofErr w:type="spellEnd"/>
      <w:r w:rsidR="004161FE">
        <w:t xml:space="preserve">, damit das </w:t>
      </w:r>
      <w:proofErr w:type="spellStart"/>
      <w:r w:rsidR="004161FE">
        <w:t>GameObject</w:t>
      </w:r>
      <w:proofErr w:type="spellEnd"/>
      <w:r w:rsidR="004161FE">
        <w:t xml:space="preserve"> das </w:t>
      </w:r>
      <w:proofErr w:type="spellStart"/>
      <w:r w:rsidR="004161FE">
        <w:t>Mesh</w:t>
      </w:r>
      <w:proofErr w:type="spellEnd"/>
      <w:r w:rsidR="004161FE">
        <w:t xml:space="preserve"> aufnehmen kann. Für das Anzeigen des eigentl</w:t>
      </w:r>
      <w:r w:rsidR="004161FE">
        <w:t>i</w:t>
      </w:r>
      <w:r w:rsidR="004161FE">
        <w:t xml:space="preserve">chen 3D-Objektes ist im nächsten Schritt der </w:t>
      </w:r>
      <w:proofErr w:type="spellStart"/>
      <w:r w:rsidR="004161FE">
        <w:t>MeshRenderer</w:t>
      </w:r>
      <w:proofErr w:type="spellEnd"/>
      <w:r w:rsidR="004161FE">
        <w:t xml:space="preserve">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 xml:space="preserve">Eine weitere Komponente, die jedes </w:t>
      </w:r>
      <w:proofErr w:type="spellStart"/>
      <w:r>
        <w:t>GameObject</w:t>
      </w:r>
      <w:proofErr w:type="spellEnd"/>
      <w:r>
        <w:t xml:space="preserve"> erhält, ist die Transform-Komponente. Diese sorgt dafür, dass ein Objekt skaliert, rotiert und verschoben werden kann. Die zug</w:t>
      </w:r>
      <w:r>
        <w:t>e</w:t>
      </w:r>
      <w:r>
        <w:t xml:space="preserve">hörigen Parameter können direkt in der Szene über die Transform-Tools geändert oder im </w:t>
      </w:r>
      <w:proofErr w:type="spellStart"/>
      <w:r>
        <w:t>Inspector</w:t>
      </w:r>
      <w:proofErr w:type="spellEnd"/>
      <w:r>
        <w:t xml:space="preserve"> in die entsprechenden Felder eingetragen werden.</w:t>
      </w:r>
      <w:r w:rsidR="006D671C">
        <w:t xml:space="preserve"> Der </w:t>
      </w:r>
      <w:proofErr w:type="spellStart"/>
      <w:r w:rsidR="006D671C">
        <w:t>Inspector</w:t>
      </w:r>
      <w:proofErr w:type="spellEnd"/>
      <w:r w:rsidR="006D671C">
        <w:t xml:space="preserve"> gibt eine Übe</w:t>
      </w:r>
      <w:r w:rsidR="006D671C">
        <w:t>r</w:t>
      </w:r>
      <w:r w:rsidR="006D671C">
        <w:t xml:space="preserve">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 xml:space="preserve">Da ein </w:t>
      </w:r>
      <w:proofErr w:type="spellStart"/>
      <w:r>
        <w:t>Mesh</w:t>
      </w:r>
      <w:proofErr w:type="spellEnd"/>
      <w:r>
        <w:t xml:space="preserve"> ein aus Polygonen bestehendes Netz ist</w:t>
      </w:r>
      <w:r w:rsidR="00DD45C8">
        <w:t>,</w:t>
      </w:r>
      <w:r>
        <w:t xml:space="preserve"> bietet </w:t>
      </w:r>
      <w:proofErr w:type="spellStart"/>
      <w:r>
        <w:t>Unity</w:t>
      </w:r>
      <w:proofErr w:type="spellEnd"/>
      <w:r>
        <w:t xml:space="preserve"> die Möglichkeit durch Materials die Oberfläche eines solchen Drahtgitters zu verändern. So können Eigenscha</w:t>
      </w:r>
      <w:r>
        <w:t>f</w:t>
      </w:r>
      <w:r>
        <w:t xml:space="preserve">ten wie die Textur, die Farbe und die Reaktion auf äußere Einflüsse wie Licht festgelegt </w:t>
      </w:r>
      <w:r>
        <w:lastRenderedPageBreak/>
        <w:t xml:space="preserve">werden. Die Berechnung des Aussehens findet mit Hilfe von </w:t>
      </w:r>
      <w:proofErr w:type="spellStart"/>
      <w:r>
        <w:t>Shadern</w:t>
      </w:r>
      <w:proofErr w:type="spellEnd"/>
      <w:r>
        <w:t xml:space="preserve"> statt. </w:t>
      </w:r>
      <w:proofErr w:type="spellStart"/>
      <w:r>
        <w:t>Shader</w:t>
      </w:r>
      <w:proofErr w:type="spellEnd"/>
      <w:r>
        <w:t xml:space="preserve"> b</w:t>
      </w:r>
      <w:r>
        <w:t>e</w:t>
      </w:r>
      <w:r>
        <w:t>stimmen wie Materialien auf Oberflächen gerendert werden sollen</w:t>
      </w:r>
      <w:r w:rsidR="00A90C62">
        <w:t xml:space="preserve">. Hier muss bei Apps wieder darauf geachtet werden spezielle mobile </w:t>
      </w:r>
      <w:proofErr w:type="spellStart"/>
      <w:r w:rsidR="00A90C62">
        <w:t>Shader</w:t>
      </w:r>
      <w:proofErr w:type="spellEnd"/>
      <w:r w:rsidR="00A90C62">
        <w:t xml:space="preserve"> zu verwenden, um eine hohe Pe</w:t>
      </w:r>
      <w:r w:rsidR="00A90C62">
        <w:t>r</w:t>
      </w:r>
      <w:r w:rsidR="00A90C62">
        <w:t xml:space="preserve">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w:t>
      </w:r>
      <w:proofErr w:type="spellStart"/>
      <w:r>
        <w:t>Unity</w:t>
      </w:r>
      <w:proofErr w:type="spellEnd"/>
      <w:r>
        <w:t xml:space="preserve"> schon vorgefertigte Grundobjekte wie Kugeln oder Würfel zur Verfügung.</w:t>
      </w:r>
      <w:r w:rsidR="00876FE5">
        <w:t xml:space="preserve"> Diese werden oft als Hilfsmittel genutzt. Komplexere 3D-Modelle werden in einem dafür entsprechenden Programm erstellt und in </w:t>
      </w:r>
      <w:proofErr w:type="spellStart"/>
      <w:r w:rsidR="00876FE5">
        <w:t>Unity</w:t>
      </w:r>
      <w:proofErr w:type="spellEnd"/>
      <w:r w:rsidR="00876FE5">
        <w:t xml:space="preserve"> importiert. Die importierten Modelle we</w:t>
      </w:r>
      <w:r w:rsidR="00876FE5">
        <w:t>r</w:t>
      </w:r>
      <w:r w:rsidR="00876FE5">
        <w:t xml:space="preserve">den als </w:t>
      </w:r>
      <w:proofErr w:type="spellStart"/>
      <w:r w:rsidR="00876FE5">
        <w:t>Prefab</w:t>
      </w:r>
      <w:proofErr w:type="spellEnd"/>
      <w:r w:rsidR="00876FE5">
        <w:t xml:space="preserve"> angelegt und erhalten sobald sie in die Szene gezogen werden, die notwe</w:t>
      </w:r>
      <w:r w:rsidR="00876FE5">
        <w:t>n</w:t>
      </w:r>
      <w:r w:rsidR="00876FE5">
        <w:t>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270" w:name="_Toc410738445"/>
      <w:r>
        <w:t>K</w:t>
      </w:r>
      <w:r w:rsidR="00FF07A0">
        <w:t>amera</w:t>
      </w:r>
      <w:bookmarkEnd w:id="270"/>
    </w:p>
    <w:p w14:paraId="03E9EA97" w14:textId="77777777" w:rsidR="00FF07A0" w:rsidRDefault="00FF07A0" w:rsidP="00FF07A0"/>
    <w:p w14:paraId="37AF7609" w14:textId="41C2AF59" w:rsidR="00D55B7E" w:rsidRDefault="008738FB" w:rsidP="00FF07A0">
      <w:r>
        <w:t>Die Kameras geben dem Nutzer die Möglichkeit das Spiel zu sehen und geben je nach P</w:t>
      </w:r>
      <w:r>
        <w:t>o</w:t>
      </w:r>
      <w:r>
        <w:t xml:space="preserve">sition der Kamera und Sichtweite ein ganz individuelles Nutzererlebnis. Insbesondere für das Erstellen der VR ist die Kamera sehr wichtig. Hier werden Parameter festgelegt, um dem Nutzer ein möglichst hohes </w:t>
      </w:r>
      <w:proofErr w:type="spellStart"/>
      <w:r>
        <w:t>immersives</w:t>
      </w:r>
      <w:proofErr w:type="spellEnd"/>
      <w:r>
        <w:t xml:space="preserve"> Gefühl zu vermitteln.</w:t>
      </w:r>
    </w:p>
    <w:p w14:paraId="07D64285" w14:textId="2370AF2C" w:rsidR="008738FB" w:rsidRDefault="008738FB" w:rsidP="00FF07A0">
      <w:r>
        <w:t xml:space="preserve">Damit ein </w:t>
      </w:r>
      <w:proofErr w:type="spellStart"/>
      <w:r>
        <w:t>GameObject</w:t>
      </w:r>
      <w:proofErr w:type="spellEnd"/>
      <w:r>
        <w:t xml:space="preserve"> zur Kamera wird benötigt es das </w:t>
      </w:r>
      <w:proofErr w:type="spellStart"/>
      <w:r>
        <w:t>CameraComponent</w:t>
      </w:r>
      <w:proofErr w:type="spellEnd"/>
      <w:r>
        <w:t>. Dies</w:t>
      </w:r>
      <w:r w:rsidR="00C17459">
        <w:t>e</w:t>
      </w:r>
      <w:r>
        <w:t xml:space="preserve"> Ko</w:t>
      </w:r>
      <w:r>
        <w:t>m</w:t>
      </w:r>
      <w:r>
        <w:t>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033C6F21"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ins w:id="271" w:author="Autor">
        <w:r w:rsidR="00CA4126">
          <w:t>e</w:t>
        </w:r>
      </w:ins>
      <w:r w:rsidR="0096621F">
        <w:t xml:space="preserve"> </w:t>
      </w:r>
      <w:proofErr w:type="spellStart"/>
      <w:r w:rsidR="0096621F">
        <w:t>Farbe</w:t>
      </w:r>
      <w:del w:id="272" w:author="Autor">
        <w:r w:rsidR="0096621F" w:rsidDel="00CA4126">
          <w:delText xml:space="preserve"> </w:delText>
        </w:r>
      </w:del>
      <w:r w:rsidR="0096621F">
        <w:t>oder</w:t>
      </w:r>
      <w:proofErr w:type="spellEnd"/>
      <w:r w:rsidR="0096621F">
        <w:t xml:space="preserve"> ein Himmel mi</w:t>
      </w:r>
      <w:r w:rsidR="0096621F">
        <w:t>t</w:t>
      </w:r>
      <w:r w:rsidR="0096621F">
        <w:t xml:space="preserve">hilfe einer </w:t>
      </w:r>
      <w:proofErr w:type="spellStart"/>
      <w:r w:rsidR="0096621F">
        <w:t>Skybox</w:t>
      </w:r>
      <w:proofErr w:type="spellEnd"/>
      <w:r w:rsidR="0096621F">
        <w:t xml:space="preserve"> sein.</w:t>
      </w:r>
      <w:r w:rsidR="00DE0354">
        <w:t xml:space="preserve"> Eine </w:t>
      </w:r>
      <w:proofErr w:type="spellStart"/>
      <w:r w:rsidR="00DE0354">
        <w:t>Skybox</w:t>
      </w:r>
      <w:proofErr w:type="spellEnd"/>
      <w:r w:rsidR="00DE0354">
        <w:t xml:space="preserve"> ist ein aus sechs Bildern bestehender Würfel der sich um die gesamte Szene legt und so den Eindruck eines umgebenden Himmels ve</w:t>
      </w:r>
      <w:r w:rsidR="00DE0354">
        <w:t>r</w:t>
      </w:r>
      <w:r w:rsidR="00DE0354">
        <w:t>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w:t>
      </w:r>
      <w:r w:rsidR="00302204">
        <w:t>o</w:t>
      </w:r>
      <w:r w:rsidR="00302204">
        <w:t>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lastRenderedPageBreak/>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 xml:space="preserve">Da Kameras auch </w:t>
      </w:r>
      <w:proofErr w:type="spellStart"/>
      <w:r>
        <w:t>GameObjects</w:t>
      </w:r>
      <w:proofErr w:type="spellEnd"/>
      <w:r>
        <w:t xml:space="preserve"> sind, lassen sich auch hier Skripte an diese anhängen. In</w:t>
      </w:r>
      <w:r>
        <w:t>s</w:t>
      </w:r>
      <w:r>
        <w:t>besondere die Steuerung der Kameras muss in der VR synchron erfolgen. Diese Funktion</w:t>
      </w:r>
      <w:r>
        <w:t>a</w:t>
      </w:r>
      <w:r>
        <w:t>lität wird über mehrer</w:t>
      </w:r>
      <w:r w:rsidR="007E457F">
        <w:t>e</w:t>
      </w:r>
      <w:r w:rsidR="005A65DD">
        <w:t xml:space="preserve"> </w:t>
      </w:r>
      <w:proofErr w:type="spellStart"/>
      <w:r w:rsidR="005A65DD">
        <w:t>Plugins</w:t>
      </w:r>
      <w:proofErr w:type="spellEnd"/>
      <w:r w:rsidR="005A65DD">
        <w:t xml:space="preserve">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273" w:name="_Toc410738446"/>
      <w:r>
        <w:t>Physik</w:t>
      </w:r>
      <w:bookmarkEnd w:id="273"/>
    </w:p>
    <w:p w14:paraId="3063E8E2" w14:textId="77777777" w:rsidR="00FF07A0" w:rsidRDefault="00FF07A0" w:rsidP="00FF07A0"/>
    <w:p w14:paraId="173917B3" w14:textId="3EFA3721" w:rsidR="007E457F" w:rsidRDefault="007E457F" w:rsidP="00FF07A0">
      <w:r>
        <w:t xml:space="preserve">Die Physik-Engine in </w:t>
      </w:r>
      <w:proofErr w:type="spellStart"/>
      <w:r>
        <w:t>Unity</w:t>
      </w:r>
      <w:proofErr w:type="spellEnd"/>
      <w:r>
        <w:t xml:space="preserve"> wird in dieser Arbeit nur genutzt, um Schwerkraft auf den Nutzer in der virtuellen Welt auszuüben und um ihn mit anderen Objekten interagieren zu lassen. Wichtigste Komponente ist dabei die </w:t>
      </w:r>
      <w:proofErr w:type="spellStart"/>
      <w:r>
        <w:t>Rigidbody</w:t>
      </w:r>
      <w:proofErr w:type="spellEnd"/>
      <w:r>
        <w:t xml:space="preserve">-Komponente. Mit deren Hilfe kann einem </w:t>
      </w:r>
      <w:proofErr w:type="spellStart"/>
      <w:r>
        <w:t>GameObject</w:t>
      </w:r>
      <w:proofErr w:type="spellEnd"/>
      <w:r>
        <w:t xml:space="preserve"> eine Kraft zugefügt werden, wie z.B. die Erdanziehungskraft</w:t>
      </w:r>
      <w:r w:rsidR="002F4632">
        <w:t xml:space="preserve"> [Sei14]</w:t>
      </w:r>
      <w:r>
        <w:t>.</w:t>
      </w:r>
    </w:p>
    <w:p w14:paraId="7376A233" w14:textId="190EBFFE"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da</w:t>
      </w:r>
      <w:ins w:id="274" w:author="Autor">
        <w:r w:rsidR="00CA4126">
          <w:t xml:space="preserve"> </w:t>
        </w:r>
      </w:ins>
      <w:del w:id="275" w:author="Autor">
        <w:r w:rsidDel="00CA4126">
          <w:delText xml:space="preserve">druch </w:delText>
        </w:r>
      </w:del>
      <w:ins w:id="276" w:author="Autor">
        <w:r w:rsidR="00CA4126">
          <w:t xml:space="preserve">durch </w:t>
        </w:r>
      </w:ins>
      <w:r>
        <w:t xml:space="preserve">bestimmte Events auslösen. In dieser Arbeit wird der </w:t>
      </w:r>
      <w:proofErr w:type="spellStart"/>
      <w:r>
        <w:t>Mesh-Collider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277" w:name="_Toc410738447"/>
      <w:r>
        <w:lastRenderedPageBreak/>
        <w:t>Inputmöglichkeiten</w:t>
      </w:r>
      <w:bookmarkEnd w:id="277"/>
    </w:p>
    <w:p w14:paraId="4D613985" w14:textId="77777777" w:rsidR="00FF07A0" w:rsidRDefault="00FF07A0" w:rsidP="00FF07A0"/>
    <w:p w14:paraId="62DAE400" w14:textId="18720231" w:rsidR="00501877" w:rsidRDefault="00152C28" w:rsidP="00FF07A0">
      <w:r>
        <w:t xml:space="preserve">Dieser Abschnitt beschreibt die Möglichkeiten, die </w:t>
      </w:r>
      <w:proofErr w:type="spellStart"/>
      <w:r>
        <w:t>Unity</w:t>
      </w:r>
      <w:proofErr w:type="spellEnd"/>
      <w:r>
        <w:t xml:space="preserve"> bietet um Eingabegräte anz</w:t>
      </w:r>
      <w:r>
        <w:t>u</w:t>
      </w:r>
      <w:r>
        <w:t xml:space="preserve">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w:t>
      </w:r>
      <w:proofErr w:type="spellStart"/>
      <w:r w:rsidR="00501877">
        <w:t>immersive</w:t>
      </w:r>
      <w:proofErr w:type="spellEnd"/>
      <w:r w:rsidR="00501877">
        <w:t xml:space="preserve"> Gefühl vermindern. </w:t>
      </w:r>
      <w:r w:rsidR="00427429">
        <w:t>Auch das Auswerten von Beschleunigung</w:t>
      </w:r>
      <w:r w:rsidR="00427429">
        <w:t>s</w:t>
      </w:r>
      <w:r w:rsidR="00427429">
        <w:t>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proofErr w:type="spellStart"/>
      <w:r>
        <w:t>Unity</w:t>
      </w:r>
      <w:proofErr w:type="spellEnd"/>
      <w:r>
        <w:t xml:space="preserve"> bietet die Möglichkeit virtuelle Achsen und Tasten zu belegen. Das führt dazu, dass zwischen verschiedenen Eingabegeräten gewechselt werden kann, ohne die Belegung di</w:t>
      </w:r>
      <w:r>
        <w:t>e</w:t>
      </w:r>
      <w:r>
        <w:t>ser zu verändern. Dieses modulare M</w:t>
      </w:r>
      <w:r w:rsidR="0048774E">
        <w:t>a</w:t>
      </w:r>
      <w:r>
        <w:t>pping von Achsen und Tasten erfolgt über den sog</w:t>
      </w:r>
      <w:r>
        <w:t>e</w:t>
      </w:r>
      <w:r>
        <w:t>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w:t>
      </w:r>
      <w:proofErr w:type="spellStart"/>
      <w:r>
        <w:t>Unity</w:t>
      </w:r>
      <w:proofErr w:type="spellEnd"/>
      <w:r>
        <w:t xml:space="preserve">-Projekt zu ändern, erweitern oder zu löschen. Standardmäßig sind bei der Erstellung eines neuen </w:t>
      </w:r>
      <w:proofErr w:type="spellStart"/>
      <w:r w:rsidR="00553EA7">
        <w:t>Un</w:t>
      </w:r>
      <w:r w:rsidR="00553EA7">
        <w:t>i</w:t>
      </w:r>
      <w:r w:rsidR="00553EA7">
        <w:t>ty</w:t>
      </w:r>
      <w:proofErr w:type="spellEnd"/>
      <w:r w:rsidR="00553EA7">
        <w:t>-Projekts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9F6E68" w:rsidRPr="008963DE" w:rsidRDefault="009F6E68" w:rsidP="00020DF4">
                            <w:pPr>
                              <w:pStyle w:val="Beschriftung"/>
                              <w:jc w:val="left"/>
                              <w:rPr>
                                <w:noProof/>
                                <w:sz w:val="24"/>
                                <w:szCs w:val="24"/>
                              </w:rPr>
                            </w:pPr>
                            <w:bookmarkStart w:id="278"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27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9F6E68" w:rsidRPr="008963DE" w:rsidRDefault="009F6E68" w:rsidP="00020DF4">
                      <w:pPr>
                        <w:pStyle w:val="Beschriftung"/>
                        <w:jc w:val="left"/>
                        <w:rPr>
                          <w:noProof/>
                          <w:sz w:val="24"/>
                          <w:szCs w:val="24"/>
                        </w:rPr>
                      </w:pPr>
                      <w:bookmarkStart w:id="279"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279"/>
                      <w:r>
                        <w:t xml:space="preserve"> </w:t>
                      </w:r>
                    </w:p>
                  </w:txbxContent>
                </v:textbox>
                <w10:wrap type="topAndBottom"/>
              </v:shape>
            </w:pict>
          </mc:Fallback>
        </mc:AlternateContent>
      </w:r>
      <w:r w:rsidR="009F6E68">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w:t>
      </w:r>
      <w:r>
        <w:t>l</w:t>
      </w:r>
      <w:r>
        <w:t>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w:t>
      </w:r>
      <w:r w:rsidR="002F30ED">
        <w:t>r</w:t>
      </w:r>
      <w:r w:rsidR="002F30ED">
        <w:t>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w:t>
      </w:r>
      <w:r>
        <w:t>e</w:t>
      </w:r>
      <w:r>
        <w:t xml:space="preserve">gung </w:t>
      </w:r>
      <w:r w:rsidR="00DD45C8">
        <w:t>nach</w:t>
      </w:r>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w:t>
      </w:r>
      <w:r>
        <w:t>n</w:t>
      </w:r>
      <w:r>
        <w:t>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lastRenderedPageBreak/>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w:t>
      </w:r>
      <w:r>
        <w:t>e</w:t>
      </w:r>
      <w:r>
        <w:t>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 xml:space="preserve">Der Unterschied zwischen virtuellen Achsen und virtuellen Tasten besteht darin, dass </w:t>
      </w:r>
      <w:proofErr w:type="spellStart"/>
      <w:r>
        <w:t>Un</w:t>
      </w:r>
      <w:r>
        <w:t>i</w:t>
      </w:r>
      <w:r>
        <w:t>ty</w:t>
      </w:r>
      <w:proofErr w:type="spellEnd"/>
      <w:r>
        <w:t xml:space="preserve"> diese verschieden auswertet. So werden Achsen über zwei Tasten gesteuert und dabei kann die eine Taste einen Wertebereich von 0 bis -1 annehmen und die anderen einen zw</w:t>
      </w:r>
      <w:r>
        <w:t>i</w:t>
      </w:r>
      <w:r>
        <w:t>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w:t>
      </w:r>
      <w:proofErr w:type="spellStart"/>
      <w:r>
        <w:t>Unity</w:t>
      </w:r>
      <w:proofErr w:type="spellEnd"/>
      <w:r>
        <w:t xml:space="preserve"> mit den Joystick-Inputs eine Möglichkeit um externe Eingabegeräte anschließen zu können. </w:t>
      </w:r>
      <w:r w:rsidR="00B53E5B">
        <w:t>Diese müssen au</w:t>
      </w:r>
      <w:r w:rsidR="00B53E5B">
        <w:t>f</w:t>
      </w:r>
      <w:r w:rsidR="00B53E5B">
        <w:t xml:space="preserve">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 xml:space="preserve">bei können neben </w:t>
      </w:r>
      <w:r w:rsidR="002F21EC">
        <w:lastRenderedPageBreak/>
        <w:t>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w:t>
      </w:r>
      <w:r w:rsidR="008C1927">
        <w:t>e</w:t>
      </w:r>
      <w:r w:rsidR="008C1927">
        <w:t>schleunigungssensoren abgefragt werden [Sei14].</w:t>
      </w:r>
    </w:p>
    <w:p w14:paraId="713C5975" w14:textId="4E1CC6BE" w:rsidR="00535974" w:rsidRDefault="006F1BFE" w:rsidP="00535974">
      <w:pPr>
        <w:pStyle w:val="Textkrper"/>
      </w:pPr>
      <w:r>
        <w:t>Im Folgenden werden entsprechende Methoden kurz vorgestellt und anhand von Beispi</w:t>
      </w:r>
      <w:r>
        <w:t>e</w:t>
      </w:r>
      <w:r>
        <w:t>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Pr="0091492C" w:rsidRDefault="00D65325" w:rsidP="009610D0">
      <w:pPr>
        <w:pStyle w:val="Code"/>
        <w:rPr>
          <w:lang w:val="en-US"/>
          <w:rPrChange w:id="280" w:author="Autor">
            <w:rPr/>
          </w:rPrChange>
        </w:rPr>
      </w:pPr>
      <w:proofErr w:type="gramStart"/>
      <w:r w:rsidRPr="0091492C">
        <w:rPr>
          <w:lang w:val="en-US"/>
          <w:rPrChange w:id="281" w:author="Autor">
            <w:rPr/>
          </w:rPrChange>
        </w:rPr>
        <w:t>float</w:t>
      </w:r>
      <w:proofErr w:type="gramEnd"/>
      <w:r w:rsidRPr="0091492C">
        <w:rPr>
          <w:lang w:val="en-US"/>
          <w:rPrChange w:id="282" w:author="Autor">
            <w:rPr/>
          </w:rPrChange>
        </w:rPr>
        <w:t xml:space="preserve"> </w:t>
      </w:r>
      <w:proofErr w:type="spellStart"/>
      <w:r w:rsidRPr="0091492C">
        <w:rPr>
          <w:lang w:val="en-US"/>
          <w:rPrChange w:id="283" w:author="Autor">
            <w:rPr/>
          </w:rPrChange>
        </w:rPr>
        <w:t>horizontalSpeed</w:t>
      </w:r>
      <w:proofErr w:type="spellEnd"/>
      <w:r w:rsidRPr="0091492C">
        <w:rPr>
          <w:lang w:val="en-US"/>
          <w:rPrChange w:id="284" w:author="Autor">
            <w:rPr/>
          </w:rPrChange>
        </w:rPr>
        <w:t xml:space="preserve"> = </w:t>
      </w:r>
      <w:proofErr w:type="spellStart"/>
      <w:r w:rsidRPr="0091492C">
        <w:rPr>
          <w:lang w:val="en-US"/>
          <w:rPrChange w:id="285" w:author="Autor">
            <w:rPr/>
          </w:rPrChange>
        </w:rPr>
        <w:t>Input.GetAxis</w:t>
      </w:r>
      <w:proofErr w:type="spellEnd"/>
      <w:r w:rsidRPr="0091492C">
        <w:rPr>
          <w:lang w:val="en-US"/>
          <w:rPrChange w:id="286" w:author="Autor">
            <w:rPr/>
          </w:rPrChange>
        </w:rPr>
        <w:t>(„Horizontal“);</w:t>
      </w:r>
    </w:p>
    <w:p w14:paraId="39661E57" w14:textId="5483BF0C" w:rsidR="009610D0" w:rsidRDefault="009610D0" w:rsidP="009610D0">
      <w:pPr>
        <w:pStyle w:val="Beschriftung"/>
      </w:pPr>
      <w:bookmarkStart w:id="287" w:name="_Toc410738543"/>
      <w:r>
        <w:t xml:space="preserve">Listing </w:t>
      </w:r>
      <w:fldSimple w:instr=" STYLEREF 1 \s ">
        <w:r w:rsidR="00170A67">
          <w:rPr>
            <w:noProof/>
          </w:rPr>
          <w:t>2</w:t>
        </w:r>
      </w:fldSimple>
      <w:r w:rsidR="00496AA0">
        <w:t>.</w:t>
      </w:r>
      <w:fldSimple w:instr=" SEQ Listing \* ARABIC \s 1 ">
        <w:r w:rsidR="00170A67">
          <w:rPr>
            <w:noProof/>
          </w:rPr>
          <w:t>10</w:t>
        </w:r>
      </w:fldSimple>
      <w:r>
        <w:t xml:space="preserve"> Zugriff auf Eingaben durch </w:t>
      </w:r>
      <w:proofErr w:type="spellStart"/>
      <w:r>
        <w:t>GetAxis</w:t>
      </w:r>
      <w:bookmarkEnd w:id="287"/>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Pr="0091492C" w:rsidRDefault="005F6444" w:rsidP="009610D0">
      <w:pPr>
        <w:pStyle w:val="Code"/>
        <w:rPr>
          <w:lang w:val="en-US"/>
          <w:rPrChange w:id="288" w:author="Autor">
            <w:rPr/>
          </w:rPrChange>
        </w:rPr>
      </w:pPr>
      <w:proofErr w:type="gramStart"/>
      <w:r w:rsidRPr="0091492C">
        <w:rPr>
          <w:lang w:val="en-US"/>
          <w:rPrChange w:id="289" w:author="Autor">
            <w:rPr/>
          </w:rPrChange>
        </w:rPr>
        <w:t>public</w:t>
      </w:r>
      <w:proofErr w:type="gramEnd"/>
      <w:r w:rsidRPr="0091492C">
        <w:rPr>
          <w:lang w:val="en-US"/>
          <w:rPrChange w:id="290" w:author="Autor">
            <w:rPr/>
          </w:rPrChange>
        </w:rPr>
        <w:t xml:space="preserve"> </w:t>
      </w:r>
      <w:proofErr w:type="spellStart"/>
      <w:r w:rsidRPr="0091492C">
        <w:rPr>
          <w:lang w:val="en-US"/>
          <w:rPrChange w:id="291" w:author="Autor">
            <w:rPr/>
          </w:rPrChange>
        </w:rPr>
        <w:t>bool</w:t>
      </w:r>
      <w:proofErr w:type="spellEnd"/>
      <w:r w:rsidRPr="0091492C">
        <w:rPr>
          <w:lang w:val="en-US"/>
          <w:rPrChange w:id="292" w:author="Autor">
            <w:rPr/>
          </w:rPrChange>
        </w:rPr>
        <w:t xml:space="preserve"> </w:t>
      </w:r>
      <w:proofErr w:type="spellStart"/>
      <w:r w:rsidRPr="0091492C">
        <w:rPr>
          <w:lang w:val="en-US"/>
          <w:rPrChange w:id="293" w:author="Autor">
            <w:rPr/>
          </w:rPrChange>
        </w:rPr>
        <w:t>autoFire</w:t>
      </w:r>
      <w:proofErr w:type="spellEnd"/>
      <w:r w:rsidRPr="0091492C">
        <w:rPr>
          <w:lang w:val="en-US"/>
          <w:rPrChange w:id="294" w:author="Autor">
            <w:rPr/>
          </w:rPrChange>
        </w:rPr>
        <w:t xml:space="preserve"> = false;</w:t>
      </w:r>
    </w:p>
    <w:p w14:paraId="57CE7E36" w14:textId="47018B26" w:rsidR="005F6444" w:rsidRPr="0091492C" w:rsidRDefault="005F6444" w:rsidP="009610D0">
      <w:pPr>
        <w:pStyle w:val="Code"/>
        <w:rPr>
          <w:lang w:val="en-US"/>
          <w:rPrChange w:id="295" w:author="Autor">
            <w:rPr/>
          </w:rPrChange>
        </w:rPr>
      </w:pPr>
      <w:proofErr w:type="gramStart"/>
      <w:r w:rsidRPr="0091492C">
        <w:rPr>
          <w:lang w:val="en-US"/>
          <w:rPrChange w:id="296" w:author="Autor">
            <w:rPr/>
          </w:rPrChange>
        </w:rPr>
        <w:t>void</w:t>
      </w:r>
      <w:proofErr w:type="gramEnd"/>
      <w:r w:rsidRPr="0091492C">
        <w:rPr>
          <w:lang w:val="en-US"/>
          <w:rPrChange w:id="297" w:author="Autor">
            <w:rPr/>
          </w:rPrChange>
        </w:rPr>
        <w:t xml:space="preserve"> Update(){</w:t>
      </w:r>
    </w:p>
    <w:p w14:paraId="43DFF2BD" w14:textId="77777777" w:rsidR="005F6444" w:rsidRPr="0091492C" w:rsidRDefault="005F6444" w:rsidP="009610D0">
      <w:pPr>
        <w:pStyle w:val="Code"/>
        <w:rPr>
          <w:lang w:val="en-US"/>
          <w:rPrChange w:id="298" w:author="Autor">
            <w:rPr/>
          </w:rPrChange>
        </w:rPr>
      </w:pPr>
      <w:r w:rsidRPr="0091492C">
        <w:rPr>
          <w:lang w:val="en-US"/>
          <w:rPrChange w:id="299" w:author="Autor">
            <w:rPr/>
          </w:rPrChange>
        </w:rPr>
        <w:tab/>
      </w:r>
      <w:proofErr w:type="spellStart"/>
      <w:proofErr w:type="gramStart"/>
      <w:r w:rsidRPr="0091492C">
        <w:rPr>
          <w:lang w:val="en-US"/>
          <w:rPrChange w:id="300" w:author="Autor">
            <w:rPr/>
          </w:rPrChange>
        </w:rPr>
        <w:t>autoFire</w:t>
      </w:r>
      <w:proofErr w:type="spellEnd"/>
      <w:proofErr w:type="gramEnd"/>
      <w:r w:rsidRPr="0091492C">
        <w:rPr>
          <w:lang w:val="en-US"/>
          <w:rPrChange w:id="301" w:author="Autor">
            <w:rPr/>
          </w:rPrChange>
        </w:rPr>
        <w:t xml:space="preserve"> = false;</w:t>
      </w:r>
    </w:p>
    <w:p w14:paraId="08B66F2E" w14:textId="7F348FB9" w:rsidR="005F6444" w:rsidRPr="0091492C" w:rsidRDefault="005F6444" w:rsidP="009610D0">
      <w:pPr>
        <w:pStyle w:val="Code"/>
        <w:rPr>
          <w:lang w:val="en-US"/>
          <w:rPrChange w:id="302" w:author="Autor">
            <w:rPr/>
          </w:rPrChange>
        </w:rPr>
      </w:pPr>
      <w:r w:rsidRPr="0091492C">
        <w:rPr>
          <w:lang w:val="en-US"/>
          <w:rPrChange w:id="303" w:author="Autor">
            <w:rPr/>
          </w:rPrChange>
        </w:rPr>
        <w:tab/>
      </w:r>
      <w:proofErr w:type="gramStart"/>
      <w:r w:rsidRPr="0091492C">
        <w:rPr>
          <w:lang w:val="en-US"/>
          <w:rPrChange w:id="304" w:author="Autor">
            <w:rPr/>
          </w:rPrChange>
        </w:rPr>
        <w:t>if</w:t>
      </w:r>
      <w:proofErr w:type="gramEnd"/>
      <w:r w:rsidRPr="0091492C">
        <w:rPr>
          <w:lang w:val="en-US"/>
          <w:rPrChange w:id="305" w:author="Autor">
            <w:rPr/>
          </w:rPrChange>
        </w:rPr>
        <w:t xml:space="preserve"> (</w:t>
      </w:r>
      <w:proofErr w:type="spellStart"/>
      <w:r w:rsidRPr="0091492C">
        <w:rPr>
          <w:lang w:val="en-US"/>
          <w:rPrChange w:id="306" w:author="Autor">
            <w:rPr/>
          </w:rPrChange>
        </w:rPr>
        <w:t>Input.GetButtonDown</w:t>
      </w:r>
      <w:proofErr w:type="spellEnd"/>
      <w:r w:rsidRPr="0091492C">
        <w:rPr>
          <w:lang w:val="en-US"/>
          <w:rPrChange w:id="307" w:author="Autor">
            <w:rPr/>
          </w:rPrChange>
        </w:rPr>
        <w:t>(„Fire1“))</w:t>
      </w:r>
    </w:p>
    <w:p w14:paraId="2E808A9E" w14:textId="1E7AAE82" w:rsidR="005F6444" w:rsidRPr="0091492C" w:rsidRDefault="005F6444" w:rsidP="009610D0">
      <w:pPr>
        <w:pStyle w:val="Code"/>
        <w:rPr>
          <w:lang w:val="en-US"/>
          <w:rPrChange w:id="308" w:author="Autor">
            <w:rPr/>
          </w:rPrChange>
        </w:rPr>
      </w:pPr>
      <w:r w:rsidRPr="0091492C">
        <w:rPr>
          <w:lang w:val="en-US"/>
          <w:rPrChange w:id="309" w:author="Autor">
            <w:rPr/>
          </w:rPrChange>
        </w:rPr>
        <w:tab/>
      </w:r>
      <w:r w:rsidRPr="0091492C">
        <w:rPr>
          <w:lang w:val="en-US"/>
          <w:rPrChange w:id="310" w:author="Autor">
            <w:rPr/>
          </w:rPrChange>
        </w:rPr>
        <w:tab/>
        <w:t xml:space="preserve"> </w:t>
      </w:r>
      <w:proofErr w:type="spellStart"/>
      <w:proofErr w:type="gramStart"/>
      <w:r w:rsidRPr="0091492C">
        <w:rPr>
          <w:lang w:val="en-US"/>
          <w:rPrChange w:id="311" w:author="Autor">
            <w:rPr/>
          </w:rPrChange>
        </w:rPr>
        <w:t>audio.Play</w:t>
      </w:r>
      <w:proofErr w:type="spellEnd"/>
      <w:r w:rsidRPr="0091492C">
        <w:rPr>
          <w:lang w:val="en-US"/>
          <w:rPrChange w:id="312" w:author="Autor">
            <w:rPr/>
          </w:rPrChange>
        </w:rPr>
        <w:t>(</w:t>
      </w:r>
      <w:proofErr w:type="gramEnd"/>
      <w:r w:rsidRPr="0091492C">
        <w:rPr>
          <w:lang w:val="en-US"/>
          <w:rPrChange w:id="313" w:author="Autor">
            <w:rPr/>
          </w:rPrChange>
        </w:rPr>
        <w:t>);</w:t>
      </w:r>
    </w:p>
    <w:p w14:paraId="6B80632B" w14:textId="77777777" w:rsidR="005F6444" w:rsidRPr="0091492C" w:rsidRDefault="005F6444" w:rsidP="009610D0">
      <w:pPr>
        <w:pStyle w:val="Code"/>
        <w:rPr>
          <w:lang w:val="en-US"/>
          <w:rPrChange w:id="314" w:author="Autor">
            <w:rPr/>
          </w:rPrChange>
        </w:rPr>
      </w:pPr>
      <w:r w:rsidRPr="0091492C">
        <w:rPr>
          <w:lang w:val="en-US"/>
          <w:rPrChange w:id="315" w:author="Autor">
            <w:rPr/>
          </w:rPrChange>
        </w:rPr>
        <w:tab/>
      </w:r>
      <w:proofErr w:type="gramStart"/>
      <w:r w:rsidRPr="0091492C">
        <w:rPr>
          <w:lang w:val="en-US"/>
          <w:rPrChange w:id="316" w:author="Autor">
            <w:rPr/>
          </w:rPrChange>
        </w:rPr>
        <w:t>if</w:t>
      </w:r>
      <w:proofErr w:type="gramEnd"/>
      <w:r w:rsidRPr="0091492C">
        <w:rPr>
          <w:lang w:val="en-US"/>
          <w:rPrChange w:id="317" w:author="Autor">
            <w:rPr/>
          </w:rPrChange>
        </w:rPr>
        <w:t xml:space="preserve"> (</w:t>
      </w:r>
      <w:proofErr w:type="spellStart"/>
      <w:r w:rsidRPr="0091492C">
        <w:rPr>
          <w:lang w:val="en-US"/>
          <w:rPrChange w:id="318" w:author="Autor">
            <w:rPr/>
          </w:rPrChange>
        </w:rPr>
        <w:t>Input.GetButton</w:t>
      </w:r>
      <w:proofErr w:type="spellEnd"/>
      <w:r w:rsidRPr="0091492C">
        <w:rPr>
          <w:lang w:val="en-US"/>
          <w:rPrChange w:id="319" w:author="Autor">
            <w:rPr/>
          </w:rPrChange>
        </w:rPr>
        <w:t>(„Fire1))</w:t>
      </w:r>
    </w:p>
    <w:p w14:paraId="04A8D839" w14:textId="55175B00" w:rsidR="005F6444" w:rsidRPr="0091492C" w:rsidRDefault="005F6444" w:rsidP="009610D0">
      <w:pPr>
        <w:pStyle w:val="Code"/>
        <w:rPr>
          <w:lang w:val="en-US"/>
          <w:rPrChange w:id="320" w:author="Autor">
            <w:rPr/>
          </w:rPrChange>
        </w:rPr>
      </w:pPr>
      <w:r w:rsidRPr="0091492C">
        <w:rPr>
          <w:lang w:val="en-US"/>
          <w:rPrChange w:id="321" w:author="Autor">
            <w:rPr/>
          </w:rPrChange>
        </w:rPr>
        <w:tab/>
      </w:r>
      <w:r w:rsidRPr="0091492C">
        <w:rPr>
          <w:lang w:val="en-US"/>
          <w:rPrChange w:id="322" w:author="Autor">
            <w:rPr/>
          </w:rPrChange>
        </w:rPr>
        <w:tab/>
        <w:t xml:space="preserve"> </w:t>
      </w:r>
      <w:proofErr w:type="spellStart"/>
      <w:proofErr w:type="gramStart"/>
      <w:r w:rsidRPr="0091492C">
        <w:rPr>
          <w:lang w:val="en-US"/>
          <w:rPrChange w:id="323" w:author="Autor">
            <w:rPr/>
          </w:rPrChange>
        </w:rPr>
        <w:t>autoFire</w:t>
      </w:r>
      <w:proofErr w:type="spellEnd"/>
      <w:proofErr w:type="gramEnd"/>
      <w:r w:rsidRPr="0091492C">
        <w:rPr>
          <w:lang w:val="en-US"/>
          <w:rPrChange w:id="324" w:author="Autor">
            <w:rPr/>
          </w:rPrChange>
        </w:rPr>
        <w:t xml:space="preserve"> = true;</w:t>
      </w:r>
      <w:r w:rsidRPr="0091492C">
        <w:rPr>
          <w:lang w:val="en-US"/>
          <w:rPrChange w:id="325" w:author="Autor">
            <w:rPr/>
          </w:rPrChange>
        </w:rPr>
        <w:tab/>
      </w:r>
    </w:p>
    <w:p w14:paraId="27A8FE4E" w14:textId="5321C1DA" w:rsidR="00174094" w:rsidRPr="0091492C" w:rsidRDefault="00174094" w:rsidP="009610D0">
      <w:pPr>
        <w:pStyle w:val="Code"/>
        <w:rPr>
          <w:lang w:val="en-US"/>
          <w:rPrChange w:id="326" w:author="Autor">
            <w:rPr/>
          </w:rPrChange>
        </w:rPr>
      </w:pPr>
      <w:r w:rsidRPr="0091492C">
        <w:rPr>
          <w:lang w:val="en-US"/>
          <w:rPrChange w:id="327" w:author="Autor">
            <w:rPr/>
          </w:rPrChange>
        </w:rPr>
        <w:tab/>
      </w:r>
      <w:proofErr w:type="gramStart"/>
      <w:r w:rsidRPr="0091492C">
        <w:rPr>
          <w:lang w:val="en-US"/>
          <w:rPrChange w:id="328" w:author="Autor">
            <w:rPr/>
          </w:rPrChange>
        </w:rPr>
        <w:t>if</w:t>
      </w:r>
      <w:proofErr w:type="gramEnd"/>
      <w:r w:rsidRPr="0091492C">
        <w:rPr>
          <w:lang w:val="en-US"/>
          <w:rPrChange w:id="329" w:author="Autor">
            <w:rPr/>
          </w:rPrChange>
        </w:rPr>
        <w:t xml:space="preserve"> (</w:t>
      </w:r>
      <w:proofErr w:type="spellStart"/>
      <w:r w:rsidRPr="0091492C">
        <w:rPr>
          <w:lang w:val="en-US"/>
          <w:rPrChange w:id="330" w:author="Autor">
            <w:rPr/>
          </w:rPrChange>
        </w:rPr>
        <w:t>Input.GetButtonUp</w:t>
      </w:r>
      <w:proofErr w:type="spellEnd"/>
      <w:r w:rsidRPr="0091492C">
        <w:rPr>
          <w:lang w:val="en-US"/>
          <w:rPrChange w:id="331" w:author="Autor">
            <w:rPr/>
          </w:rPrChange>
        </w:rPr>
        <w:t>(„Fire1))</w:t>
      </w:r>
    </w:p>
    <w:p w14:paraId="24119F87" w14:textId="2420E767" w:rsidR="00174094" w:rsidRDefault="00174094" w:rsidP="009610D0">
      <w:pPr>
        <w:pStyle w:val="Code"/>
      </w:pPr>
      <w:r w:rsidRPr="0091492C">
        <w:rPr>
          <w:lang w:val="en-US"/>
          <w:rPrChange w:id="332" w:author="Autor">
            <w:rPr/>
          </w:rPrChange>
        </w:rPr>
        <w:tab/>
      </w:r>
      <w:r w:rsidRPr="0091492C">
        <w:rPr>
          <w:lang w:val="en-US"/>
          <w:rPrChange w:id="333" w:author="Autor">
            <w:rPr/>
          </w:rPrChange>
        </w:rP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334" w:name="_Toc410738544"/>
      <w:r>
        <w:t xml:space="preserve">Listing </w:t>
      </w:r>
      <w:fldSimple w:instr=" STYLEREF 1 \s ">
        <w:r w:rsidR="00170A67">
          <w:rPr>
            <w:noProof/>
          </w:rPr>
          <w:t>2</w:t>
        </w:r>
      </w:fldSimple>
      <w:r w:rsidR="00496AA0">
        <w:t>.</w:t>
      </w:r>
      <w:fldSimple w:instr=" SEQ Listing \* ARABIC \s 1 ">
        <w:r w:rsidR="00170A67">
          <w:rPr>
            <w:noProof/>
          </w:rPr>
          <w:t>11</w:t>
        </w:r>
      </w:fldSimple>
      <w:r>
        <w:t xml:space="preserve"> Zugriff auf Eingaben mit </w:t>
      </w:r>
      <w:proofErr w:type="spellStart"/>
      <w:r>
        <w:t>GetButton</w:t>
      </w:r>
      <w:proofErr w:type="spellEnd"/>
      <w:r w:rsidR="00813FBC">
        <w:t xml:space="preserve"> [Sei14]</w:t>
      </w:r>
      <w:bookmarkEnd w:id="334"/>
    </w:p>
    <w:p w14:paraId="1B5F697D" w14:textId="1F05AF34" w:rsidR="00E5775C" w:rsidRDefault="00E5775C">
      <w:pPr>
        <w:spacing w:before="0" w:after="0" w:line="240" w:lineRule="auto"/>
        <w:jc w:val="left"/>
      </w:pPr>
    </w:p>
    <w:p w14:paraId="2297FBAC" w14:textId="45737F26"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w:t>
      </w:r>
      <w:r>
        <w:t>t</w:t>
      </w:r>
      <w:r>
        <w: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r w:rsidR="00A05CBC">
        <w:t>funktionier</w:t>
      </w:r>
      <w:ins w:id="335" w:author="Autor">
        <w:r w:rsidR="00B215D7">
          <w:t>t</w:t>
        </w:r>
      </w:ins>
      <w:del w:id="336" w:author="Autor">
        <w:r w:rsidR="00A05CBC" w:rsidDel="00B215D7">
          <w:delText>en</w:delText>
        </w:r>
      </w:del>
      <w:r w:rsidR="00383251">
        <w:t>.</w:t>
      </w:r>
    </w:p>
    <w:p w14:paraId="417683BC" w14:textId="1916F508" w:rsidR="00F93FFD" w:rsidRDefault="00F93FFD">
      <w:pPr>
        <w:spacing w:before="0" w:after="0" w:line="240" w:lineRule="auto"/>
        <w:jc w:val="left"/>
      </w:pPr>
      <w:r>
        <w:br w:type="page"/>
      </w:r>
    </w:p>
    <w:p w14:paraId="0F28B58F" w14:textId="537B49F2" w:rsidR="00383251" w:rsidRPr="0091492C" w:rsidRDefault="00383251" w:rsidP="00383251">
      <w:pPr>
        <w:pStyle w:val="Code"/>
        <w:rPr>
          <w:lang w:val="en-US"/>
          <w:rPrChange w:id="337" w:author="Autor">
            <w:rPr/>
          </w:rPrChange>
        </w:rPr>
      </w:pPr>
      <w:r w:rsidRPr="0091492C">
        <w:rPr>
          <w:lang w:val="en-US"/>
          <w:rPrChange w:id="338" w:author="Autor">
            <w:rPr/>
          </w:rPrChange>
        </w:rPr>
        <w:lastRenderedPageBreak/>
        <w:t>…</w:t>
      </w:r>
    </w:p>
    <w:p w14:paraId="3BD0B21D" w14:textId="00D5F568" w:rsidR="00383251" w:rsidRPr="0091492C" w:rsidRDefault="00383251" w:rsidP="00383251">
      <w:pPr>
        <w:pStyle w:val="Code"/>
        <w:rPr>
          <w:lang w:val="en-US"/>
          <w:rPrChange w:id="339" w:author="Autor">
            <w:rPr/>
          </w:rPrChange>
        </w:rPr>
      </w:pPr>
      <w:r w:rsidRPr="0091492C">
        <w:rPr>
          <w:lang w:val="en-US"/>
          <w:rPrChange w:id="340" w:author="Autor">
            <w:rPr/>
          </w:rPrChange>
        </w:rPr>
        <w:tab/>
        <w:t>If (</w:t>
      </w:r>
      <w:proofErr w:type="spellStart"/>
      <w:proofErr w:type="gramStart"/>
      <w:r w:rsidRPr="0091492C">
        <w:rPr>
          <w:lang w:val="en-US"/>
          <w:rPrChange w:id="341" w:author="Autor">
            <w:rPr/>
          </w:rPrChange>
        </w:rPr>
        <w:t>Input.GetKey</w:t>
      </w:r>
      <w:proofErr w:type="spellEnd"/>
      <w:r w:rsidRPr="0091492C">
        <w:rPr>
          <w:lang w:val="en-US"/>
          <w:rPrChange w:id="342" w:author="Autor">
            <w:rPr/>
          </w:rPrChange>
        </w:rPr>
        <w:t>(</w:t>
      </w:r>
      <w:proofErr w:type="gramEnd"/>
      <w:r w:rsidRPr="0091492C">
        <w:rPr>
          <w:lang w:val="en-US"/>
          <w:rPrChange w:id="343" w:author="Autor">
            <w:rPr/>
          </w:rPrChange>
        </w:rPr>
        <w:t>„a“))</w:t>
      </w:r>
    </w:p>
    <w:p w14:paraId="79AD1A46" w14:textId="57C12384" w:rsidR="00383251" w:rsidRPr="0091492C" w:rsidRDefault="00383251" w:rsidP="00383251">
      <w:pPr>
        <w:pStyle w:val="Code"/>
        <w:rPr>
          <w:lang w:val="en-US"/>
          <w:rPrChange w:id="344" w:author="Autor">
            <w:rPr/>
          </w:rPrChange>
        </w:rPr>
      </w:pPr>
      <w:r w:rsidRPr="0091492C">
        <w:rPr>
          <w:lang w:val="en-US"/>
          <w:rPrChange w:id="345" w:author="Autor">
            <w:rPr/>
          </w:rPrChange>
        </w:rPr>
        <w:tab/>
      </w:r>
      <w:r w:rsidRPr="0091492C">
        <w:rPr>
          <w:lang w:val="en-US"/>
          <w:rPrChange w:id="346" w:author="Autor">
            <w:rPr/>
          </w:rPrChange>
        </w:rPr>
        <w:tab/>
        <w:t xml:space="preserve"> </w:t>
      </w:r>
      <w:proofErr w:type="spellStart"/>
      <w:proofErr w:type="gramStart"/>
      <w:r w:rsidRPr="0091492C">
        <w:rPr>
          <w:lang w:val="en-US"/>
          <w:rPrChange w:id="347" w:author="Autor">
            <w:rPr/>
          </w:rPrChange>
        </w:rPr>
        <w:t>autoFire</w:t>
      </w:r>
      <w:proofErr w:type="spellEnd"/>
      <w:proofErr w:type="gramEnd"/>
      <w:r w:rsidRPr="0091492C">
        <w:rPr>
          <w:lang w:val="en-US"/>
          <w:rPrChange w:id="348" w:author="Autor">
            <w:rPr/>
          </w:rPrChange>
        </w:rPr>
        <w:t xml:space="preserv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349" w:name="_Toc410738545"/>
      <w:r>
        <w:t xml:space="preserve">Listing </w:t>
      </w:r>
      <w:fldSimple w:instr=" STYLEREF 1 \s ">
        <w:r w:rsidR="00170A67">
          <w:rPr>
            <w:noProof/>
          </w:rPr>
          <w:t>2</w:t>
        </w:r>
      </w:fldSimple>
      <w:r w:rsidR="00496AA0">
        <w:t>.</w:t>
      </w:r>
      <w:fldSimple w:instr=" SEQ Listing \* ARABIC \s 1 ">
        <w:r w:rsidR="00170A67">
          <w:rPr>
            <w:noProof/>
          </w:rPr>
          <w:t>12</w:t>
        </w:r>
      </w:fldSimple>
      <w:r>
        <w:t xml:space="preserve"> Zugriff auf Eingaben mit </w:t>
      </w:r>
      <w:proofErr w:type="spellStart"/>
      <w:r>
        <w:t>GetKey</w:t>
      </w:r>
      <w:bookmarkEnd w:id="349"/>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78DFA649"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w:t>
      </w:r>
      <w:r>
        <w:t>n</w:t>
      </w:r>
      <w:r>
        <w:t xml:space="preserve">nen für die Steuerung und Orientierung genutzt werden. </w:t>
      </w:r>
      <w:proofErr w:type="spellStart"/>
      <w:r>
        <w:t>Unity</w:t>
      </w:r>
      <w:proofErr w:type="spellEnd"/>
      <w:r>
        <w:t xml:space="preserve"> bietet mit der </w:t>
      </w:r>
      <w:proofErr w:type="spellStart"/>
      <w:r>
        <w:t>acceleration</w:t>
      </w:r>
      <w:proofErr w:type="spellEnd"/>
      <w:r>
        <w:t>-Variable</w:t>
      </w:r>
      <w:ins w:id="350" w:author="Autor">
        <w:r w:rsidR="008358EA">
          <w:t>n</w:t>
        </w:r>
      </w:ins>
      <w:r>
        <w:t xml:space="preserv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proofErr w:type="gramStart"/>
      <w:r w:rsidR="007801DF">
        <w:t>steuern</w:t>
      </w:r>
      <w:r>
        <w:t xml:space="preserve"> </w:t>
      </w:r>
      <w:proofErr w:type="gramEnd"/>
      <w:del w:id="351" w:author="Autor">
        <w:r w:rsidDel="008358EA">
          <w:delText>werden</w:delText>
        </w:r>
      </w:del>
      <w:r>
        <w:t>, was im folge</w:t>
      </w:r>
      <w:r>
        <w:t>n</w:t>
      </w:r>
      <w:r>
        <w:t>den Beispiel zu sehen ist.</w:t>
      </w:r>
    </w:p>
    <w:p w14:paraId="024AE6F0" w14:textId="77777777" w:rsidR="005303E5" w:rsidRDefault="005303E5" w:rsidP="00533990">
      <w:pPr>
        <w:pStyle w:val="Textkrper"/>
      </w:pPr>
    </w:p>
    <w:p w14:paraId="6FDA0F50" w14:textId="468F47FA" w:rsidR="005303E5" w:rsidRPr="0091492C" w:rsidRDefault="005303E5" w:rsidP="005303E5">
      <w:pPr>
        <w:pStyle w:val="Code"/>
        <w:rPr>
          <w:lang w:val="en-US"/>
          <w:rPrChange w:id="352" w:author="Autor">
            <w:rPr/>
          </w:rPrChange>
        </w:rPr>
      </w:pPr>
      <w:proofErr w:type="gramStart"/>
      <w:r w:rsidRPr="0091492C">
        <w:rPr>
          <w:lang w:val="en-US"/>
          <w:rPrChange w:id="353" w:author="Autor">
            <w:rPr/>
          </w:rPrChange>
        </w:rPr>
        <w:t>void</w:t>
      </w:r>
      <w:proofErr w:type="gramEnd"/>
      <w:r w:rsidRPr="0091492C">
        <w:rPr>
          <w:lang w:val="en-US"/>
          <w:rPrChange w:id="354" w:author="Autor">
            <w:rPr/>
          </w:rPrChange>
        </w:rPr>
        <w:t xml:space="preserve"> Update() {</w:t>
      </w:r>
    </w:p>
    <w:p w14:paraId="0746EA18" w14:textId="4CE386E5" w:rsidR="005303E5" w:rsidRPr="0091492C" w:rsidRDefault="005303E5" w:rsidP="005303E5">
      <w:pPr>
        <w:pStyle w:val="Code"/>
        <w:rPr>
          <w:lang w:val="en-US"/>
          <w:rPrChange w:id="355" w:author="Autor">
            <w:rPr/>
          </w:rPrChange>
        </w:rPr>
      </w:pPr>
      <w:r w:rsidRPr="0091492C">
        <w:rPr>
          <w:lang w:val="en-US"/>
          <w:rPrChange w:id="356" w:author="Autor">
            <w:rPr/>
          </w:rPrChange>
        </w:rPr>
        <w:tab/>
      </w:r>
      <w:proofErr w:type="spellStart"/>
      <w:proofErr w:type="gramStart"/>
      <w:r w:rsidRPr="0091492C">
        <w:rPr>
          <w:lang w:val="en-US"/>
          <w:rPrChange w:id="357" w:author="Autor">
            <w:rPr/>
          </w:rPrChange>
        </w:rPr>
        <w:t>transform.Translate</w:t>
      </w:r>
      <w:proofErr w:type="spellEnd"/>
      <w:r w:rsidRPr="0091492C">
        <w:rPr>
          <w:lang w:val="en-US"/>
          <w:rPrChange w:id="358" w:author="Autor">
            <w:rPr/>
          </w:rPrChange>
        </w:rPr>
        <w:t>(</w:t>
      </w:r>
      <w:proofErr w:type="spellStart"/>
      <w:proofErr w:type="gramEnd"/>
      <w:r w:rsidRPr="0091492C">
        <w:rPr>
          <w:lang w:val="en-US"/>
          <w:rPrChange w:id="359" w:author="Autor">
            <w:rPr/>
          </w:rPrChange>
        </w:rPr>
        <w:t>Input.acceleration.x</w:t>
      </w:r>
      <w:proofErr w:type="spellEnd"/>
      <w:r w:rsidRPr="0091492C">
        <w:rPr>
          <w:lang w:val="en-US"/>
          <w:rPrChange w:id="360" w:author="Autor">
            <w:rPr/>
          </w:rPrChange>
        </w:rPr>
        <w:t xml:space="preserve">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361" w:name="_Toc410738546"/>
      <w:r>
        <w:t xml:space="preserve">Listing </w:t>
      </w:r>
      <w:fldSimple w:instr=" STYLEREF 1 \s ">
        <w:r w:rsidR="00170A67">
          <w:rPr>
            <w:noProof/>
          </w:rPr>
          <w:t>2</w:t>
        </w:r>
      </w:fldSimple>
      <w:r w:rsidR="00496AA0">
        <w:t>.</w:t>
      </w:r>
      <w:fldSimple w:instr=" SEQ Listing \* ARABIC \s 1 ">
        <w:r w:rsidR="00170A67">
          <w:rPr>
            <w:noProof/>
          </w:rPr>
          <w:t>13</w:t>
        </w:r>
      </w:fldSimple>
      <w:r>
        <w:t xml:space="preserve"> Beispiel für </w:t>
      </w:r>
      <w:proofErr w:type="spellStart"/>
      <w:r>
        <w:t>Input.acceleration</w:t>
      </w:r>
      <w:bookmarkEnd w:id="361"/>
      <w:proofErr w:type="spellEnd"/>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w:t>
      </w:r>
      <w:r w:rsidR="007801DF">
        <w:t>s</w:t>
      </w:r>
      <w:r w:rsidR="007801DF">
        <w:t>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362" w:name="_Toc410738448"/>
      <w:r>
        <w:t>GUI</w:t>
      </w:r>
      <w:bookmarkEnd w:id="362"/>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w:t>
      </w:r>
      <w:proofErr w:type="spellStart"/>
      <w:r>
        <w:t>Unity</w:t>
      </w:r>
      <w:proofErr w:type="spellEnd"/>
      <w:r>
        <w:t xml:space="preserve"> genutzt werden.</w:t>
      </w:r>
      <w:r w:rsidR="008758A1">
        <w:t xml:space="preserve"> Da ab der Version 4.6 </w:t>
      </w:r>
      <w:proofErr w:type="spellStart"/>
      <w:r w:rsidR="008758A1">
        <w:t>Unity</w:t>
      </w:r>
      <w:proofErr w:type="spellEnd"/>
      <w:r w:rsidR="008758A1">
        <w:t xml:space="preserve"> ein neues GUI-System nutzt, wird auch dieses hier vorgestellt. Di</w:t>
      </w:r>
      <w:r w:rsidR="008758A1">
        <w:t>e</w:t>
      </w:r>
      <w:r w:rsidR="008758A1">
        <w:t>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w:t>
      </w:r>
      <w:r w:rsidR="00DC735A">
        <w:t xml:space="preserve"> ein</w:t>
      </w:r>
      <w:r w:rsidR="00F57F81">
        <w:t xml:space="preserve"> zwei dimensionales Rechteck, </w:t>
      </w:r>
      <w:r w:rsidR="00F57F81">
        <w:lastRenderedPageBreak/>
        <w:t xml:space="preserve">was sich je nach </w:t>
      </w:r>
      <w:proofErr w:type="spellStart"/>
      <w:r w:rsidR="00F57F81">
        <w:t>Render</w:t>
      </w:r>
      <w:proofErr w:type="spellEnd"/>
      <w:r w:rsidR="00F57F81">
        <w:t xml:space="preserve">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9F6E68"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pict w14:anchorId="458E0EBA">
          <v:shape id="_x0000_i1025" type="#_x0000_t75" style="width:439.55pt;height:210.15pt">
            <v:imagedata r:id="rId53" o:title="GUI"/>
          </v:shape>
        </w:pict>
      </w:r>
    </w:p>
    <w:p w14:paraId="79AAD254" w14:textId="7CF116D6" w:rsidR="00BC0323" w:rsidRDefault="00BC0323" w:rsidP="00BC0323">
      <w:pPr>
        <w:pStyle w:val="Beschriftung"/>
      </w:pPr>
      <w:bookmarkStart w:id="363" w:name="_Toc410738518"/>
      <w:r>
        <w:t xml:space="preserve">Abb. </w:t>
      </w:r>
      <w:fldSimple w:instr=" STYLEREF 1 \s ">
        <w:r w:rsidR="00170A67">
          <w:rPr>
            <w:noProof/>
          </w:rPr>
          <w:t>2</w:t>
        </w:r>
      </w:fldSimple>
      <w:r w:rsidR="00BD0E5B">
        <w:t>.</w:t>
      </w:r>
      <w:fldSimple w:instr=" SEQ Abb. \* ARABIC \s 1 ">
        <w:r w:rsidR="00170A67">
          <w:rPr>
            <w:noProof/>
          </w:rPr>
          <w:t>12</w:t>
        </w:r>
      </w:fldSimple>
      <w:r>
        <w:t xml:space="preserve"> Beispiel einer GUI </w:t>
      </w:r>
      <w:r w:rsidR="00E02EBF">
        <w:t>im Scene und Game View</w:t>
      </w:r>
      <w:bookmarkEnd w:id="363"/>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w:t>
      </w:r>
      <w:r>
        <w:t>z</w:t>
      </w:r>
      <w:r>
        <w:t>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w:t>
      </w:r>
      <w:proofErr w:type="spellStart"/>
      <w:r w:rsidR="00061A2F">
        <w:t>Ga</w:t>
      </w:r>
      <w:r w:rsidR="00BD6CA5">
        <w:t>meObject</w:t>
      </w:r>
      <w:proofErr w:type="spellEnd"/>
      <w:r w:rsidR="00BD6CA5">
        <w:t xml:space="preserve"> platziert werden kann.</w:t>
      </w:r>
    </w:p>
    <w:p w14:paraId="4B2538F4" w14:textId="77777777" w:rsidR="00BD6CA5" w:rsidRDefault="00BD6CA5" w:rsidP="005222E8"/>
    <w:p w14:paraId="6E06CE64" w14:textId="39F71F3C" w:rsidR="00BD6CA5" w:rsidRDefault="00191E10" w:rsidP="005222E8">
      <w:r>
        <w:t xml:space="preserve">Innerhalb des </w:t>
      </w:r>
      <w:proofErr w:type="spellStart"/>
      <w:r>
        <w:t>Canvas</w:t>
      </w:r>
      <w:proofErr w:type="spellEnd"/>
      <w:r>
        <w:t xml:space="preserve"> </w:t>
      </w:r>
      <w:r w:rsidR="00DC735A">
        <w:t>lassen sich GUI-Elemente platzieren</w:t>
      </w:r>
      <w:r>
        <w:t>. Diese besitzen keine he</w:t>
      </w:r>
      <w:r>
        <w:t>r</w:t>
      </w:r>
      <w:r>
        <w:t xml:space="preserve">kömmliche Transform-Komponente sondern eine </w:t>
      </w:r>
      <w:proofErr w:type="spellStart"/>
      <w:r>
        <w:t>RectTransform</w:t>
      </w:r>
      <w:proofErr w:type="spellEnd"/>
      <w:r>
        <w:t>-Komponente. Diese b</w:t>
      </w:r>
      <w:r>
        <w:t>e</w:t>
      </w:r>
      <w:r>
        <w:t>sitzt zusätzliche Eigenschaften, um die Breite und Höhe der GUI-Komponente zu verä</w:t>
      </w:r>
      <w:r>
        <w:t>n</w:t>
      </w:r>
      <w:r>
        <w:t>dern. Des Weiteren gibt es einen Pivot-Punkt, der für Orientierung oder Skalierung als Ausgangspunkt genommen wird</w:t>
      </w:r>
      <w:r w:rsidR="00E7782F">
        <w:t>. Ein</w:t>
      </w:r>
      <w:r w:rsidR="00DC735A">
        <w:t>e</w:t>
      </w:r>
      <w:r w:rsidR="00E7782F">
        <w:t xml:space="preserve"> weitere </w:t>
      </w:r>
      <w:r w:rsidR="00D82359">
        <w:t>Komponente</w:t>
      </w:r>
      <w:r w:rsidR="00E7782F">
        <w:t xml:space="preserve"> </w:t>
      </w:r>
      <w:del w:id="364" w:author="Autor">
        <w:r w:rsidR="00E7782F" w:rsidDel="008358EA">
          <w:delText xml:space="preserve">sind </w:delText>
        </w:r>
      </w:del>
      <w:ins w:id="365" w:author="Autor">
        <w:r w:rsidR="008358EA">
          <w:t xml:space="preserve">ist </w:t>
        </w:r>
      </w:ins>
      <w:proofErr w:type="spellStart"/>
      <w:r w:rsidR="00E7782F">
        <w:t>Anchors</w:t>
      </w:r>
      <w:proofErr w:type="spellEnd"/>
      <w:r w:rsidR="00E7782F">
        <w:t>.</w:t>
      </w:r>
      <w:ins w:id="366" w:author="Autor">
        <w:r w:rsidR="00163F29">
          <w:t xml:space="preserve"> Diese</w:t>
        </w:r>
      </w:ins>
      <w:del w:id="367" w:author="Autor">
        <w:r w:rsidR="00E7782F" w:rsidDel="00163F29">
          <w:delText xml:space="preserve"> </w:delText>
        </w:r>
        <w:r w:rsidR="00E7782F" w:rsidDel="008358EA">
          <w:delText xml:space="preserve">Diese </w:delText>
        </w:r>
      </w:del>
      <w:ins w:id="368" w:author="Autor">
        <w:r w:rsidR="008358EA">
          <w:t xml:space="preserve"> </w:t>
        </w:r>
      </w:ins>
      <w:r w:rsidR="00E7782F">
        <w:t xml:space="preserve">können festlegen, wie sich ein GUI-Element zum </w:t>
      </w:r>
      <w:proofErr w:type="spellStart"/>
      <w:r w:rsidR="00E7782F">
        <w:t>Canvas</w:t>
      </w:r>
      <w:proofErr w:type="spellEnd"/>
      <w:r w:rsidR="00E7782F">
        <w:t xml:space="preserve"> verhalten soll. So soll z.B. bei </w:t>
      </w:r>
      <w:r w:rsidR="00E7782F">
        <w:lastRenderedPageBreak/>
        <w:t xml:space="preserve">Vergrößerung des </w:t>
      </w:r>
      <w:proofErr w:type="spellStart"/>
      <w:r w:rsidR="00E7782F">
        <w:t>Canvas</w:t>
      </w:r>
      <w:proofErr w:type="spellEnd"/>
      <w:r w:rsidR="00E7782F">
        <w:t xml:space="preserve"> die Anzeige für Lebenspunkte immer unten links sein.</w:t>
      </w:r>
      <w:r w:rsidR="00D53906">
        <w:t xml:space="preserve"> </w:t>
      </w:r>
      <w:proofErr w:type="spellStart"/>
      <w:r w:rsidR="00D53906">
        <w:t>Unity</w:t>
      </w:r>
      <w:proofErr w:type="spellEnd"/>
      <w:r w:rsidR="00D53906">
        <w:t xml:space="preserve">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9F6E68" w:rsidRPr="00721EED" w:rsidRDefault="009F6E68" w:rsidP="00E7782F">
                            <w:pPr>
                              <w:pStyle w:val="Beschriftung"/>
                              <w:jc w:val="left"/>
                              <w:rPr>
                                <w:noProof/>
                              </w:rPr>
                            </w:pPr>
                            <w:bookmarkStart w:id="369" w:name="_Toc410738519"/>
                            <w:r>
                              <w:t xml:space="preserve">Abb. </w:t>
                            </w:r>
                            <w:fldSimple w:instr=" STYLEREF 1 \s ">
                              <w:r>
                                <w:rPr>
                                  <w:noProof/>
                                </w:rPr>
                                <w:t>2</w:t>
                              </w:r>
                            </w:fldSimple>
                            <w:r>
                              <w:t>.</w:t>
                            </w:r>
                            <w:fldSimple w:instr=" SEQ Abb. \* ARABIC \s 1 ">
                              <w:r>
                                <w:rPr>
                                  <w:noProof/>
                                </w:rPr>
                                <w:t>13</w:t>
                              </w:r>
                            </w:fldSimple>
                            <w:r>
                              <w:t xml:space="preserve"> Anchor-Vorgaben</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9F6E68" w:rsidRPr="00721EED" w:rsidRDefault="009F6E68" w:rsidP="00E7782F">
                      <w:pPr>
                        <w:pStyle w:val="Beschriftung"/>
                        <w:jc w:val="left"/>
                        <w:rPr>
                          <w:noProof/>
                        </w:rPr>
                      </w:pPr>
                      <w:bookmarkStart w:id="370" w:name="_Toc410738519"/>
                      <w:r>
                        <w:t xml:space="preserve">Abb. </w:t>
                      </w:r>
                      <w:fldSimple w:instr=" STYLEREF 1 \s ">
                        <w:r>
                          <w:rPr>
                            <w:noProof/>
                          </w:rPr>
                          <w:t>2</w:t>
                        </w:r>
                      </w:fldSimple>
                      <w:r>
                        <w:t>.</w:t>
                      </w:r>
                      <w:fldSimple w:instr=" SEQ Abb. \* ARABIC \s 1 ">
                        <w:r>
                          <w:rPr>
                            <w:noProof/>
                          </w:rPr>
                          <w:t>13</w:t>
                        </w:r>
                      </w:fldSimple>
                      <w:r>
                        <w:t xml:space="preserve"> Anchor-Vorgaben</w:t>
                      </w:r>
                      <w:bookmarkEnd w:id="370"/>
                    </w:p>
                  </w:txbxContent>
                </v:textbox>
                <w10:wrap type="topAndBottom"/>
              </v:shape>
            </w:pict>
          </mc:Fallback>
        </mc:AlternateContent>
      </w:r>
      <w:r w:rsidR="009F6E68">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371" w:name="_Toc410738449"/>
      <w:proofErr w:type="spellStart"/>
      <w:r>
        <w:t>Prefabs</w:t>
      </w:r>
      <w:bookmarkEnd w:id="371"/>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w:t>
      </w:r>
      <w:proofErr w:type="spellStart"/>
      <w:r>
        <w:t>GameObjects</w:t>
      </w:r>
      <w:proofErr w:type="spellEnd"/>
      <w:r>
        <w:t xml:space="preserve">, die mit Komponenten bestückt und angepasst wurden. Durch </w:t>
      </w:r>
      <w:proofErr w:type="spellStart"/>
      <w:r>
        <w:t>Prefabs</w:t>
      </w:r>
      <w:proofErr w:type="spellEnd"/>
      <w:r>
        <w:t xml:space="preserve"> ist es möglich beliebig viele Instanzen zur Laufzeit von einem </w:t>
      </w:r>
      <w:proofErr w:type="spellStart"/>
      <w:r>
        <w:t>GameObject</w:t>
      </w:r>
      <w:proofErr w:type="spellEnd"/>
      <w:r>
        <w:t xml:space="preserve"> zu erzeugen. Ein gutes Beispiel ist das E</w:t>
      </w:r>
      <w:r>
        <w:t>r</w:t>
      </w:r>
      <w:r>
        <w:t>stellen von Projektilen oder Gegnern, die zufällig in der Spielwelt erzeugt werden sollen [Sei14].</w:t>
      </w:r>
    </w:p>
    <w:p w14:paraId="069DFE0B" w14:textId="4B39F75D" w:rsidR="00482545" w:rsidRDefault="0092576C" w:rsidP="004E4907">
      <w:r>
        <w:t xml:space="preserve">Um ein </w:t>
      </w:r>
      <w:proofErr w:type="spellStart"/>
      <w:r>
        <w:t>Prefab</w:t>
      </w:r>
      <w:proofErr w:type="spellEnd"/>
      <w:r>
        <w:t xml:space="preserve"> zu erzeugen, muss ein </w:t>
      </w:r>
      <w:proofErr w:type="spellStart"/>
      <w:r>
        <w:t>GameObject</w:t>
      </w:r>
      <w:proofErr w:type="spellEnd"/>
      <w:r>
        <w:t xml:space="preserve"> aus der </w:t>
      </w:r>
      <w:proofErr w:type="spellStart"/>
      <w:r>
        <w:t>Hierarchy</w:t>
      </w:r>
      <w:proofErr w:type="spellEnd"/>
      <w:r>
        <w:t xml:space="preserve"> einer Szene in der Project Browser gezogen werden. </w:t>
      </w:r>
      <w:proofErr w:type="spellStart"/>
      <w:r>
        <w:t>Unity</w:t>
      </w:r>
      <w:proofErr w:type="spellEnd"/>
      <w:r>
        <w:t xml:space="preserve"> sorgt dann dafür, dass aus dem </w:t>
      </w:r>
      <w:proofErr w:type="spellStart"/>
      <w:r>
        <w:t>GameObject</w:t>
      </w:r>
      <w:proofErr w:type="spellEnd"/>
      <w:r>
        <w:t xml:space="preserve"> ein </w:t>
      </w:r>
      <w:proofErr w:type="spellStart"/>
      <w:r>
        <w:t>Prefab</w:t>
      </w:r>
      <w:proofErr w:type="spellEnd"/>
      <w:r>
        <w:t xml:space="preserve">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w:t>
      </w:r>
      <w:proofErr w:type="spellStart"/>
      <w:r w:rsidR="00A368AA">
        <w:t>Prefab</w:t>
      </w:r>
      <w:proofErr w:type="spellEnd"/>
      <w:r w:rsidR="00A368AA">
        <w:t xml:space="preserve">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xml:space="preserve">. Zum einen gibt es die Möglichkeit per </w:t>
      </w:r>
      <w:proofErr w:type="spellStart"/>
      <w:r w:rsidR="005411F3">
        <w:t>Drag&amp;Drop</w:t>
      </w:r>
      <w:proofErr w:type="spellEnd"/>
      <w:r w:rsidR="005411F3">
        <w:t xml:space="preserve"> ein </w:t>
      </w:r>
      <w:proofErr w:type="spellStart"/>
      <w:r w:rsidR="005411F3">
        <w:t>Prefab</w:t>
      </w:r>
      <w:proofErr w:type="spellEnd"/>
      <w:r w:rsidR="005411F3">
        <w:t xml:space="preserve"> in die Szene zu ziehen. So können beliebig viele Instanzen in eine </w:t>
      </w:r>
      <w:r w:rsidR="005411F3">
        <w:lastRenderedPageBreak/>
        <w:t xml:space="preserve">Szene platziert und auch verändert werden. Dabei wird das Original, also das </w:t>
      </w:r>
      <w:proofErr w:type="spellStart"/>
      <w:r w:rsidR="005411F3">
        <w:t>Prefab</w:t>
      </w:r>
      <w:proofErr w:type="spellEnd"/>
      <w:r w:rsidR="005411F3">
        <w:t xml:space="preserve"> nicht verändert [Sei14].</w:t>
      </w:r>
    </w:p>
    <w:p w14:paraId="61C13F27" w14:textId="24A5B7A8" w:rsidR="005411F3" w:rsidRDefault="005411F3" w:rsidP="00FF07A0">
      <w:r>
        <w:t xml:space="preserve">Die zweite Möglichkeit ist die Erstellung von Instanzen per Code. Das Stichwort ist hier </w:t>
      </w:r>
      <w:proofErr w:type="spellStart"/>
      <w:r>
        <w:t>Instantiate</w:t>
      </w:r>
      <w:proofErr w:type="spellEnd"/>
      <w:r>
        <w:t xml:space="preserve">. </w:t>
      </w:r>
      <w:proofErr w:type="spellStart"/>
      <w:r>
        <w:t>Instantiate</w:t>
      </w:r>
      <w:proofErr w:type="spellEnd"/>
      <w:r>
        <w:t xml:space="preserve"> erzeugt eine Instanz von dem ihm übergebenen </w:t>
      </w:r>
      <w:proofErr w:type="spellStart"/>
      <w:r>
        <w:t>Prefab</w:t>
      </w:r>
      <w:proofErr w:type="spellEnd"/>
      <w:r>
        <w:t>.</w:t>
      </w:r>
      <w:r w:rsidR="00CC729A">
        <w:t xml:space="preserve"> Das Erze</w:t>
      </w:r>
      <w:r w:rsidR="00CC729A">
        <w:t>u</w:t>
      </w:r>
      <w:r w:rsidR="00CC729A">
        <w:t xml:space="preserve">gen so einer </w:t>
      </w:r>
      <w:proofErr w:type="spellStart"/>
      <w:r w:rsidR="00CC729A">
        <w:t>P</w:t>
      </w:r>
      <w:r w:rsidR="00053F29">
        <w:t>r</w:t>
      </w:r>
      <w:r w:rsidR="00CC729A">
        <w:t>efab</w:t>
      </w:r>
      <w:proofErr w:type="spellEnd"/>
      <w:r w:rsidR="00CC729A">
        <w:t>-Instanz sieht wie folgt aus:</w:t>
      </w:r>
    </w:p>
    <w:p w14:paraId="6097E8BB" w14:textId="77777777" w:rsidR="00CC729A" w:rsidRDefault="00CC729A" w:rsidP="00FF07A0"/>
    <w:p w14:paraId="20F8199A" w14:textId="71761C6B" w:rsidR="00CC729A" w:rsidRPr="0091492C" w:rsidRDefault="00CC729A" w:rsidP="003A1877">
      <w:pPr>
        <w:pStyle w:val="Code"/>
        <w:rPr>
          <w:lang w:val="en-US"/>
          <w:rPrChange w:id="372" w:author="Autor">
            <w:rPr/>
          </w:rPrChange>
        </w:rPr>
      </w:pPr>
      <w:proofErr w:type="gramStart"/>
      <w:r w:rsidRPr="0091492C">
        <w:rPr>
          <w:lang w:val="en-US"/>
          <w:rPrChange w:id="373" w:author="Autor">
            <w:rPr/>
          </w:rPrChange>
        </w:rPr>
        <w:t>public</w:t>
      </w:r>
      <w:proofErr w:type="gramEnd"/>
      <w:r w:rsidRPr="0091492C">
        <w:rPr>
          <w:lang w:val="en-US"/>
          <w:rPrChange w:id="374" w:author="Autor">
            <w:rPr/>
          </w:rPrChange>
        </w:rPr>
        <w:t xml:space="preserve"> </w:t>
      </w:r>
      <w:proofErr w:type="spellStart"/>
      <w:r w:rsidRPr="0091492C">
        <w:rPr>
          <w:lang w:val="en-US"/>
          <w:rPrChange w:id="375" w:author="Autor">
            <w:rPr/>
          </w:rPrChange>
        </w:rPr>
        <w:t>GameObject</w:t>
      </w:r>
      <w:proofErr w:type="spellEnd"/>
      <w:r w:rsidRPr="0091492C">
        <w:rPr>
          <w:lang w:val="en-US"/>
          <w:rPrChange w:id="376" w:author="Autor">
            <w:rPr/>
          </w:rPrChange>
        </w:rPr>
        <w:t xml:space="preserve"> </w:t>
      </w:r>
      <w:proofErr w:type="spellStart"/>
      <w:r w:rsidRPr="0091492C">
        <w:rPr>
          <w:lang w:val="en-US"/>
          <w:rPrChange w:id="377" w:author="Autor">
            <w:rPr/>
          </w:rPrChange>
        </w:rPr>
        <w:t>newPrefab</w:t>
      </w:r>
      <w:proofErr w:type="spellEnd"/>
      <w:r w:rsidRPr="0091492C">
        <w:rPr>
          <w:lang w:val="en-US"/>
          <w:rPrChange w:id="378" w:author="Autor">
            <w:rPr/>
          </w:rPrChange>
        </w:rPr>
        <w:t>;</w:t>
      </w:r>
    </w:p>
    <w:p w14:paraId="4219C3B7" w14:textId="6E1825B7" w:rsidR="00CC729A" w:rsidRPr="0091492C" w:rsidRDefault="00CC729A" w:rsidP="003A1877">
      <w:pPr>
        <w:pStyle w:val="Code"/>
        <w:rPr>
          <w:lang w:val="en-US"/>
          <w:rPrChange w:id="379" w:author="Autor">
            <w:rPr/>
          </w:rPrChange>
        </w:rPr>
      </w:pPr>
      <w:proofErr w:type="gramStart"/>
      <w:r w:rsidRPr="0091492C">
        <w:rPr>
          <w:lang w:val="en-US"/>
          <w:rPrChange w:id="380" w:author="Autor">
            <w:rPr/>
          </w:rPrChange>
        </w:rPr>
        <w:t>void</w:t>
      </w:r>
      <w:proofErr w:type="gramEnd"/>
      <w:r w:rsidRPr="0091492C">
        <w:rPr>
          <w:lang w:val="en-US"/>
          <w:rPrChange w:id="381" w:author="Autor">
            <w:rPr/>
          </w:rPrChange>
        </w:rPr>
        <w:t xml:space="preserve"> Start() {</w:t>
      </w:r>
    </w:p>
    <w:p w14:paraId="5B2D2603" w14:textId="709E05EB" w:rsidR="00CC729A" w:rsidRPr="0091492C" w:rsidRDefault="00CC729A" w:rsidP="003A1877">
      <w:pPr>
        <w:pStyle w:val="Code"/>
        <w:rPr>
          <w:lang w:val="en-US"/>
          <w:rPrChange w:id="382" w:author="Autor">
            <w:rPr/>
          </w:rPrChange>
        </w:rPr>
      </w:pPr>
      <w:r w:rsidRPr="0091492C">
        <w:rPr>
          <w:lang w:val="en-US"/>
          <w:rPrChange w:id="383" w:author="Autor">
            <w:rPr/>
          </w:rPrChange>
        </w:rPr>
        <w:tab/>
      </w:r>
      <w:proofErr w:type="gramStart"/>
      <w:r w:rsidRPr="0091492C">
        <w:rPr>
          <w:lang w:val="en-US"/>
          <w:rPrChange w:id="384" w:author="Autor">
            <w:rPr/>
          </w:rPrChange>
        </w:rPr>
        <w:t>Instantiate(</w:t>
      </w:r>
      <w:proofErr w:type="spellStart"/>
      <w:proofErr w:type="gramEnd"/>
      <w:r w:rsidRPr="0091492C">
        <w:rPr>
          <w:lang w:val="en-US"/>
          <w:rPrChange w:id="385" w:author="Autor">
            <w:rPr/>
          </w:rPrChange>
        </w:rPr>
        <w:t>newPrefab</w:t>
      </w:r>
      <w:proofErr w:type="spellEnd"/>
      <w:r w:rsidRPr="0091492C">
        <w:rPr>
          <w:lang w:val="en-US"/>
          <w:rPrChange w:id="386" w:author="Autor">
            <w:rPr/>
          </w:rPrChange>
        </w:rPr>
        <w:t>, new Ve</w:t>
      </w:r>
      <w:r w:rsidRPr="0091492C">
        <w:rPr>
          <w:lang w:val="en-US"/>
          <w:rPrChange w:id="387" w:author="Autor">
            <w:rPr/>
          </w:rPrChange>
        </w:rPr>
        <w:t>c</w:t>
      </w:r>
      <w:r w:rsidRPr="0091492C">
        <w:rPr>
          <w:lang w:val="en-US"/>
          <w:rPrChange w:id="388" w:author="Autor">
            <w:rPr/>
          </w:rPrChange>
        </w:rPr>
        <w:t>tor3(10,0,0),</w:t>
      </w:r>
      <w:proofErr w:type="spellStart"/>
      <w:r w:rsidRPr="0091492C">
        <w:rPr>
          <w:lang w:val="en-US"/>
          <w:rPrChange w:id="389" w:author="Autor">
            <w:rPr/>
          </w:rPrChange>
        </w:rPr>
        <w:t>Quaternion.identity</w:t>
      </w:r>
      <w:proofErr w:type="spellEnd"/>
      <w:r w:rsidRPr="0091492C">
        <w:rPr>
          <w:lang w:val="en-US"/>
          <w:rPrChange w:id="390" w:author="Autor">
            <w:rPr/>
          </w:rPrChange>
        </w:rPr>
        <w:t>);</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391" w:name="_Toc410738547"/>
      <w:r>
        <w:t xml:space="preserve">Listing </w:t>
      </w:r>
      <w:fldSimple w:instr=" STYLEREF 1 \s ">
        <w:r w:rsidR="00170A67">
          <w:rPr>
            <w:noProof/>
          </w:rPr>
          <w:t>2</w:t>
        </w:r>
      </w:fldSimple>
      <w:r w:rsidR="00496AA0">
        <w:t>.</w:t>
      </w:r>
      <w:fldSimple w:instr=" SEQ Listing \* ARABIC \s 1 ">
        <w:r w:rsidR="00170A67">
          <w:rPr>
            <w:noProof/>
          </w:rPr>
          <w:t>14</w:t>
        </w:r>
      </w:fldSimple>
      <w:r>
        <w:t xml:space="preserve"> </w:t>
      </w:r>
      <w:proofErr w:type="spellStart"/>
      <w:r>
        <w:t>Instanzerzeugung</w:t>
      </w:r>
      <w:proofErr w:type="spellEnd"/>
      <w:r>
        <w:t xml:space="preserve"> über Code</w:t>
      </w:r>
      <w:bookmarkEnd w:id="391"/>
    </w:p>
    <w:p w14:paraId="3088A44D" w14:textId="77777777" w:rsidR="003A1877" w:rsidRDefault="003A1877" w:rsidP="00FF07A0"/>
    <w:p w14:paraId="28DB98B1" w14:textId="032E5BB1" w:rsidR="005529B1" w:rsidRDefault="00E51FE2" w:rsidP="001A5AE1">
      <w:r>
        <w:t xml:space="preserve">Neben dem </w:t>
      </w:r>
      <w:proofErr w:type="spellStart"/>
      <w:r>
        <w:t>Prefab</w:t>
      </w:r>
      <w:proofErr w:type="spellEnd"/>
      <w:r>
        <w:t xml:space="preserve"> wird </w:t>
      </w:r>
      <w:proofErr w:type="spellStart"/>
      <w:r>
        <w:t>Insta</w:t>
      </w:r>
      <w:r w:rsidR="00053F29">
        <w:t>n</w:t>
      </w:r>
      <w:r>
        <w:t>tiate</w:t>
      </w:r>
      <w:proofErr w:type="spellEnd"/>
      <w:r>
        <w:t xml:space="preserve"> noch eine Positionsangabe sowie Drehung im Qu</w:t>
      </w:r>
      <w:r>
        <w:t>a</w:t>
      </w:r>
      <w:r>
        <w:t>ternion Format übergeben.</w:t>
      </w:r>
      <w:r w:rsidR="00E607AC">
        <w:t xml:space="preserve"> Quaternion ist ein Datentyp für Rotation. </w:t>
      </w:r>
      <w:proofErr w:type="spellStart"/>
      <w:r w:rsidR="00E607AC">
        <w:t>Quaternion.identity</w:t>
      </w:r>
      <w:proofErr w:type="spellEnd"/>
      <w:r w:rsidR="00E607AC">
        <w:t xml:space="preserve">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392" w:name="_Toc410738450"/>
      <w:proofErr w:type="spellStart"/>
      <w:r>
        <w:t>UnityPackage</w:t>
      </w:r>
      <w:bookmarkEnd w:id="392"/>
      <w:proofErr w:type="spellEnd"/>
    </w:p>
    <w:p w14:paraId="4251E069" w14:textId="77777777" w:rsidR="004D7B4B" w:rsidRDefault="004D7B4B" w:rsidP="004D7B4B"/>
    <w:p w14:paraId="5A1AE619" w14:textId="271EACED" w:rsidR="00F93FFD" w:rsidRDefault="00B82B2A" w:rsidP="004D7B4B">
      <w:proofErr w:type="spellStart"/>
      <w:r>
        <w:t>UnityPackages</w:t>
      </w:r>
      <w:proofErr w:type="spellEnd"/>
      <w:r>
        <w:t xml:space="preserve"> sind Container, die</w:t>
      </w:r>
      <w:r w:rsidR="00F34B3A">
        <w:t xml:space="preserve"> man</w:t>
      </w:r>
      <w:r>
        <w:t xml:space="preserve"> für den Austausch von Elementen zwischen v</w:t>
      </w:r>
      <w:r w:rsidR="00F34B3A">
        <w:t>e</w:t>
      </w:r>
      <w:r w:rsidR="00F34B3A">
        <w:t>r</w:t>
      </w:r>
      <w:r w:rsidR="00F34B3A">
        <w:t>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 xml:space="preserve">zwei genutzte </w:t>
      </w:r>
      <w:proofErr w:type="spellStart"/>
      <w:r>
        <w:t>Uni</w:t>
      </w:r>
      <w:r w:rsidR="00F34B3A">
        <w:t>tyPackages</w:t>
      </w:r>
      <w:proofErr w:type="spellEnd"/>
      <w:r w:rsidR="00F34B3A">
        <w:t xml:space="preserve">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proofErr w:type="spellStart"/>
      <w:r>
        <w:lastRenderedPageBreak/>
        <w:t>Durovis</w:t>
      </w:r>
      <w:proofErr w:type="spellEnd"/>
      <w:r>
        <w:t xml:space="preserve"> </w:t>
      </w:r>
      <w:proofErr w:type="spellStart"/>
      <w:r w:rsidR="004D2724">
        <w:t>Dive</w:t>
      </w:r>
      <w:proofErr w:type="spellEnd"/>
      <w:r w:rsidR="004D2724">
        <w:t xml:space="preserve"> </w:t>
      </w:r>
    </w:p>
    <w:p w14:paraId="1FBBC2AF" w14:textId="77777777" w:rsidR="004D2724" w:rsidRPr="002313A5" w:rsidRDefault="004D2724" w:rsidP="004D2724"/>
    <w:p w14:paraId="01286F25" w14:textId="0B76504F" w:rsidR="004D2724" w:rsidRPr="00142016" w:rsidRDefault="00B82B2A" w:rsidP="001F19F0">
      <w:r>
        <w:t xml:space="preserve">Das </w:t>
      </w:r>
      <w:proofErr w:type="spellStart"/>
      <w:r>
        <w:t>UnityPackage</w:t>
      </w:r>
      <w:proofErr w:type="spellEnd"/>
      <w:r>
        <w:t xml:space="preserve"> von </w:t>
      </w:r>
      <w:proofErr w:type="spellStart"/>
      <w:r>
        <w:t>Durovis</w:t>
      </w:r>
      <w:proofErr w:type="spellEnd"/>
      <w:r>
        <w:t xml:space="preserve"> </w:t>
      </w:r>
      <w:proofErr w:type="spellStart"/>
      <w:r>
        <w:t>Dive</w:t>
      </w:r>
      <w:proofErr w:type="spellEnd"/>
      <w:r>
        <w:t xml:space="preserve"> erleichtert die Platzierung von Kameras und den Z</w:t>
      </w:r>
      <w:r>
        <w:t>u</w:t>
      </w:r>
      <w:r>
        <w:t>griff auf die Sensoren des Smartphones.</w:t>
      </w:r>
      <w:r w:rsidR="001F19F0">
        <w:t xml:space="preserve"> So wird ein </w:t>
      </w:r>
      <w:proofErr w:type="spellStart"/>
      <w:r w:rsidR="001F19F0">
        <w:t>Dive</w:t>
      </w:r>
      <w:proofErr w:type="spellEnd"/>
      <w:r w:rsidR="001F19F0">
        <w:t xml:space="preserve"> FPS Player </w:t>
      </w:r>
      <w:proofErr w:type="spellStart"/>
      <w:r w:rsidR="001F19F0">
        <w:t>Prefab</w:t>
      </w:r>
      <w:proofErr w:type="spellEnd"/>
      <w:r w:rsidR="001F19F0">
        <w:t xml:space="preserve"> zur Verf</w:t>
      </w:r>
      <w:r w:rsidR="001F19F0">
        <w:t>ü</w:t>
      </w:r>
      <w:r w:rsidR="001F19F0">
        <w:t>gung gestellt, welches in einer Szene platziert wird und neben einem steuerbaren Spieler-Objekt</w:t>
      </w:r>
      <w:r w:rsidR="00DC2A91">
        <w:t>,</w:t>
      </w:r>
      <w:r w:rsidR="001F19F0">
        <w:t xml:space="preserve"> auch zwei Kameras und die entsprechenden Skripte für den Zugriff auf die Sens</w:t>
      </w:r>
      <w:r w:rsidR="001F19F0">
        <w:t>o</w:t>
      </w:r>
      <w:r w:rsidR="001F19F0">
        <w:t>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proofErr w:type="spellStart"/>
      <w:r>
        <w:t>Cardboard</w:t>
      </w:r>
      <w:proofErr w:type="spellEnd"/>
      <w:r>
        <w:t xml:space="preserve"> SDK </w:t>
      </w:r>
      <w:r w:rsidR="000B4543">
        <w:t>für</w:t>
      </w:r>
      <w:r>
        <w:t xml:space="preserve"> </w:t>
      </w:r>
      <w:proofErr w:type="spellStart"/>
      <w:r>
        <w:t>Unity</w:t>
      </w:r>
      <w:proofErr w:type="spellEnd"/>
    </w:p>
    <w:p w14:paraId="78AFB51E" w14:textId="77777777" w:rsidR="004D2724" w:rsidRDefault="004D2724" w:rsidP="00FF07A0"/>
    <w:p w14:paraId="7ACD8FDA" w14:textId="10C0F537" w:rsidR="004D2724" w:rsidRDefault="000B4543" w:rsidP="00FF07A0">
      <w:r>
        <w:t xml:space="preserve">Das </w:t>
      </w:r>
      <w:proofErr w:type="spellStart"/>
      <w:r>
        <w:t>Cardboard</w:t>
      </w:r>
      <w:proofErr w:type="spellEnd"/>
      <w:r>
        <w:t xml:space="preserve"> SDK </w:t>
      </w:r>
      <w:r w:rsidR="00873463">
        <w:t xml:space="preserve">wird für den Vergleich zum Package von </w:t>
      </w:r>
      <w:proofErr w:type="spellStart"/>
      <w:r w:rsidR="00873463">
        <w:t>Durovis</w:t>
      </w:r>
      <w:proofErr w:type="spellEnd"/>
      <w:r w:rsidR="00873463">
        <w:t xml:space="preserve"> </w:t>
      </w:r>
      <w:proofErr w:type="spellStart"/>
      <w:r w:rsidR="00873463">
        <w:t>Dive</w:t>
      </w:r>
      <w:proofErr w:type="spellEnd"/>
      <w:r w:rsidR="00873463">
        <w:t xml:space="preserve"> hinzugezogen und ermöglicht </w:t>
      </w:r>
      <w:r>
        <w:t xml:space="preserve">für </w:t>
      </w:r>
      <w:proofErr w:type="spellStart"/>
      <w:r>
        <w:t>Unity</w:t>
      </w:r>
      <w:proofErr w:type="spellEnd"/>
      <w:r>
        <w:t xml:space="preserve"> neben dem vereinfachten Erstellen von VR-Kameras den Zugriff auf den Magnet-Schalter</w:t>
      </w:r>
      <w:r w:rsidR="00FC5BC3">
        <w:t xml:space="preserve"> von </w:t>
      </w:r>
      <w:proofErr w:type="spellStart"/>
      <w:r w:rsidR="00FC5BC3">
        <w:t>Carboard</w:t>
      </w:r>
      <w:proofErr w:type="spellEnd"/>
      <w:r>
        <w:t xml:space="preserve">. Dadurch ist es möglich durch das Betätigen des Schalters bestimmte vorher implementierte Ereignisse auszulösen. Des Weiteren liefert die SDK noch weitere Skripte die für die Entwicklung einer App für </w:t>
      </w:r>
      <w:proofErr w:type="spellStart"/>
      <w:r>
        <w:t>Cardboard</w:t>
      </w:r>
      <w:proofErr w:type="spellEnd"/>
      <w:r>
        <w:t xml:space="preserve"> benötigt we</w:t>
      </w:r>
      <w:r>
        <w:t>r</w:t>
      </w:r>
      <w:r>
        <w:t>den können [@Car].</w:t>
      </w:r>
    </w:p>
    <w:p w14:paraId="7B1FA6CB" w14:textId="77777777" w:rsidR="000B4543" w:rsidRDefault="000B4543" w:rsidP="00FF07A0"/>
    <w:p w14:paraId="1D78D3D9" w14:textId="21EC9022" w:rsidR="00FF07A0" w:rsidRDefault="00053F29" w:rsidP="00FF07A0">
      <w:pPr>
        <w:pStyle w:val="berschrift3"/>
      </w:pPr>
      <w:bookmarkStart w:id="393" w:name="_Toc410738451"/>
      <w:r>
        <w:t>Debugging</w:t>
      </w:r>
      <w:r w:rsidR="00422F0A">
        <w:t xml:space="preserve"> und Performance</w:t>
      </w:r>
      <w:bookmarkEnd w:id="393"/>
    </w:p>
    <w:p w14:paraId="7BF63B0B" w14:textId="77777777" w:rsidR="00FF07A0" w:rsidRDefault="00FF07A0" w:rsidP="00FF07A0"/>
    <w:p w14:paraId="45927678" w14:textId="13176F9F" w:rsidR="00592796" w:rsidRDefault="00767C52" w:rsidP="00F93FFD">
      <w:r>
        <w:t xml:space="preserve">Das Debugging oder auch Fehlersuche kann in </w:t>
      </w:r>
      <w:proofErr w:type="spellStart"/>
      <w:r>
        <w:t>Unity</w:t>
      </w:r>
      <w:proofErr w:type="spellEnd"/>
      <w:r>
        <w:t xml:space="preserve"> über </w:t>
      </w:r>
      <w:proofErr w:type="spellStart"/>
      <w:r>
        <w:t>MonoDevelop</w:t>
      </w:r>
      <w:proofErr w:type="spellEnd"/>
      <w:r>
        <w:t xml:space="preserve">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 xml:space="preserve">Um eine Echtzeitanalyse auf Endgeräten durchzuführen, bietet </w:t>
      </w:r>
      <w:proofErr w:type="spellStart"/>
      <w:r>
        <w:t>Unity</w:t>
      </w:r>
      <w:proofErr w:type="spellEnd"/>
      <w:r>
        <w:t xml:space="preserve"> aber noch weitere Werkzeuge. Diese dienen dazu die ausgeführte Anwendung z.B. auf dem Smartphone zu testen, Verhalten zu beobach</w:t>
      </w:r>
      <w:r w:rsidR="00422F0A">
        <w:t>ten und Ausgaben zu analysieren.</w:t>
      </w:r>
      <w:r w:rsidR="0025586E">
        <w:t xml:space="preserve"> Dafür muss das mobile G</w:t>
      </w:r>
      <w:r w:rsidR="0025586E">
        <w:t>e</w:t>
      </w:r>
      <w:r w:rsidR="0025586E">
        <w:t xml:space="preserve">rät und der Entwickler-PC im gleichen WLAN sein und bestimmte Parameter aktiviert werden, damit </w:t>
      </w:r>
      <w:proofErr w:type="spellStart"/>
      <w:r w:rsidR="0025586E">
        <w:t>MonoDevelop</w:t>
      </w:r>
      <w:proofErr w:type="spellEnd"/>
      <w:r w:rsidR="0025586E">
        <w:t xml:space="preserve">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w:t>
      </w:r>
      <w:proofErr w:type="spellStart"/>
      <w:r>
        <w:t>Unity</w:t>
      </w:r>
      <w:proofErr w:type="spellEnd"/>
      <w:r>
        <w:t xml:space="preserve">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9F6E68" w:rsidRPr="00372DB1" w:rsidRDefault="009F6E68" w:rsidP="00DE2451">
                            <w:pPr>
                              <w:pStyle w:val="Beschriftung"/>
                              <w:jc w:val="left"/>
                              <w:rPr>
                                <w:noProof/>
                                <w:sz w:val="24"/>
                                <w:szCs w:val="24"/>
                              </w:rPr>
                            </w:pPr>
                            <w:bookmarkStart w:id="394" w:name="_Toc410738520"/>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3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9F6E68" w:rsidRPr="00372DB1" w:rsidRDefault="009F6E68" w:rsidP="00DE2451">
                      <w:pPr>
                        <w:pStyle w:val="Beschriftung"/>
                        <w:jc w:val="left"/>
                        <w:rPr>
                          <w:noProof/>
                          <w:sz w:val="24"/>
                          <w:szCs w:val="24"/>
                        </w:rPr>
                      </w:pPr>
                      <w:bookmarkStart w:id="395" w:name="_Toc410738520"/>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395"/>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 xml:space="preserve">n der Windows Kommandozeile eine </w:t>
      </w:r>
      <w:proofErr w:type="spellStart"/>
      <w:r w:rsidR="00683DAD">
        <w:t>Echzeitüberwachung</w:t>
      </w:r>
      <w:proofErr w:type="spellEnd"/>
      <w:r w:rsidR="00683DAD">
        <w:t xml:space="preserve"> und Ausgabe gestartet werden.</w:t>
      </w:r>
      <w:r w:rsidR="00592796">
        <w:t xml:space="preserve"> Di</w:t>
      </w:r>
      <w:r w:rsidR="00683DAD">
        <w:t xml:space="preserve">eser Aufruf erfolgt mithilfe von </w:t>
      </w:r>
      <w:proofErr w:type="spellStart"/>
      <w:r w:rsidR="00683DAD">
        <w:t>logcat</w:t>
      </w:r>
      <w:proofErr w:type="spellEnd"/>
      <w:r w:rsidR="007E5DAC">
        <w:t xml:space="preserve">, dem </w:t>
      </w:r>
      <w:proofErr w:type="spellStart"/>
      <w:r w:rsidR="007E5DAC">
        <w:t>Logging</w:t>
      </w:r>
      <w:proofErr w:type="spellEnd"/>
      <w:r w:rsidR="007E5DAC">
        <w:t xml:space="preserve"> System von An</w:t>
      </w:r>
      <w:r w:rsidR="007E5DAC">
        <w:t>d</w:t>
      </w:r>
      <w:r w:rsidR="007E5DAC">
        <w:t xml:space="preserve">roid. </w:t>
      </w:r>
      <w:r w:rsidR="00A81687">
        <w:t>Diese</w:t>
      </w:r>
      <w:r w:rsidR="007E5DAC">
        <w:t xml:space="preserve"> gibt dann alles aus, was auf dem Gerät passiert und lässt sich über bestimmte Parameter auf Ausgaben von </w:t>
      </w:r>
      <w:proofErr w:type="spellStart"/>
      <w:r w:rsidR="007E5DAC">
        <w:t>Unity</w:t>
      </w:r>
      <w:proofErr w:type="spellEnd"/>
      <w:r w:rsidR="007E5DAC">
        <w:t xml:space="preserve">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Pr="0091492C" w:rsidRDefault="00683DAD" w:rsidP="00683DAD">
      <w:pPr>
        <w:pStyle w:val="Code"/>
        <w:rPr>
          <w:lang w:val="en-US"/>
          <w:rPrChange w:id="396" w:author="Autor">
            <w:rPr/>
          </w:rPrChange>
        </w:rPr>
      </w:pPr>
      <w:proofErr w:type="spellStart"/>
      <w:proofErr w:type="gramStart"/>
      <w:r w:rsidRPr="0091492C">
        <w:rPr>
          <w:lang w:val="en-US"/>
          <w:rPrChange w:id="397" w:author="Autor">
            <w:rPr/>
          </w:rPrChange>
        </w:rPr>
        <w:t>adb</w:t>
      </w:r>
      <w:proofErr w:type="spellEnd"/>
      <w:proofErr w:type="gramEnd"/>
      <w:r w:rsidRPr="0091492C">
        <w:rPr>
          <w:lang w:val="en-US"/>
          <w:rPrChange w:id="398" w:author="Autor">
            <w:rPr/>
          </w:rPrChange>
        </w:rPr>
        <w:t xml:space="preserve"> </w:t>
      </w:r>
      <w:proofErr w:type="spellStart"/>
      <w:r w:rsidRPr="0091492C">
        <w:rPr>
          <w:lang w:val="en-US"/>
          <w:rPrChange w:id="399" w:author="Autor">
            <w:rPr/>
          </w:rPrChange>
        </w:rPr>
        <w:t>logcat</w:t>
      </w:r>
      <w:proofErr w:type="spellEnd"/>
    </w:p>
    <w:p w14:paraId="45CB7530" w14:textId="5763A834" w:rsidR="00683DAD" w:rsidRPr="0091492C" w:rsidRDefault="00683DAD" w:rsidP="00683DAD">
      <w:pPr>
        <w:pStyle w:val="Code"/>
        <w:rPr>
          <w:lang w:val="en-US"/>
          <w:rPrChange w:id="400" w:author="Autor">
            <w:rPr/>
          </w:rPrChange>
        </w:rPr>
      </w:pPr>
      <w:proofErr w:type="spellStart"/>
      <w:proofErr w:type="gramStart"/>
      <w:r w:rsidRPr="0091492C">
        <w:rPr>
          <w:lang w:val="en-US"/>
          <w:rPrChange w:id="401" w:author="Autor">
            <w:rPr/>
          </w:rPrChange>
        </w:rPr>
        <w:t>adb</w:t>
      </w:r>
      <w:proofErr w:type="spellEnd"/>
      <w:proofErr w:type="gramEnd"/>
      <w:r w:rsidRPr="0091492C">
        <w:rPr>
          <w:lang w:val="en-US"/>
          <w:rPrChange w:id="402" w:author="Autor">
            <w:rPr/>
          </w:rPrChange>
        </w:rPr>
        <w:t xml:space="preserve"> </w:t>
      </w:r>
      <w:proofErr w:type="spellStart"/>
      <w:r w:rsidRPr="0091492C">
        <w:rPr>
          <w:lang w:val="en-US"/>
          <w:rPrChange w:id="403" w:author="Autor">
            <w:rPr/>
          </w:rPrChange>
        </w:rPr>
        <w:t>logcat</w:t>
      </w:r>
      <w:proofErr w:type="spellEnd"/>
      <w:r w:rsidRPr="0091492C">
        <w:rPr>
          <w:lang w:val="en-US"/>
          <w:rPrChange w:id="404" w:author="Autor">
            <w:rPr/>
          </w:rPrChange>
        </w:rPr>
        <w:t xml:space="preserve"> –s Unity</w:t>
      </w:r>
    </w:p>
    <w:p w14:paraId="6CBE30D1" w14:textId="04CB79A5" w:rsidR="00683DAD" w:rsidRPr="0091492C" w:rsidRDefault="00683DAD" w:rsidP="00683DAD">
      <w:pPr>
        <w:pStyle w:val="Code"/>
        <w:rPr>
          <w:lang w:val="en-US"/>
          <w:rPrChange w:id="405" w:author="Autor">
            <w:rPr/>
          </w:rPrChange>
        </w:rPr>
      </w:pPr>
      <w:proofErr w:type="spellStart"/>
      <w:proofErr w:type="gramStart"/>
      <w:r w:rsidRPr="0091492C">
        <w:rPr>
          <w:lang w:val="en-US"/>
          <w:rPrChange w:id="406" w:author="Autor">
            <w:rPr/>
          </w:rPrChange>
        </w:rPr>
        <w:t>adb</w:t>
      </w:r>
      <w:proofErr w:type="spellEnd"/>
      <w:proofErr w:type="gramEnd"/>
      <w:r w:rsidRPr="0091492C">
        <w:rPr>
          <w:lang w:val="en-US"/>
          <w:rPrChange w:id="407" w:author="Autor">
            <w:rPr/>
          </w:rPrChange>
        </w:rPr>
        <w:t xml:space="preserve"> </w:t>
      </w:r>
      <w:proofErr w:type="spellStart"/>
      <w:r w:rsidRPr="0091492C">
        <w:rPr>
          <w:lang w:val="en-US"/>
          <w:rPrChange w:id="408" w:author="Autor">
            <w:rPr/>
          </w:rPrChange>
        </w:rPr>
        <w:t>logcat</w:t>
      </w:r>
      <w:proofErr w:type="spellEnd"/>
      <w:r w:rsidR="007E5DAC" w:rsidRPr="0091492C">
        <w:rPr>
          <w:lang w:val="en-US"/>
          <w:rPrChange w:id="409" w:author="Autor">
            <w:rPr/>
          </w:rPrChange>
        </w:rPr>
        <w:t xml:space="preserve"> –s Unity </w:t>
      </w:r>
      <w:proofErr w:type="spellStart"/>
      <w:r w:rsidR="007E5DAC" w:rsidRPr="0091492C">
        <w:rPr>
          <w:lang w:val="en-US"/>
          <w:rPrChange w:id="410" w:author="Autor">
            <w:rPr/>
          </w:rPrChange>
        </w:rPr>
        <w:t>ActivityManager</w:t>
      </w:r>
      <w:proofErr w:type="spellEnd"/>
      <w:r w:rsidR="007E5DAC" w:rsidRPr="0091492C">
        <w:rPr>
          <w:lang w:val="en-US"/>
          <w:rPrChange w:id="411" w:author="Autor">
            <w:rPr/>
          </w:rPrChange>
        </w:rPr>
        <w:t xml:space="preserve"> </w:t>
      </w:r>
      <w:proofErr w:type="spellStart"/>
      <w:r w:rsidR="007E5DAC" w:rsidRPr="0091492C">
        <w:rPr>
          <w:lang w:val="en-US"/>
          <w:rPrChange w:id="412" w:author="Autor">
            <w:rPr/>
          </w:rPrChange>
        </w:rPr>
        <w:t>PackageManager</w:t>
      </w:r>
      <w:proofErr w:type="spellEnd"/>
      <w:r w:rsidR="007E5DAC" w:rsidRPr="0091492C">
        <w:rPr>
          <w:lang w:val="en-US"/>
          <w:rPrChange w:id="413" w:author="Autor">
            <w:rPr/>
          </w:rPrChange>
        </w:rPr>
        <w:t xml:space="preserve"> </w:t>
      </w:r>
      <w:proofErr w:type="spellStart"/>
      <w:r w:rsidR="007E5DAC" w:rsidRPr="0091492C">
        <w:rPr>
          <w:lang w:val="en-US"/>
          <w:rPrChange w:id="414" w:author="Autor">
            <w:rPr/>
          </w:rPrChange>
        </w:rPr>
        <w:t>dalvikvm</w:t>
      </w:r>
      <w:proofErr w:type="spellEnd"/>
      <w:r w:rsidR="007E5DAC" w:rsidRPr="0091492C">
        <w:rPr>
          <w:lang w:val="en-US"/>
          <w:rPrChange w:id="415" w:author="Autor">
            <w:rPr/>
          </w:rPrChange>
        </w:rPr>
        <w:t xml:space="preserve"> DEBUG</w:t>
      </w:r>
    </w:p>
    <w:p w14:paraId="2F7691EF" w14:textId="25E5D69A" w:rsidR="00A81687" w:rsidRDefault="007E5DAC" w:rsidP="007E5DAC">
      <w:pPr>
        <w:pStyle w:val="Beschriftung"/>
      </w:pPr>
      <w:bookmarkStart w:id="416" w:name="_Toc410738548"/>
      <w:r>
        <w:t xml:space="preserve">Listing </w:t>
      </w:r>
      <w:fldSimple w:instr=" STYLEREF 1 \s ">
        <w:r w:rsidR="00170A67">
          <w:rPr>
            <w:noProof/>
          </w:rPr>
          <w:t>2</w:t>
        </w:r>
      </w:fldSimple>
      <w:r w:rsidR="00496AA0">
        <w:t>.</w:t>
      </w:r>
      <w:fldSimple w:instr=" SEQ Listing \* ARABIC \s 1 ">
        <w:r w:rsidR="00170A67">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416"/>
      <w:proofErr w:type="spellEnd"/>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417" w:name="_Toc410738452"/>
      <w:proofErr w:type="spellStart"/>
      <w:r>
        <w:lastRenderedPageBreak/>
        <w:t>Build</w:t>
      </w:r>
      <w:proofErr w:type="spellEnd"/>
      <w:r>
        <w:t xml:space="preserve"> Prozess</w:t>
      </w:r>
      <w:bookmarkEnd w:id="417"/>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w:t>
      </w:r>
      <w:proofErr w:type="spellStart"/>
      <w:r>
        <w:t>Build</w:t>
      </w:r>
      <w:proofErr w:type="spellEnd"/>
      <w:r>
        <w:t xml:space="preserve">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9F6E68" w:rsidRDefault="009F6E68" w:rsidP="00B83673">
                            <w:pPr>
                              <w:pStyle w:val="Beschriftung"/>
                              <w:jc w:val="left"/>
                            </w:pPr>
                            <w:bookmarkStart w:id="418" w:name="_Toc410738521"/>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418"/>
                          </w:p>
                          <w:p w14:paraId="3F32825C" w14:textId="77777777" w:rsidR="009F6E68" w:rsidRPr="00A73DA2" w:rsidRDefault="009F6E68"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9F6E68" w:rsidRDefault="009F6E68" w:rsidP="00B83673">
                      <w:pPr>
                        <w:pStyle w:val="Beschriftung"/>
                        <w:jc w:val="left"/>
                      </w:pPr>
                      <w:bookmarkStart w:id="419" w:name="_Toc410738521"/>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419"/>
                    </w:p>
                    <w:p w14:paraId="3F32825C" w14:textId="77777777" w:rsidR="009F6E68" w:rsidRPr="00A73DA2" w:rsidRDefault="009F6E68"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w:t>
      </w:r>
      <w:proofErr w:type="spellStart"/>
      <w:r>
        <w:t>Build</w:t>
      </w:r>
      <w:proofErr w:type="spellEnd"/>
      <w:r>
        <w:t xml:space="preserve"> </w:t>
      </w:r>
      <w:proofErr w:type="spellStart"/>
      <w:r>
        <w:t>and</w:t>
      </w:r>
      <w:proofErr w:type="spellEnd"/>
      <w:r>
        <w:t xml:space="preserve"> Run betätigt. Dadurch erzeugt </w:t>
      </w:r>
      <w:proofErr w:type="spellStart"/>
      <w:r>
        <w:t>Unity</w:t>
      </w:r>
      <w:proofErr w:type="spellEnd"/>
      <w:r>
        <w:t xml:space="preserve">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420" w:name="_Toc41073845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420"/>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w:t>
      </w:r>
      <w:r w:rsidR="0003518C">
        <w:t>e</w:t>
      </w:r>
      <w:r w:rsidR="0003518C">
        <w:t>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421" w:name="_Toc410738454"/>
      <w:r>
        <w:t>Systemidee</w:t>
      </w:r>
      <w:bookmarkEnd w:id="421"/>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422" w:name="_Toc410738455"/>
      <w:r>
        <w:t>Stakeholder</w:t>
      </w:r>
      <w:bookmarkEnd w:id="422"/>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w:t>
      </w:r>
      <w:r>
        <w:t>r</w:t>
      </w:r>
      <w:r>
        <w:t>sicht über vorhandene Stakeholder und deren Einfluss dar.</w:t>
      </w:r>
    </w:p>
    <w:p w14:paraId="09FCD1C6" w14:textId="77777777" w:rsidR="00830E64" w:rsidRPr="00F178B8" w:rsidRDefault="00830E64" w:rsidP="00F178B8"/>
    <w:tbl>
      <w:tblPr>
        <w:tblStyle w:val="PlainTable2"/>
        <w:tblW w:w="0" w:type="auto"/>
        <w:shd w:val="clear" w:color="auto" w:fill="AAAFB6"/>
        <w:tblLook w:val="04A0" w:firstRow="1" w:lastRow="0" w:firstColumn="1" w:lastColumn="0" w:noHBand="0" w:noVBand="1"/>
      </w:tblPr>
      <w:tblGrid>
        <w:gridCol w:w="1523"/>
        <w:gridCol w:w="2550"/>
        <w:gridCol w:w="2399"/>
        <w:gridCol w:w="2531"/>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w:t>
            </w:r>
            <w:r>
              <w:t>e</w:t>
            </w:r>
            <w:r>
              <w:t>wonnen Erkenntnissen</w:t>
            </w:r>
            <w:r w:rsidR="00194A31">
              <w:t>, Nutzung der gewonn</w:t>
            </w:r>
            <w:r w:rsidR="00194A31">
              <w:t>e</w:t>
            </w:r>
            <w:r w:rsidR="00194A31">
              <w:t>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t>Betreuer an der Hoc</w:t>
            </w:r>
            <w:r>
              <w:rPr>
                <w:b w:val="0"/>
              </w:rPr>
              <w:t>h</w:t>
            </w:r>
            <w:r>
              <w:rPr>
                <w:b w:val="0"/>
              </w:rPr>
              <w:lastRenderedPageBreak/>
              <w:t>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lastRenderedPageBreak/>
              <w:t xml:space="preserve">Ansprechpartner, </w:t>
            </w:r>
            <w:r w:rsidR="00EF1D1C">
              <w:t>hilft bei möglichen Probl</w:t>
            </w:r>
            <w:r w:rsidR="00EF1D1C">
              <w:t>e</w:t>
            </w:r>
            <w:r w:rsidR="00EF1D1C">
              <w:lastRenderedPageBreak/>
              <w:t>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lastRenderedPageBreak/>
              <w:t>Grundwissen vorha</w:t>
            </w:r>
            <w:r>
              <w:t>n</w:t>
            </w:r>
            <w:r>
              <w:t>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lastRenderedPageBreak/>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w:t>
            </w:r>
            <w:r>
              <w:t>m</w:t>
            </w:r>
            <w:r>
              <w:t>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w:t>
            </w:r>
            <w:r>
              <w:t>n</w:t>
            </w:r>
            <w:r>
              <w:t>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w:t>
            </w:r>
            <w:r>
              <w:t>n</w:t>
            </w:r>
            <w:r>
              <w:t>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423" w:name="_Toc410738525"/>
      <w:r>
        <w:t xml:space="preserve">Tabelle </w:t>
      </w:r>
      <w:fldSimple w:instr=" STYLEREF 1 \s ">
        <w:r w:rsidR="00170A67">
          <w:rPr>
            <w:noProof/>
          </w:rPr>
          <w:t>3</w:t>
        </w:r>
      </w:fldSimple>
      <w:r w:rsidR="0087530E">
        <w:t>.</w:t>
      </w:r>
      <w:fldSimple w:instr=" SEQ Tabelle \* ARABIC \s 1 ">
        <w:r w:rsidR="00170A67">
          <w:rPr>
            <w:noProof/>
          </w:rPr>
          <w:t>1</w:t>
        </w:r>
      </w:fldSimple>
      <w:r>
        <w:t xml:space="preserve"> Übersicht der Stakeholder</w:t>
      </w:r>
      <w:bookmarkEnd w:id="423"/>
    </w:p>
    <w:p w14:paraId="4DCD552A" w14:textId="77777777" w:rsidR="00727B60" w:rsidRPr="00727B60" w:rsidRDefault="00727B60" w:rsidP="00727B60"/>
    <w:p w14:paraId="4C12415F" w14:textId="1DCCC166" w:rsidR="00666D27" w:rsidRDefault="00666D27" w:rsidP="00DE50F4">
      <w:pPr>
        <w:pStyle w:val="berschrift3"/>
      </w:pPr>
      <w:bookmarkStart w:id="424" w:name="_Toc410738456"/>
      <w:proofErr w:type="spellStart"/>
      <w:r>
        <w:t>Stakeholdermap</w:t>
      </w:r>
      <w:bookmarkEnd w:id="424"/>
      <w:proofErr w:type="spellEnd"/>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9F6E68" w:rsidRDefault="009F6E68"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9F6E68" w:rsidRDefault="009F6E68"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9F6E68" w:rsidRDefault="009F6E68"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9F6E68" w:rsidRDefault="009F6E68"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9F6E68" w:rsidRDefault="009F6E68" w:rsidP="008C6B82">
                            <w:pPr>
                              <w:pStyle w:val="Beschriftung"/>
                              <w:jc w:val="left"/>
                            </w:pPr>
                            <w:bookmarkStart w:id="425" w:name="_Toc410738526"/>
                            <w:r>
                              <w:t xml:space="preserve">Tabelle </w:t>
                            </w:r>
                            <w:fldSimple w:instr=" STYLEREF 1 \s ">
                              <w:r>
                                <w:rPr>
                                  <w:noProof/>
                                </w:rPr>
                                <w:t>3</w:t>
                              </w:r>
                            </w:fldSimple>
                            <w:r>
                              <w:t>.</w:t>
                            </w:r>
                            <w:fldSimple w:instr=" SEQ Tabelle \* ARABIC \s 1 ">
                              <w:r>
                                <w:rPr>
                                  <w:noProof/>
                                </w:rPr>
                                <w:t>2</w:t>
                              </w:r>
                            </w:fldSimple>
                            <w:r>
                              <w:t xml:space="preserve"> </w:t>
                            </w:r>
                            <w:proofErr w:type="spellStart"/>
                            <w:r>
                              <w:t>Stakeholdermap</w:t>
                            </w:r>
                            <w:bookmarkEnd w:id="425"/>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9F6E68" w:rsidRDefault="009F6E68" w:rsidP="008C6B82">
                      <w:pPr>
                        <w:pStyle w:val="Beschriftung"/>
                        <w:jc w:val="left"/>
                      </w:pPr>
                      <w:bookmarkStart w:id="426" w:name="_Toc410738526"/>
                      <w:r>
                        <w:t xml:space="preserve">Tabelle </w:t>
                      </w:r>
                      <w:fldSimple w:instr=" STYLEREF 1 \s ">
                        <w:r>
                          <w:rPr>
                            <w:noProof/>
                          </w:rPr>
                          <w:t>3</w:t>
                        </w:r>
                      </w:fldSimple>
                      <w:r>
                        <w:t>.</w:t>
                      </w:r>
                      <w:fldSimple w:instr=" SEQ Tabelle \* ARABIC \s 1 ">
                        <w:r>
                          <w:rPr>
                            <w:noProof/>
                          </w:rPr>
                          <w:t>2</w:t>
                        </w:r>
                      </w:fldSimple>
                      <w:r>
                        <w:t xml:space="preserve"> </w:t>
                      </w:r>
                      <w:proofErr w:type="spellStart"/>
                      <w:r>
                        <w:t>Stakeholdermap</w:t>
                      </w:r>
                      <w:bookmarkEnd w:id="426"/>
                      <w:proofErr w:type="spellEnd"/>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w:t>
            </w:r>
            <w:r>
              <w:rPr>
                <w:b/>
              </w:rPr>
              <w:t>r</w:t>
            </w:r>
            <w:r>
              <w:rPr>
                <w:b/>
              </w:rPr>
              <w:t>folgreiche Zusa</w:t>
            </w:r>
            <w:r>
              <w:rPr>
                <w:b/>
              </w:rPr>
              <w:t>m</w:t>
            </w:r>
            <w:r>
              <w:rPr>
                <w:b/>
              </w:rPr>
              <w:t>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w:t>
      </w:r>
      <w:proofErr w:type="spellStart"/>
      <w:r>
        <w:t>Stakeholdermap</w:t>
      </w:r>
      <w:proofErr w:type="spellEnd"/>
      <w:r>
        <w:t xml:space="preserve"> verschafft eine Übersicht wie mit Stakeholdern umgegangen werden sollte. </w:t>
      </w:r>
      <w:r w:rsidR="00194A31">
        <w:t>Je mehr Einfluss und Interesse ein Stakeholder hat, desto größer muss die Zusa</w:t>
      </w:r>
      <w:r w:rsidR="00194A31">
        <w:t>m</w:t>
      </w:r>
      <w:r w:rsidR="00194A31">
        <w:t>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w:t>
      </w:r>
      <w:r>
        <w:t>e</w:t>
      </w:r>
      <w:r>
        <w:t>se für eine mögliche zukünftige Umsetzung von Anwendung nutzbar sein können.</w:t>
      </w:r>
      <w:r w:rsidR="00F50138">
        <w:t xml:space="preserve"> Der Einfluss ist im mittleren Bereiche anzusiedeln, da die Aufgabe sehr frei bearbeitet we</w:t>
      </w:r>
      <w:r w:rsidR="00F50138">
        <w:t>r</w:t>
      </w:r>
      <w:r w:rsidR="00F50138">
        <w:t xml:space="preserve">den kann und die Benotung der Arbeit auch mit einfließt. Daher muss der Betreuer im Unternehmen </w:t>
      </w:r>
      <w:r w:rsidR="00F50138" w:rsidRPr="00F50138">
        <w:rPr>
          <w:b/>
        </w:rPr>
        <w:t>auf dem Laufenden</w:t>
      </w:r>
      <w:r w:rsidR="00F50138">
        <w:t xml:space="preserve"> gehalten werden.</w:t>
      </w:r>
    </w:p>
    <w:p w14:paraId="6288FF1F" w14:textId="078A2AE1"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del w:id="427" w:author="Autor">
        <w:r w:rsidDel="00555080">
          <w:delText>Daher ist der</w:delText>
        </w:r>
      </w:del>
      <w:ins w:id="428" w:author="Autor">
        <w:r w:rsidR="00555080">
          <w:t xml:space="preserve"> Der</w:t>
        </w:r>
      </w:ins>
      <w:r>
        <w:t xml:space="preserve"> Betreuer an der Hochschule</w:t>
      </w:r>
      <w:ins w:id="429" w:author="Autor">
        <w:r w:rsidR="00555080">
          <w:t xml:space="preserve"> ist</w:t>
        </w:r>
      </w:ins>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430" w:name="_Toc410738457"/>
      <w:r>
        <w:t>Ziele</w:t>
      </w:r>
      <w:bookmarkEnd w:id="430"/>
    </w:p>
    <w:p w14:paraId="35600B94" w14:textId="77777777" w:rsidR="00F818A4" w:rsidRDefault="00F818A4" w:rsidP="00F818A4"/>
    <w:p w14:paraId="20A0F2AB" w14:textId="7BF5AA4E" w:rsidR="00573D0B" w:rsidRDefault="00573D0B" w:rsidP="00F818A4">
      <w:r>
        <w:t xml:space="preserve">Die Ziele sind unterteilt in muss, kann und wird nicht umgesetzt werden. </w:t>
      </w:r>
      <w:del w:id="431" w:author="Autor">
        <w:r w:rsidDel="00555080">
          <w:delText>Es wird weite</w:delText>
        </w:r>
        <w:r w:rsidDel="00555080">
          <w:delText>r</w:delText>
        </w:r>
        <w:r w:rsidDel="00555080">
          <w:delText xml:space="preserve">hing eine </w:delText>
        </w:r>
      </w:del>
      <w:ins w:id="432" w:author="Autor">
        <w:r w:rsidR="00555080">
          <w:t xml:space="preserve">Eine </w:t>
        </w:r>
      </w:ins>
      <w:r>
        <w:t xml:space="preserve">weitere Unterteilung in App und Controller </w:t>
      </w:r>
      <w:ins w:id="433" w:author="Autor">
        <w:r w:rsidR="00555080">
          <w:t xml:space="preserve">wird </w:t>
        </w:r>
      </w:ins>
      <w:r>
        <w:t xml:space="preserve">vorgenommen. </w:t>
      </w:r>
    </w:p>
    <w:p w14:paraId="78D91C90" w14:textId="77777777" w:rsidR="00573D0B" w:rsidRPr="00F818A4" w:rsidRDefault="00573D0B" w:rsidP="00F818A4"/>
    <w:p w14:paraId="3B44E1A0" w14:textId="122DC830" w:rsidR="00881A7B" w:rsidRDefault="00881A7B" w:rsidP="00881A7B">
      <w:pPr>
        <w:pStyle w:val="berschrift3"/>
      </w:pPr>
      <w:bookmarkStart w:id="434" w:name="_Toc410738458"/>
      <w:r>
        <w:t>Muss</w:t>
      </w:r>
      <w:r w:rsidR="00EF220B">
        <w:t>kriterien</w:t>
      </w:r>
      <w:bookmarkEnd w:id="434"/>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t>Steuerung durch Controller</w:t>
      </w:r>
    </w:p>
    <w:p w14:paraId="5B1DDF97" w14:textId="170FBFE9" w:rsidR="002928ED" w:rsidRDefault="002928ED" w:rsidP="002928ED">
      <w:pPr>
        <w:pStyle w:val="Listenabsatz"/>
        <w:numPr>
          <w:ilvl w:val="1"/>
          <w:numId w:val="21"/>
        </w:numPr>
      </w:pPr>
      <w:r>
        <w:t xml:space="preserve">Erzeugt </w:t>
      </w:r>
      <w:proofErr w:type="spellStart"/>
      <w:r>
        <w:t>immersiven</w:t>
      </w:r>
      <w:proofErr w:type="spellEnd"/>
      <w:r>
        <w:t xml:space="preserve"> Eindruck durch virtuelle Kameras</w:t>
      </w:r>
    </w:p>
    <w:p w14:paraId="35C52DA8" w14:textId="77777777" w:rsidR="002928ED" w:rsidRDefault="00F818A4" w:rsidP="002928ED">
      <w:pPr>
        <w:pStyle w:val="Listenabsatz"/>
        <w:numPr>
          <w:ilvl w:val="0"/>
          <w:numId w:val="21"/>
        </w:numPr>
      </w:pPr>
      <w:r>
        <w:lastRenderedPageBreak/>
        <w:t>Controller</w:t>
      </w:r>
    </w:p>
    <w:p w14:paraId="231A35F9" w14:textId="77777777" w:rsidR="002928ED" w:rsidRDefault="002928ED" w:rsidP="002928ED">
      <w:pPr>
        <w:pStyle w:val="Listenabsatz"/>
        <w:numPr>
          <w:ilvl w:val="1"/>
          <w:numId w:val="21"/>
        </w:numPr>
      </w:pPr>
      <w:r>
        <w:t>Evaluation von verfügbaren und in der Entwicklung befindlichen oder the</w:t>
      </w:r>
      <w:r>
        <w:t>o</w:t>
      </w:r>
      <w:r>
        <w:t xml:space="preserve">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435" w:name="_Toc410738527"/>
      <w:r>
        <w:t xml:space="preserve">Tabelle </w:t>
      </w:r>
      <w:fldSimple w:instr=" STYLEREF 1 \s ">
        <w:r w:rsidR="00170A67">
          <w:rPr>
            <w:noProof/>
          </w:rPr>
          <w:t>3</w:t>
        </w:r>
      </w:fldSimple>
      <w:r w:rsidR="0087530E">
        <w:t>.</w:t>
      </w:r>
      <w:fldSimple w:instr=" SEQ Tabelle \* ARABIC \s 1 ">
        <w:r w:rsidR="00170A67">
          <w:rPr>
            <w:noProof/>
          </w:rPr>
          <w:t>3</w:t>
        </w:r>
      </w:fldSimple>
      <w:r>
        <w:t xml:space="preserve"> Musskriterien</w:t>
      </w:r>
      <w:bookmarkEnd w:id="435"/>
    </w:p>
    <w:p w14:paraId="39F2E055" w14:textId="77777777" w:rsidR="00EF220B" w:rsidRPr="00EF220B" w:rsidRDefault="00EF220B" w:rsidP="00EF220B"/>
    <w:p w14:paraId="060DCD45" w14:textId="01659024" w:rsidR="00881A7B" w:rsidRDefault="00881A7B" w:rsidP="00881A7B">
      <w:pPr>
        <w:pStyle w:val="berschrift3"/>
      </w:pPr>
      <w:bookmarkStart w:id="436" w:name="_Toc410738459"/>
      <w:r>
        <w:t>Wunsch</w:t>
      </w:r>
      <w:r w:rsidR="00EF220B">
        <w:t>kriterien</w:t>
      </w:r>
      <w:bookmarkEnd w:id="436"/>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437" w:name="_Toc410738528"/>
      <w:r>
        <w:t xml:space="preserve">Tabelle </w:t>
      </w:r>
      <w:fldSimple w:instr=" STYLEREF 1 \s ">
        <w:r w:rsidR="00170A67">
          <w:rPr>
            <w:noProof/>
          </w:rPr>
          <w:t>3</w:t>
        </w:r>
      </w:fldSimple>
      <w:r w:rsidR="0087530E">
        <w:t>.</w:t>
      </w:r>
      <w:fldSimple w:instr=" SEQ Tabelle \* ARABIC \s 1 ">
        <w:r w:rsidR="00170A67">
          <w:rPr>
            <w:noProof/>
          </w:rPr>
          <w:t>4</w:t>
        </w:r>
      </w:fldSimple>
      <w:r>
        <w:t xml:space="preserve"> Wunschkriterien</w:t>
      </w:r>
      <w:bookmarkEnd w:id="437"/>
    </w:p>
    <w:p w14:paraId="66520760" w14:textId="77777777" w:rsidR="00AA3844" w:rsidRDefault="00AA3844" w:rsidP="00AA3844"/>
    <w:p w14:paraId="0FB14392" w14:textId="7620EE57" w:rsidR="000C5397" w:rsidRDefault="000C5397" w:rsidP="000C5397">
      <w:pPr>
        <w:pStyle w:val="berschrift3"/>
      </w:pPr>
      <w:bookmarkStart w:id="438" w:name="_Toc410738460"/>
      <w:r>
        <w:t>Abgrenzungskriterien</w:t>
      </w:r>
      <w:bookmarkEnd w:id="438"/>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w:t>
      </w:r>
      <w:r>
        <w:t>e</w:t>
      </w:r>
      <w:r>
        <w:t>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439" w:name="_Toc410738461"/>
      <w:r>
        <w:lastRenderedPageBreak/>
        <w:t>Funktionale Anforderungen</w:t>
      </w:r>
      <w:bookmarkEnd w:id="439"/>
    </w:p>
    <w:p w14:paraId="26DAE8A8" w14:textId="77777777" w:rsidR="00DD3689" w:rsidRDefault="00DD3689" w:rsidP="00DD3689"/>
    <w:p w14:paraId="371C4894" w14:textId="0265AC29" w:rsidR="00DD3689" w:rsidRDefault="00DD3689" w:rsidP="00DD3689">
      <w:r>
        <w:t>Die funktionalen Anforderungen beschreiben Anforderungen an die App und an den Co</w:t>
      </w:r>
      <w:r>
        <w:t>n</w:t>
      </w:r>
      <w:r>
        <w:t xml:space="preserve">troller. Für einen besseren Überblick wurde ein </w:t>
      </w:r>
      <w:proofErr w:type="spellStart"/>
      <w:r>
        <w:t>Use</w:t>
      </w:r>
      <w:proofErr w:type="spellEnd"/>
      <w:r>
        <w:t>-Case-Diagramm aufgestellt und A</w:t>
      </w:r>
      <w:r>
        <w:t>n</w:t>
      </w:r>
      <w:r>
        <w:t xml:space="preserve">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440" w:name="_Toc410738462"/>
      <w:proofErr w:type="spellStart"/>
      <w:r>
        <w:t>Use</w:t>
      </w:r>
      <w:proofErr w:type="spellEnd"/>
      <w:r>
        <w:t>-Case</w:t>
      </w:r>
      <w:bookmarkEnd w:id="440"/>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9F6E68" w:rsidRPr="00EE3FC8" w:rsidRDefault="009F6E68" w:rsidP="00C76A07">
                            <w:pPr>
                              <w:pStyle w:val="Beschriftung"/>
                              <w:rPr>
                                <w:noProof/>
                                <w:sz w:val="24"/>
                                <w:szCs w:val="24"/>
                              </w:rPr>
                            </w:pPr>
                            <w:bookmarkStart w:id="441" w:name="_Toc410738522"/>
                            <w:r>
                              <w:t xml:space="preserve">Abb. </w:t>
                            </w:r>
                            <w:fldSimple w:instr=" STYLEREF 1 \s ">
                              <w:r>
                                <w:rPr>
                                  <w:noProof/>
                                </w:rPr>
                                <w:t>3</w:t>
                              </w:r>
                            </w:fldSimple>
                            <w:r>
                              <w:t>.</w:t>
                            </w:r>
                            <w:fldSimple w:instr=" SEQ Abb. \* ARABIC \s 1 ">
                              <w:r>
                                <w:rPr>
                                  <w:noProof/>
                                </w:rPr>
                                <w:t>1</w:t>
                              </w:r>
                            </w:fldSimple>
                            <w:r>
                              <w:t xml:space="preserve"> </w:t>
                            </w:r>
                            <w:proofErr w:type="spellStart"/>
                            <w:r>
                              <w:t>Use</w:t>
                            </w:r>
                            <w:proofErr w:type="spellEnd"/>
                            <w:r>
                              <w:t>-Case Diagramm</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9F6E68" w:rsidRPr="00EE3FC8" w:rsidRDefault="009F6E68" w:rsidP="00C76A07">
                      <w:pPr>
                        <w:pStyle w:val="Beschriftung"/>
                        <w:rPr>
                          <w:noProof/>
                          <w:sz w:val="24"/>
                          <w:szCs w:val="24"/>
                        </w:rPr>
                      </w:pPr>
                      <w:bookmarkStart w:id="442" w:name="_Toc410738522"/>
                      <w:r>
                        <w:t xml:space="preserve">Abb. </w:t>
                      </w:r>
                      <w:fldSimple w:instr=" STYLEREF 1 \s ">
                        <w:r>
                          <w:rPr>
                            <w:noProof/>
                          </w:rPr>
                          <w:t>3</w:t>
                        </w:r>
                      </w:fldSimple>
                      <w:r>
                        <w:t>.</w:t>
                      </w:r>
                      <w:fldSimple w:instr=" SEQ Abb. \* ARABIC \s 1 ">
                        <w:r>
                          <w:rPr>
                            <w:noProof/>
                          </w:rPr>
                          <w:t>1</w:t>
                        </w:r>
                      </w:fldSimple>
                      <w:r>
                        <w:t xml:space="preserve"> </w:t>
                      </w:r>
                      <w:proofErr w:type="spellStart"/>
                      <w:r>
                        <w:t>Use</w:t>
                      </w:r>
                      <w:proofErr w:type="spellEnd"/>
                      <w:r>
                        <w:t>-Case Diagramm</w:t>
                      </w:r>
                      <w:bookmarkEnd w:id="442"/>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lastRenderedPageBreak/>
        <w:br w:type="page"/>
      </w:r>
    </w:p>
    <w:p w14:paraId="6AD531B2" w14:textId="6F2A2B3D" w:rsidR="005A25F1" w:rsidRDefault="005A25F1" w:rsidP="005A25F1">
      <w:pPr>
        <w:pStyle w:val="berschrift3"/>
      </w:pPr>
      <w:bookmarkStart w:id="443" w:name="_Toc410738463"/>
      <w:r>
        <w:lastRenderedPageBreak/>
        <w:t>Anforderungen</w:t>
      </w:r>
      <w:bookmarkEnd w:id="443"/>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w:t>
      </w:r>
      <w:r>
        <w:t>r</w:t>
      </w:r>
      <w:r>
        <w:t>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444" w:name="_Toc410738529"/>
      <w:r>
        <w:t xml:space="preserve">Tabelle </w:t>
      </w:r>
      <w:fldSimple w:instr=" STYLEREF 1 \s ">
        <w:r w:rsidR="00170A67">
          <w:rPr>
            <w:noProof/>
          </w:rPr>
          <w:t>3</w:t>
        </w:r>
      </w:fldSimple>
      <w:r w:rsidR="0087530E">
        <w:t>.</w:t>
      </w:r>
      <w:fldSimple w:instr=" SEQ Tabelle \* ARABIC \s 1 ">
        <w:r w:rsidR="00170A67">
          <w:rPr>
            <w:noProof/>
          </w:rPr>
          <w:t>5</w:t>
        </w:r>
      </w:fldSimple>
      <w:r>
        <w:t xml:space="preserve"> Funktionale Anforderungen nach Rupp [RS14]</w:t>
      </w:r>
      <w:bookmarkEnd w:id="444"/>
    </w:p>
    <w:p w14:paraId="289013DA" w14:textId="77777777" w:rsidR="00DF10A7" w:rsidRPr="00DF10A7" w:rsidRDefault="00DF10A7" w:rsidP="00DF10A7"/>
    <w:p w14:paraId="4150673A" w14:textId="672B36AC" w:rsidR="00666D27" w:rsidRDefault="00666D27" w:rsidP="00666D27">
      <w:pPr>
        <w:pStyle w:val="berschrift2"/>
      </w:pPr>
      <w:bookmarkStart w:id="445" w:name="_Toc410738464"/>
      <w:r>
        <w:t>Nicht Funktionale Anforderungen</w:t>
      </w:r>
      <w:bookmarkEnd w:id="445"/>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446" w:name="_Toc410738465"/>
      <w:r>
        <w:lastRenderedPageBreak/>
        <w:t>Technologisch</w:t>
      </w:r>
      <w:bookmarkEnd w:id="446"/>
    </w:p>
    <w:p w14:paraId="63B00ABE" w14:textId="77777777" w:rsidR="00703F6E" w:rsidRDefault="00703F6E" w:rsidP="00703F6E"/>
    <w:p w14:paraId="6B5135C7" w14:textId="42EA71EC" w:rsidR="00744A90" w:rsidRDefault="00271B4B" w:rsidP="00703F6E">
      <w:r>
        <w:t>Der Controller muss für die Kommunikation mit dem mobilen Gerät Bluetooth unterstü</w:t>
      </w:r>
      <w:r>
        <w:t>t</w:t>
      </w:r>
      <w:r>
        <w: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447" w:name="_Toc410738466"/>
      <w:r>
        <w:t>Qualität</w:t>
      </w:r>
      <w:r w:rsidR="001F6F7B">
        <w:t>sanforderungen</w:t>
      </w:r>
      <w:bookmarkEnd w:id="447"/>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 xml:space="preserve">Die VR bietet dem Nutzer ein </w:t>
      </w:r>
      <w:proofErr w:type="spellStart"/>
      <w:r>
        <w:t>immersives</w:t>
      </w:r>
      <w:proofErr w:type="spellEnd"/>
      <w:r>
        <w:t xml:space="preserve">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w:t>
      </w:r>
      <w:r>
        <w:t>r</w:t>
      </w:r>
      <w:r>
        <w:t>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448" w:name="_Toc410738530"/>
      <w:r>
        <w:t xml:space="preserve">Tabelle </w:t>
      </w:r>
      <w:fldSimple w:instr=" STYLEREF 1 \s ">
        <w:r w:rsidR="00170A67">
          <w:rPr>
            <w:noProof/>
          </w:rPr>
          <w:t>3</w:t>
        </w:r>
      </w:fldSimple>
      <w:r>
        <w:t>.</w:t>
      </w:r>
      <w:fldSimple w:instr=" SEQ Tabelle \* ARABIC \s 1 ">
        <w:r w:rsidR="00170A67">
          <w:rPr>
            <w:noProof/>
          </w:rPr>
          <w:t>6</w:t>
        </w:r>
      </w:fldSimple>
      <w:r>
        <w:t xml:space="preserve"> Qualitätsanforderungen</w:t>
      </w:r>
      <w:bookmarkEnd w:id="448"/>
      <w:r w:rsidR="00A149D7">
        <w:br w:type="page"/>
      </w:r>
    </w:p>
    <w:p w14:paraId="366975B1" w14:textId="1BC9573F" w:rsidR="00635A2A" w:rsidRPr="00635A2A" w:rsidRDefault="00635A2A" w:rsidP="00635A2A">
      <w:pPr>
        <w:pStyle w:val="berschrift2"/>
      </w:pPr>
      <w:bookmarkStart w:id="449" w:name="_Toc410738467"/>
      <w:r>
        <w:lastRenderedPageBreak/>
        <w:t>Entwicklungsumgebung</w:t>
      </w:r>
      <w:bookmarkEnd w:id="449"/>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w:t>
      </w:r>
      <w:proofErr w:type="spellStart"/>
      <w:r>
        <w:t>Versionierung</w:t>
      </w:r>
      <w:proofErr w:type="spellEnd"/>
      <w:r>
        <w:t xml:space="preserve">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proofErr w:type="spellStart"/>
      <w:r>
        <w:t>Unity</w:t>
      </w:r>
      <w:proofErr w:type="spellEnd"/>
    </w:p>
    <w:p w14:paraId="2DA736D1" w14:textId="16675C03" w:rsidR="008E20E9" w:rsidRDefault="008E20E9" w:rsidP="008E20E9">
      <w:pPr>
        <w:pStyle w:val="Listenabsatz"/>
        <w:numPr>
          <w:ilvl w:val="0"/>
          <w:numId w:val="31"/>
        </w:numPr>
      </w:pPr>
      <w:proofErr w:type="spellStart"/>
      <w:r>
        <w:t>MonoDevelop</w:t>
      </w:r>
      <w:proofErr w:type="spellEnd"/>
      <w:r>
        <w:t>/</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 xml:space="preserve">Google </w:t>
      </w:r>
      <w:proofErr w:type="spellStart"/>
      <w:r>
        <w:t>Cardboard</w:t>
      </w:r>
      <w:proofErr w:type="spellEnd"/>
      <w:r>
        <w:t xml:space="preserve"> SDK</w:t>
      </w:r>
    </w:p>
    <w:p w14:paraId="5BAF42E9" w14:textId="0924F9B4" w:rsidR="00AF74FA" w:rsidRDefault="00AF74FA" w:rsidP="008E20E9">
      <w:pPr>
        <w:pStyle w:val="Listenabsatz"/>
        <w:numPr>
          <w:ilvl w:val="0"/>
          <w:numId w:val="31"/>
        </w:numPr>
      </w:pPr>
      <w:proofErr w:type="spellStart"/>
      <w:r>
        <w:t>Durovis</w:t>
      </w:r>
      <w:proofErr w:type="spellEnd"/>
      <w:r>
        <w:t xml:space="preserve"> </w:t>
      </w:r>
      <w:proofErr w:type="spellStart"/>
      <w:r>
        <w:t>Dive</w:t>
      </w:r>
      <w:proofErr w:type="spellEnd"/>
      <w:r>
        <w:t xml:space="preser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xml:space="preserve">, </w:t>
      </w:r>
      <w:proofErr w:type="spellStart"/>
      <w:r>
        <w:t>Git</w:t>
      </w:r>
      <w:proofErr w:type="spellEnd"/>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450" w:name="_Toc410738468"/>
      <w:r>
        <w:t>Tests</w:t>
      </w:r>
      <w:bookmarkEnd w:id="450"/>
    </w:p>
    <w:p w14:paraId="496BBEC6" w14:textId="77777777" w:rsidR="000711F1" w:rsidRDefault="000711F1" w:rsidP="000711F1"/>
    <w:p w14:paraId="00AD9CCE" w14:textId="6616C2CC" w:rsidR="00AF74FA" w:rsidRDefault="000711F1" w:rsidP="00F41463">
      <w:r>
        <w:t>In diesem Abschnitt werden die Testgeräte und mögliche Testszenarien festgehalten, um die Funktionali</w:t>
      </w:r>
      <w:r w:rsidR="00A43BBE">
        <w:t>tät eines Controllers zu testen und mögliches Fehlverhalten oder Verbi</w:t>
      </w:r>
      <w:r w:rsidR="00A43BBE">
        <w:t>n</w:t>
      </w:r>
      <w:r w:rsidR="00A43BBE">
        <w:t>dungsabbrüche zu kompensieren.</w:t>
      </w:r>
      <w:r w:rsidR="00734860">
        <w:t xml:space="preserve"> Die Tests werden mit Hilfe der nachfolgend aufgeführten </w:t>
      </w:r>
      <w:del w:id="451" w:author="Autor">
        <w:r w:rsidR="00734860" w:rsidDel="00E0367C">
          <w:delText xml:space="preserve">testgeräte </w:delText>
        </w:r>
      </w:del>
      <w:ins w:id="452" w:author="Autor">
        <w:r w:rsidR="00E0367C">
          <w:t xml:space="preserve">Testgeräte </w:t>
        </w:r>
      </w:ins>
      <w:r w:rsidR="00734860">
        <w:t>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453" w:name="_Toc410738469"/>
      <w:r>
        <w:lastRenderedPageBreak/>
        <w:t>Testgeräte</w:t>
      </w:r>
      <w:bookmarkEnd w:id="453"/>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w:t>
      </w:r>
      <w:r>
        <w:t>i</w:t>
      </w:r>
      <w:r>
        <w:t>chen Controller testen zu können</w:t>
      </w:r>
      <w:r w:rsidR="00734860">
        <w:t xml:space="preserve"> und einen möglichst breites Testresultat zu erhalten</w:t>
      </w:r>
      <w:r>
        <w:t>, we</w:t>
      </w:r>
      <w:r>
        <w:t>r</w:t>
      </w:r>
      <w:r>
        <w:t xml:space="preserve">den Geräte verschiedener Hersteller </w:t>
      </w:r>
      <w:r w:rsidR="00734860">
        <w:t>mit unterschiedlichen Android-Versionen verwendet.</w:t>
      </w:r>
    </w:p>
    <w:p w14:paraId="53C995DC" w14:textId="77777777" w:rsidR="002F4DF1" w:rsidRDefault="002F4DF1" w:rsidP="002633DF"/>
    <w:tbl>
      <w:tblPr>
        <w:tblStyle w:val="PlainTab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 xml:space="preserve">Samsung </w:t>
            </w:r>
            <w:proofErr w:type="spellStart"/>
            <w:r>
              <w:rPr>
                <w:b w:val="0"/>
              </w:rPr>
              <w:t>Galaxy</w:t>
            </w:r>
            <w:proofErr w:type="spellEnd"/>
            <w:r>
              <w:rPr>
                <w:b w:val="0"/>
              </w:rPr>
              <w:t xml:space="preserve">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454" w:name="_Toc410738531"/>
      <w:r>
        <w:t xml:space="preserve">Tabelle </w:t>
      </w:r>
      <w:fldSimple w:instr=" STYLEREF 1 \s ">
        <w:r w:rsidR="00170A67">
          <w:rPr>
            <w:noProof/>
          </w:rPr>
          <w:t>3</w:t>
        </w:r>
      </w:fldSimple>
      <w:r w:rsidR="0087530E">
        <w:t>.</w:t>
      </w:r>
      <w:fldSimple w:instr=" SEQ Tabelle \* ARABIC \s 1 ">
        <w:r w:rsidR="00170A67">
          <w:rPr>
            <w:noProof/>
          </w:rPr>
          <w:t>7</w:t>
        </w:r>
      </w:fldSimple>
      <w:r>
        <w:t xml:space="preserve"> Übersicht der Testgeräte</w:t>
      </w:r>
      <w:bookmarkEnd w:id="454"/>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455" w:name="_Toc410738470"/>
      <w:r>
        <w:t>Testszenarien</w:t>
      </w:r>
      <w:bookmarkEnd w:id="455"/>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w:t>
      </w:r>
      <w:r>
        <w:t>e</w:t>
      </w:r>
      <w:r>
        <w:t>rung</w:t>
      </w:r>
    </w:p>
    <w:p w14:paraId="2AD6F575" w14:textId="085CA940" w:rsidR="008A4BD7" w:rsidRPr="007746FF" w:rsidRDefault="008A4BD7" w:rsidP="008A4BD7">
      <w:pPr>
        <w:pStyle w:val="Beschriftung"/>
      </w:pPr>
      <w:bookmarkStart w:id="456" w:name="_Toc410738532"/>
      <w:r>
        <w:t xml:space="preserve">Tabelle </w:t>
      </w:r>
      <w:fldSimple w:instr=" STYLEREF 1 \s ">
        <w:r w:rsidR="00170A67">
          <w:rPr>
            <w:noProof/>
          </w:rPr>
          <w:t>3</w:t>
        </w:r>
      </w:fldSimple>
      <w:r w:rsidR="0087530E">
        <w:t>.</w:t>
      </w:r>
      <w:fldSimple w:instr=" SEQ Tabelle \* ARABIC \s 1 ">
        <w:r w:rsidR="00170A67">
          <w:rPr>
            <w:noProof/>
          </w:rPr>
          <w:t>8</w:t>
        </w:r>
      </w:fldSimple>
      <w:r>
        <w:t xml:space="preserve"> Testszenarien</w:t>
      </w:r>
      <w:bookmarkEnd w:id="456"/>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457" w:name="_Toc410738471"/>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457"/>
    </w:p>
    <w:p w14:paraId="2F5E652F" w14:textId="77777777" w:rsidR="005958CB" w:rsidRDefault="005958CB" w:rsidP="005958CB"/>
    <w:p w14:paraId="7F955E3F" w14:textId="77777777" w:rsidR="00643B3C" w:rsidRDefault="00643B3C" w:rsidP="005958CB"/>
    <w:p w14:paraId="364CF831" w14:textId="533A9605"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proofErr w:type="spellStart"/>
      <w:r w:rsidR="00DC076E">
        <w:t>Abschnit</w:t>
      </w:r>
      <w:proofErr w:type="spellEnd"/>
      <w:r w:rsidR="00DC076E">
        <w:t xml:space="preserve"> 6</w:t>
      </w:r>
      <w:r w:rsidR="00AE268E">
        <w:t xml:space="preserve"> statt.</w:t>
      </w:r>
      <w:r w:rsidR="00672001">
        <w:t xml:space="preserve"> </w:t>
      </w:r>
      <w:r w:rsidR="00DC076E">
        <w:t>Die hier behandelten Controller setzen sich aus verfügbaren</w:t>
      </w:r>
      <w:del w:id="458" w:author="Autor">
        <w:r w:rsidR="00DC076E" w:rsidDel="00E0367C">
          <w:delText>,</w:delText>
        </w:r>
      </w:del>
      <w:r w:rsidR="00DC076E">
        <w:t xml:space="preserve"> sowie nicht verfügbaren Prototypen und theoretischen Überlegungen zusammen.</w:t>
      </w:r>
      <w:r w:rsidR="004A4543">
        <w:t xml:space="preserve"> Die Analyse nicht vorhandener Controller und Prototypen findet auf Basis der Erkenntnisse aus bereits existieren Apps, Produktbeschre</w:t>
      </w:r>
      <w:r w:rsidR="004A4543">
        <w:t>i</w:t>
      </w:r>
      <w:r w:rsidR="004A4543">
        <w:t xml:space="preserve">bungen und </w:t>
      </w:r>
      <w:r w:rsidR="00E723CC">
        <w:t>–</w:t>
      </w:r>
      <w:del w:id="459" w:author="Autor">
        <w:r w:rsidR="004A4543" w:rsidDel="00E0367C">
          <w:delText xml:space="preserve">spezifikationen </w:delText>
        </w:r>
      </w:del>
      <w:ins w:id="460" w:author="Autor">
        <w:r w:rsidR="00E0367C">
          <w:t xml:space="preserve">Spezifikationen </w:t>
        </w:r>
      </w:ins>
      <w:r w:rsidR="004A4543">
        <w:t>statt.</w:t>
      </w:r>
    </w:p>
    <w:p w14:paraId="13FBC798" w14:textId="77777777" w:rsidR="00284FB0" w:rsidRPr="00284FB0" w:rsidRDefault="00284FB0" w:rsidP="00284FB0"/>
    <w:p w14:paraId="52083964" w14:textId="24ECF926" w:rsidR="00DA13C5" w:rsidRDefault="00DA13C5" w:rsidP="00DA13C5">
      <w:pPr>
        <w:pStyle w:val="berschrift2"/>
      </w:pPr>
      <w:bookmarkStart w:id="461" w:name="_Toc410738472"/>
      <w:r>
        <w:t>Gamepad</w:t>
      </w:r>
      <w:r w:rsidR="00F81EC1">
        <w:t>: Playstation 3 Controller</w:t>
      </w:r>
      <w:bookmarkEnd w:id="461"/>
    </w:p>
    <w:p w14:paraId="66A35852" w14:textId="77777777" w:rsidR="00D2646F" w:rsidRDefault="00D2646F" w:rsidP="00D2646F"/>
    <w:p w14:paraId="0D3D9DFD" w14:textId="60B3E7E7" w:rsidR="006C0416" w:rsidRDefault="006C0416" w:rsidP="00D2646F">
      <w:r>
        <w:t xml:space="preserve">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w:t>
      </w:r>
      <w:proofErr w:type="spellStart"/>
      <w:r>
        <w:t>Oculus</w:t>
      </w:r>
      <w:proofErr w:type="spellEnd"/>
      <w:r>
        <w:t xml:space="preserve"> Rift über einen Computer genutzt. Da in diesem Fall der Anschluss mit einem mobilen Gerät erfolgen soll, wird der Controller der</w:t>
      </w:r>
      <w:r w:rsidR="0057144A">
        <w:t xml:space="preserve"> Playstation 3 näher betrachtet. </w:t>
      </w:r>
    </w:p>
    <w:p w14:paraId="149E04DD" w14:textId="6B8F346C"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w:t>
      </w:r>
      <w:del w:id="462" w:author="Autor">
        <w:r w:rsidR="0057144A" w:rsidDel="00E0367C">
          <w:delText>Des Weiteren</w:delText>
        </w:r>
      </w:del>
      <w:ins w:id="463" w:author="Autor">
        <w:r w:rsidR="00E0367C">
          <w:t>Weiterhin</w:t>
        </w:r>
      </w:ins>
      <w:r w:rsidR="0057144A">
        <w:t xml:space="preserve"> ist es möglich</w:t>
      </w:r>
      <w:ins w:id="464" w:author="Autor">
        <w:r w:rsidR="00F25C80">
          <w:t>,</w:t>
        </w:r>
      </w:ins>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xml:space="preserve">, </w:t>
      </w:r>
      <w:proofErr w:type="spellStart"/>
      <w:r w:rsidR="00CA58B3">
        <w:t>Sixaxis</w:t>
      </w:r>
      <w:proofErr w:type="spellEnd"/>
      <w:r w:rsidR="00CA58B3">
        <w:t xml:space="preserve"> Controller</w:t>
      </w:r>
      <w:r>
        <w:t>, die es ermöglicht den Controller als natives Gamepad zu simulieren. Hier kö</w:t>
      </w:r>
      <w:r>
        <w:t>n</w:t>
      </w:r>
      <w:r>
        <w:t xml:space="preserve">nen auch Tastenbelegungen geändert und angepasst werden. </w:t>
      </w:r>
      <w:r w:rsidR="00CA58B3">
        <w:t xml:space="preserve">Erforderlich für die Nutzung der App ist Root-Zugriff. Durch das </w:t>
      </w:r>
      <w:proofErr w:type="spellStart"/>
      <w:r w:rsidR="00CA58B3">
        <w:t>Rooten</w:t>
      </w:r>
      <w:proofErr w:type="spellEnd"/>
      <w:r w:rsidR="00CA58B3">
        <w:t xml:space="preserve">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lastRenderedPageBreak/>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465" w:name="_Toc410738473"/>
      <w:r>
        <w:t>Magnetfeld</w:t>
      </w:r>
      <w:r w:rsidR="00F81EC1">
        <w:t xml:space="preserve">: </w:t>
      </w:r>
      <w:proofErr w:type="spellStart"/>
      <w:r w:rsidR="00F81EC1">
        <w:t>Cardboard</w:t>
      </w:r>
      <w:bookmarkEnd w:id="465"/>
      <w:proofErr w:type="spellEnd"/>
    </w:p>
    <w:p w14:paraId="14674597" w14:textId="77777777" w:rsidR="00D2646F" w:rsidRDefault="00D2646F" w:rsidP="00D2646F"/>
    <w:p w14:paraId="1E9555D9" w14:textId="56B4C0F7" w:rsidR="005A55B8" w:rsidRDefault="00B3500B" w:rsidP="00D2646F">
      <w:proofErr w:type="spellStart"/>
      <w:r>
        <w:t>Cardboard</w:t>
      </w:r>
      <w:proofErr w:type="spellEnd"/>
      <w:r>
        <w:t xml:space="preserve"> von Google verfolgt eine andere Herangehensweise als das Gamepad. Hier werden Eingaben nicht über Joysticks oder Knö</w:t>
      </w:r>
      <w:r w:rsidR="00F97CA9">
        <w:t xml:space="preserve">pfe erfasst, sondern über den Magnetischen Schalter (engl. </w:t>
      </w:r>
      <w:proofErr w:type="spellStart"/>
      <w:r w:rsidR="00F97CA9">
        <w:t>Magnetic</w:t>
      </w:r>
      <w:proofErr w:type="spellEnd"/>
      <w:r w:rsidR="00F97CA9">
        <w:t xml:space="preserve"> Switch) der am Gehäuse des </w:t>
      </w:r>
      <w:proofErr w:type="spellStart"/>
      <w:r w:rsidR="00F97CA9">
        <w:t>Cardboard</w:t>
      </w:r>
      <w:proofErr w:type="spellEnd"/>
      <w:r w:rsidR="00F97CA9">
        <w:t xml:space="preserve"> befestigt ist. Dieser</w:t>
      </w:r>
      <w:r w:rsidR="00A53B36">
        <w:t xml:space="preserve"> fun</w:t>
      </w:r>
      <w:r w:rsidR="00A53B36">
        <w:t>k</w:t>
      </w:r>
      <w:r w:rsidR="00A53B36">
        <w:t>tioniert kabellos und ohne Bluetooth,</w:t>
      </w:r>
      <w:r w:rsidR="00053ECD">
        <w:t xml:space="preserve"> lässt sich mit einer Hand bedienen </w:t>
      </w:r>
      <w:r w:rsidR="00C346E9">
        <w:t xml:space="preserve">und durch die </w:t>
      </w:r>
      <w:proofErr w:type="spellStart"/>
      <w:r w:rsidR="00C346E9">
        <w:t>Cardboard</w:t>
      </w:r>
      <w:proofErr w:type="spellEnd"/>
      <w:r w:rsidR="00C346E9">
        <w:t xml:space="preserve"> SDK kann ein Betätigen des </w:t>
      </w:r>
      <w:proofErr w:type="spellStart"/>
      <w:r w:rsidR="00C346E9">
        <w:t>Magnetic</w:t>
      </w:r>
      <w:proofErr w:type="spellEnd"/>
      <w:r w:rsidR="00C346E9">
        <w:t xml:space="preserve"> Switch registriert und verarbeitet we</w:t>
      </w:r>
      <w:r w:rsidR="00C346E9">
        <w:t>r</w:t>
      </w:r>
      <w:r w:rsidR="00C346E9">
        <w:t>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9F6E68" w:rsidRPr="0091492C" w:rsidRDefault="009F6E68" w:rsidP="001C417C">
                            <w:pPr>
                              <w:pStyle w:val="Beschriftung"/>
                              <w:rPr>
                                <w:lang w:val="en-US"/>
                                <w:rPrChange w:id="466" w:author="Autor">
                                  <w:rPr/>
                                </w:rPrChange>
                              </w:rPr>
                            </w:pPr>
                            <w:bookmarkStart w:id="467" w:name="_Toc410738523"/>
                            <w:r w:rsidRPr="00787E4C">
                              <w:rPr>
                                <w:lang w:val="en-US"/>
                                <w:rPrChange w:id="468" w:author="Autor">
                                  <w:rPr/>
                                </w:rPrChange>
                              </w:rPr>
                              <w:t xml:space="preserve">Abb. </w:t>
                            </w:r>
                            <w:r>
                              <w:fldChar w:fldCharType="begin"/>
                            </w:r>
                            <w:r w:rsidRPr="00787E4C">
                              <w:rPr>
                                <w:lang w:val="en-US"/>
                                <w:rPrChange w:id="469" w:author="Autor">
                                  <w:rPr/>
                                </w:rPrChange>
                              </w:rPr>
                              <w:instrText xml:space="preserve"> STYLEREF 1 \s </w:instrText>
                            </w:r>
                            <w:r>
                              <w:fldChar w:fldCharType="separate"/>
                            </w:r>
                            <w:r w:rsidRPr="00787E4C">
                              <w:rPr>
                                <w:noProof/>
                                <w:lang w:val="en-US"/>
                                <w:rPrChange w:id="470" w:author="Autor">
                                  <w:rPr>
                                    <w:noProof/>
                                  </w:rPr>
                                </w:rPrChange>
                              </w:rPr>
                              <w:t>4</w:t>
                            </w:r>
                            <w:r>
                              <w:rPr>
                                <w:noProof/>
                              </w:rPr>
                              <w:fldChar w:fldCharType="end"/>
                            </w:r>
                            <w:r w:rsidRPr="00787E4C">
                              <w:rPr>
                                <w:lang w:val="en-US"/>
                                <w:rPrChange w:id="471" w:author="Autor">
                                  <w:rPr/>
                                </w:rPrChange>
                              </w:rPr>
                              <w:t>.</w:t>
                            </w:r>
                            <w:r>
                              <w:fldChar w:fldCharType="begin"/>
                            </w:r>
                            <w:r w:rsidRPr="00787E4C">
                              <w:rPr>
                                <w:lang w:val="en-US"/>
                                <w:rPrChange w:id="472" w:author="Autor">
                                  <w:rPr/>
                                </w:rPrChange>
                              </w:rPr>
                              <w:instrText xml:space="preserve"> SEQ Abb. \* ARABIC \s 1 </w:instrText>
                            </w:r>
                            <w:r>
                              <w:fldChar w:fldCharType="separate"/>
                            </w:r>
                            <w:r w:rsidRPr="0091492C">
                              <w:rPr>
                                <w:noProof/>
                                <w:lang w:val="en-US"/>
                                <w:rPrChange w:id="473" w:author="Autor">
                                  <w:rPr>
                                    <w:noProof/>
                                  </w:rPr>
                                </w:rPrChange>
                              </w:rPr>
                              <w:t>1</w:t>
                            </w:r>
                            <w:r>
                              <w:rPr>
                                <w:noProof/>
                                <w:lang w:val="en-US"/>
                              </w:rPr>
                              <w:fldChar w:fldCharType="end"/>
                            </w:r>
                            <w:r w:rsidRPr="0091492C">
                              <w:rPr>
                                <w:lang w:val="en-US"/>
                                <w:rPrChange w:id="474" w:author="Autor">
                                  <w:rPr/>
                                </w:rPrChange>
                              </w:rPr>
                              <w:t xml:space="preserve"> Magnetic Switch des Cardboard [Bus]</w:t>
                            </w:r>
                            <w:bookmarkEnd w:id="467"/>
                          </w:p>
                          <w:p w14:paraId="32A3FA07" w14:textId="77777777" w:rsidR="009F6E68" w:rsidRPr="0091492C" w:rsidRDefault="009F6E68" w:rsidP="00F97CA9">
                            <w:pPr>
                              <w:rPr>
                                <w:lang w:val="en-US"/>
                                <w:rPrChange w:id="475" w:author="Autor">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9F6E68" w:rsidRPr="0091492C" w:rsidRDefault="009F6E68" w:rsidP="001C417C">
                      <w:pPr>
                        <w:pStyle w:val="Beschriftung"/>
                        <w:rPr>
                          <w:lang w:val="en-US"/>
                          <w:rPrChange w:id="476" w:author="Autor">
                            <w:rPr/>
                          </w:rPrChange>
                        </w:rPr>
                      </w:pPr>
                      <w:bookmarkStart w:id="477" w:name="_Toc410738523"/>
                      <w:r w:rsidRPr="00787E4C">
                        <w:rPr>
                          <w:lang w:val="en-US"/>
                          <w:rPrChange w:id="478" w:author="Autor">
                            <w:rPr/>
                          </w:rPrChange>
                        </w:rPr>
                        <w:t xml:space="preserve">Abb. </w:t>
                      </w:r>
                      <w:r>
                        <w:fldChar w:fldCharType="begin"/>
                      </w:r>
                      <w:r w:rsidRPr="00787E4C">
                        <w:rPr>
                          <w:lang w:val="en-US"/>
                          <w:rPrChange w:id="479" w:author="Autor">
                            <w:rPr/>
                          </w:rPrChange>
                        </w:rPr>
                        <w:instrText xml:space="preserve"> STYLEREF 1 \s </w:instrText>
                      </w:r>
                      <w:r>
                        <w:fldChar w:fldCharType="separate"/>
                      </w:r>
                      <w:r w:rsidRPr="00787E4C">
                        <w:rPr>
                          <w:noProof/>
                          <w:lang w:val="en-US"/>
                          <w:rPrChange w:id="480" w:author="Autor">
                            <w:rPr>
                              <w:noProof/>
                            </w:rPr>
                          </w:rPrChange>
                        </w:rPr>
                        <w:t>4</w:t>
                      </w:r>
                      <w:r>
                        <w:rPr>
                          <w:noProof/>
                        </w:rPr>
                        <w:fldChar w:fldCharType="end"/>
                      </w:r>
                      <w:r w:rsidRPr="00787E4C">
                        <w:rPr>
                          <w:lang w:val="en-US"/>
                          <w:rPrChange w:id="481" w:author="Autor">
                            <w:rPr/>
                          </w:rPrChange>
                        </w:rPr>
                        <w:t>.</w:t>
                      </w:r>
                      <w:r>
                        <w:fldChar w:fldCharType="begin"/>
                      </w:r>
                      <w:r w:rsidRPr="00787E4C">
                        <w:rPr>
                          <w:lang w:val="en-US"/>
                          <w:rPrChange w:id="482" w:author="Autor">
                            <w:rPr/>
                          </w:rPrChange>
                        </w:rPr>
                        <w:instrText xml:space="preserve"> SEQ Abb. \* ARABIC \s 1 </w:instrText>
                      </w:r>
                      <w:r>
                        <w:fldChar w:fldCharType="separate"/>
                      </w:r>
                      <w:r w:rsidRPr="0091492C">
                        <w:rPr>
                          <w:noProof/>
                          <w:lang w:val="en-US"/>
                          <w:rPrChange w:id="483" w:author="Autor">
                            <w:rPr>
                              <w:noProof/>
                            </w:rPr>
                          </w:rPrChange>
                        </w:rPr>
                        <w:t>1</w:t>
                      </w:r>
                      <w:r>
                        <w:rPr>
                          <w:noProof/>
                          <w:lang w:val="en-US"/>
                        </w:rPr>
                        <w:fldChar w:fldCharType="end"/>
                      </w:r>
                      <w:r w:rsidRPr="0091492C">
                        <w:rPr>
                          <w:lang w:val="en-US"/>
                          <w:rPrChange w:id="484" w:author="Autor">
                            <w:rPr/>
                          </w:rPrChange>
                        </w:rPr>
                        <w:t xml:space="preserve"> Magnetic Switch des Cardboard [Bus]</w:t>
                      </w:r>
                      <w:bookmarkEnd w:id="477"/>
                    </w:p>
                    <w:p w14:paraId="32A3FA07" w14:textId="77777777" w:rsidR="009F6E68" w:rsidRPr="0091492C" w:rsidRDefault="009F6E68" w:rsidP="00F97CA9">
                      <w:pPr>
                        <w:rPr>
                          <w:lang w:val="en-US"/>
                          <w:rPrChange w:id="485" w:author="Autor">
                            <w:rPr/>
                          </w:rPrChange>
                        </w:rPr>
                      </w:pPr>
                    </w:p>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w:t>
      </w:r>
      <w:r>
        <w:t>o</w:t>
      </w:r>
      <w:r>
        <w:t>bile Gerät in der Lage sein muss Veränderungen des Magnetfeldes zu registrieren.</w:t>
      </w:r>
    </w:p>
    <w:p w14:paraId="732D273A" w14:textId="6B556323" w:rsidR="00D86A67" w:rsidRDefault="00D86A67" w:rsidP="00D86A67">
      <w:r>
        <w:t xml:space="preserve">Für die Umsetzung in </w:t>
      </w:r>
      <w:proofErr w:type="spellStart"/>
      <w:r>
        <w:t>Unity</w:t>
      </w:r>
      <w:proofErr w:type="spellEnd"/>
      <w:r>
        <w:t xml:space="preserve"> liefert Google eigene </w:t>
      </w:r>
      <w:proofErr w:type="spellStart"/>
      <w:r>
        <w:t>Prefabs</w:t>
      </w:r>
      <w:proofErr w:type="spellEnd"/>
      <w:r>
        <w:t xml:space="preserve"> mit, die in das Projekt eingebaut werden können.</w:t>
      </w:r>
      <w:r w:rsidR="00E87D4F">
        <w:t xml:space="preserve"> Die </w:t>
      </w:r>
      <w:proofErr w:type="spellStart"/>
      <w:r w:rsidR="00E87D4F">
        <w:t>Prefabs</w:t>
      </w:r>
      <w:proofErr w:type="spellEnd"/>
      <w:r w:rsidR="00E87D4F">
        <w:t xml:space="preserve"> enthalten folgende Skripte, um das Head Tracking und den Zugriff auf den </w:t>
      </w:r>
      <w:proofErr w:type="spellStart"/>
      <w:r w:rsidR="00E87D4F">
        <w:t>M</w:t>
      </w:r>
      <w:r w:rsidR="00D635FA">
        <w:t>agnetic</w:t>
      </w:r>
      <w:proofErr w:type="spellEnd"/>
      <w:r w:rsidR="00D635FA">
        <w:t xml:space="preserve">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proofErr w:type="spellStart"/>
      <w:r>
        <w:lastRenderedPageBreak/>
        <w:t>Cardboard.cs</w:t>
      </w:r>
      <w:proofErr w:type="spellEnd"/>
      <w:r>
        <w:t xml:space="preserve"> – Verbindung zur </w:t>
      </w:r>
      <w:proofErr w:type="spellStart"/>
      <w:r>
        <w:t>Cardboard</w:t>
      </w:r>
      <w:proofErr w:type="spellEnd"/>
      <w:r>
        <w:t xml:space="preserve"> SDK</w:t>
      </w:r>
    </w:p>
    <w:p w14:paraId="7FC50EE6" w14:textId="782585B7" w:rsidR="00E87D4F" w:rsidRDefault="00E87D4F" w:rsidP="00E87D4F">
      <w:pPr>
        <w:pStyle w:val="Listenabsatz"/>
        <w:numPr>
          <w:ilvl w:val="0"/>
          <w:numId w:val="33"/>
        </w:numPr>
      </w:pPr>
      <w:proofErr w:type="spellStart"/>
      <w:r>
        <w:t>CardboardEye.cs</w:t>
      </w:r>
      <w:proofErr w:type="spellEnd"/>
      <w:r>
        <w:t xml:space="preserve"> – Ist für die virtuellen Kameras zuständig</w:t>
      </w:r>
    </w:p>
    <w:p w14:paraId="46E6743A" w14:textId="633CB47B" w:rsidR="00E87D4F" w:rsidRDefault="00E87D4F" w:rsidP="00E87D4F">
      <w:pPr>
        <w:pStyle w:val="Listenabsatz"/>
        <w:numPr>
          <w:ilvl w:val="0"/>
          <w:numId w:val="33"/>
        </w:numPr>
      </w:pPr>
      <w:proofErr w:type="spellStart"/>
      <w:r>
        <w:t>CardboardHead.cs</w:t>
      </w:r>
      <w:proofErr w:type="spellEnd"/>
      <w:r>
        <w:t xml:space="preserve">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proofErr w:type="spellStart"/>
      <w:r>
        <w:t>StereoController.cs</w:t>
      </w:r>
      <w:proofErr w:type="spellEnd"/>
      <w:r>
        <w:t xml:space="preserve">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w:t>
      </w:r>
      <w:proofErr w:type="spellStart"/>
      <w:r w:rsidR="00E47C76">
        <w:t>Cardboard</w:t>
      </w:r>
      <w:proofErr w:type="spellEnd"/>
      <w:r w:rsidR="00E47C76">
        <w:t xml:space="preserve"> SDK</w:t>
      </w:r>
      <w:r>
        <w:t xml:space="preserve"> ermöglicht den Zugriff auf das Betätigen des Schalters durch die V</w:t>
      </w:r>
      <w:r>
        <w:t>a</w:t>
      </w:r>
      <w:r>
        <w:t xml:space="preserve">riable </w:t>
      </w:r>
      <w:proofErr w:type="spellStart"/>
      <w:r>
        <w:t>CardboardTriggered</w:t>
      </w:r>
      <w:proofErr w:type="spellEnd"/>
      <w:r>
        <w:t xml:space="preserve">. Diese </w:t>
      </w:r>
      <w:proofErr w:type="spellStart"/>
      <w:r>
        <w:t>boolsche</w:t>
      </w:r>
      <w:proofErr w:type="spellEnd"/>
      <w:r>
        <w:t xml:space="preserve"> Variable </w:t>
      </w:r>
      <w:r w:rsidR="00E47C76">
        <w:t xml:space="preserve">wird auf </w:t>
      </w:r>
      <w:proofErr w:type="spellStart"/>
      <w:r w:rsidR="00E47C76">
        <w:t>true</w:t>
      </w:r>
      <w:proofErr w:type="spellEnd"/>
      <w:r w:rsidR="00E47C76">
        <w:t xml:space="preserve"> gesetzt, wenn der </w:t>
      </w:r>
      <w:proofErr w:type="spellStart"/>
      <w:r w:rsidR="00E47C76">
        <w:t>Ma</w:t>
      </w:r>
      <w:r w:rsidR="00E47C76">
        <w:t>g</w:t>
      </w:r>
      <w:r w:rsidR="00E47C76">
        <w:t>netic</w:t>
      </w:r>
      <w:proofErr w:type="spellEnd"/>
      <w:r w:rsidR="00E47C76">
        <w:t xml:space="preserve"> Switch betätigt wurde und bleibt genau einen ganzen Frame in diesem Zustand. D</w:t>
      </w:r>
      <w:r w:rsidR="00E47C76">
        <w:t>a</w:t>
      </w:r>
      <w:r w:rsidR="00E47C76">
        <w:t xml:space="preserve">nach wird sie wieder auf </w:t>
      </w:r>
      <w:proofErr w:type="spellStart"/>
      <w:r w:rsidR="00E47C76">
        <w:t>false</w:t>
      </w:r>
      <w:proofErr w:type="spellEnd"/>
      <w:r w:rsidR="00E47C76">
        <w:t xml:space="preserve"> gesetzt. Der Zugriff au</w:t>
      </w:r>
      <w:r w:rsidR="00D86A67">
        <w:t xml:space="preserve">f diese Variable kann durch </w:t>
      </w:r>
      <w:proofErr w:type="spellStart"/>
      <w:r w:rsidR="00D86A67">
        <w:t>Unity</w:t>
      </w:r>
      <w:proofErr w:type="spellEnd"/>
      <w:r w:rsidR="00D86A67">
        <w:t xml:space="preserve">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Pr="0091492C" w:rsidRDefault="005A55B8" w:rsidP="005A55B8">
      <w:pPr>
        <w:pStyle w:val="Code"/>
        <w:rPr>
          <w:lang w:val="en-US"/>
          <w:rPrChange w:id="486" w:author="Autor">
            <w:rPr/>
          </w:rPrChange>
        </w:rPr>
      </w:pPr>
      <w:proofErr w:type="gramStart"/>
      <w:r w:rsidRPr="0091492C">
        <w:rPr>
          <w:lang w:val="en-US"/>
          <w:rPrChange w:id="487" w:author="Autor">
            <w:rPr/>
          </w:rPrChange>
        </w:rPr>
        <w:t>using</w:t>
      </w:r>
      <w:proofErr w:type="gramEnd"/>
      <w:r w:rsidRPr="0091492C">
        <w:rPr>
          <w:lang w:val="en-US"/>
          <w:rPrChange w:id="488" w:author="Autor">
            <w:rPr/>
          </w:rPrChange>
        </w:rPr>
        <w:t xml:space="preserve"> </w:t>
      </w:r>
      <w:proofErr w:type="spellStart"/>
      <w:r w:rsidRPr="0091492C">
        <w:rPr>
          <w:lang w:val="en-US"/>
          <w:rPrChange w:id="489" w:author="Autor">
            <w:rPr/>
          </w:rPrChange>
        </w:rPr>
        <w:t>UnityEngine</w:t>
      </w:r>
      <w:proofErr w:type="spellEnd"/>
      <w:r w:rsidRPr="0091492C">
        <w:rPr>
          <w:lang w:val="en-US"/>
          <w:rPrChange w:id="490" w:author="Autor">
            <w:rPr/>
          </w:rPrChange>
        </w:rPr>
        <w:t>;</w:t>
      </w:r>
    </w:p>
    <w:p w14:paraId="2296FD8B" w14:textId="7BBA046F" w:rsidR="005A55B8" w:rsidRPr="0091492C" w:rsidRDefault="005A55B8" w:rsidP="005A55B8">
      <w:pPr>
        <w:pStyle w:val="Code"/>
        <w:rPr>
          <w:lang w:val="en-US"/>
          <w:rPrChange w:id="491" w:author="Autor">
            <w:rPr/>
          </w:rPrChange>
        </w:rPr>
      </w:pPr>
      <w:proofErr w:type="gramStart"/>
      <w:r w:rsidRPr="0091492C">
        <w:rPr>
          <w:lang w:val="en-US"/>
          <w:rPrChange w:id="492" w:author="Autor">
            <w:rPr/>
          </w:rPrChange>
        </w:rPr>
        <w:t>using</w:t>
      </w:r>
      <w:proofErr w:type="gramEnd"/>
      <w:r w:rsidRPr="0091492C">
        <w:rPr>
          <w:lang w:val="en-US"/>
          <w:rPrChange w:id="493" w:author="Autor">
            <w:rPr/>
          </w:rPrChange>
        </w:rPr>
        <w:t xml:space="preserve"> </w:t>
      </w:r>
      <w:proofErr w:type="spellStart"/>
      <w:r w:rsidRPr="0091492C">
        <w:rPr>
          <w:lang w:val="en-US"/>
          <w:rPrChange w:id="494" w:author="Autor">
            <w:rPr/>
          </w:rPrChange>
        </w:rPr>
        <w:t>System.Collections</w:t>
      </w:r>
      <w:proofErr w:type="spellEnd"/>
      <w:r w:rsidRPr="0091492C">
        <w:rPr>
          <w:lang w:val="en-US"/>
          <w:rPrChange w:id="495" w:author="Autor">
            <w:rPr/>
          </w:rPrChange>
        </w:rPr>
        <w:t>;</w:t>
      </w:r>
    </w:p>
    <w:p w14:paraId="1589813C" w14:textId="71F6B91C" w:rsidR="005A55B8" w:rsidRPr="0091492C" w:rsidRDefault="005A55B8" w:rsidP="005A55B8">
      <w:pPr>
        <w:pStyle w:val="Code"/>
        <w:rPr>
          <w:lang w:val="en-US"/>
          <w:rPrChange w:id="496" w:author="Autor">
            <w:rPr/>
          </w:rPrChange>
        </w:rPr>
      </w:pPr>
    </w:p>
    <w:p w14:paraId="1D7D1E39" w14:textId="0B087280" w:rsidR="005A55B8" w:rsidRPr="0091492C" w:rsidRDefault="005A55B8" w:rsidP="00B3500B">
      <w:pPr>
        <w:pStyle w:val="Code"/>
        <w:rPr>
          <w:lang w:val="en-US"/>
          <w:rPrChange w:id="497" w:author="Autor">
            <w:rPr/>
          </w:rPrChange>
        </w:rPr>
      </w:pPr>
      <w:proofErr w:type="gramStart"/>
      <w:r w:rsidRPr="0091492C">
        <w:rPr>
          <w:lang w:val="en-US"/>
          <w:rPrChange w:id="498" w:author="Autor">
            <w:rPr/>
          </w:rPrChange>
        </w:rPr>
        <w:t>public</w:t>
      </w:r>
      <w:proofErr w:type="gramEnd"/>
      <w:r w:rsidRPr="0091492C">
        <w:rPr>
          <w:lang w:val="en-US"/>
          <w:rPrChange w:id="499" w:author="Autor">
            <w:rPr/>
          </w:rPrChange>
        </w:rPr>
        <w:t xml:space="preserve"> class </w:t>
      </w:r>
      <w:proofErr w:type="spellStart"/>
      <w:r w:rsidRPr="0091492C">
        <w:rPr>
          <w:lang w:val="en-US"/>
          <w:rPrChange w:id="500" w:author="Autor">
            <w:rPr/>
          </w:rPrChange>
        </w:rPr>
        <w:t>Charac</w:t>
      </w:r>
      <w:r w:rsidR="00B3500B" w:rsidRPr="0091492C">
        <w:rPr>
          <w:lang w:val="en-US"/>
          <w:rPrChange w:id="501" w:author="Autor">
            <w:rPr/>
          </w:rPrChange>
        </w:rPr>
        <w:t>terController</w:t>
      </w:r>
      <w:proofErr w:type="spellEnd"/>
      <w:r w:rsidR="00B3500B" w:rsidRPr="0091492C">
        <w:rPr>
          <w:lang w:val="en-US"/>
          <w:rPrChange w:id="502" w:author="Autor">
            <w:rPr/>
          </w:rPrChange>
        </w:rPr>
        <w:t xml:space="preserve"> : </w:t>
      </w:r>
      <w:proofErr w:type="spellStart"/>
      <w:r w:rsidR="00B3500B" w:rsidRPr="0091492C">
        <w:rPr>
          <w:lang w:val="en-US"/>
          <w:rPrChange w:id="503" w:author="Autor">
            <w:rPr/>
          </w:rPrChange>
        </w:rPr>
        <w:t>MonoBehaviour</w:t>
      </w:r>
      <w:proofErr w:type="spellEnd"/>
      <w:r w:rsidR="00B3500B" w:rsidRPr="0091492C">
        <w:rPr>
          <w:lang w:val="en-US"/>
          <w:rPrChange w:id="504" w:author="Autor">
            <w:rPr/>
          </w:rPrChange>
        </w:rPr>
        <w:t xml:space="preserve"> {</w:t>
      </w:r>
    </w:p>
    <w:p w14:paraId="411F252C" w14:textId="54BC2C6B" w:rsidR="00B3500B" w:rsidRPr="0091492C" w:rsidRDefault="00B3500B" w:rsidP="00B3500B">
      <w:pPr>
        <w:pStyle w:val="Code"/>
        <w:rPr>
          <w:lang w:val="en-US"/>
          <w:rPrChange w:id="505" w:author="Autor">
            <w:rPr/>
          </w:rPrChange>
        </w:rPr>
      </w:pPr>
    </w:p>
    <w:p w14:paraId="63FD4214" w14:textId="0C4C59EB" w:rsidR="005A55B8" w:rsidRPr="0091492C" w:rsidRDefault="005A55B8" w:rsidP="005A55B8">
      <w:pPr>
        <w:pStyle w:val="Code"/>
        <w:rPr>
          <w:lang w:val="en-US"/>
          <w:rPrChange w:id="506" w:author="Autor">
            <w:rPr/>
          </w:rPrChange>
        </w:rPr>
      </w:pPr>
      <w:r w:rsidRPr="0091492C">
        <w:rPr>
          <w:lang w:val="en-US"/>
          <w:rPrChange w:id="507" w:author="Autor">
            <w:rPr/>
          </w:rPrChange>
        </w:rPr>
        <w:tab/>
      </w:r>
      <w:proofErr w:type="gramStart"/>
      <w:r w:rsidRPr="0091492C">
        <w:rPr>
          <w:lang w:val="en-US"/>
          <w:rPrChange w:id="508" w:author="Autor">
            <w:rPr/>
          </w:rPrChange>
        </w:rPr>
        <w:t>void</w:t>
      </w:r>
      <w:proofErr w:type="gramEnd"/>
      <w:r w:rsidRPr="0091492C">
        <w:rPr>
          <w:lang w:val="en-US"/>
          <w:rPrChange w:id="509" w:author="Autor">
            <w:rPr/>
          </w:rPrChange>
        </w:rPr>
        <w:t xml:space="preserve"> Start () {</w:t>
      </w:r>
    </w:p>
    <w:p w14:paraId="051CB328" w14:textId="3CB611F9" w:rsidR="005A55B8" w:rsidRDefault="00B3500B" w:rsidP="00B3500B">
      <w:pPr>
        <w:pStyle w:val="Code"/>
      </w:pPr>
      <w:r w:rsidRPr="0091492C">
        <w:rPr>
          <w:lang w:val="en-US"/>
          <w:rPrChange w:id="510" w:author="Autor">
            <w:rPr/>
          </w:rPrChange>
        </w:rPr>
        <w:tab/>
        <w:t xml:space="preserve"> </w:t>
      </w:r>
      <w:r w:rsidRPr="0091492C">
        <w:rPr>
          <w:lang w:val="en-US"/>
          <w:rPrChange w:id="511" w:author="Autor">
            <w:rPr/>
          </w:rPrChange>
        </w:rPr>
        <w:tab/>
      </w:r>
      <w:r>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r>
      <w:proofErr w:type="spellStart"/>
      <w:r>
        <w:t>void</w:t>
      </w:r>
      <w:proofErr w:type="spellEnd"/>
      <w:r>
        <w:t xml:space="preserve"> Update () {</w:t>
      </w:r>
    </w:p>
    <w:p w14:paraId="47D00A73" w14:textId="3B8E1B0C" w:rsidR="005A55B8" w:rsidRPr="0091492C" w:rsidRDefault="005A55B8" w:rsidP="005A55B8">
      <w:pPr>
        <w:pStyle w:val="Code"/>
        <w:rPr>
          <w:lang w:val="en-US"/>
          <w:rPrChange w:id="512" w:author="Autor">
            <w:rPr/>
          </w:rPrChange>
        </w:rPr>
      </w:pPr>
      <w:r>
        <w:tab/>
      </w:r>
      <w:r>
        <w:tab/>
      </w:r>
      <w:proofErr w:type="gramStart"/>
      <w:r w:rsidRPr="0091492C">
        <w:rPr>
          <w:lang w:val="en-US"/>
          <w:rPrChange w:id="513" w:author="Autor">
            <w:rPr/>
          </w:rPrChange>
        </w:rPr>
        <w:t>if(</w:t>
      </w:r>
      <w:proofErr w:type="spellStart"/>
      <w:proofErr w:type="gramEnd"/>
      <w:r w:rsidRPr="0091492C">
        <w:rPr>
          <w:lang w:val="en-US"/>
          <w:rPrChange w:id="514" w:author="Autor">
            <w:rPr/>
          </w:rPrChange>
        </w:rPr>
        <w:t>Cardboard.SDK.CardboardTriggered</w:t>
      </w:r>
      <w:proofErr w:type="spellEnd"/>
      <w:r w:rsidRPr="0091492C">
        <w:rPr>
          <w:lang w:val="en-US"/>
          <w:rPrChange w:id="515" w:author="Autor">
            <w:rPr/>
          </w:rPrChange>
        </w:rPr>
        <w:t>){</w:t>
      </w:r>
    </w:p>
    <w:p w14:paraId="132DC136" w14:textId="0FA773A8" w:rsidR="005A55B8" w:rsidRPr="0091492C" w:rsidRDefault="005A55B8" w:rsidP="005A55B8">
      <w:pPr>
        <w:pStyle w:val="Code"/>
        <w:rPr>
          <w:lang w:val="en-US"/>
          <w:rPrChange w:id="516" w:author="Autor">
            <w:rPr/>
          </w:rPrChange>
        </w:rPr>
      </w:pPr>
      <w:r w:rsidRPr="0091492C">
        <w:rPr>
          <w:lang w:val="en-US"/>
          <w:rPrChange w:id="517" w:author="Autor">
            <w:rPr/>
          </w:rPrChange>
        </w:rPr>
        <w:tab/>
      </w:r>
      <w:r w:rsidRPr="0091492C">
        <w:rPr>
          <w:lang w:val="en-US"/>
          <w:rPrChange w:id="518" w:author="Autor">
            <w:rPr/>
          </w:rPrChange>
        </w:rPr>
        <w:tab/>
      </w:r>
      <w:r w:rsidRPr="0091492C">
        <w:rPr>
          <w:lang w:val="en-US"/>
          <w:rPrChange w:id="519" w:author="Autor">
            <w:rPr/>
          </w:rPrChange>
        </w:rPr>
        <w:tab/>
      </w:r>
      <w:proofErr w:type="spellStart"/>
      <w:proofErr w:type="gramStart"/>
      <w:r w:rsidR="00C17459" w:rsidRPr="0091492C">
        <w:rPr>
          <w:lang w:val="en-US"/>
          <w:rPrChange w:id="520" w:author="Autor">
            <w:rPr/>
          </w:rPrChange>
        </w:rPr>
        <w:t>this.transform.Translate</w:t>
      </w:r>
      <w:proofErr w:type="spellEnd"/>
      <w:r w:rsidR="00C17459" w:rsidRPr="0091492C">
        <w:rPr>
          <w:lang w:val="en-US"/>
          <w:rPrChange w:id="521" w:author="Autor">
            <w:rPr/>
          </w:rPrChange>
        </w:rPr>
        <w:t>(</w:t>
      </w:r>
      <w:proofErr w:type="gramEnd"/>
      <w:r w:rsidR="00C17459" w:rsidRPr="0091492C">
        <w:rPr>
          <w:lang w:val="en-US"/>
          <w:rPrChange w:id="522" w:author="Autor">
            <w:rPr/>
          </w:rPrChange>
        </w:rPr>
        <w:t>Vector3(0,0,1));</w:t>
      </w:r>
    </w:p>
    <w:p w14:paraId="5D604FEF" w14:textId="218063A3" w:rsidR="005A55B8" w:rsidRDefault="00B3500B" w:rsidP="00B3500B">
      <w:pPr>
        <w:pStyle w:val="Code"/>
      </w:pPr>
      <w:r w:rsidRPr="0091492C">
        <w:rPr>
          <w:lang w:val="en-US"/>
          <w:rPrChange w:id="523" w:author="Autor">
            <w:rPr/>
          </w:rPrChange>
        </w:rPr>
        <w:tab/>
      </w:r>
      <w:r w:rsidRPr="0091492C">
        <w:rPr>
          <w:lang w:val="en-US"/>
          <w:rPrChange w:id="524" w:author="Autor">
            <w:rPr/>
          </w:rPrChange>
        </w:rPr>
        <w:tab/>
      </w:r>
      <w:r>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525" w:name="_Toc410738549"/>
      <w:r>
        <w:t xml:space="preserve">Listing </w:t>
      </w:r>
      <w:fldSimple w:instr=" STYLEREF 1 \s ">
        <w:r w:rsidR="00170A67">
          <w:rPr>
            <w:noProof/>
          </w:rPr>
          <w:t>4</w:t>
        </w:r>
      </w:fldSimple>
      <w:r w:rsidR="00496AA0">
        <w:t>.</w:t>
      </w:r>
      <w:fldSimple w:instr=" SEQ Listing \* ARABIC \s 1 ">
        <w:r w:rsidR="00170A67">
          <w:rPr>
            <w:noProof/>
          </w:rPr>
          <w:t>1</w:t>
        </w:r>
      </w:fldSimple>
      <w:r>
        <w:t xml:space="preserve"> Beispiel für den Zugriff auf den </w:t>
      </w:r>
      <w:proofErr w:type="spellStart"/>
      <w:r>
        <w:t>Magnetic</w:t>
      </w:r>
      <w:proofErr w:type="spellEnd"/>
      <w:r>
        <w:t xml:space="preserve"> Switch</w:t>
      </w:r>
      <w:bookmarkEnd w:id="525"/>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w:t>
      </w:r>
      <w:proofErr w:type="spellStart"/>
      <w:r>
        <w:t>Ma</w:t>
      </w:r>
      <w:r>
        <w:t>g</w:t>
      </w:r>
      <w:r>
        <w:t>netic</w:t>
      </w:r>
      <w:proofErr w:type="spellEnd"/>
      <w:r>
        <w:t xml:space="preserve">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w:t>
      </w:r>
      <w:proofErr w:type="spellStart"/>
      <w:r w:rsidR="003D062D">
        <w:t>Magnetic</w:t>
      </w:r>
      <w:proofErr w:type="spellEnd"/>
      <w:r w:rsidR="003D062D">
        <w:t xml:space="preserve"> Switch muss die Bewegung anhalten. </w:t>
      </w:r>
    </w:p>
    <w:p w14:paraId="0DCDD65B" w14:textId="7E1CED08" w:rsidR="003D062D" w:rsidRDefault="003D062D" w:rsidP="00E4615E">
      <w:r>
        <w:t xml:space="preserve">Eine weitere Möglichkeit ist, dass die Kamera nur bewegt wird, wenn der </w:t>
      </w:r>
      <w:proofErr w:type="spellStart"/>
      <w:r>
        <w:t>Magnetic</w:t>
      </w:r>
      <w:proofErr w:type="spellEnd"/>
      <w:r>
        <w:t xml:space="preserve"> Switch nach unten gezogen und gehalten wird.</w:t>
      </w:r>
      <w:r w:rsidR="00C17459">
        <w:t xml:space="preserve"> </w:t>
      </w:r>
      <w:r w:rsidR="00417024">
        <w:t>Lässt man diesen wieder los, wird auch die Bew</w:t>
      </w:r>
      <w:r w:rsidR="00417024">
        <w:t>e</w:t>
      </w:r>
      <w:r w:rsidR="00417024">
        <w:t xml:space="preserve">gung gestoppt und lässt sich nur durch erneutes Ziehen und Halten wieder starten. </w:t>
      </w:r>
      <w:r w:rsidR="00E92226">
        <w:t>Eine detailliertere</w:t>
      </w:r>
      <w:r w:rsidR="00F973A1">
        <w:t xml:space="preserve"> </w:t>
      </w:r>
      <w:r w:rsidR="00E92226">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526" w:name="_Toc410738474"/>
      <w:proofErr w:type="spellStart"/>
      <w:r>
        <w:t>Inertialsensoren</w:t>
      </w:r>
      <w:proofErr w:type="spellEnd"/>
      <w:r w:rsidR="00F81EC1">
        <w:t xml:space="preserve">: </w:t>
      </w:r>
      <w:proofErr w:type="spellStart"/>
      <w:r>
        <w:t>Sphero</w:t>
      </w:r>
      <w:proofErr w:type="spellEnd"/>
      <w:r>
        <w:t xml:space="preserve"> und 3DRudder</w:t>
      </w:r>
      <w:bookmarkEnd w:id="526"/>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 xml:space="preserve">beide </w:t>
      </w:r>
      <w:proofErr w:type="spellStart"/>
      <w:r w:rsidR="00C27FDB">
        <w:t>Intertialsensoren</w:t>
      </w:r>
      <w:proofErr w:type="spellEnd"/>
      <w:r w:rsidR="00C27FDB">
        <w:t xml:space="preserve"> verwenden, um Bewegung in VR zu übertragen. Beide Controller können nur theoretisch behandelt werden und nicht getestet, da der Anschaffungspreis für </w:t>
      </w:r>
      <w:proofErr w:type="spellStart"/>
      <w:r w:rsidR="00C27FDB">
        <w:t>Sphero</w:t>
      </w:r>
      <w:proofErr w:type="spellEnd"/>
      <w:r w:rsidR="00C27FDB">
        <w:t xml:space="preserve">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527" w:name="_Toc410738475"/>
      <w:proofErr w:type="spellStart"/>
      <w:r>
        <w:t>Sphero</w:t>
      </w:r>
      <w:bookmarkEnd w:id="527"/>
      <w:proofErr w:type="spellEnd"/>
    </w:p>
    <w:p w14:paraId="635DDFEA" w14:textId="77777777" w:rsidR="00466A71" w:rsidRDefault="00466A71" w:rsidP="00466A71"/>
    <w:p w14:paraId="7D7C7208" w14:textId="0C9C186D" w:rsidR="00466A71" w:rsidRDefault="00EF432A" w:rsidP="00466A71">
      <w:proofErr w:type="spellStart"/>
      <w:r>
        <w:t>Sphero</w:t>
      </w:r>
      <w:proofErr w:type="spellEnd"/>
      <w:r w:rsidR="004813A8">
        <w:t xml:space="preserve"> ist ein Ball der aus Plastik besteht und mit Gyroskop- sowie Beschleunigung</w:t>
      </w:r>
      <w:r w:rsidR="004813A8">
        <w:t>s</w:t>
      </w:r>
      <w:r w:rsidR="004813A8">
        <w:t>sensoren ausgestattet ist.</w:t>
      </w:r>
      <w:r w:rsidR="001F363C">
        <w:t xml:space="preserve"> Er lässt sich über Bluetooth mit einem mobilen Gerät verbinden und über eine App steuern.</w:t>
      </w:r>
      <w:r w:rsidR="009B42D6">
        <w:t xml:space="preserve"> </w:t>
      </w:r>
    </w:p>
    <w:p w14:paraId="5BA68325" w14:textId="6FDB1130" w:rsidR="00D73B9A" w:rsidRDefault="001F363C" w:rsidP="00A6220E">
      <w:r>
        <w:t xml:space="preserve">Umgekehrt ist es möglich den Ball als Controller für VR Apps auf mobilen Geräten zu verwenden. </w:t>
      </w:r>
      <w:proofErr w:type="spellStart"/>
      <w:r>
        <w:t>Sphero</w:t>
      </w:r>
      <w:proofErr w:type="spellEnd"/>
      <w:r>
        <w:t xml:space="preserve">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w:t>
      </w:r>
      <w:r>
        <w:t>i</w:t>
      </w:r>
      <w:r>
        <w:t>le G</w:t>
      </w:r>
      <w:r w:rsidR="009B42D6">
        <w:t>erät und die App zu übertragen.</w:t>
      </w:r>
      <w:r w:rsidR="00D73B9A">
        <w:t xml:space="preserve"> Dieser Zugriff wird durch ein vom Hersteller zur Ve</w:t>
      </w:r>
      <w:r w:rsidR="00D73B9A">
        <w:t>r</w:t>
      </w:r>
      <w:r w:rsidR="00D73B9A">
        <w:t xml:space="preserve">fügung gestelltes </w:t>
      </w:r>
      <w:proofErr w:type="spellStart"/>
      <w:r w:rsidR="00D73B9A">
        <w:t>Unity-Plugin</w:t>
      </w:r>
      <w:proofErr w:type="spellEnd"/>
      <w:r w:rsidR="00D73B9A">
        <w:t xml:space="preserve"> erleichtert. Mithilfe dieses </w:t>
      </w:r>
      <w:proofErr w:type="spellStart"/>
      <w:r w:rsidR="00D73B9A">
        <w:t>Plugins</w:t>
      </w:r>
      <w:proofErr w:type="spellEnd"/>
      <w:r w:rsidR="00D73B9A">
        <w:t xml:space="preserve"> ermöglicht </w:t>
      </w:r>
      <w:ins w:id="528" w:author="Autor">
        <w:r w:rsidR="00F25C80">
          <w:t xml:space="preserve">es </w:t>
        </w:r>
      </w:ins>
      <w:r w:rsidR="00D73B9A">
        <w:t>das A</w:t>
      </w:r>
      <w:r w:rsidR="00D73B9A">
        <w:t>b</w:t>
      </w:r>
      <w:r w:rsidR="00D73B9A">
        <w:t>fangen von Daten des Controllers an das mobile Gerät und die Auswertung dieser. Ist eine Verbindung hergestellt, wird das Übertragen der Daten aktiviert und die Werte der B</w:t>
      </w:r>
      <w:r w:rsidR="00D73B9A">
        <w:t>e</w:t>
      </w:r>
      <w:r w:rsidR="00D73B9A">
        <w:t>schleunigungs-, Rotations- und Winkelbeschleunigungssensoren können ausgewertet we</w:t>
      </w:r>
      <w:r w:rsidR="00D73B9A">
        <w:t>r</w:t>
      </w:r>
      <w:r w:rsidR="00D73B9A">
        <w:t xml:space="preserve">den. </w:t>
      </w:r>
    </w:p>
    <w:p w14:paraId="19C459CD" w14:textId="77777777" w:rsidR="00D73B9A" w:rsidRDefault="00D73B9A" w:rsidP="00A6220E"/>
    <w:p w14:paraId="1A711D8D" w14:textId="77777777" w:rsidR="00D73B9A" w:rsidRPr="0091492C" w:rsidRDefault="00D73B9A" w:rsidP="00D73B9A">
      <w:pPr>
        <w:pStyle w:val="Code"/>
        <w:rPr>
          <w:bdr w:val="none" w:sz="0" w:space="0" w:color="auto" w:frame="1"/>
          <w:lang w:val="en-US"/>
          <w:rPrChange w:id="529" w:author="Autor">
            <w:rPr>
              <w:bdr w:val="none" w:sz="0" w:space="0" w:color="auto" w:frame="1"/>
            </w:rPr>
          </w:rPrChange>
        </w:rPr>
      </w:pPr>
      <w:proofErr w:type="spellStart"/>
      <w:r w:rsidRPr="0091492C">
        <w:rPr>
          <w:bdr w:val="none" w:sz="0" w:space="0" w:color="auto" w:frame="1"/>
          <w:lang w:val="en-US"/>
          <w:rPrChange w:id="530" w:author="Autor">
            <w:rPr>
              <w:bdr w:val="none" w:sz="0" w:space="0" w:color="auto" w:frame="1"/>
            </w:rPr>
          </w:rPrChange>
        </w:rPr>
        <w:t>m_</w:t>
      </w:r>
      <w:proofErr w:type="gramStart"/>
      <w:r w:rsidRPr="0091492C">
        <w:rPr>
          <w:bdr w:val="none" w:sz="0" w:space="0" w:color="auto" w:frame="1"/>
          <w:lang w:val="en-US"/>
          <w:rPrChange w:id="531" w:author="Autor">
            <w:rPr>
              <w:bdr w:val="none" w:sz="0" w:space="0" w:color="auto" w:frame="1"/>
            </w:rPr>
          </w:rPrChange>
        </w:rPr>
        <w:t>Sphero.EnableControllerStreaming</w:t>
      </w:r>
      <w:proofErr w:type="spellEnd"/>
      <w:r w:rsidRPr="0091492C">
        <w:rPr>
          <w:bdr w:val="none" w:sz="0" w:space="0" w:color="auto" w:frame="1"/>
          <w:lang w:val="en-US"/>
          <w:rPrChange w:id="532" w:author="Autor">
            <w:rPr>
              <w:bdr w:val="none" w:sz="0" w:space="0" w:color="auto" w:frame="1"/>
            </w:rPr>
          </w:rPrChange>
        </w:rPr>
        <w:t>(</w:t>
      </w:r>
      <w:proofErr w:type="gramEnd"/>
      <w:r w:rsidRPr="0091492C">
        <w:rPr>
          <w:bdr w:val="none" w:sz="0" w:space="0" w:color="auto" w:frame="1"/>
          <w:lang w:val="en-US"/>
          <w:rPrChange w:id="533" w:author="Autor">
            <w:rPr>
              <w:bdr w:val="none" w:sz="0" w:space="0" w:color="auto" w:frame="1"/>
            </w:rPr>
          </w:rPrChange>
        </w:rPr>
        <w:t>20, 1,</w:t>
      </w:r>
    </w:p>
    <w:p w14:paraId="0087724F" w14:textId="77777777" w:rsidR="00D73B9A" w:rsidRPr="0091492C" w:rsidRDefault="00D73B9A" w:rsidP="00D73B9A">
      <w:pPr>
        <w:pStyle w:val="Code"/>
        <w:rPr>
          <w:bdr w:val="none" w:sz="0" w:space="0" w:color="auto" w:frame="1"/>
          <w:lang w:val="en-US"/>
          <w:rPrChange w:id="534" w:author="Autor">
            <w:rPr>
              <w:bdr w:val="none" w:sz="0" w:space="0" w:color="auto" w:frame="1"/>
            </w:rPr>
          </w:rPrChange>
        </w:rPr>
      </w:pPr>
      <w:r w:rsidRPr="0091492C">
        <w:rPr>
          <w:bdr w:val="none" w:sz="0" w:space="0" w:color="auto" w:frame="1"/>
          <w:lang w:val="en-US"/>
          <w:rPrChange w:id="535" w:author="Autor">
            <w:rPr>
              <w:bdr w:val="none" w:sz="0" w:space="0" w:color="auto" w:frame="1"/>
            </w:rPr>
          </w:rPrChange>
        </w:rPr>
        <w:t xml:space="preserve">        </w:t>
      </w:r>
      <w:proofErr w:type="spellStart"/>
      <w:r w:rsidRPr="0091492C">
        <w:rPr>
          <w:bdr w:val="none" w:sz="0" w:space="0" w:color="auto" w:frame="1"/>
          <w:lang w:val="en-US"/>
          <w:rPrChange w:id="536" w:author="Autor">
            <w:rPr>
              <w:bdr w:val="none" w:sz="0" w:space="0" w:color="auto" w:frame="1"/>
            </w:rPr>
          </w:rPrChange>
        </w:rPr>
        <w:t>SpheroDataStreamingMask.AccelerometerFilteredAll</w:t>
      </w:r>
      <w:proofErr w:type="spellEnd"/>
      <w:r w:rsidRPr="0091492C">
        <w:rPr>
          <w:bdr w:val="none" w:sz="0" w:space="0" w:color="auto" w:frame="1"/>
          <w:lang w:val="en-US"/>
          <w:rPrChange w:id="537" w:author="Autor">
            <w:rPr>
              <w:bdr w:val="none" w:sz="0" w:space="0" w:color="auto" w:frame="1"/>
            </w:rPr>
          </w:rPrChange>
        </w:rPr>
        <w:t xml:space="preserve"> |</w:t>
      </w:r>
    </w:p>
    <w:p w14:paraId="6738EA22" w14:textId="77777777" w:rsidR="00D73B9A" w:rsidRPr="0091492C" w:rsidRDefault="00D73B9A" w:rsidP="00D73B9A">
      <w:pPr>
        <w:pStyle w:val="Code"/>
        <w:rPr>
          <w:bdr w:val="none" w:sz="0" w:space="0" w:color="auto" w:frame="1"/>
          <w:lang w:val="en-US"/>
          <w:rPrChange w:id="538" w:author="Autor">
            <w:rPr>
              <w:bdr w:val="none" w:sz="0" w:space="0" w:color="auto" w:frame="1"/>
            </w:rPr>
          </w:rPrChange>
        </w:rPr>
      </w:pPr>
      <w:r w:rsidRPr="0091492C">
        <w:rPr>
          <w:bdr w:val="none" w:sz="0" w:space="0" w:color="auto" w:frame="1"/>
          <w:lang w:val="en-US"/>
          <w:rPrChange w:id="539" w:author="Autor">
            <w:rPr>
              <w:bdr w:val="none" w:sz="0" w:space="0" w:color="auto" w:frame="1"/>
            </w:rPr>
          </w:rPrChange>
        </w:rPr>
        <w:t xml:space="preserve">        </w:t>
      </w:r>
      <w:proofErr w:type="spellStart"/>
      <w:r w:rsidRPr="0091492C">
        <w:rPr>
          <w:bdr w:val="none" w:sz="0" w:space="0" w:color="auto" w:frame="1"/>
          <w:lang w:val="en-US"/>
          <w:rPrChange w:id="540" w:author="Autor">
            <w:rPr>
              <w:bdr w:val="none" w:sz="0" w:space="0" w:color="auto" w:frame="1"/>
            </w:rPr>
          </w:rPrChange>
        </w:rPr>
        <w:t>SpheroDataStreamingMask.QuaternionAll</w:t>
      </w:r>
      <w:proofErr w:type="spellEnd"/>
      <w:r w:rsidRPr="0091492C">
        <w:rPr>
          <w:bdr w:val="none" w:sz="0" w:space="0" w:color="auto" w:frame="1"/>
          <w:lang w:val="en-US"/>
          <w:rPrChange w:id="541" w:author="Autor">
            <w:rPr>
              <w:bdr w:val="none" w:sz="0" w:space="0" w:color="auto" w:frame="1"/>
            </w:rPr>
          </w:rPrChange>
        </w:rPr>
        <w:t xml:space="preserve"> |</w:t>
      </w:r>
    </w:p>
    <w:p w14:paraId="2A057722" w14:textId="43891B52" w:rsidR="00D73B9A" w:rsidRPr="0091492C" w:rsidRDefault="00D73B9A" w:rsidP="00D73B9A">
      <w:pPr>
        <w:pStyle w:val="Code"/>
        <w:rPr>
          <w:lang w:val="en-US"/>
          <w:rPrChange w:id="542" w:author="Autor">
            <w:rPr/>
          </w:rPrChange>
        </w:rPr>
      </w:pPr>
      <w:r w:rsidRPr="0091492C">
        <w:rPr>
          <w:bdr w:val="none" w:sz="0" w:space="0" w:color="auto" w:frame="1"/>
          <w:lang w:val="en-US"/>
          <w:rPrChange w:id="543" w:author="Autor">
            <w:rPr>
              <w:bdr w:val="none" w:sz="0" w:space="0" w:color="auto" w:frame="1"/>
            </w:rPr>
          </w:rPrChange>
        </w:rPr>
        <w:t xml:space="preserve">        </w:t>
      </w:r>
      <w:proofErr w:type="spellStart"/>
      <w:r w:rsidRPr="0091492C">
        <w:rPr>
          <w:bdr w:val="none" w:sz="0" w:space="0" w:color="auto" w:frame="1"/>
          <w:lang w:val="en-US"/>
          <w:rPrChange w:id="544" w:author="Autor">
            <w:rPr>
              <w:bdr w:val="none" w:sz="0" w:space="0" w:color="auto" w:frame="1"/>
            </w:rPr>
          </w:rPrChange>
        </w:rPr>
        <w:t>SpheroDataStreamingMask.IMUAnglesFilteredAll</w:t>
      </w:r>
      <w:proofErr w:type="spellEnd"/>
      <w:r w:rsidRPr="0091492C">
        <w:rPr>
          <w:bdr w:val="none" w:sz="0" w:space="0" w:color="auto" w:frame="1"/>
          <w:lang w:val="en-US"/>
          <w:rPrChange w:id="545" w:author="Autor">
            <w:rPr>
              <w:bdr w:val="none" w:sz="0" w:space="0" w:color="auto" w:frame="1"/>
            </w:rPr>
          </w:rPrChange>
        </w:rPr>
        <w:t>);</w:t>
      </w:r>
    </w:p>
    <w:p w14:paraId="11D95332" w14:textId="3664AA0C" w:rsidR="00D73B9A" w:rsidRDefault="00D73B9A" w:rsidP="00D73B9A">
      <w:pPr>
        <w:pStyle w:val="Beschriftung"/>
        <w:rPr>
          <w:b w:val="0"/>
          <w:bCs w:val="0"/>
        </w:rPr>
      </w:pPr>
      <w:r w:rsidRPr="0091492C">
        <w:rPr>
          <w:lang w:val="en-US"/>
          <w:rPrChange w:id="546" w:author="Autor">
            <w:rPr/>
          </w:rPrChange>
        </w:rPr>
        <w:t xml:space="preserve"> </w:t>
      </w:r>
      <w:bookmarkStart w:id="547" w:name="_Toc410738550"/>
      <w:r w:rsidRPr="009F6E68">
        <w:t xml:space="preserve">Listing </w:t>
      </w:r>
      <w:r w:rsidR="00CA0EFB">
        <w:fldChar w:fldCharType="begin"/>
      </w:r>
      <w:r w:rsidR="00CA0EFB" w:rsidRPr="00787E4C">
        <w:rPr>
          <w:rPrChange w:id="548" w:author="Autor">
            <w:rPr/>
          </w:rPrChange>
        </w:rPr>
        <w:instrText xml:space="preserve"> STYLEREF 1 \s </w:instrText>
      </w:r>
      <w:r w:rsidR="00CA0EFB">
        <w:fldChar w:fldCharType="separate"/>
      </w:r>
      <w:r w:rsidR="00170A67" w:rsidRPr="009F6E68">
        <w:rPr>
          <w:noProof/>
        </w:rPr>
        <w:t>4</w:t>
      </w:r>
      <w:r w:rsidR="00CA0EFB">
        <w:rPr>
          <w:noProof/>
        </w:rPr>
        <w:fldChar w:fldCharType="end"/>
      </w:r>
      <w:r w:rsidR="00496AA0" w:rsidRPr="009F6E68">
        <w:t>.</w:t>
      </w:r>
      <w:r w:rsidR="00CA0EFB">
        <w:fldChar w:fldCharType="begin"/>
      </w:r>
      <w:r w:rsidR="00CA0EFB" w:rsidRPr="00787E4C">
        <w:rPr>
          <w:rPrChange w:id="549" w:author="Autor">
            <w:rPr/>
          </w:rPrChange>
        </w:rPr>
        <w:instrText xml:space="preserve"> SEQ Listing \* ARABIC \s 1 </w:instrText>
      </w:r>
      <w:r w:rsidR="00CA0EFB">
        <w:fldChar w:fldCharType="separate"/>
      </w:r>
      <w:r w:rsidR="00170A67">
        <w:rPr>
          <w:noProof/>
        </w:rPr>
        <w:t>2</w:t>
      </w:r>
      <w:r w:rsidR="00CA0EFB">
        <w:rPr>
          <w:noProof/>
        </w:rPr>
        <w:fldChar w:fldCharType="end"/>
      </w:r>
      <w:r>
        <w:t xml:space="preserve"> Aktiviert die Übertragung der Sensorwerte</w:t>
      </w:r>
      <w:bookmarkEnd w:id="547"/>
      <w:r>
        <w:br w:type="page"/>
      </w:r>
    </w:p>
    <w:p w14:paraId="4726A6EF" w14:textId="2BCD8FF0" w:rsidR="00D73B9A" w:rsidRDefault="00D73B9A" w:rsidP="00D73B9A">
      <w:r>
        <w:lastRenderedPageBreak/>
        <w:t xml:space="preserve">Für das Steuern eines </w:t>
      </w:r>
      <w:proofErr w:type="spellStart"/>
      <w:r>
        <w:t>GameObject</w:t>
      </w:r>
      <w:proofErr w:type="spellEnd"/>
      <w:r>
        <w:t xml:space="preserve">, in diesem Falle der Kamera, </w:t>
      </w:r>
      <w:r w:rsidR="00496AA0">
        <w:t>muss ein Skript an eine Kamera angehängt werden. Über dieses Skript können dann die Sensorwerte abgefragt werden und dadurch kann die Position und auch Rotation, was in diesem Fall nicht ben</w:t>
      </w:r>
      <w:r w:rsidR="00496AA0">
        <w:t>ö</w:t>
      </w:r>
      <w:r w:rsidR="00496AA0">
        <w:t>tigt wird, verändert werden.</w:t>
      </w:r>
    </w:p>
    <w:p w14:paraId="6988450A" w14:textId="77777777" w:rsidR="00496AA0" w:rsidRDefault="00496AA0" w:rsidP="00D73B9A"/>
    <w:p w14:paraId="0817B4F8" w14:textId="0B267D5A" w:rsidR="00496AA0" w:rsidRPr="0091492C" w:rsidRDefault="00496AA0" w:rsidP="00496AA0">
      <w:pPr>
        <w:pStyle w:val="Code"/>
        <w:rPr>
          <w:lang w:val="en-US"/>
          <w:rPrChange w:id="550" w:author="Autor">
            <w:rPr/>
          </w:rPrChange>
        </w:rPr>
      </w:pPr>
      <w:r w:rsidRPr="0091492C">
        <w:rPr>
          <w:lang w:val="en-US"/>
          <w:rPrChange w:id="551" w:author="Autor">
            <w:rPr/>
          </w:rPrChange>
        </w:rPr>
        <w:t>//Event Handler</w:t>
      </w:r>
    </w:p>
    <w:p w14:paraId="3666BD07" w14:textId="77777777" w:rsidR="00496AA0" w:rsidRPr="0091492C" w:rsidRDefault="00496AA0" w:rsidP="00496AA0">
      <w:pPr>
        <w:pStyle w:val="Code"/>
        <w:rPr>
          <w:lang w:val="en-US"/>
          <w:rPrChange w:id="552" w:author="Autor">
            <w:rPr/>
          </w:rPrChange>
        </w:rPr>
      </w:pPr>
      <w:proofErr w:type="spellStart"/>
      <w:r w:rsidRPr="0091492C">
        <w:rPr>
          <w:lang w:val="en-US"/>
          <w:rPrChange w:id="553" w:author="Autor">
            <w:rPr/>
          </w:rPrChange>
        </w:rPr>
        <w:t>SpheroDeviceSensorsAsyncData</w:t>
      </w:r>
      <w:proofErr w:type="spellEnd"/>
      <w:r w:rsidRPr="0091492C">
        <w:rPr>
          <w:lang w:val="en-US"/>
          <w:rPrChange w:id="554" w:author="Autor">
            <w:rPr/>
          </w:rPrChange>
        </w:rPr>
        <w:t xml:space="preserve"> message = </w:t>
      </w:r>
    </w:p>
    <w:p w14:paraId="10864C36" w14:textId="1E6E7815" w:rsidR="00496AA0" w:rsidRPr="0091492C" w:rsidRDefault="00496AA0" w:rsidP="00496AA0">
      <w:pPr>
        <w:pStyle w:val="Code"/>
        <w:rPr>
          <w:lang w:val="en-US"/>
          <w:rPrChange w:id="555" w:author="Autor">
            <w:rPr/>
          </w:rPrChange>
        </w:rPr>
      </w:pPr>
      <w:r w:rsidRPr="0091492C">
        <w:rPr>
          <w:lang w:val="en-US"/>
          <w:rPrChange w:id="556" w:author="Autor">
            <w:rPr/>
          </w:rPrChange>
        </w:rPr>
        <w:t xml:space="preserve">        (</w:t>
      </w:r>
      <w:proofErr w:type="spellStart"/>
      <w:r w:rsidRPr="0091492C">
        <w:rPr>
          <w:lang w:val="en-US"/>
          <w:rPrChange w:id="557" w:author="Autor">
            <w:rPr/>
          </w:rPrChange>
        </w:rPr>
        <w:t>SpheroDeviceSensorsAsyncData</w:t>
      </w:r>
      <w:proofErr w:type="spellEnd"/>
      <w:proofErr w:type="gramStart"/>
      <w:r w:rsidRPr="0091492C">
        <w:rPr>
          <w:lang w:val="en-US"/>
          <w:rPrChange w:id="558" w:author="Autor">
            <w:rPr/>
          </w:rPrChange>
        </w:rPr>
        <w:t>)</w:t>
      </w:r>
      <w:proofErr w:type="spellStart"/>
      <w:r w:rsidRPr="0091492C">
        <w:rPr>
          <w:lang w:val="en-US"/>
          <w:rPrChange w:id="559" w:author="Autor">
            <w:rPr/>
          </w:rPrChange>
        </w:rPr>
        <w:t>eventArgs.Message</w:t>
      </w:r>
      <w:proofErr w:type="spellEnd"/>
      <w:proofErr w:type="gramEnd"/>
      <w:r w:rsidRPr="0091492C">
        <w:rPr>
          <w:lang w:val="en-US"/>
          <w:rPrChange w:id="560" w:author="Autor">
            <w:rPr/>
          </w:rPrChange>
        </w:rPr>
        <w:t>;</w:t>
      </w:r>
    </w:p>
    <w:p w14:paraId="0F017C7F" w14:textId="77777777" w:rsidR="00496AA0" w:rsidRPr="0091492C" w:rsidRDefault="00496AA0" w:rsidP="00496AA0">
      <w:pPr>
        <w:pStyle w:val="Code"/>
        <w:rPr>
          <w:lang w:val="en-US"/>
          <w:rPrChange w:id="561" w:author="Autor">
            <w:rPr/>
          </w:rPrChange>
        </w:rPr>
      </w:pPr>
    </w:p>
    <w:p w14:paraId="4711D6D3" w14:textId="4423D23F" w:rsidR="00496AA0" w:rsidRPr="0091492C" w:rsidRDefault="00496AA0" w:rsidP="00496AA0">
      <w:pPr>
        <w:pStyle w:val="Code"/>
        <w:rPr>
          <w:lang w:val="en-US"/>
          <w:rPrChange w:id="562" w:author="Autor">
            <w:rPr/>
          </w:rPrChange>
        </w:rPr>
      </w:pPr>
      <w:proofErr w:type="spellStart"/>
      <w:r w:rsidRPr="0091492C">
        <w:rPr>
          <w:lang w:val="en-US"/>
          <w:rPrChange w:id="563" w:author="Autor">
            <w:rPr/>
          </w:rPrChange>
        </w:rPr>
        <w:t>SpheroDeviceSensorsData</w:t>
      </w:r>
      <w:proofErr w:type="spellEnd"/>
      <w:r w:rsidRPr="0091492C">
        <w:rPr>
          <w:lang w:val="en-US"/>
          <w:rPrChange w:id="564" w:author="Autor">
            <w:rPr/>
          </w:rPrChange>
        </w:rPr>
        <w:t xml:space="preserve"> </w:t>
      </w:r>
      <w:proofErr w:type="spellStart"/>
      <w:r w:rsidRPr="0091492C">
        <w:rPr>
          <w:lang w:val="en-US"/>
          <w:rPrChange w:id="565" w:author="Autor">
            <w:rPr/>
          </w:rPrChange>
        </w:rPr>
        <w:t>sensorsData</w:t>
      </w:r>
      <w:proofErr w:type="spellEnd"/>
      <w:r w:rsidRPr="0091492C">
        <w:rPr>
          <w:lang w:val="en-US"/>
          <w:rPrChange w:id="566" w:author="Autor">
            <w:rPr/>
          </w:rPrChange>
        </w:rPr>
        <w:t xml:space="preserve"> = </w:t>
      </w:r>
      <w:proofErr w:type="spellStart"/>
      <w:proofErr w:type="gramStart"/>
      <w:r w:rsidRPr="0091492C">
        <w:rPr>
          <w:lang w:val="en-US"/>
          <w:rPrChange w:id="567" w:author="Autor">
            <w:rPr/>
          </w:rPrChange>
        </w:rPr>
        <w:t>message.Frames</w:t>
      </w:r>
      <w:proofErr w:type="spellEnd"/>
      <w:r w:rsidRPr="0091492C">
        <w:rPr>
          <w:lang w:val="en-US"/>
          <w:rPrChange w:id="568" w:author="Autor">
            <w:rPr/>
          </w:rPrChange>
        </w:rPr>
        <w:t>[</w:t>
      </w:r>
      <w:proofErr w:type="gramEnd"/>
      <w:r w:rsidRPr="0091492C">
        <w:rPr>
          <w:lang w:val="en-US"/>
          <w:rPrChange w:id="569" w:author="Autor">
            <w:rPr/>
          </w:rPrChange>
        </w:rPr>
        <w:t>0];</w:t>
      </w:r>
    </w:p>
    <w:p w14:paraId="2D45891D" w14:textId="77777777" w:rsidR="00496AA0" w:rsidRPr="0091492C" w:rsidRDefault="00496AA0" w:rsidP="00496AA0">
      <w:pPr>
        <w:pStyle w:val="Code"/>
        <w:rPr>
          <w:lang w:val="en-US"/>
          <w:rPrChange w:id="570" w:author="Autor">
            <w:rPr/>
          </w:rPrChange>
        </w:rPr>
      </w:pPr>
    </w:p>
    <w:p w14:paraId="6BB8408D" w14:textId="77777777" w:rsidR="00496AA0" w:rsidRPr="0091492C" w:rsidRDefault="00496AA0" w:rsidP="00496AA0">
      <w:pPr>
        <w:pStyle w:val="Code"/>
        <w:rPr>
          <w:lang w:val="en-US"/>
          <w:rPrChange w:id="571" w:author="Autor">
            <w:rPr/>
          </w:rPrChange>
        </w:rPr>
      </w:pPr>
      <w:proofErr w:type="gramStart"/>
      <w:r w:rsidRPr="0091492C">
        <w:rPr>
          <w:lang w:val="en-US"/>
          <w:rPrChange w:id="572" w:author="Autor">
            <w:rPr/>
          </w:rPrChange>
        </w:rPr>
        <w:t>float</w:t>
      </w:r>
      <w:proofErr w:type="gramEnd"/>
      <w:r w:rsidRPr="0091492C">
        <w:rPr>
          <w:lang w:val="en-US"/>
          <w:rPrChange w:id="573" w:author="Autor">
            <w:rPr/>
          </w:rPrChange>
        </w:rPr>
        <w:t xml:space="preserve"> </w:t>
      </w:r>
      <w:proofErr w:type="spellStart"/>
      <w:r w:rsidRPr="0091492C">
        <w:rPr>
          <w:lang w:val="en-US"/>
          <w:rPrChange w:id="574" w:author="Autor">
            <w:rPr/>
          </w:rPrChange>
        </w:rPr>
        <w:t>xAcceleration</w:t>
      </w:r>
      <w:proofErr w:type="spellEnd"/>
      <w:r w:rsidRPr="0091492C">
        <w:rPr>
          <w:lang w:val="en-US"/>
          <w:rPrChange w:id="575" w:author="Autor">
            <w:rPr/>
          </w:rPrChange>
        </w:rPr>
        <w:t xml:space="preserve"> = </w:t>
      </w:r>
      <w:proofErr w:type="spellStart"/>
      <w:r w:rsidRPr="0091492C">
        <w:rPr>
          <w:lang w:val="en-US"/>
          <w:rPrChange w:id="576" w:author="Autor">
            <w:rPr/>
          </w:rPrChange>
        </w:rPr>
        <w:t>sensorsData.AccelerometerData.Normalized.X</w:t>
      </w:r>
      <w:proofErr w:type="spellEnd"/>
      <w:r w:rsidRPr="0091492C">
        <w:rPr>
          <w:lang w:val="en-US"/>
          <w:rPrChange w:id="577" w:author="Autor">
            <w:rPr/>
          </w:rPrChange>
        </w:rPr>
        <w:t>;</w:t>
      </w:r>
    </w:p>
    <w:p w14:paraId="16916134" w14:textId="696746C8" w:rsidR="00496AA0" w:rsidRPr="0091492C" w:rsidRDefault="00496AA0" w:rsidP="00496AA0">
      <w:pPr>
        <w:pStyle w:val="Code"/>
        <w:rPr>
          <w:lang w:val="en-US"/>
          <w:rPrChange w:id="578" w:author="Autor">
            <w:rPr/>
          </w:rPrChange>
        </w:rPr>
      </w:pPr>
      <w:proofErr w:type="gramStart"/>
      <w:r w:rsidRPr="0091492C">
        <w:rPr>
          <w:lang w:val="en-US"/>
          <w:rPrChange w:id="579" w:author="Autor">
            <w:rPr/>
          </w:rPrChange>
        </w:rPr>
        <w:t>float</w:t>
      </w:r>
      <w:proofErr w:type="gramEnd"/>
      <w:r w:rsidRPr="0091492C">
        <w:rPr>
          <w:lang w:val="en-US"/>
          <w:rPrChange w:id="580" w:author="Autor">
            <w:rPr/>
          </w:rPrChange>
        </w:rPr>
        <w:t xml:space="preserve"> </w:t>
      </w:r>
      <w:proofErr w:type="spellStart"/>
      <w:r w:rsidRPr="0091492C">
        <w:rPr>
          <w:lang w:val="en-US"/>
          <w:rPrChange w:id="581" w:author="Autor">
            <w:rPr/>
          </w:rPrChange>
        </w:rPr>
        <w:t>yAcceleration</w:t>
      </w:r>
      <w:proofErr w:type="spellEnd"/>
      <w:r w:rsidRPr="0091492C">
        <w:rPr>
          <w:lang w:val="en-US"/>
          <w:rPrChange w:id="582" w:author="Autor">
            <w:rPr/>
          </w:rPrChange>
        </w:rPr>
        <w:t xml:space="preserve"> = </w:t>
      </w:r>
      <w:proofErr w:type="spellStart"/>
      <w:r w:rsidRPr="0091492C">
        <w:rPr>
          <w:lang w:val="en-US"/>
          <w:rPrChange w:id="583" w:author="Autor">
            <w:rPr/>
          </w:rPrChange>
        </w:rPr>
        <w:t>sensorsData.AccelerometerData.Normalized.Y</w:t>
      </w:r>
      <w:proofErr w:type="spellEnd"/>
      <w:r w:rsidRPr="0091492C">
        <w:rPr>
          <w:lang w:val="en-US"/>
          <w:rPrChange w:id="584" w:author="Autor">
            <w:rPr/>
          </w:rPrChange>
        </w:rPr>
        <w:t>;</w:t>
      </w:r>
    </w:p>
    <w:p w14:paraId="22ED27B2" w14:textId="3A135A1F" w:rsidR="00496AA0" w:rsidRPr="0091492C" w:rsidRDefault="00496AA0" w:rsidP="00496AA0">
      <w:pPr>
        <w:pStyle w:val="Code"/>
        <w:rPr>
          <w:lang w:val="en-US"/>
          <w:rPrChange w:id="585" w:author="Autor">
            <w:rPr/>
          </w:rPrChange>
        </w:rPr>
      </w:pPr>
      <w:r w:rsidRPr="0091492C">
        <w:rPr>
          <w:lang w:val="en-US"/>
          <w:rPrChange w:id="586" w:author="Autor">
            <w:rPr/>
          </w:rPrChange>
        </w:rPr>
        <w:t xml:space="preserve">Vector3 </w:t>
      </w:r>
      <w:proofErr w:type="spellStart"/>
      <w:r w:rsidRPr="0091492C">
        <w:rPr>
          <w:lang w:val="en-US"/>
          <w:rPrChange w:id="587" w:author="Autor">
            <w:rPr/>
          </w:rPrChange>
        </w:rPr>
        <w:t>currentPosition</w:t>
      </w:r>
      <w:proofErr w:type="spellEnd"/>
      <w:r w:rsidRPr="0091492C">
        <w:rPr>
          <w:lang w:val="en-US"/>
          <w:rPrChange w:id="588" w:author="Autor">
            <w:rPr/>
          </w:rPrChange>
        </w:rPr>
        <w:t xml:space="preserve"> = </w:t>
      </w:r>
      <w:proofErr w:type="spellStart"/>
      <w:r w:rsidRPr="0091492C">
        <w:rPr>
          <w:lang w:val="en-US"/>
          <w:rPrChange w:id="589" w:author="Autor">
            <w:rPr/>
          </w:rPrChange>
        </w:rPr>
        <w:t>transform.position</w:t>
      </w:r>
      <w:proofErr w:type="spellEnd"/>
      <w:r w:rsidRPr="0091492C">
        <w:rPr>
          <w:lang w:val="en-US"/>
          <w:rPrChange w:id="590" w:author="Autor">
            <w:rPr/>
          </w:rPrChange>
        </w:rPr>
        <w:t>;</w:t>
      </w:r>
    </w:p>
    <w:p w14:paraId="2296D724" w14:textId="77777777" w:rsidR="00874F92" w:rsidRPr="0091492C" w:rsidRDefault="00874F92" w:rsidP="00496AA0">
      <w:pPr>
        <w:pStyle w:val="Code"/>
        <w:rPr>
          <w:lang w:val="en-US"/>
          <w:rPrChange w:id="591" w:author="Autor">
            <w:rPr/>
          </w:rPrChange>
        </w:rPr>
      </w:pPr>
    </w:p>
    <w:p w14:paraId="11C516C9" w14:textId="77777777" w:rsidR="00874F92" w:rsidRPr="0091492C" w:rsidRDefault="00874F92" w:rsidP="00874F92">
      <w:pPr>
        <w:pStyle w:val="Code"/>
        <w:rPr>
          <w:lang w:val="en-US"/>
          <w:rPrChange w:id="592" w:author="Autor">
            <w:rPr/>
          </w:rPrChange>
        </w:rPr>
      </w:pPr>
      <w:r w:rsidRPr="0091492C">
        <w:rPr>
          <w:lang w:val="en-US"/>
          <w:rPrChange w:id="593" w:author="Autor">
            <w:rPr/>
          </w:rPrChange>
        </w:rPr>
        <w:t xml:space="preserve">// </w:t>
      </w:r>
      <w:proofErr w:type="gramStart"/>
      <w:r w:rsidRPr="0091492C">
        <w:rPr>
          <w:lang w:val="en-US"/>
          <w:rPrChange w:id="594" w:author="Autor">
            <w:rPr/>
          </w:rPrChange>
        </w:rPr>
        <w:t>Create</w:t>
      </w:r>
      <w:proofErr w:type="gramEnd"/>
      <w:r w:rsidRPr="0091492C">
        <w:rPr>
          <w:lang w:val="en-US"/>
          <w:rPrChange w:id="595" w:author="Autor">
            <w:rPr/>
          </w:rPrChange>
        </w:rPr>
        <w:t xml:space="preserve"> a new position by filtering the accelerometer data using the low pass</w:t>
      </w:r>
    </w:p>
    <w:p w14:paraId="5107DDFB" w14:textId="248CEA95" w:rsidR="00874F92" w:rsidRPr="0091492C" w:rsidRDefault="00874F92" w:rsidP="00874F92">
      <w:pPr>
        <w:pStyle w:val="Code"/>
        <w:rPr>
          <w:lang w:val="en-US"/>
          <w:rPrChange w:id="596" w:author="Autor">
            <w:rPr/>
          </w:rPrChange>
        </w:rPr>
      </w:pPr>
      <w:r w:rsidRPr="0091492C">
        <w:rPr>
          <w:lang w:val="en-US"/>
          <w:rPrChange w:id="597" w:author="Autor">
            <w:rPr/>
          </w:rPrChange>
        </w:rPr>
        <w:t xml:space="preserve">// filtering formula (alpha * </w:t>
      </w:r>
      <w:proofErr w:type="spellStart"/>
      <w:r w:rsidRPr="0091492C">
        <w:rPr>
          <w:lang w:val="en-US"/>
          <w:rPrChange w:id="598" w:author="Autor">
            <w:rPr/>
          </w:rPrChange>
        </w:rPr>
        <w:t>filteredValue</w:t>
      </w:r>
      <w:proofErr w:type="spellEnd"/>
      <w:r w:rsidRPr="0091492C">
        <w:rPr>
          <w:lang w:val="en-US"/>
          <w:rPrChange w:id="599" w:author="Autor">
            <w:rPr/>
          </w:rPrChange>
        </w:rPr>
        <w:t xml:space="preserve"> + (1 - alpha) * </w:t>
      </w:r>
      <w:proofErr w:type="spellStart"/>
      <w:r w:rsidRPr="0091492C">
        <w:rPr>
          <w:lang w:val="en-US"/>
          <w:rPrChange w:id="600" w:author="Autor">
            <w:rPr/>
          </w:rPrChange>
        </w:rPr>
        <w:t>newValue</w:t>
      </w:r>
      <w:proofErr w:type="spellEnd"/>
      <w:r w:rsidRPr="0091492C">
        <w:rPr>
          <w:lang w:val="en-US"/>
          <w:rPrChange w:id="601" w:author="Autor">
            <w:rPr/>
          </w:rPrChange>
        </w:rPr>
        <w:t>)</w:t>
      </w:r>
    </w:p>
    <w:p w14:paraId="0FC8332F" w14:textId="23449A06" w:rsidR="00874F92" w:rsidRPr="0091492C" w:rsidRDefault="00874F92" w:rsidP="00874F92">
      <w:pPr>
        <w:pStyle w:val="Code"/>
        <w:rPr>
          <w:lang w:val="en-US"/>
          <w:rPrChange w:id="602" w:author="Autor">
            <w:rPr/>
          </w:rPrChange>
        </w:rPr>
      </w:pPr>
      <w:proofErr w:type="gramStart"/>
      <w:r w:rsidRPr="0091492C">
        <w:rPr>
          <w:lang w:val="en-US"/>
          <w:rPrChange w:id="603" w:author="Autor">
            <w:rPr/>
          </w:rPrChange>
        </w:rPr>
        <w:t>position</w:t>
      </w:r>
      <w:proofErr w:type="gramEnd"/>
      <w:r w:rsidRPr="0091492C">
        <w:rPr>
          <w:lang w:val="en-US"/>
          <w:rPrChange w:id="604" w:author="Autor">
            <w:rPr/>
          </w:rPrChange>
        </w:rPr>
        <w:t xml:space="preserve"> = new Vector3((0.9f * </w:t>
      </w:r>
      <w:proofErr w:type="spellStart"/>
      <w:r w:rsidRPr="0091492C">
        <w:rPr>
          <w:lang w:val="en-US"/>
          <w:rPrChange w:id="605" w:author="Autor">
            <w:rPr/>
          </w:rPrChange>
        </w:rPr>
        <w:t>currentPosition.x</w:t>
      </w:r>
      <w:proofErr w:type="spellEnd"/>
      <w:r w:rsidRPr="0091492C">
        <w:rPr>
          <w:lang w:val="en-US"/>
          <w:rPrChange w:id="606" w:author="Autor">
            <w:rPr/>
          </w:rPrChange>
        </w:rPr>
        <w:t xml:space="preserve"> + 0.1f * </w:t>
      </w:r>
      <w:proofErr w:type="spellStart"/>
      <w:r w:rsidRPr="0091492C">
        <w:rPr>
          <w:lang w:val="en-US"/>
          <w:rPrChange w:id="607" w:author="Autor">
            <w:rPr/>
          </w:rPrChange>
        </w:rPr>
        <w:t>xAcce</w:t>
      </w:r>
      <w:r w:rsidRPr="0091492C">
        <w:rPr>
          <w:lang w:val="en-US"/>
          <w:rPrChange w:id="608" w:author="Autor">
            <w:rPr/>
          </w:rPrChange>
        </w:rPr>
        <w:t>l</w:t>
      </w:r>
      <w:r w:rsidRPr="0091492C">
        <w:rPr>
          <w:lang w:val="en-US"/>
          <w:rPrChange w:id="609" w:author="Autor">
            <w:rPr/>
          </w:rPrChange>
        </w:rPr>
        <w:t>eration</w:t>
      </w:r>
      <w:proofErr w:type="spellEnd"/>
      <w:r w:rsidRPr="0091492C">
        <w:rPr>
          <w:lang w:val="en-US"/>
          <w:rPrChange w:id="610" w:author="Autor">
            <w:rPr/>
          </w:rPrChange>
        </w:rPr>
        <w:t xml:space="preserve">), (0.9f * </w:t>
      </w:r>
      <w:proofErr w:type="spellStart"/>
      <w:r w:rsidRPr="0091492C">
        <w:rPr>
          <w:lang w:val="en-US"/>
          <w:rPrChange w:id="611" w:author="Autor">
            <w:rPr/>
          </w:rPrChange>
        </w:rPr>
        <w:t>currentPosition.y</w:t>
      </w:r>
      <w:proofErr w:type="spellEnd"/>
      <w:r w:rsidRPr="0091492C">
        <w:rPr>
          <w:lang w:val="en-US"/>
          <w:rPrChange w:id="612" w:author="Autor">
            <w:rPr/>
          </w:rPrChange>
        </w:rPr>
        <w:t xml:space="preserve"> + 0.1f * </w:t>
      </w:r>
      <w:proofErr w:type="spellStart"/>
      <w:r w:rsidRPr="0091492C">
        <w:rPr>
          <w:lang w:val="en-US"/>
          <w:rPrChange w:id="613" w:author="Autor">
            <w:rPr/>
          </w:rPrChange>
        </w:rPr>
        <w:t>yAcceleration</w:t>
      </w:r>
      <w:proofErr w:type="spellEnd"/>
      <w:r w:rsidRPr="0091492C">
        <w:rPr>
          <w:lang w:val="en-US"/>
          <w:rPrChange w:id="614" w:author="Autor">
            <w:rPr/>
          </w:rPrChange>
        </w:rPr>
        <w:t>), 0.0f);</w:t>
      </w:r>
    </w:p>
    <w:p w14:paraId="7F1898C6" w14:textId="4E6DC0F2" w:rsidR="00496AA0" w:rsidRDefault="00496AA0" w:rsidP="00496AA0">
      <w:pPr>
        <w:pStyle w:val="Beschriftung"/>
      </w:pPr>
      <w:bookmarkStart w:id="615" w:name="_Toc410738551"/>
      <w:r>
        <w:t xml:space="preserve">Listing </w:t>
      </w:r>
      <w:fldSimple w:instr=" STYLEREF 1 \s ">
        <w:r w:rsidR="00170A67">
          <w:rPr>
            <w:noProof/>
          </w:rPr>
          <w:t>4</w:t>
        </w:r>
      </w:fldSimple>
      <w:r>
        <w:t>.</w:t>
      </w:r>
      <w:fldSimple w:instr=" SEQ Listing \* ARABIC \s 1 ">
        <w:r w:rsidR="00170A67">
          <w:rPr>
            <w:noProof/>
          </w:rPr>
          <w:t>3</w:t>
        </w:r>
      </w:fldSimple>
      <w:r>
        <w:t xml:space="preserve"> Auszug aus dem Zugriff auf Sensorwerte</w:t>
      </w:r>
      <w:r w:rsidR="00874F92">
        <w:t xml:space="preserve"> [@Sph2]</w:t>
      </w:r>
      <w:bookmarkEnd w:id="615"/>
    </w:p>
    <w:p w14:paraId="68A825FE" w14:textId="4A05B0D7" w:rsidR="00242CD8" w:rsidRPr="00242CD8" w:rsidRDefault="00242CD8" w:rsidP="00242CD8"/>
    <w:p w14:paraId="30DEFE95" w14:textId="4D8A9091" w:rsidR="00D73B9A" w:rsidRDefault="00242CD8" w:rsidP="00D73B9A">
      <w:pPr>
        <w:pStyle w:val="Textkrper"/>
      </w:pPr>
      <w:r>
        <w:t>Die Entstehung von Drift ist möglich, da durch schnelle Steuerungsbewegungen, sich auf</w:t>
      </w:r>
      <w:ins w:id="616" w:author="Autor">
        <w:r w:rsidR="00912129">
          <w:t>-</w:t>
        </w:r>
      </w:ins>
      <w:r>
        <w:t xml:space="preserve">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617" w:name="_Toc410738476"/>
      <w:r>
        <w:t>3DRudder</w:t>
      </w:r>
      <w:bookmarkEnd w:id="617"/>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618" w:name="_Toc410738477"/>
      <w:r>
        <w:lastRenderedPageBreak/>
        <w:t>Optisches Tracking</w:t>
      </w:r>
      <w:r w:rsidR="00466A71">
        <w:t>: RGBD Kameras</w:t>
      </w:r>
      <w:bookmarkEnd w:id="618"/>
    </w:p>
    <w:p w14:paraId="620001E1" w14:textId="77777777" w:rsidR="00F032F6" w:rsidRDefault="00F032F6" w:rsidP="00F032F6"/>
    <w:p w14:paraId="3554FF83" w14:textId="213C21F7" w:rsidR="00F032F6" w:rsidRDefault="00F032F6" w:rsidP="00F032F6">
      <w:r>
        <w:t>Das optische Tracking durch Tiefe erfassende Kameras bietet aktuell das größte und int</w:t>
      </w:r>
      <w:r>
        <w:t>e</w:t>
      </w:r>
      <w:r>
        <w:t xml:space="preserve">ressanteste Feld für die Steuerung in VR. Wichtigster Aspekt ist hier der hohe Grad der Immersion, da kein immersionsstörender Faktor wie ein Controller präsent </w:t>
      </w:r>
      <w:proofErr w:type="spellStart"/>
      <w:r>
        <w:t>ist</w:t>
      </w:r>
      <w:ins w:id="619" w:author="Autor">
        <w:r w:rsidR="00912129">
          <w:t>,</w:t>
        </w:r>
      </w:ins>
      <w:del w:id="620" w:author="Autor">
        <w:r w:rsidDel="00912129">
          <w:delText xml:space="preserve"> ,</w:delText>
        </w:r>
      </w:del>
      <w:r>
        <w:t>der</w:t>
      </w:r>
      <w:proofErr w:type="spellEnd"/>
      <w:r>
        <w:t xml:space="preserve">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621" w:name="_Toc410738478"/>
      <w:proofErr w:type="spellStart"/>
      <w:r>
        <w:t>Leap</w:t>
      </w:r>
      <w:proofErr w:type="spellEnd"/>
      <w:r w:rsidR="008B1F75">
        <w:t xml:space="preserve"> </w:t>
      </w:r>
      <w:r w:rsidR="00F81EC1">
        <w:t>Motion</w:t>
      </w:r>
      <w:bookmarkEnd w:id="621"/>
    </w:p>
    <w:p w14:paraId="1F9B9487" w14:textId="77777777" w:rsidR="004B448C" w:rsidRDefault="004B448C" w:rsidP="004B448C"/>
    <w:p w14:paraId="415E2F29" w14:textId="4FDDCA18" w:rsidR="003734D4" w:rsidRDefault="003734D4" w:rsidP="004B448C">
      <w:proofErr w:type="spellStart"/>
      <w:r>
        <w:t>Leap</w:t>
      </w:r>
      <w:proofErr w:type="spellEnd"/>
      <w:r w:rsidR="008B1F75">
        <w:t xml:space="preserve"> </w:t>
      </w:r>
      <w:r>
        <w:t>Motion ist darauf optimiert Finger</w:t>
      </w:r>
      <w:ins w:id="622" w:author="Autor">
        <w:r w:rsidR="00912129">
          <w:t>-</w:t>
        </w:r>
      </w:ins>
      <w:del w:id="623" w:author="Autor">
        <w:r w:rsidDel="00912129">
          <w:delText xml:space="preserve"> </w:delText>
        </w:r>
      </w:del>
      <w:r>
        <w:t xml:space="preserve">und Handbewegungen zu verfolgen. Der </w:t>
      </w:r>
      <w:proofErr w:type="spellStart"/>
      <w:r>
        <w:t>Leap</w:t>
      </w:r>
      <w:proofErr w:type="spellEnd"/>
      <w:r w:rsidR="008B1F75">
        <w:t xml:space="preserve"> </w:t>
      </w:r>
      <w:r>
        <w:t>Motion Controller kann per USB an ein Gerät angeschlossen werden. Er verfolgt im G</w:t>
      </w:r>
      <w:r>
        <w:t>e</w:t>
      </w:r>
      <w:r>
        <w:t>gensatz zur Kinect, die auf Ganzkörper-Verfolgung ausgelegt ist, nur einen kleinen B</w:t>
      </w:r>
      <w:r>
        <w:t>e</w:t>
      </w:r>
      <w:r>
        <w:t xml:space="preserve">reich bis zu einem Meter über dem Controller. Da </w:t>
      </w:r>
      <w:proofErr w:type="spellStart"/>
      <w:r>
        <w:t>Leap</w:t>
      </w:r>
      <w:proofErr w:type="spellEnd"/>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 xml:space="preserve">n eine bestimmte Geste erfolgt. </w:t>
      </w:r>
      <w:del w:id="624" w:author="Autor">
        <w:r w:rsidR="00B64C47" w:rsidDel="00912129">
          <w:delText xml:space="preserve">Des Weiteren </w:delText>
        </w:r>
      </w:del>
      <w:ins w:id="625" w:author="Autor">
        <w:r w:rsidR="00912129">
          <w:t>A</w:t>
        </w:r>
        <w:r w:rsidR="00912129">
          <w:t>u</w:t>
        </w:r>
        <w:r w:rsidR="00912129">
          <w:t xml:space="preserve">ßerdem </w:t>
        </w:r>
      </w:ins>
      <w:r w:rsidR="00B64C47">
        <w:t>ist eine Montag</w:t>
      </w:r>
      <w:r w:rsidR="008B1F75">
        <w:t xml:space="preserve">e von </w:t>
      </w:r>
      <w:proofErr w:type="spellStart"/>
      <w:r w:rsidR="008B1F75">
        <w:t>Leap</w:t>
      </w:r>
      <w:proofErr w:type="spellEnd"/>
      <w:r w:rsidR="008B1F75">
        <w:t xml:space="preserve"> Motion an das HMD nötig</w:t>
      </w:r>
      <w:r w:rsidR="00B64C47">
        <w:t>, um eine benutzerfreundl</w:t>
      </w:r>
      <w:r w:rsidR="00B64C47">
        <w:t>i</w:t>
      </w:r>
      <w:r w:rsidR="00B64C47">
        <w:t>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 xml:space="preserve">Über eine nicht für die Öffentlichkeit verfügbare SDK kann </w:t>
      </w:r>
      <w:proofErr w:type="spellStart"/>
      <w:r>
        <w:t>Leap</w:t>
      </w:r>
      <w:proofErr w:type="spellEnd"/>
      <w:r w:rsidR="00E672D2">
        <w:t xml:space="preserve"> </w:t>
      </w:r>
      <w:r>
        <w:t>Motion an einem</w:t>
      </w:r>
      <w:r w:rsidR="00B64C47">
        <w:t xml:space="preserve"> mob</w:t>
      </w:r>
      <w:r w:rsidR="00B64C47">
        <w:t>i</w:t>
      </w:r>
      <w:r w:rsidR="00B64C47">
        <w:t>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626" w:name="_Toc410738479"/>
      <w:r>
        <w:t>Kinect</w:t>
      </w:r>
      <w:bookmarkEnd w:id="626"/>
    </w:p>
    <w:p w14:paraId="616EE91E" w14:textId="2CBCE57F" w:rsidR="00E2749C" w:rsidRDefault="00E2749C" w:rsidP="004B448C"/>
    <w:p w14:paraId="2B04CA16" w14:textId="61C260F4" w:rsidR="00B405FC" w:rsidRDefault="00E672D2" w:rsidP="00B405FC">
      <w:r>
        <w:t xml:space="preserve">Die Kinect bietet im Gegensatz zum </w:t>
      </w:r>
      <w:proofErr w:type="spellStart"/>
      <w:r>
        <w:t>Leap</w:t>
      </w:r>
      <w:proofErr w:type="spellEnd"/>
      <w:r>
        <w:t xml:space="preserve"> Motion Controller die Möglichkeit den ganzen Körper aufzunehmen. </w:t>
      </w:r>
      <w:del w:id="627" w:author="Autor">
        <w:r w:rsidR="00B405FC" w:rsidDel="006C6F80">
          <w:delText xml:space="preserve">Des Weiteren </w:delText>
        </w:r>
      </w:del>
      <w:r w:rsidR="003265D0">
        <w:t>Hier kann der Nutzer ganze Körper</w:t>
      </w:r>
      <w:r w:rsidR="00B405FC">
        <w:t>bewegungen in eine VR übertragen und auswerten lassen. So ist es möglich Sprünge, das Bewegen von Armen</w:t>
      </w:r>
      <w:del w:id="628" w:author="Autor">
        <w:r w:rsidR="00B405FC" w:rsidDel="006C6F80">
          <w:delText>,</w:delText>
        </w:r>
      </w:del>
      <w:r w:rsidR="00B405FC">
        <w:t xml:space="preserve">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w:t>
      </w:r>
      <w:r w:rsidR="00B405FC">
        <w:t>l</w:t>
      </w:r>
      <w:r w:rsidR="00B405FC">
        <w:t>len, die genug Leistung hat, um übertrag</w:t>
      </w:r>
      <w:r w:rsidR="00E01932">
        <w:t>ende Daten auswerten zu können.</w:t>
      </w:r>
    </w:p>
    <w:p w14:paraId="3AF5AC9C" w14:textId="22990542" w:rsidR="00E01932" w:rsidRDefault="00E01932" w:rsidP="00B405FC">
      <w:r>
        <w:lastRenderedPageBreak/>
        <w:t xml:space="preserve">Für die Zusammenarbeit mit einem mobilen Gerät ist zudem eine Verbindung über ein Kabel zu dem Computer nötig oder </w:t>
      </w:r>
      <w:r w:rsidR="00A903A8">
        <w:t>eine Server-Client Verbindung. Ist eine solche Verbi</w:t>
      </w:r>
      <w:r w:rsidR="00A903A8">
        <w:t>n</w:t>
      </w:r>
      <w:r w:rsidR="00A903A8">
        <w:t>dung hergestellt, kann der Computer Bewegungen des Nutzers auswerten und an das mob</w:t>
      </w:r>
      <w:r w:rsidR="00A903A8">
        <w:t>i</w:t>
      </w:r>
      <w:r w:rsidR="00A903A8">
        <w:t>le Gerät senden. Das mobile Gerät wiederum empfängt die Daten und entsprechenden B</w:t>
      </w:r>
      <w:r w:rsidR="00A903A8">
        <w:t>e</w:t>
      </w:r>
      <w:r w:rsidR="00A903A8">
        <w:t>fehle werden an die VR-App gesendet. Für die Umsetzung der Server-Client Verbindung werden Kenntnisse in nativer Android Programmierung sowie C++ für die Schnittstelle zur Kinect benötigt [@Point].</w:t>
      </w:r>
    </w:p>
    <w:p w14:paraId="636B76B0" w14:textId="2E57D7A4" w:rsidR="00A903A8" w:rsidRDefault="00A903A8" w:rsidP="00B405FC">
      <w:r>
        <w:t>Da der Nutzer keinen Controller in Händen hält, ermöglicht die Kinect einen hohen Grad an Bewegungsfreiheit</w:t>
      </w:r>
      <w:del w:id="629" w:author="Autor">
        <w:r w:rsidDel="006C6F80">
          <w:delText>,</w:delText>
        </w:r>
      </w:del>
      <w:r>
        <w:t xml:space="preserve">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w:t>
      </w:r>
      <w:ins w:id="630" w:author="Autor">
        <w:r w:rsidR="006C6F80">
          <w:t>,</w:t>
        </w:r>
      </w:ins>
      <w:r w:rsidR="000F60CB">
        <w:t xml:space="preserve"> ohne</w:t>
      </w:r>
      <w:del w:id="631" w:author="Autor">
        <w:r w:rsidR="000F60CB" w:rsidDel="006C6F80">
          <w:delText>,</w:delText>
        </w:r>
      </w:del>
      <w:r w:rsidR="000F60CB">
        <w:t xml:space="preserve"> dass dieser aus dem Bereich </w:t>
      </w:r>
      <w:r w:rsidR="002B0E3D">
        <w:t xml:space="preserve">austritt, </w:t>
      </w:r>
      <w:r w:rsidR="000F60CB">
        <w:t>der durch di</w:t>
      </w:r>
      <w:r w:rsidR="002B0E3D">
        <w:t>e Kameras erfasst wird.</w:t>
      </w:r>
    </w:p>
    <w:p w14:paraId="2D882208" w14:textId="58F6EF9B" w:rsidR="00FA30BF" w:rsidRDefault="00B96A4C" w:rsidP="00B405FC">
      <w:r>
        <w:t>Eine weitere Möglichkeit ist die Nutzung der Kinect als m</w:t>
      </w:r>
      <w:r w:rsidR="00B937CD">
        <w:t xml:space="preserve">obile </w:t>
      </w:r>
      <w:proofErr w:type="spellStart"/>
      <w:r w:rsidR="00B937CD">
        <w:t>Indoornavigationseinheit</w:t>
      </w:r>
      <w:proofErr w:type="spellEnd"/>
      <w:r w:rsidR="00B937CD">
        <w:t xml:space="preserve">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w:t>
      </w:r>
      <w:r w:rsidR="00E66D12">
        <w:t>r</w:t>
      </w:r>
      <w:r w:rsidR="00E66D12">
        <w:t>ten. Diese Herausforderungen senken die Benutzerfreundlichkeit, da der Nutzer die Kinect, die Stromversorgung und die mobile Rechnereinheit mit sich herumtragen muss.</w:t>
      </w:r>
      <w:r w:rsidR="00FA30BF">
        <w:t xml:space="preserve"> </w:t>
      </w:r>
      <w:del w:id="632" w:author="Autor">
        <w:r w:rsidR="00FA30BF" w:rsidDel="006C6F80">
          <w:delText>Des We</w:delText>
        </w:r>
        <w:r w:rsidR="00FA30BF" w:rsidDel="006C6F80">
          <w:delText>i</w:delText>
        </w:r>
        <w:r w:rsidR="00FA30BF" w:rsidDel="006C6F80">
          <w:delText xml:space="preserve">teren </w:delText>
        </w:r>
      </w:del>
      <w:ins w:id="633" w:author="Autor">
        <w:r w:rsidR="006C6F80">
          <w:t xml:space="preserve">Zudem </w:t>
        </w:r>
      </w:ins>
      <w:r w:rsidR="00FA30BF">
        <w:t>ist der Formfaktor der Kinect ein weiterer störender Einfluss auf die Benu</w:t>
      </w:r>
      <w:r w:rsidR="00FA30BF">
        <w:t>t</w:t>
      </w:r>
      <w:r w:rsidR="00FA30BF">
        <w: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 xml:space="preserve">ung von </w:t>
      </w:r>
      <w:proofErr w:type="spellStart"/>
      <w:r w:rsidR="00FA30BF">
        <w:t>I</w:t>
      </w:r>
      <w:r w:rsidR="00FA30BF">
        <w:t>n</w:t>
      </w:r>
      <w:r w:rsidR="00FA30BF">
        <w:t>doornavigation</w:t>
      </w:r>
      <w:proofErr w:type="spellEnd"/>
      <w:r w:rsidR="00FA30BF">
        <w:t xml:space="preserve"> sowie die Möglichkeit, dass mobile Geräte Raum und Bewegung wah</w:t>
      </w:r>
      <w:r w:rsidR="00FA30BF">
        <w:t>r</w:t>
      </w:r>
      <w:r w:rsidR="00FA30BF">
        <w:t>nehmen und verarbeiten können, hat sich Project Tango verschrieben.</w:t>
      </w:r>
    </w:p>
    <w:p w14:paraId="127F7AD5" w14:textId="6E973B82" w:rsidR="00656159" w:rsidRDefault="00656159" w:rsidP="00656159">
      <w:pPr>
        <w:spacing w:before="0" w:after="0" w:line="240" w:lineRule="auto"/>
        <w:jc w:val="left"/>
      </w:pPr>
    </w:p>
    <w:p w14:paraId="3AD2E20A" w14:textId="77777777" w:rsidR="00656159" w:rsidRDefault="00656159" w:rsidP="00656159">
      <w:pPr>
        <w:spacing w:before="0" w:after="0" w:line="240" w:lineRule="auto"/>
        <w:jc w:val="left"/>
      </w:pPr>
    </w:p>
    <w:p w14:paraId="6A5F6C8D" w14:textId="49F9072B" w:rsidR="00E66D12" w:rsidRDefault="00E66D12">
      <w:pPr>
        <w:spacing w:before="0" w:after="0" w:line="240" w:lineRule="auto"/>
        <w:jc w:val="left"/>
      </w:pPr>
    </w:p>
    <w:p w14:paraId="5F401EDD" w14:textId="2014D522" w:rsidR="00F81EC1" w:rsidRDefault="00F81EC1" w:rsidP="00F81EC1">
      <w:pPr>
        <w:pStyle w:val="berschrift3"/>
      </w:pPr>
      <w:bookmarkStart w:id="634" w:name="_Toc410738480"/>
      <w:r>
        <w:t>Project Tango</w:t>
      </w:r>
      <w:bookmarkEnd w:id="634"/>
    </w:p>
    <w:p w14:paraId="5EAFCB51" w14:textId="77777777" w:rsidR="004B448C" w:rsidRDefault="004B448C" w:rsidP="004B448C"/>
    <w:p w14:paraId="47DB3250" w14:textId="22A0E775" w:rsidR="00514F78" w:rsidRDefault="00C56BB6" w:rsidP="004B448C">
      <w:r>
        <w:t xml:space="preserve">Project Tango ist ein von der Google </w:t>
      </w:r>
      <w:proofErr w:type="spellStart"/>
      <w:r>
        <w:t>Advanced</w:t>
      </w:r>
      <w:proofErr w:type="spellEnd"/>
      <w:r>
        <w:t xml:space="preserve"> Technology </w:t>
      </w:r>
      <w:proofErr w:type="spellStart"/>
      <w:r>
        <w:t>and</w:t>
      </w:r>
      <w:proofErr w:type="spellEnd"/>
      <w:r>
        <w:t xml:space="preserve"> Project </w:t>
      </w:r>
      <w:proofErr w:type="spellStart"/>
      <w:r>
        <w:t>group</w:t>
      </w:r>
      <w:proofErr w:type="spellEnd"/>
      <w:r>
        <w:t xml:space="preserve"> erdachtes Konzept </w:t>
      </w:r>
      <w:r w:rsidR="00AE7F6D">
        <w:t>für das Erkennen von Raum und Bewegung mit Smartphones und Tablets. D</w:t>
      </w:r>
      <w:r w:rsidR="00514F78">
        <w:t xml:space="preserve">abei </w:t>
      </w:r>
      <w:r w:rsidR="00514F78">
        <w:lastRenderedPageBreak/>
        <w:t>ist benötigte Hardware und Software in das mobile Gerät integriert. Diese ermöglicht das Verfolgen von dreidimensionaler Bewegung und die genaue Bestimmung des mobilen G</w:t>
      </w:r>
      <w:r w:rsidR="00514F78">
        <w:t>e</w:t>
      </w:r>
      <w:r w:rsidR="00514F78">
        <w:t>rätes im Raum. Eine weitere Funktion ist, dass die aufgenommene Bewegung in ein dre</w:t>
      </w:r>
      <w:r w:rsidR="00514F78">
        <w:t>i</w:t>
      </w:r>
      <w:r w:rsidR="00514F78">
        <w:t xml:space="preserve">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635" w:name="_Toc410738481"/>
      <w:r>
        <w:t>ODT</w:t>
      </w:r>
      <w:r w:rsidR="00F81EC1">
        <w:t>:</w:t>
      </w:r>
      <w:r>
        <w:t xml:space="preserve"> </w:t>
      </w:r>
      <w:proofErr w:type="spellStart"/>
      <w:r>
        <w:t>Virtuix</w:t>
      </w:r>
      <w:proofErr w:type="spellEnd"/>
      <w:r>
        <w:t xml:space="preserve"> </w:t>
      </w:r>
      <w:proofErr w:type="spellStart"/>
      <w:r>
        <w:t>Omni</w:t>
      </w:r>
      <w:bookmarkEnd w:id="635"/>
      <w:proofErr w:type="spellEnd"/>
    </w:p>
    <w:p w14:paraId="11DC2EB3" w14:textId="4B36275C" w:rsidR="00382694" w:rsidRDefault="00382694" w:rsidP="00425FF0"/>
    <w:p w14:paraId="7F393EC7" w14:textId="4B9617D2" w:rsidR="00AF3CF5" w:rsidRDefault="00B6532D" w:rsidP="00425FF0">
      <w:proofErr w:type="spellStart"/>
      <w:r>
        <w:t>Virtuix</w:t>
      </w:r>
      <w:proofErr w:type="spellEnd"/>
      <w:r>
        <w:t xml:space="preserve"> </w:t>
      </w:r>
      <w:proofErr w:type="spellStart"/>
      <w:r>
        <w:t>Omni</w:t>
      </w:r>
      <w:proofErr w:type="spellEnd"/>
      <w:r>
        <w:t xml:space="preserve">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7CF797D6" w14:textId="7B09489E" w:rsidR="00AD4F0B" w:rsidRDefault="00AD4F0B" w:rsidP="00AD4F0B">
      <w:r>
        <w:rPr>
          <w:noProof/>
        </w:rPr>
        <mc:AlternateContent>
          <mc:Choice Requires="wps">
            <w:drawing>
              <wp:anchor distT="0" distB="0" distL="114300" distR="114300" simplePos="0" relativeHeight="251761664" behindDoc="0" locked="0" layoutInCell="1" allowOverlap="1" wp14:anchorId="55773EBD" wp14:editId="42D0B4C0">
                <wp:simplePos x="0" y="0"/>
                <wp:positionH relativeFrom="column">
                  <wp:posOffset>2120059</wp:posOffset>
                </wp:positionH>
                <wp:positionV relativeFrom="paragraph">
                  <wp:posOffset>2844800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9F6E68" w:rsidRPr="00666B70" w:rsidRDefault="009F6E68" w:rsidP="00BD0E5B">
                            <w:pPr>
                              <w:pStyle w:val="Beschriftung"/>
                              <w:jc w:val="left"/>
                              <w:rPr>
                                <w:noProof/>
                                <w:sz w:val="24"/>
                                <w:szCs w:val="24"/>
                              </w:rPr>
                            </w:pPr>
                            <w:bookmarkStart w:id="636" w:name="_Toc410738524"/>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w:t>
                            </w:r>
                            <w:proofErr w:type="spellStart"/>
                            <w:r>
                              <w:t>Com</w:t>
                            </w:r>
                            <w:proofErr w:type="spellEnd"/>
                            <w:r>
                              <w:t>]</w:t>
                            </w:r>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1" o:spid="_x0000_s1044" type="#_x0000_t202" style="position:absolute;left:0;text-align:left;margin-left:166.95pt;margin-top:224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" stroked="f">
                <v:textbox inset="0,0,0,0">
                  <w:txbxContent>
                    <w:p w14:paraId="468D5B15" w14:textId="29FAE065" w:rsidR="009F6E68" w:rsidRPr="00666B70" w:rsidRDefault="009F6E68" w:rsidP="00BD0E5B">
                      <w:pPr>
                        <w:pStyle w:val="Beschriftung"/>
                        <w:jc w:val="left"/>
                        <w:rPr>
                          <w:noProof/>
                          <w:sz w:val="24"/>
                          <w:szCs w:val="24"/>
                        </w:rPr>
                      </w:pPr>
                      <w:bookmarkStart w:id="637" w:name="_Toc410738524"/>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w:t>
                      </w:r>
                      <w:proofErr w:type="spellStart"/>
                      <w:r>
                        <w:t>Com</w:t>
                      </w:r>
                      <w:proofErr w:type="spellEnd"/>
                      <w:r>
                        <w:t>]</w:t>
                      </w:r>
                      <w:bookmarkEnd w:id="637"/>
                    </w:p>
                  </w:txbxContent>
                </v:textbox>
                <w10:wrap type="topAndBottom"/>
              </v:shape>
            </w:pict>
          </mc:Fallback>
        </mc:AlternateContent>
      </w:r>
      <w:r>
        <w:rPr>
          <w:noProof/>
        </w:rPr>
        <w:drawing>
          <wp:anchor distT="0" distB="0" distL="114300" distR="114300" simplePos="0" relativeHeight="251759616" behindDoc="0" locked="0" layoutInCell="1" allowOverlap="1" wp14:anchorId="40906AB1" wp14:editId="3A606614">
            <wp:simplePos x="0" y="0"/>
            <wp:positionH relativeFrom="column">
              <wp:posOffset>2067</wp:posOffset>
            </wp:positionH>
            <wp:positionV relativeFrom="paragraph">
              <wp:posOffset>254635</wp:posOffset>
            </wp:positionV>
            <wp:extent cx="1965369" cy="2795403"/>
            <wp:effectExtent l="0" t="0" r="0" b="5080"/>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5369" cy="2795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631D" w14:textId="3F67ADD7" w:rsidR="00BD0E5B" w:rsidRDefault="00BD0E5B" w:rsidP="00425FF0">
      <w:r>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193CB051" w:rsidR="0097241E" w:rsidRPr="0097241E" w:rsidRDefault="00B23D10" w:rsidP="0097241E">
      <w:r>
        <w:lastRenderedPageBreak/>
        <w:t xml:space="preserve">Neben </w:t>
      </w:r>
      <w:del w:id="638" w:author="Autor">
        <w:r w:rsidDel="006C6F80">
          <w:delText xml:space="preserve">dem </w:delText>
        </w:r>
      </w:del>
      <w:proofErr w:type="gramStart"/>
      <w:ins w:id="639" w:author="Autor">
        <w:r w:rsidR="006C6F80">
          <w:t>der</w:t>
        </w:r>
        <w:proofErr w:type="gramEnd"/>
        <w:r w:rsidR="006C6F80">
          <w:t xml:space="preserve"> </w:t>
        </w:r>
      </w:ins>
      <w:r>
        <w:t>hohen Anschaffungskosten kann auch die Größe von 1,20m x 1,40m x 1,00m eine Herausforderung an den Nutzer stellen und die Benutzerfreundlichkeit für VR mit mobilen Geräten einschränken.</w:t>
      </w:r>
    </w:p>
    <w:p w14:paraId="507AD40D" w14:textId="53825BE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640" w:name="_Toc410738482"/>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640"/>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641" w:name="_Toc410738483"/>
      <w:r>
        <w:t>Idee</w:t>
      </w:r>
      <w:bookmarkEnd w:id="641"/>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w:t>
      </w:r>
      <w:r>
        <w:t>e</w:t>
      </w:r>
      <w:r>
        <w:t>gungsrichtungen zu testen. Der Nutzer muss dieses durchqueren und erhält nach Erreichen des Ausgangs eine Benachrichtigung über die erreichte Zeit und das Erreichen des Au</w:t>
      </w:r>
      <w:r>
        <w:t>s</w:t>
      </w:r>
      <w:r>
        <w:t>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642" w:name="_Toc410738484"/>
      <w:proofErr w:type="spellStart"/>
      <w:r>
        <w:t>Prefabs</w:t>
      </w:r>
      <w:bookmarkEnd w:id="642"/>
      <w:proofErr w:type="spellEnd"/>
    </w:p>
    <w:p w14:paraId="46996720" w14:textId="77777777" w:rsidR="002024CD" w:rsidRDefault="002024CD" w:rsidP="002024CD"/>
    <w:p w14:paraId="3E8C589A" w14:textId="4B257CCF" w:rsidR="00AF3CF5" w:rsidRDefault="002024CD" w:rsidP="002024CD">
      <w:r>
        <w:t xml:space="preserve">Die Wände und der Boden des Labyrinths sind modulare </w:t>
      </w:r>
      <w:proofErr w:type="spellStart"/>
      <w:r>
        <w:t>Prefabs</w:t>
      </w:r>
      <w:proofErr w:type="spellEnd"/>
      <w:r>
        <w:t>, die sich aneinander re</w:t>
      </w:r>
      <w:r>
        <w:t>i</w:t>
      </w:r>
      <w:r>
        <w:t>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643" w:name="_Toc410738485"/>
      <w:r>
        <w:t>Implementierung</w:t>
      </w:r>
      <w:bookmarkEnd w:id="643"/>
    </w:p>
    <w:p w14:paraId="529F4109" w14:textId="77777777" w:rsidR="006145E0" w:rsidRDefault="006145E0" w:rsidP="006145E0"/>
    <w:p w14:paraId="428ED5A7" w14:textId="26C1F37F" w:rsidR="006145E0" w:rsidRDefault="006145E0" w:rsidP="006145E0">
      <w:pPr>
        <w:pStyle w:val="berschrift3"/>
      </w:pPr>
      <w:bookmarkStart w:id="644" w:name="_Toc410738486"/>
      <w:r>
        <w:t xml:space="preserve">Controller: Gamepad und </w:t>
      </w:r>
      <w:proofErr w:type="spellStart"/>
      <w:r>
        <w:t>Cardboard</w:t>
      </w:r>
      <w:bookmarkEnd w:id="644"/>
      <w:proofErr w:type="spellEnd"/>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645" w:name="_Toc410738487"/>
      <w:r>
        <w:t>Kameras</w:t>
      </w:r>
      <w:bookmarkEnd w:id="645"/>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646" w:name="_Toc410738488"/>
      <w:r>
        <w:lastRenderedPageBreak/>
        <w:t>Szenen</w:t>
      </w:r>
      <w:bookmarkEnd w:id="646"/>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647" w:name="_Toc410738489"/>
      <w:r>
        <w:t>Erreichen des Ziels</w:t>
      </w:r>
      <w:bookmarkEnd w:id="647"/>
    </w:p>
    <w:p w14:paraId="48A42046" w14:textId="77777777" w:rsidR="00AF3CF5" w:rsidRDefault="00AF3CF5" w:rsidP="00AF3CF5"/>
    <w:p w14:paraId="5B76F0AD" w14:textId="09F28D9A" w:rsidR="00AF3CF5" w:rsidRDefault="00AF3CF5" w:rsidP="00AF3CF5">
      <w:proofErr w:type="spellStart"/>
      <w:r>
        <w:t>Hitboxen</w:t>
      </w:r>
      <w:proofErr w:type="spellEnd"/>
      <w:r>
        <w:t xml:space="preserve"> werden abgefragt, wenn bestimmte </w:t>
      </w:r>
      <w:del w:id="648" w:author="Autor">
        <w:r w:rsidDel="00362D8C">
          <w:delText xml:space="preserve">linie </w:delText>
        </w:r>
      </w:del>
      <w:ins w:id="649" w:author="Autor">
        <w:r w:rsidR="00362D8C">
          <w:t xml:space="preserve">Linie </w:t>
        </w:r>
      </w:ins>
      <w:r>
        <w:t xml:space="preserve">überschritten wird. Wird dem Nutzer angezeigt, dass er den Ausgang erreicht hat und das Spiel wird neu gestartet. </w:t>
      </w:r>
    </w:p>
    <w:p w14:paraId="3F911418" w14:textId="3BBCB2F6" w:rsidR="00BA1556" w:rsidRDefault="00AF3CF5" w:rsidP="00BA1556">
      <w:pPr>
        <w:pStyle w:val="Code"/>
      </w:pPr>
      <w:proofErr w:type="spellStart"/>
      <w:r>
        <w:t>CodeSchnipsel</w:t>
      </w:r>
      <w:proofErr w:type="spellEnd"/>
      <w:r>
        <w:t xml:space="preserve">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650" w:name="_Toc410738490"/>
      <w:r>
        <w:t>Anzeigen der Zeit</w:t>
      </w:r>
      <w:bookmarkEnd w:id="650"/>
    </w:p>
    <w:p w14:paraId="6D82175A" w14:textId="77777777" w:rsidR="00AF3CF5" w:rsidRDefault="00AF3CF5" w:rsidP="00AF3CF5"/>
    <w:p w14:paraId="32C6CD7C" w14:textId="11495C35" w:rsidR="00AF3CF5" w:rsidRDefault="00AF3CF5" w:rsidP="00AF3CF5">
      <w:r>
        <w:t>Zeit wird währen</w:t>
      </w:r>
      <w:ins w:id="651" w:author="Autor">
        <w:r w:rsidR="00362D8C">
          <w:t xml:space="preserve">d </w:t>
        </w:r>
      </w:ins>
      <w:r>
        <w:t xml:space="preserve">dessen </w:t>
      </w:r>
      <w:del w:id="652" w:author="Autor">
        <w:r w:rsidDel="00362D8C">
          <w:delText xml:space="preserve">angezieg </w:delText>
        </w:r>
      </w:del>
      <w:ins w:id="653" w:author="Autor">
        <w:r w:rsidR="00362D8C">
          <w:t xml:space="preserve">angezeigt </w:t>
        </w:r>
      </w:ins>
      <w:del w:id="654" w:author="Autor">
        <w:r w:rsidDel="00362D8C">
          <w:delText>t</w:delText>
        </w:r>
      </w:del>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655" w:name="_Toc410738491"/>
      <w:r>
        <w:t>GUI</w:t>
      </w:r>
      <w:bookmarkEnd w:id="655"/>
    </w:p>
    <w:p w14:paraId="7BF32B2D" w14:textId="77777777" w:rsidR="00AF3CF5" w:rsidRDefault="00AF3CF5" w:rsidP="00AF3CF5"/>
    <w:p w14:paraId="685FD8D5" w14:textId="4770ADB0" w:rsidR="00AF3CF5" w:rsidRDefault="00AF3CF5" w:rsidP="00AF3CF5">
      <w:proofErr w:type="spellStart"/>
      <w:r>
        <w:t>Highscores</w:t>
      </w:r>
      <w:proofErr w:type="spellEnd"/>
      <w:r>
        <w:t xml:space="preserve">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656" w:name="_Toc410738492"/>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656"/>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657" w:name="_Toc410738493"/>
      <w:r>
        <w:t>Schnelle Bewegungen</w:t>
      </w:r>
      <w:bookmarkEnd w:id="657"/>
    </w:p>
    <w:p w14:paraId="3621ACD2" w14:textId="77777777" w:rsidR="00904A03" w:rsidRPr="00FD4654" w:rsidRDefault="00904A03" w:rsidP="00904A03">
      <w:pPr>
        <w:pStyle w:val="berschrift2"/>
      </w:pPr>
      <w:bookmarkStart w:id="658" w:name="_Toc410738494"/>
      <w:bookmarkEnd w:id="658"/>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659" w:name="_Toc224810323"/>
    <w:bookmarkStart w:id="660" w:name="_Toc225071808"/>
    <w:bookmarkStart w:id="661" w:name="_Toc410738495"/>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659"/>
      <w:bookmarkEnd w:id="660"/>
      <w:r w:rsidR="00904A03">
        <w:t>Bewertung</w:t>
      </w:r>
      <w:bookmarkEnd w:id="661"/>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w:t>
      </w:r>
      <w:r>
        <w:t>r</w:t>
      </w:r>
      <w:r>
        <w:t>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r>
        <w:t>Allgemein</w:t>
      </w:r>
    </w:p>
    <w:p w14:paraId="18097ED0" w14:textId="77777777" w:rsidR="00170A67" w:rsidRPr="00170A67" w:rsidRDefault="00170A67" w:rsidP="00170A67"/>
    <w:p w14:paraId="0854704E" w14:textId="46631E5E" w:rsidR="007B3407" w:rsidRDefault="007B3407" w:rsidP="00904A03">
      <w:r>
        <w:t>Allgemein ist zu sagen, dass aus Nutzersicht ein Controller der den Nutzer am Wenigsten einschränkt zu bevorzugen</w:t>
      </w:r>
      <w:ins w:id="662" w:author="Autor">
        <w:r w:rsidR="00362D8C">
          <w:t xml:space="preserve"> ist</w:t>
        </w:r>
      </w:ins>
      <w:r>
        <w:t>, da hier die Nutzererfahrung in Bezug auf VR und Immers</w:t>
      </w:r>
      <w:r>
        <w:t>i</w:t>
      </w:r>
      <w:r>
        <w:t xml:space="preserve">on am größten ist. </w:t>
      </w:r>
    </w:p>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458B06CC" w:rsidR="00904A03" w:rsidRDefault="00904A03" w:rsidP="00904A03">
      <w:r>
        <w:t xml:space="preserve">Kamerapositionen </w:t>
      </w:r>
      <w:proofErr w:type="spellStart"/>
      <w:r>
        <w:t>begrenzt</w:t>
      </w:r>
      <w:del w:id="663" w:author="Autor">
        <w:r w:rsidDel="00362D8C">
          <w:delText xml:space="preserve"> ist</w:delText>
        </w:r>
      </w:del>
      <w:ins w:id="664" w:author="Autor">
        <w:r w:rsidR="00362D8C">
          <w:t>sind</w:t>
        </w:r>
      </w:ins>
      <w:proofErr w:type="spellEnd"/>
      <w:r>
        <w: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813100D" w14:textId="77777777" w:rsidR="00CB1937" w:rsidRDefault="00CB1937" w:rsidP="00904A03"/>
    <w:p w14:paraId="0E5BBFEE" w14:textId="0187A061" w:rsidR="00CB1937" w:rsidRPr="0041725D" w:rsidRDefault="00362D8C" w:rsidP="00904A03">
      <w:ins w:id="665" w:author="Autor">
        <w:r>
          <w:lastRenderedPageBreak/>
          <w:t xml:space="preserve">Zu </w:t>
        </w:r>
      </w:ins>
      <w:proofErr w:type="spellStart"/>
      <w:r w:rsidR="00CB1937">
        <w:t>Beachten</w:t>
      </w:r>
      <w:proofErr w:type="spellEnd"/>
      <w:r w:rsidR="00CB1937">
        <w:t xml:space="preserve"> </w:t>
      </w:r>
      <w:del w:id="666" w:author="Autor">
        <w:r w:rsidR="00CB1937" w:rsidDel="00362D8C">
          <w:delText xml:space="preserve">ist </w:delText>
        </w:r>
      </w:del>
      <w:ins w:id="667" w:author="Autor">
        <w:r>
          <w:t xml:space="preserve"> </w:t>
        </w:r>
      </w:ins>
      <w:r w:rsidR="00CB1937">
        <w:t>für mobile Geräte also</w:t>
      </w:r>
      <w:ins w:id="668" w:author="Autor">
        <w:r>
          <w:t>,</w:t>
        </w:r>
      </w:ins>
      <w:r w:rsidR="00CB1937">
        <w:t xml:space="preserve"> wird etwas kleines handliches gebraucht, am be</w:t>
      </w:r>
      <w:r w:rsidR="00CB1937">
        <w:t>s</w:t>
      </w:r>
      <w:r w:rsidR="00CB1937">
        <w:t xml:space="preserve">ten </w:t>
      </w:r>
      <w:proofErr w:type="spellStart"/>
      <w:r w:rsidR="00CB1937">
        <w:t>tango</w:t>
      </w:r>
      <w:proofErr w:type="spellEnd"/>
      <w:r w:rsidR="00CB1937">
        <w:t xml:space="preserve"> da integrierte </w:t>
      </w:r>
      <w:proofErr w:type="spellStart"/>
      <w:r w:rsidR="00CB1937">
        <w:t>camera</w:t>
      </w:r>
      <w:proofErr w:type="spellEnd"/>
      <w:r w:rsidR="00CB1937">
        <w:t xml:space="preserve"> und so eine </w:t>
      </w:r>
      <w:proofErr w:type="spellStart"/>
      <w:r w:rsidR="00CB1937">
        <w:t>Indoor</w:t>
      </w:r>
      <w:proofErr w:type="spellEnd"/>
      <w:r w:rsidR="00CB1937">
        <w:t xml:space="preserve"> Abstandsmessung möglich ist, und d</w:t>
      </w:r>
      <w:r w:rsidR="00CB1937">
        <w:t>a</w:t>
      </w:r>
      <w:r w:rsidR="00CB1937">
        <w:t>her auch</w:t>
      </w:r>
      <w:ins w:id="669" w:author="Autor">
        <w:r>
          <w:t xml:space="preserve"> </w:t>
        </w:r>
      </w:ins>
      <w:r w:rsidR="00CB1937">
        <w:t>Bewegung</w:t>
      </w:r>
      <w:ins w:id="670" w:author="Autor">
        <w:r>
          <w:t>e</w:t>
        </w:r>
      </w:ins>
      <w:r w:rsidR="00CB1937">
        <w:t xml:space="preserve">n entsprechend gut umgewandelt werden können, </w:t>
      </w:r>
      <w:del w:id="671" w:author="Autor">
        <w:r w:rsidR="00CB1937" w:rsidDel="00362D8C">
          <w:delText xml:space="preserve">nachteil </w:delText>
        </w:r>
      </w:del>
      <w:ins w:id="672" w:author="Autor">
        <w:r>
          <w:t xml:space="preserve">Nachteil </w:t>
        </w:r>
      </w:ins>
      <w:r w:rsidR="00CB1937">
        <w:t xml:space="preserve">ist hier das man von der </w:t>
      </w:r>
      <w:del w:id="673" w:author="Autor">
        <w:r w:rsidR="00CB1937" w:rsidDel="00362D8C">
          <w:delText xml:space="preserve">umgebung </w:delText>
        </w:r>
      </w:del>
      <w:ins w:id="674" w:author="Autor">
        <w:r>
          <w:t xml:space="preserve">Umgebung </w:t>
        </w:r>
      </w:ins>
      <w:r w:rsidR="00CB1937">
        <w:t>in der man sich befindet abhängig ist.</w:t>
      </w:r>
    </w:p>
    <w:p w14:paraId="653C964B" w14:textId="19A19D93" w:rsidR="00904A03" w:rsidRDefault="00E11BA0" w:rsidP="00904A03">
      <w:r>
        <w:t xml:space="preserve"> </w:t>
      </w:r>
    </w:p>
    <w:p w14:paraId="605EB753" w14:textId="0EED0FC9" w:rsidR="00904A03" w:rsidRDefault="005973DF" w:rsidP="00904A03">
      <w:pPr>
        <w:pStyle w:val="berschrift2"/>
      </w:pPr>
      <w:bookmarkStart w:id="675" w:name="_Toc410738496"/>
      <w:r>
        <w:t>Verfügbare</w:t>
      </w:r>
      <w:r w:rsidR="00904A03">
        <w:t xml:space="preserve"> Ansätze</w:t>
      </w:r>
      <w:bookmarkEnd w:id="675"/>
    </w:p>
    <w:p w14:paraId="2CABE390" w14:textId="77777777" w:rsidR="00904A03" w:rsidRDefault="00904A03" w:rsidP="00904A03"/>
    <w:p w14:paraId="5945E12E" w14:textId="1D484CD3" w:rsidR="00904A03" w:rsidRDefault="005973DF" w:rsidP="00904A03">
      <w:pPr>
        <w:pStyle w:val="berschrift2"/>
      </w:pPr>
      <w:bookmarkStart w:id="676" w:name="_Toc410738497"/>
      <w:r>
        <w:t xml:space="preserve">Prototypische </w:t>
      </w:r>
      <w:r w:rsidR="00904A03">
        <w:t>Ansätze</w:t>
      </w:r>
      <w:bookmarkEnd w:id="676"/>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677" w:name="_Toc410738498"/>
      <w:r>
        <w:t>Übersicht</w:t>
      </w:r>
      <w:bookmarkEnd w:id="677"/>
    </w:p>
    <w:p w14:paraId="724CA41D" w14:textId="77777777" w:rsidR="00631387" w:rsidRDefault="00631387" w:rsidP="00631387"/>
    <w:tbl>
      <w:tblPr>
        <w:tblStyle w:val="PlainTab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E1435" w:rsidRDefault="00EE1435"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Car</w:t>
            </w:r>
            <w:r>
              <w:t>d</w:t>
            </w:r>
            <w:r>
              <w:t>board</w:t>
            </w:r>
            <w:proofErr w:type="spellEnd"/>
          </w:p>
        </w:tc>
        <w:tc>
          <w:tcPr>
            <w:tcW w:w="977" w:type="dxa"/>
            <w:tcBorders>
              <w:bottom w:val="single" w:sz="4" w:space="0" w:color="595959"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w:t>
            </w:r>
            <w:r>
              <w:t>e</w:t>
            </w:r>
            <w:r>
              <w:t>pad</w:t>
            </w:r>
          </w:p>
        </w:tc>
        <w:tc>
          <w:tcPr>
            <w:tcW w:w="976" w:type="dxa"/>
            <w:tcBorders>
              <w:bottom w:val="single" w:sz="4" w:space="0" w:color="595959"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gyro</w:t>
            </w:r>
            <w:proofErr w:type="spellEnd"/>
          </w:p>
        </w:tc>
        <w:tc>
          <w:tcPr>
            <w:tcW w:w="976" w:type="dxa"/>
            <w:tcBorders>
              <w:bottom w:val="single" w:sz="4" w:space="0" w:color="595959"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kinect</w:t>
            </w:r>
            <w:proofErr w:type="spellEnd"/>
          </w:p>
        </w:tc>
        <w:tc>
          <w:tcPr>
            <w:tcW w:w="977" w:type="dxa"/>
            <w:tcBorders>
              <w:bottom w:val="single" w:sz="4" w:space="0" w:color="595959"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tango</w:t>
            </w:r>
            <w:proofErr w:type="spellEnd"/>
          </w:p>
        </w:tc>
        <w:tc>
          <w:tcPr>
            <w:tcW w:w="976" w:type="dxa"/>
            <w:tcBorders>
              <w:bottom w:val="single" w:sz="4" w:space="0" w:color="595959"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leap</w:t>
            </w:r>
            <w:proofErr w:type="spellEnd"/>
            <w:r>
              <w:t xml:space="preserve"> </w:t>
            </w:r>
            <w:proofErr w:type="spellStart"/>
            <w:r>
              <w:t>motion</w:t>
            </w:r>
            <w:proofErr w:type="spellEnd"/>
          </w:p>
        </w:tc>
        <w:tc>
          <w:tcPr>
            <w:tcW w:w="976" w:type="dxa"/>
            <w:tcBorders>
              <w:bottom w:val="single" w:sz="4" w:space="0" w:color="595959"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the</w:t>
            </w:r>
            <w:r>
              <w:t>o</w:t>
            </w:r>
            <w:r>
              <w:t>rethisch</w:t>
            </w:r>
            <w:proofErr w:type="spellEnd"/>
          </w:p>
        </w:tc>
        <w:tc>
          <w:tcPr>
            <w:tcW w:w="977" w:type="dxa"/>
            <w:tcBorders>
              <w:bottom w:val="single" w:sz="4" w:space="0" w:color="595959"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odt</w:t>
            </w:r>
            <w:proofErr w:type="spellEnd"/>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E1435" w:rsidRDefault="00EE1435" w:rsidP="00A07D11">
            <w:pPr>
              <w:jc w:val="left"/>
            </w:pPr>
            <w:r>
              <w:t xml:space="preserve">ohne </w:t>
            </w:r>
            <w:proofErr w:type="spellStart"/>
            <w:r>
              <w:t>kabel</w:t>
            </w:r>
            <w:proofErr w:type="spellEnd"/>
          </w:p>
        </w:tc>
        <w:tc>
          <w:tcPr>
            <w:tcW w:w="976" w:type="dxa"/>
            <w:tcBorders>
              <w:top w:val="single" w:sz="4" w:space="0" w:color="595959" w:themeColor="text1" w:themeTint="A6"/>
              <w:left w:val="single" w:sz="4" w:space="0" w:color="595959"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595959"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E1435" w:rsidRDefault="00EE1435" w:rsidP="00A07D11">
            <w:pPr>
              <w:jc w:val="left"/>
            </w:pPr>
            <w:r>
              <w:t>ei</w:t>
            </w:r>
            <w:r>
              <w:t>n</w:t>
            </w:r>
            <w:r>
              <w:t>händig</w:t>
            </w:r>
          </w:p>
        </w:tc>
        <w:tc>
          <w:tcPr>
            <w:tcW w:w="976" w:type="dxa"/>
            <w:tcBorders>
              <w:left w:val="single" w:sz="4" w:space="0" w:color="595959"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595959"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E1435" w:rsidRDefault="00EE1435" w:rsidP="00A07D11">
            <w:pPr>
              <w:jc w:val="left"/>
            </w:pPr>
            <w:r>
              <w:t>weitere Sof</w:t>
            </w:r>
            <w:r>
              <w:t>t</w:t>
            </w:r>
            <w:r>
              <w:t>ware</w:t>
            </w:r>
          </w:p>
        </w:tc>
        <w:tc>
          <w:tcPr>
            <w:tcW w:w="976" w:type="dxa"/>
            <w:tcBorders>
              <w:left w:val="single" w:sz="4" w:space="0" w:color="595959"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E1435" w:rsidRDefault="00EE1435" w:rsidP="00A07D11">
            <w:pPr>
              <w:jc w:val="left"/>
            </w:pPr>
            <w:r>
              <w:t xml:space="preserve">kein </w:t>
            </w:r>
            <w:proofErr w:type="spellStart"/>
            <w:r>
              <w:t>drift</w:t>
            </w:r>
            <w:proofErr w:type="spellEnd"/>
          </w:p>
        </w:tc>
        <w:tc>
          <w:tcPr>
            <w:tcW w:w="976" w:type="dxa"/>
            <w:tcBorders>
              <w:left w:val="single" w:sz="4" w:space="0" w:color="595959"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E1435" w:rsidRDefault="00EE1435" w:rsidP="00A07D11">
            <w:pPr>
              <w:jc w:val="left"/>
            </w:pPr>
            <w:r>
              <w:lastRenderedPageBreak/>
              <w:t xml:space="preserve">keine </w:t>
            </w:r>
            <w:proofErr w:type="spellStart"/>
            <w:r>
              <w:t>latenz</w:t>
            </w:r>
            <w:proofErr w:type="spellEnd"/>
          </w:p>
        </w:tc>
        <w:tc>
          <w:tcPr>
            <w:tcW w:w="976" w:type="dxa"/>
            <w:tcBorders>
              <w:left w:val="single" w:sz="4" w:space="0" w:color="595959"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595959"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6A3EDA95" w14:textId="77777777" w:rsidR="007B3407" w:rsidRDefault="007B3407" w:rsidP="0073618E">
      <w:pPr>
        <w:sectPr w:rsidR="007B3407" w:rsidSect="00CF380C">
          <w:headerReference w:type="default" r:id="rId59"/>
          <w:pgSz w:w="11906" w:h="16838" w:code="9"/>
          <w:pgMar w:top="1531" w:right="1418" w:bottom="1701" w:left="1701" w:header="510" w:footer="624" w:gutter="0"/>
          <w:cols w:space="708"/>
          <w:docGrid w:linePitch="360"/>
        </w:sectPr>
      </w:pPr>
    </w:p>
    <w:bookmarkStart w:id="678" w:name="_Toc224810328"/>
    <w:bookmarkStart w:id="679" w:name="_Toc225071813"/>
    <w:bookmarkStart w:id="680" w:name="_Toc41073849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678"/>
      <w:bookmarkEnd w:id="679"/>
      <w:r w:rsidR="00CA6E0C">
        <w:t xml:space="preserve">Zusammenfassung </w:t>
      </w:r>
      <w:r w:rsidR="00FD4654">
        <w:t>und Ausblick</w:t>
      </w:r>
      <w:bookmarkEnd w:id="680"/>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681" w:name="_Toc410738500"/>
      <w:r>
        <w:t>Bewertung</w:t>
      </w:r>
      <w:bookmarkEnd w:id="681"/>
    </w:p>
    <w:p w14:paraId="3ACB2775" w14:textId="64DFAF5E" w:rsidR="00C033DC" w:rsidRDefault="00C033DC" w:rsidP="00C033DC">
      <w:pPr>
        <w:pStyle w:val="berschrift3"/>
      </w:pPr>
      <w:bookmarkStart w:id="682" w:name="_Toc410738501"/>
      <w:r>
        <w:t>Controller</w:t>
      </w:r>
      <w:bookmarkEnd w:id="682"/>
    </w:p>
    <w:p w14:paraId="1EB588C6" w14:textId="7FC89106" w:rsidR="00C033DC" w:rsidRPr="00C033DC" w:rsidRDefault="00C033DC" w:rsidP="00C033DC">
      <w:pPr>
        <w:pStyle w:val="berschrift3"/>
      </w:pPr>
      <w:bookmarkStart w:id="683" w:name="_Toc410738502"/>
      <w:r>
        <w:t>Applikation</w:t>
      </w:r>
      <w:bookmarkEnd w:id="683"/>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684" w:name="_Toc410738503"/>
      <w:r>
        <w:t>Ausblick</w:t>
      </w:r>
      <w:bookmarkEnd w:id="684"/>
    </w:p>
    <w:p w14:paraId="0D075DBC" w14:textId="1E76F3D6" w:rsidR="00FD4654" w:rsidRDefault="0087118A" w:rsidP="00C07B21">
      <w:pPr>
        <w:pStyle w:val="berschrift3"/>
      </w:pPr>
      <w:bookmarkStart w:id="685" w:name="_Toc410738504"/>
      <w:r>
        <w:t>Prototypen von Controllern, was kommt ist in Arbeit</w:t>
      </w:r>
      <w:bookmarkEnd w:id="685"/>
    </w:p>
    <w:p w14:paraId="29DF93AF" w14:textId="77777777" w:rsidR="009D5666" w:rsidRPr="0091492C" w:rsidRDefault="009D5666" w:rsidP="009D5666">
      <w:pPr>
        <w:rPr>
          <w:rPrChange w:id="686" w:author="Autor">
            <w:rPr>
              <w:lang w:val="en-US"/>
            </w:rPr>
          </w:rPrChange>
        </w:rPr>
      </w:pPr>
    </w:p>
    <w:p w14:paraId="1868FBC7" w14:textId="77777777" w:rsidR="00FD4654" w:rsidRPr="0091492C" w:rsidRDefault="00FD4654" w:rsidP="00FD4654">
      <w:pPr>
        <w:rPr>
          <w:rPrChange w:id="687" w:author="Autor">
            <w:rPr>
              <w:lang w:val="en-US"/>
            </w:rPr>
          </w:rPrChange>
        </w:rPr>
        <w:sectPr w:rsidR="00FD4654" w:rsidRPr="0091492C" w:rsidSect="00CF380C">
          <w:pgSz w:w="11906" w:h="16838" w:code="9"/>
          <w:pgMar w:top="1531" w:right="1418" w:bottom="1701" w:left="1701" w:header="510" w:footer="624" w:gutter="0"/>
          <w:cols w:space="708"/>
          <w:docGrid w:linePitch="360"/>
        </w:sectPr>
      </w:pPr>
    </w:p>
    <w:bookmarkStart w:id="688" w:name="_Toc41073850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proofErr w:type="spellStart"/>
      <w:r w:rsidR="0092098D" w:rsidRPr="008D3867">
        <w:rPr>
          <w:lang w:val="en-US"/>
        </w:rPr>
        <w:t>Referenzen</w:t>
      </w:r>
      <w:bookmarkEnd w:id="688"/>
      <w:proofErr w:type="spellEnd"/>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proofErr w:type="spellStart"/>
      <w:r w:rsidRPr="005A2D3C">
        <w:rPr>
          <w:b/>
          <w:sz w:val="36"/>
          <w:lang w:val="en-US"/>
        </w:rPr>
        <w:t>Berichte</w:t>
      </w:r>
      <w:proofErr w:type="spellEnd"/>
    </w:p>
    <w:p w14:paraId="410EBB66" w14:textId="77777777" w:rsidR="005A2D3C" w:rsidRPr="005A2D3C" w:rsidRDefault="005A2D3C" w:rsidP="005A2D3C">
      <w:pPr>
        <w:rPr>
          <w:lang w:val="en-US"/>
        </w:rPr>
      </w:pPr>
    </w:p>
    <w:p w14:paraId="196213A7" w14:textId="2A8392F6" w:rsidR="0030177F" w:rsidRPr="0091492C" w:rsidRDefault="009B1FBE" w:rsidP="009F1AB6">
      <w:pPr>
        <w:ind w:left="1077" w:hanging="1077"/>
        <w:rPr>
          <w:rPrChange w:id="689" w:author="Autor">
            <w:rPr>
              <w:lang w:val="en-US"/>
            </w:rPr>
          </w:rPrChange>
        </w:rPr>
      </w:pPr>
      <w:r w:rsidRPr="0091492C">
        <w:rPr>
          <w:rPrChange w:id="690" w:author="Autor">
            <w:rPr>
              <w:lang w:val="en-US"/>
            </w:rPr>
          </w:rPrChange>
        </w:rPr>
        <w:t>[Bus14]</w:t>
      </w:r>
      <w:r w:rsidRPr="0091492C">
        <w:rPr>
          <w:rPrChange w:id="691" w:author="Autor">
            <w:rPr>
              <w:lang w:val="en-US"/>
            </w:rPr>
          </w:rPrChange>
        </w:rPr>
        <w:tab/>
      </w:r>
      <w:r w:rsidR="005A2D3C" w:rsidRPr="0091492C">
        <w:rPr>
          <w:rPrChange w:id="692" w:author="Autor">
            <w:rPr>
              <w:lang w:val="en-US"/>
            </w:rPr>
          </w:rPrChange>
        </w:rPr>
        <w:t xml:space="preserve">T. Busch: „Einarbeitung in Virtual Reality und </w:t>
      </w:r>
      <w:proofErr w:type="spellStart"/>
      <w:r w:rsidR="005A2D3C" w:rsidRPr="0091492C">
        <w:rPr>
          <w:rPrChange w:id="693" w:author="Autor">
            <w:rPr>
              <w:lang w:val="en-US"/>
            </w:rPr>
          </w:rPrChange>
        </w:rPr>
        <w:t>Augmented</w:t>
      </w:r>
      <w:proofErr w:type="spellEnd"/>
      <w:r w:rsidR="005A2D3C" w:rsidRPr="0091492C">
        <w:rPr>
          <w:rPrChange w:id="694" w:author="Autor">
            <w:rPr>
              <w:lang w:val="en-US"/>
            </w:rPr>
          </w:rPrChange>
        </w:rPr>
        <w:t xml:space="preserve">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w:t>
      </w:r>
      <w:r w:rsidR="0054243E">
        <w:rPr>
          <w:lang w:val="en-US"/>
        </w:rPr>
        <w:t>i</w:t>
      </w:r>
      <w:r w:rsidR="0054243E">
        <w:rPr>
          <w:lang w:val="en-US"/>
        </w:rPr>
        <w:t>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proofErr w:type="spellStart"/>
      <w:r w:rsidRPr="007253E1">
        <w:rPr>
          <w:rFonts w:cs="Arial"/>
          <w:b/>
          <w:sz w:val="36"/>
          <w:lang w:val="en-US"/>
        </w:rPr>
        <w:t>Bücher</w:t>
      </w:r>
      <w:proofErr w:type="spellEnd"/>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 xml:space="preserve">Virtual und </w:t>
      </w:r>
      <w:proofErr w:type="spellStart"/>
      <w:r w:rsidRPr="00BD7578">
        <w:t>Augmented</w:t>
      </w:r>
      <w:proofErr w:type="spellEnd"/>
      <w:r w:rsidRPr="00BD7578">
        <w:t xml:space="preserve">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 xml:space="preserve">M. </w:t>
      </w:r>
      <w:proofErr w:type="spellStart"/>
      <w:r>
        <w:t>Füchsl</w:t>
      </w:r>
      <w:proofErr w:type="spellEnd"/>
      <w:r>
        <w:t>: „</w:t>
      </w:r>
      <w:r w:rsidRPr="002850C3">
        <w:t>Innovative Bedienkonzepte: Betrachtung der Marktsituation ve</w:t>
      </w:r>
      <w:r w:rsidRPr="002850C3">
        <w:t>r</w:t>
      </w:r>
      <w:r w:rsidRPr="002850C3">
        <w:t xml:space="preserve">schiedener Produkte mit Kundenbefragung von Microsoft Surface </w:t>
      </w:r>
      <w:proofErr w:type="spellStart"/>
      <w:r w:rsidRPr="002850C3">
        <w:t>im</w:t>
      </w:r>
      <w:proofErr w:type="spellEnd"/>
      <w:r w:rsidRPr="002850C3">
        <w:t xml:space="preserve"> Bezug auf zukünftige Erwartungen und Anwendungsfälle</w:t>
      </w:r>
      <w:r>
        <w:t>“, 1.Auflage, diplom.de-Verlag, April 2010</w:t>
      </w:r>
    </w:p>
    <w:p w14:paraId="0D6CD5B3" w14:textId="77777777" w:rsidR="008C0455" w:rsidRPr="0091492C" w:rsidRDefault="008C0455" w:rsidP="008928B2">
      <w:pPr>
        <w:ind w:left="1077" w:hanging="1077"/>
        <w:rPr>
          <w:lang w:val="en-US"/>
          <w:rPrChange w:id="695" w:author="Autor">
            <w:rPr/>
          </w:rPrChange>
        </w:rPr>
      </w:pPr>
      <w:r w:rsidRPr="0091492C">
        <w:rPr>
          <w:lang w:val="en-US"/>
          <w:rPrChange w:id="696" w:author="Autor">
            <w:rPr/>
          </w:rPrChange>
        </w:rPr>
        <w:t>[Fin13]</w:t>
      </w:r>
      <w:r w:rsidRPr="0091492C">
        <w:rPr>
          <w:lang w:val="en-US"/>
          <w:rPrChange w:id="697" w:author="Autor">
            <w:rPr/>
          </w:rPrChange>
        </w:rPr>
        <w:tab/>
        <w:t>T. Finnegan: „Unity Android Game Development by Example Beginner’s Guide“</w:t>
      </w:r>
      <w:proofErr w:type="gramStart"/>
      <w:r w:rsidRPr="0091492C">
        <w:rPr>
          <w:lang w:val="en-US"/>
          <w:rPrChange w:id="698" w:author="Autor">
            <w:rPr/>
          </w:rPrChange>
        </w:rPr>
        <w:t>,1</w:t>
      </w:r>
      <w:proofErr w:type="gramEnd"/>
      <w:r w:rsidRPr="0091492C">
        <w:rPr>
          <w:lang w:val="en-US"/>
          <w:rPrChange w:id="699" w:author="Autor">
            <w:rPr/>
          </w:rPrChange>
        </w:rPr>
        <w:t xml:space="preserve">. </w:t>
      </w:r>
      <w:proofErr w:type="spellStart"/>
      <w:r w:rsidRPr="0091492C">
        <w:rPr>
          <w:lang w:val="en-US"/>
          <w:rPrChange w:id="700" w:author="Autor">
            <w:rPr/>
          </w:rPrChange>
        </w:rPr>
        <w:t>Auflage</w:t>
      </w:r>
      <w:proofErr w:type="spellEnd"/>
      <w:r w:rsidRPr="0091492C">
        <w:rPr>
          <w:lang w:val="en-US"/>
          <w:rPrChange w:id="701" w:author="Autor">
            <w:rPr/>
          </w:rPrChange>
        </w:rPr>
        <w:t xml:space="preserve">, </w:t>
      </w:r>
      <w:proofErr w:type="spellStart"/>
      <w:r w:rsidRPr="0091492C">
        <w:rPr>
          <w:lang w:val="en-US"/>
          <w:rPrChange w:id="702" w:author="Autor">
            <w:rPr/>
          </w:rPrChange>
        </w:rPr>
        <w:t>Packt</w:t>
      </w:r>
      <w:proofErr w:type="spellEnd"/>
      <w:r w:rsidRPr="0091492C">
        <w:rPr>
          <w:lang w:val="en-US"/>
          <w:rPrChange w:id="703" w:author="Autor">
            <w:rPr/>
          </w:rPrChange>
        </w:rPr>
        <w:t xml:space="preserve"> Publishing, Birmingham, </w:t>
      </w:r>
      <w:proofErr w:type="spellStart"/>
      <w:r w:rsidRPr="0091492C">
        <w:rPr>
          <w:lang w:val="en-US"/>
          <w:rPrChange w:id="704" w:author="Autor">
            <w:rPr/>
          </w:rPrChange>
        </w:rPr>
        <w:t>Dezember</w:t>
      </w:r>
      <w:proofErr w:type="spellEnd"/>
      <w:r w:rsidRPr="0091492C">
        <w:rPr>
          <w:lang w:val="en-US"/>
          <w:rPrChange w:id="705" w:author="Autor">
            <w:rPr/>
          </w:rPrChange>
        </w:rPr>
        <w:t xml:space="preserve"> 2013</w:t>
      </w:r>
    </w:p>
    <w:p w14:paraId="234EFA03" w14:textId="77777777" w:rsidR="008C0455" w:rsidRDefault="008C0455" w:rsidP="00844C3B">
      <w:pPr>
        <w:ind w:left="1077" w:hanging="1077"/>
      </w:pPr>
      <w:r w:rsidRPr="0091492C">
        <w:rPr>
          <w:lang w:val="en-US"/>
          <w:rPrChange w:id="706" w:author="Autor">
            <w:rPr/>
          </w:rPrChange>
        </w:rPr>
        <w:t>[KHP11]</w:t>
      </w:r>
      <w:r w:rsidRPr="0091492C">
        <w:rPr>
          <w:lang w:val="en-US"/>
          <w:rPrChange w:id="707" w:author="Autor">
            <w:rPr/>
          </w:rPrChange>
        </w:rPr>
        <w:tab/>
        <w:t xml:space="preserve">S. Kean, J. Hall, P. Perry: „Meet the Kinect: An Introduction to Programming Natural User Interfaces“, 1. </w:t>
      </w:r>
      <w:r>
        <w:t xml:space="preserve">Auflage, </w:t>
      </w:r>
      <w:proofErr w:type="spellStart"/>
      <w:r>
        <w:t>Apress</w:t>
      </w:r>
      <w:proofErr w:type="spellEnd"/>
      <w:r>
        <w:t>, Dezember 2011</w:t>
      </w:r>
    </w:p>
    <w:p w14:paraId="27DA1198" w14:textId="77777777" w:rsidR="008C0455" w:rsidRPr="00787E4C" w:rsidRDefault="008C0455" w:rsidP="00844C3B">
      <w:pPr>
        <w:ind w:left="1077" w:hanging="1077"/>
        <w:rPr>
          <w:lang w:val="en-US"/>
          <w:rPrChange w:id="708" w:author="Autor">
            <w:rPr/>
          </w:rPrChange>
        </w:rPr>
      </w:pPr>
      <w:r w:rsidRPr="0091492C">
        <w:rPr>
          <w:lang w:val="en-US"/>
          <w:rPrChange w:id="709" w:author="Autor">
            <w:rPr/>
          </w:rPrChange>
        </w:rPr>
        <w:t>[Kra12]</w:t>
      </w:r>
      <w:r w:rsidRPr="0091492C">
        <w:rPr>
          <w:lang w:val="en-US"/>
          <w:rPrChange w:id="710" w:author="Autor">
            <w:rPr/>
          </w:rPrChange>
        </w:rPr>
        <w:tab/>
        <w:t>J. Kramer et al</w:t>
      </w:r>
      <w:proofErr w:type="gramStart"/>
      <w:r w:rsidRPr="0091492C">
        <w:rPr>
          <w:lang w:val="en-US"/>
          <w:rPrChange w:id="711" w:author="Autor">
            <w:rPr/>
          </w:rPrChange>
        </w:rPr>
        <w:t>. :</w:t>
      </w:r>
      <w:proofErr w:type="gramEnd"/>
      <w:r w:rsidRPr="0091492C">
        <w:rPr>
          <w:lang w:val="en-US"/>
          <w:rPrChange w:id="712" w:author="Autor">
            <w:rPr/>
          </w:rPrChange>
        </w:rPr>
        <w:t xml:space="preserve"> „Hacking the Kinect“, 1. </w:t>
      </w:r>
      <w:proofErr w:type="spellStart"/>
      <w:r w:rsidRPr="00787E4C">
        <w:rPr>
          <w:lang w:val="en-US"/>
          <w:rPrChange w:id="713" w:author="Autor">
            <w:rPr/>
          </w:rPrChange>
        </w:rPr>
        <w:t>Auflage</w:t>
      </w:r>
      <w:proofErr w:type="spellEnd"/>
      <w:r w:rsidRPr="00787E4C">
        <w:rPr>
          <w:lang w:val="en-US"/>
          <w:rPrChange w:id="714" w:author="Autor">
            <w:rPr/>
          </w:rPrChange>
        </w:rPr>
        <w:t xml:space="preserve">, </w:t>
      </w:r>
      <w:proofErr w:type="spellStart"/>
      <w:r w:rsidRPr="00787E4C">
        <w:rPr>
          <w:lang w:val="en-US"/>
          <w:rPrChange w:id="715" w:author="Autor">
            <w:rPr/>
          </w:rPrChange>
        </w:rPr>
        <w:t>Apress</w:t>
      </w:r>
      <w:proofErr w:type="spellEnd"/>
      <w:r w:rsidRPr="00787E4C">
        <w:rPr>
          <w:lang w:val="en-US"/>
          <w:rPrChange w:id="716" w:author="Autor">
            <w:rPr/>
          </w:rPrChange>
        </w:rPr>
        <w:t xml:space="preserve">, </w:t>
      </w:r>
      <w:proofErr w:type="spellStart"/>
      <w:r w:rsidRPr="00787E4C">
        <w:rPr>
          <w:lang w:val="en-US"/>
          <w:rPrChange w:id="717" w:author="Autor">
            <w:rPr/>
          </w:rPrChange>
        </w:rPr>
        <w:t>März</w:t>
      </w:r>
      <w:proofErr w:type="spellEnd"/>
      <w:r w:rsidRPr="00787E4C">
        <w:rPr>
          <w:lang w:val="en-US"/>
          <w:rPrChange w:id="718" w:author="Autor">
            <w:rPr/>
          </w:rPrChange>
        </w:rPr>
        <w:t xml:space="preserve"> 2012</w:t>
      </w:r>
    </w:p>
    <w:p w14:paraId="73E1B926" w14:textId="77777777" w:rsidR="008C0455" w:rsidRPr="00787E4C" w:rsidRDefault="008C0455" w:rsidP="00E30FA0">
      <w:pPr>
        <w:ind w:left="1077" w:hanging="1077"/>
        <w:jc w:val="left"/>
        <w:rPr>
          <w:rPrChange w:id="719" w:author="Autor">
            <w:rPr>
              <w:lang w:val="en-US"/>
            </w:rPr>
          </w:rPrChange>
        </w:rPr>
      </w:pPr>
      <w:r w:rsidRPr="009F6E68">
        <w:rPr>
          <w:lang w:val="en-US"/>
        </w:rPr>
        <w:t>[PR11]</w:t>
      </w:r>
      <w:r w:rsidRPr="009F6E68">
        <w:rPr>
          <w:lang w:val="en-US"/>
        </w:rPr>
        <w:tab/>
        <w:t>K. Pohl, C. Rupp: „</w:t>
      </w:r>
      <w:proofErr w:type="spellStart"/>
      <w:r w:rsidRPr="009F6E68">
        <w:rPr>
          <w:lang w:val="en-US"/>
        </w:rPr>
        <w:t>Basiswissen</w:t>
      </w:r>
      <w:proofErr w:type="spellEnd"/>
      <w:r w:rsidRPr="009F6E68">
        <w:rPr>
          <w:lang w:val="en-US"/>
        </w:rPr>
        <w:t xml:space="preserve"> und Requirements Engineering: </w:t>
      </w:r>
      <w:proofErr w:type="spellStart"/>
      <w:r w:rsidRPr="009F6E68">
        <w:rPr>
          <w:lang w:val="en-US"/>
        </w:rPr>
        <w:t>Aus</w:t>
      </w:r>
      <w:proofErr w:type="spellEnd"/>
      <w:r w:rsidRPr="009F6E68">
        <w:rPr>
          <w:lang w:val="en-US"/>
        </w:rPr>
        <w:t xml:space="preserve">- und </w:t>
      </w:r>
      <w:proofErr w:type="spellStart"/>
      <w:r w:rsidRPr="009F6E68">
        <w:rPr>
          <w:lang w:val="en-US"/>
        </w:rPr>
        <w:t>We</w:t>
      </w:r>
      <w:r w:rsidRPr="00787E4C">
        <w:rPr>
          <w:lang w:val="en-US"/>
        </w:rPr>
        <w:t>iterbildung</w:t>
      </w:r>
      <w:proofErr w:type="spellEnd"/>
      <w:r w:rsidRPr="00787E4C">
        <w:rPr>
          <w:lang w:val="en-US"/>
        </w:rPr>
        <w:t xml:space="preserve"> </w:t>
      </w:r>
      <w:proofErr w:type="spellStart"/>
      <w:r w:rsidRPr="00787E4C">
        <w:rPr>
          <w:lang w:val="en-US"/>
        </w:rPr>
        <w:t>zum</w:t>
      </w:r>
      <w:proofErr w:type="spellEnd"/>
      <w:r w:rsidRPr="00787E4C">
        <w:rPr>
          <w:lang w:val="en-US"/>
        </w:rPr>
        <w:t xml:space="preserve"> Certified Professional for Requirements Engineering – Foundation Level </w:t>
      </w:r>
      <w:proofErr w:type="spellStart"/>
      <w:r w:rsidRPr="00787E4C">
        <w:rPr>
          <w:lang w:val="en-US"/>
        </w:rPr>
        <w:t>nach</w:t>
      </w:r>
      <w:proofErr w:type="spellEnd"/>
      <w:r w:rsidRPr="00787E4C">
        <w:rPr>
          <w:lang w:val="en-US"/>
        </w:rPr>
        <w:t xml:space="preserve"> IREB-Standard”, 2. </w:t>
      </w:r>
      <w:r w:rsidRPr="00787E4C">
        <w:rPr>
          <w:rPrChange w:id="720" w:author="Autor">
            <w:rPr>
              <w:lang w:val="en-US"/>
            </w:rPr>
          </w:rPrChange>
        </w:rPr>
        <w:t xml:space="preserve">Auflage, </w:t>
      </w:r>
      <w:proofErr w:type="spellStart"/>
      <w:r w:rsidRPr="00787E4C">
        <w:rPr>
          <w:rPrChange w:id="721" w:author="Autor">
            <w:rPr>
              <w:lang w:val="en-US"/>
            </w:rPr>
          </w:rPrChange>
        </w:rPr>
        <w:t>dpunkt</w:t>
      </w:r>
      <w:proofErr w:type="spellEnd"/>
      <w:r w:rsidRPr="00787E4C">
        <w:rPr>
          <w:rPrChange w:id="722" w:author="Autor">
            <w:rPr>
              <w:lang w:val="en-US"/>
            </w:rPr>
          </w:rPrChange>
        </w:rPr>
        <w:t>-Verlag, Heide</w:t>
      </w:r>
      <w:r w:rsidRPr="00787E4C">
        <w:rPr>
          <w:rPrChange w:id="723" w:author="Autor">
            <w:rPr>
              <w:lang w:val="en-US"/>
            </w:rPr>
          </w:rPrChange>
        </w:rPr>
        <w:t>l</w:t>
      </w:r>
      <w:r w:rsidRPr="00787E4C">
        <w:rPr>
          <w:rPrChange w:id="724" w:author="Autor">
            <w:rPr>
              <w:lang w:val="en-US"/>
            </w:rPr>
          </w:rPrChange>
        </w:rPr>
        <w:t>berg, Juni 2011</w:t>
      </w:r>
    </w:p>
    <w:p w14:paraId="3588EB34" w14:textId="77777777" w:rsidR="008C0455" w:rsidRPr="00BD7578" w:rsidRDefault="008C0455" w:rsidP="00AF0A81">
      <w:pPr>
        <w:ind w:left="1077" w:hanging="1077"/>
      </w:pPr>
      <w:r>
        <w:lastRenderedPageBreak/>
        <w:t>[RS14]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60B4023B" w14:textId="77777777" w:rsidR="008C0455" w:rsidRPr="00787E4C" w:rsidRDefault="008C0455" w:rsidP="00844C3B">
      <w:pPr>
        <w:ind w:left="1077" w:hanging="1077"/>
        <w:rPr>
          <w:lang w:val="en-US"/>
          <w:rPrChange w:id="725" w:author="Autor">
            <w:rPr/>
          </w:rPrChange>
        </w:rPr>
      </w:pPr>
      <w:r>
        <w:t>[Sei14]</w:t>
      </w:r>
      <w:r>
        <w:tab/>
        <w:t>C. Seifert: „</w:t>
      </w:r>
      <w:r w:rsidRPr="00AF0A81">
        <w:t xml:space="preserve">Spiele entwickeln mit </w:t>
      </w:r>
      <w:proofErr w:type="spellStart"/>
      <w:r w:rsidRPr="00AF0A81">
        <w:t>Unity</w:t>
      </w:r>
      <w:proofErr w:type="spellEnd"/>
      <w:r w:rsidRPr="00AF0A81">
        <w:t xml:space="preserve">: 3D-Games mit </w:t>
      </w:r>
      <w:proofErr w:type="spellStart"/>
      <w:r w:rsidRPr="00AF0A81">
        <w:t>Unity</w:t>
      </w:r>
      <w:proofErr w:type="spellEnd"/>
      <w:r w:rsidRPr="00AF0A81">
        <w:t xml:space="preserve"> und C# für Desk</w:t>
      </w:r>
      <w:r>
        <w:t xml:space="preserve">top, Web &amp; Mobile“, 1. </w:t>
      </w:r>
      <w:proofErr w:type="spellStart"/>
      <w:r w:rsidRPr="00787E4C">
        <w:rPr>
          <w:lang w:val="en-US"/>
          <w:rPrChange w:id="726" w:author="Autor">
            <w:rPr/>
          </w:rPrChange>
        </w:rPr>
        <w:t>Auflage</w:t>
      </w:r>
      <w:proofErr w:type="spellEnd"/>
      <w:r w:rsidRPr="00787E4C">
        <w:rPr>
          <w:lang w:val="en-US"/>
          <w:rPrChange w:id="727" w:author="Autor">
            <w:rPr/>
          </w:rPrChange>
        </w:rPr>
        <w:t xml:space="preserve">, Carl </w:t>
      </w:r>
      <w:proofErr w:type="spellStart"/>
      <w:r w:rsidRPr="00787E4C">
        <w:rPr>
          <w:lang w:val="en-US"/>
          <w:rPrChange w:id="728" w:author="Autor">
            <w:rPr/>
          </w:rPrChange>
        </w:rPr>
        <w:t>Hanser</w:t>
      </w:r>
      <w:proofErr w:type="spellEnd"/>
      <w:r w:rsidRPr="00787E4C">
        <w:rPr>
          <w:lang w:val="en-US"/>
          <w:rPrChange w:id="729" w:author="Autor">
            <w:rPr/>
          </w:rPrChange>
        </w:rPr>
        <w:t xml:space="preserve"> </w:t>
      </w:r>
      <w:proofErr w:type="spellStart"/>
      <w:r w:rsidRPr="00787E4C">
        <w:rPr>
          <w:lang w:val="en-US"/>
          <w:rPrChange w:id="730" w:author="Autor">
            <w:rPr/>
          </w:rPrChange>
        </w:rPr>
        <w:t>Verlag</w:t>
      </w:r>
      <w:proofErr w:type="spellEnd"/>
      <w:r w:rsidRPr="00787E4C">
        <w:rPr>
          <w:lang w:val="en-US"/>
          <w:rPrChange w:id="731" w:author="Autor">
            <w:rPr/>
          </w:rPrChange>
        </w:rPr>
        <w:t xml:space="preserve">, </w:t>
      </w:r>
      <w:proofErr w:type="spellStart"/>
      <w:r w:rsidRPr="00787E4C">
        <w:rPr>
          <w:lang w:val="en-US"/>
          <w:rPrChange w:id="732" w:author="Autor">
            <w:rPr/>
          </w:rPrChange>
        </w:rPr>
        <w:t>München</w:t>
      </w:r>
      <w:proofErr w:type="spellEnd"/>
      <w:r w:rsidRPr="00787E4C">
        <w:rPr>
          <w:lang w:val="en-US"/>
          <w:rPrChange w:id="733" w:author="Autor">
            <w:rPr/>
          </w:rPrChange>
        </w:rPr>
        <w:t>, Septe</w:t>
      </w:r>
      <w:r w:rsidRPr="00787E4C">
        <w:rPr>
          <w:lang w:val="en-US"/>
          <w:rPrChange w:id="734" w:author="Autor">
            <w:rPr/>
          </w:rPrChange>
        </w:rPr>
        <w:t>m</w:t>
      </w:r>
      <w:r w:rsidRPr="00787E4C">
        <w:rPr>
          <w:lang w:val="en-US"/>
          <w:rPrChange w:id="735" w:author="Autor">
            <w:rPr/>
          </w:rPrChange>
        </w:rPr>
        <w:t>ber 2014</w:t>
      </w:r>
    </w:p>
    <w:p w14:paraId="04C28CEF" w14:textId="22259F0D" w:rsidR="00F01A2E" w:rsidRPr="00787E4C" w:rsidRDefault="00F01A2E">
      <w:pPr>
        <w:spacing w:before="0" w:after="0" w:line="240" w:lineRule="auto"/>
        <w:jc w:val="left"/>
        <w:rPr>
          <w:lang w:val="en-US"/>
          <w:rPrChange w:id="736" w:author="Autor">
            <w:rPr/>
          </w:rPrChange>
        </w:rPr>
      </w:pPr>
    </w:p>
    <w:p w14:paraId="01DA412F" w14:textId="2D0353C2" w:rsidR="00B30E9E" w:rsidRPr="0091492C" w:rsidRDefault="00B30E9E">
      <w:pPr>
        <w:spacing w:before="0" w:after="0" w:line="240" w:lineRule="auto"/>
        <w:jc w:val="left"/>
        <w:rPr>
          <w:b/>
          <w:sz w:val="36"/>
          <w:lang w:val="en-US"/>
          <w:rPrChange w:id="737" w:author="Autor">
            <w:rPr>
              <w:b/>
              <w:sz w:val="36"/>
            </w:rPr>
          </w:rPrChange>
        </w:rPr>
      </w:pPr>
      <w:r w:rsidRPr="0091492C">
        <w:rPr>
          <w:b/>
          <w:sz w:val="36"/>
          <w:lang w:val="en-US"/>
          <w:rPrChange w:id="738" w:author="Autor">
            <w:rPr>
              <w:b/>
              <w:sz w:val="36"/>
            </w:rPr>
          </w:rPrChange>
        </w:rPr>
        <w:t>Magazine</w:t>
      </w:r>
    </w:p>
    <w:p w14:paraId="73B10F58" w14:textId="77777777" w:rsidR="00B30E9E" w:rsidRPr="0091492C" w:rsidRDefault="00B30E9E" w:rsidP="00B30E9E">
      <w:pPr>
        <w:rPr>
          <w:lang w:val="en-US"/>
          <w:rPrChange w:id="739" w:author="Autor">
            <w:rPr/>
          </w:rPrChange>
        </w:rPr>
      </w:pPr>
    </w:p>
    <w:p w14:paraId="5EAB4F6B" w14:textId="36A56CF7" w:rsidR="00B30E9E" w:rsidRPr="0091492C" w:rsidRDefault="00B30E9E" w:rsidP="004E6C23">
      <w:pPr>
        <w:ind w:left="1077" w:hanging="1077"/>
        <w:rPr>
          <w:lang w:val="en-US"/>
          <w:rPrChange w:id="740" w:author="Autor">
            <w:rPr/>
          </w:rPrChange>
        </w:rPr>
      </w:pPr>
      <w:r w:rsidRPr="0091492C">
        <w:rPr>
          <w:lang w:val="en-US"/>
          <w:rPrChange w:id="741" w:author="Autor">
            <w:rPr/>
          </w:rPrChange>
        </w:rPr>
        <w:t>[FRE03]</w:t>
      </w:r>
      <w:r w:rsidRPr="0091492C">
        <w:rPr>
          <w:lang w:val="en-US"/>
          <w:rPrChange w:id="742" w:author="Autor">
            <w:rPr/>
          </w:rPrChange>
        </w:rPr>
        <w:tab/>
        <w:t xml:space="preserve">K.J. </w:t>
      </w:r>
      <w:proofErr w:type="spellStart"/>
      <w:r w:rsidRPr="0091492C">
        <w:rPr>
          <w:lang w:val="en-US"/>
          <w:rPrChange w:id="743" w:author="Autor">
            <w:rPr/>
          </w:rPrChange>
        </w:rPr>
        <w:t>Fernandes</w:t>
      </w:r>
      <w:proofErr w:type="spellEnd"/>
      <w:r w:rsidRPr="0091492C">
        <w:rPr>
          <w:lang w:val="en-US"/>
          <w:rPrChange w:id="744" w:author="Autor">
            <w:rPr/>
          </w:rPrChange>
        </w:rPr>
        <w:t>, V. Raja, J. Eyre: „</w:t>
      </w:r>
      <w:proofErr w:type="spellStart"/>
      <w:r w:rsidRPr="0091492C">
        <w:rPr>
          <w:lang w:val="en-US"/>
          <w:rPrChange w:id="745" w:author="Autor">
            <w:rPr/>
          </w:rPrChange>
        </w:rPr>
        <w:t>Cybersphere</w:t>
      </w:r>
      <w:proofErr w:type="spellEnd"/>
      <w:r w:rsidRPr="0091492C">
        <w:rPr>
          <w:lang w:val="en-US"/>
          <w:rPrChange w:id="746" w:author="Autor">
            <w:rPr/>
          </w:rPrChange>
        </w:rPr>
        <w:t>: the fully immersive spherical projection system“, Communications of the ACM 46 Nr. 9, ACM, New York</w:t>
      </w:r>
      <w:r w:rsidR="001E3B02" w:rsidRPr="0091492C">
        <w:rPr>
          <w:lang w:val="en-US"/>
          <w:rPrChange w:id="747" w:author="Autor">
            <w:rPr/>
          </w:rPrChange>
        </w:rPr>
        <w:t>,</w:t>
      </w:r>
      <w:r w:rsidR="007E568B" w:rsidRPr="0091492C">
        <w:rPr>
          <w:lang w:val="en-US"/>
          <w:rPrChange w:id="748" w:author="Autor">
            <w:rPr/>
          </w:rPrChange>
        </w:rPr>
        <w:t xml:space="preserve"> September 2003</w:t>
      </w:r>
    </w:p>
    <w:p w14:paraId="7D0DE510" w14:textId="77777777" w:rsidR="00514F78" w:rsidRPr="0091492C" w:rsidRDefault="00514F78" w:rsidP="004E6C23">
      <w:pPr>
        <w:ind w:left="1077" w:hanging="1077"/>
        <w:rPr>
          <w:lang w:val="en-US"/>
          <w:rPrChange w:id="749" w:author="Autor">
            <w:rPr/>
          </w:rPrChange>
        </w:rPr>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7754DE03" w14:textId="77777777" w:rsidR="00D067C1" w:rsidRDefault="00D067C1"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60" w:history="1">
        <w:r w:rsidRPr="000B4ED0">
          <w:rPr>
            <w:rStyle w:val="Hyperlink"/>
          </w:rPr>
          <w:t>http://developer.android.com/tools/help/adb.html</w:t>
        </w:r>
      </w:hyperlink>
      <w:r>
        <w:t xml:space="preserve"> </w:t>
      </w:r>
    </w:p>
    <w:p w14:paraId="0DD612ED" w14:textId="77777777" w:rsidR="00D067C1" w:rsidRDefault="00D067C1" w:rsidP="003D062D">
      <w:pPr>
        <w:ind w:left="1077" w:hanging="1077"/>
        <w:jc w:val="left"/>
        <w:rPr>
          <w:lang w:val="en-US"/>
        </w:rPr>
      </w:pPr>
      <w:r>
        <w:rPr>
          <w:lang w:val="en-US"/>
        </w:rPr>
        <w:t>[@Car]</w:t>
      </w:r>
      <w:r>
        <w:rPr>
          <w:lang w:val="en-US"/>
        </w:rPr>
        <w:tab/>
        <w:t xml:space="preserve">Google Cardboard Developer Documentation, </w:t>
      </w:r>
      <w:r w:rsidR="00670D40">
        <w:fldChar w:fldCharType="begin"/>
      </w:r>
      <w:r w:rsidR="00670D40" w:rsidRPr="0091492C">
        <w:rPr>
          <w:lang w:val="en-US"/>
          <w:rPrChange w:id="750" w:author="Autor">
            <w:rPr/>
          </w:rPrChange>
        </w:rPr>
        <w:instrText xml:space="preserve"> HYPERLINK "https://developers.google.com/cardboard/overview" </w:instrText>
      </w:r>
      <w:r w:rsidR="00670D40">
        <w:fldChar w:fldCharType="separate"/>
      </w:r>
      <w:r w:rsidRPr="002F4D93">
        <w:rPr>
          <w:rStyle w:val="Hyperlink"/>
          <w:lang w:val="en-US"/>
        </w:rPr>
        <w:t>https://developers.google.com/cardboard/overview</w:t>
      </w:r>
      <w:r w:rsidR="00670D40">
        <w:rPr>
          <w:rStyle w:val="Hyperlink"/>
          <w:lang w:val="en-US"/>
        </w:rPr>
        <w:fldChar w:fldCharType="end"/>
      </w:r>
      <w:r>
        <w:rPr>
          <w:lang w:val="en-US"/>
        </w:rPr>
        <w:t xml:space="preserve"> </w:t>
      </w:r>
    </w:p>
    <w:p w14:paraId="68A0CF0F" w14:textId="77777777" w:rsidR="00D067C1" w:rsidRPr="0091492C" w:rsidRDefault="00D067C1" w:rsidP="00DC6803">
      <w:pPr>
        <w:ind w:left="1080" w:hanging="1080"/>
        <w:rPr>
          <w:lang w:val="en-US"/>
          <w:rPrChange w:id="751" w:author="Autor">
            <w:rPr/>
          </w:rPrChange>
        </w:rPr>
      </w:pPr>
      <w:r w:rsidRPr="0091492C">
        <w:rPr>
          <w:lang w:val="en-US"/>
          <w:rPrChange w:id="752" w:author="Autor">
            <w:rPr/>
          </w:rPrChange>
        </w:rPr>
        <w:t>[@Cat]</w:t>
      </w:r>
      <w:r w:rsidRPr="0091492C">
        <w:rPr>
          <w:lang w:val="en-US"/>
          <w:rPrChange w:id="753" w:author="Autor">
            <w:rPr/>
          </w:rPrChange>
        </w:rPr>
        <w:tab/>
        <w:t xml:space="preserve">ADB </w:t>
      </w:r>
      <w:proofErr w:type="spellStart"/>
      <w:r w:rsidRPr="0091492C">
        <w:rPr>
          <w:lang w:val="en-US"/>
          <w:rPrChange w:id="754" w:author="Autor">
            <w:rPr/>
          </w:rPrChange>
        </w:rPr>
        <w:t>Logcat</w:t>
      </w:r>
      <w:proofErr w:type="spellEnd"/>
      <w:r w:rsidRPr="0091492C">
        <w:rPr>
          <w:lang w:val="en-US"/>
          <w:rPrChange w:id="755" w:author="Autor">
            <w:rPr/>
          </w:rPrChange>
        </w:rPr>
        <w:t xml:space="preserve">, </w:t>
      </w:r>
      <w:r w:rsidR="00670D40">
        <w:fldChar w:fldCharType="begin"/>
      </w:r>
      <w:r w:rsidR="00670D40" w:rsidRPr="0091492C">
        <w:rPr>
          <w:lang w:val="en-US"/>
          <w:rPrChange w:id="756" w:author="Autor">
            <w:rPr/>
          </w:rPrChange>
        </w:rPr>
        <w:instrText xml:space="preserve"> HYPERLINK "http://developer.android.com/tools/help/logcat.html" </w:instrText>
      </w:r>
      <w:r w:rsidR="00670D40">
        <w:fldChar w:fldCharType="separate"/>
      </w:r>
      <w:r w:rsidRPr="0091492C">
        <w:rPr>
          <w:rStyle w:val="Hyperlink"/>
          <w:lang w:val="en-US"/>
          <w:rPrChange w:id="757" w:author="Autor">
            <w:rPr>
              <w:rStyle w:val="Hyperlink"/>
            </w:rPr>
          </w:rPrChange>
        </w:rPr>
        <w:t>http://developer.android.com/tools/help/logcat.html</w:t>
      </w:r>
      <w:r w:rsidR="00670D40">
        <w:rPr>
          <w:rStyle w:val="Hyperlink"/>
        </w:rPr>
        <w:fldChar w:fldCharType="end"/>
      </w:r>
      <w:r w:rsidRPr="0091492C">
        <w:rPr>
          <w:lang w:val="en-US"/>
          <w:rPrChange w:id="758" w:author="Autor">
            <w:rPr/>
          </w:rPrChange>
        </w:rPr>
        <w:t xml:space="preserve"> </w:t>
      </w:r>
    </w:p>
    <w:p w14:paraId="7C345ECB" w14:textId="77777777" w:rsidR="00D067C1" w:rsidRDefault="00D067C1"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r>
      <w:proofErr w:type="spellStart"/>
      <w:r w:rsidRPr="00253C80">
        <w:rPr>
          <w:lang w:val="en-US"/>
        </w:rPr>
        <w:t>Durovis</w:t>
      </w:r>
      <w:proofErr w:type="spellEnd"/>
      <w:r w:rsidRPr="00253C80">
        <w:rPr>
          <w:lang w:val="en-US"/>
        </w:rPr>
        <w:t xml:space="preserve"> Dive SDK, </w:t>
      </w:r>
      <w:r w:rsidR="00670D40">
        <w:fldChar w:fldCharType="begin"/>
      </w:r>
      <w:r w:rsidR="00670D40" w:rsidRPr="0091492C">
        <w:rPr>
          <w:lang w:val="en-US"/>
          <w:rPrChange w:id="759" w:author="Autor">
            <w:rPr/>
          </w:rPrChange>
        </w:rPr>
        <w:instrText xml:space="preserve"> HYPERLINK "https://www.durovis.com/sdk.html" </w:instrText>
      </w:r>
      <w:r w:rsidR="00670D40">
        <w:fldChar w:fldCharType="separate"/>
      </w:r>
      <w:r w:rsidRPr="002F4D93">
        <w:rPr>
          <w:rStyle w:val="Hyperlink"/>
          <w:lang w:val="en-US"/>
        </w:rPr>
        <w:t>https://www.durovis.com/sdk.html</w:t>
      </w:r>
      <w:r w:rsidR="00670D40">
        <w:rPr>
          <w:rStyle w:val="Hyperlink"/>
          <w:lang w:val="en-US"/>
        </w:rPr>
        <w:fldChar w:fldCharType="end"/>
      </w:r>
    </w:p>
    <w:p w14:paraId="0025849E" w14:textId="77777777" w:rsidR="00D067C1" w:rsidRDefault="00D067C1" w:rsidP="00FD5595">
      <w:pPr>
        <w:ind w:left="1077" w:hanging="1077"/>
        <w:jc w:val="left"/>
        <w:rPr>
          <w:lang w:val="en-US"/>
        </w:rPr>
      </w:pPr>
      <w:r>
        <w:rPr>
          <w:lang w:val="en-US"/>
        </w:rPr>
        <w:t>[@Ext]</w:t>
      </w:r>
      <w:r>
        <w:rPr>
          <w:lang w:val="en-US"/>
        </w:rPr>
        <w:tab/>
      </w:r>
      <w:proofErr w:type="spellStart"/>
      <w:r>
        <w:rPr>
          <w:lang w:val="en-US"/>
        </w:rPr>
        <w:t>Git</w:t>
      </w:r>
      <w:proofErr w:type="spellEnd"/>
      <w:r>
        <w:rPr>
          <w:lang w:val="en-US"/>
        </w:rPr>
        <w:t xml:space="preserve"> Extensions Manual, </w:t>
      </w:r>
      <w:r w:rsidR="00670D40">
        <w:fldChar w:fldCharType="begin"/>
      </w:r>
      <w:r w:rsidR="00670D40" w:rsidRPr="0091492C">
        <w:rPr>
          <w:lang w:val="en-US"/>
          <w:rPrChange w:id="760" w:author="Autor">
            <w:rPr/>
          </w:rPrChange>
        </w:rPr>
        <w:instrText xml:space="preserve"> HYPERLINK "https://git-extensions-documentation.readthedocs.org/en/latest/https://git-extensions-documentation.readthedocs.org/en/latest/" </w:instrText>
      </w:r>
      <w:r w:rsidR="00670D40">
        <w:fldChar w:fldCharType="separate"/>
      </w:r>
      <w:r w:rsidRPr="007F7E8C">
        <w:rPr>
          <w:rStyle w:val="Hyperlink"/>
          <w:lang w:val="en-US"/>
        </w:rPr>
        <w:t>https://git-extensions-documentation.readthedocs.org/en/latest/https://git-extensions-documentation.readthedocs.org/en/latest/</w:t>
      </w:r>
      <w:r w:rsidR="00670D40">
        <w:rPr>
          <w:rStyle w:val="Hyperlink"/>
          <w:lang w:val="en-US"/>
        </w:rPr>
        <w:fldChar w:fldCharType="end"/>
      </w:r>
      <w:r>
        <w:rPr>
          <w:lang w:val="en-US"/>
        </w:rPr>
        <w:t xml:space="preserve"> </w:t>
      </w:r>
    </w:p>
    <w:p w14:paraId="3A5D400B" w14:textId="77777777" w:rsidR="00D067C1" w:rsidRPr="0091492C" w:rsidRDefault="00D067C1" w:rsidP="00EE42A9">
      <w:pPr>
        <w:ind w:left="1077" w:hanging="1077"/>
        <w:jc w:val="left"/>
        <w:rPr>
          <w:rStyle w:val="Hyperlink"/>
          <w:color w:val="auto"/>
          <w:u w:val="none"/>
          <w:rPrChange w:id="761" w:author="Autor">
            <w:rPr>
              <w:rStyle w:val="Hyperlink"/>
              <w:color w:val="auto"/>
              <w:u w:val="none"/>
              <w:lang w:val="en-US"/>
            </w:rPr>
          </w:rPrChange>
        </w:rPr>
      </w:pPr>
      <w:r w:rsidRPr="0091492C">
        <w:rPr>
          <w:rPrChange w:id="762" w:author="Autor">
            <w:rPr>
              <w:color w:val="0000FF"/>
              <w:u w:val="single"/>
              <w:lang w:val="en-US"/>
            </w:rPr>
          </w:rPrChange>
        </w:rPr>
        <w:t>[@</w:t>
      </w:r>
      <w:proofErr w:type="spellStart"/>
      <w:r w:rsidRPr="0091492C">
        <w:rPr>
          <w:rPrChange w:id="763" w:author="Autor">
            <w:rPr>
              <w:lang w:val="en-US"/>
            </w:rPr>
          </w:rPrChange>
        </w:rPr>
        <w:t>Gear</w:t>
      </w:r>
      <w:proofErr w:type="spellEnd"/>
      <w:r w:rsidRPr="0091492C">
        <w:rPr>
          <w:rPrChange w:id="764" w:author="Autor">
            <w:rPr>
              <w:lang w:val="en-US"/>
            </w:rPr>
          </w:rPrChange>
        </w:rPr>
        <w:t>]</w:t>
      </w:r>
      <w:r w:rsidRPr="0091492C">
        <w:rPr>
          <w:rPrChange w:id="765" w:author="Autor">
            <w:rPr>
              <w:lang w:val="en-US"/>
            </w:rPr>
          </w:rPrChange>
        </w:rPr>
        <w:tab/>
      </w:r>
      <w:proofErr w:type="spellStart"/>
      <w:r w:rsidRPr="0091492C">
        <w:rPr>
          <w:rPrChange w:id="766" w:author="Autor">
            <w:rPr>
              <w:lang w:val="en-US"/>
            </w:rPr>
          </w:rPrChange>
        </w:rPr>
        <w:t>Gear</w:t>
      </w:r>
      <w:proofErr w:type="spellEnd"/>
      <w:r w:rsidRPr="0091492C">
        <w:rPr>
          <w:rPrChange w:id="767" w:author="Autor">
            <w:rPr>
              <w:lang w:val="en-US"/>
            </w:rPr>
          </w:rPrChange>
        </w:rPr>
        <w:t xml:space="preserve"> VR, </w:t>
      </w:r>
      <w:r w:rsidR="00670D40">
        <w:fldChar w:fldCharType="begin"/>
      </w:r>
      <w:r w:rsidR="00670D40">
        <w:instrText xml:space="preserve"> HYPERLINK "http://www.samsung.com/global/microsite/gearvr/index.html" </w:instrText>
      </w:r>
      <w:r w:rsidR="00670D40">
        <w:fldChar w:fldCharType="separate"/>
      </w:r>
      <w:r w:rsidRPr="0091492C">
        <w:rPr>
          <w:rStyle w:val="Hyperlink"/>
          <w:rPrChange w:id="768" w:author="Autor">
            <w:rPr>
              <w:rStyle w:val="Hyperlink"/>
              <w:lang w:val="en-US"/>
            </w:rPr>
          </w:rPrChange>
        </w:rPr>
        <w:t>http://www.samsung.com/global/microsite/gearvr/index.html</w:t>
      </w:r>
      <w:r w:rsidR="00670D40">
        <w:rPr>
          <w:rStyle w:val="Hyperlink"/>
          <w:lang w:val="en-US"/>
        </w:rPr>
        <w:fldChar w:fldCharType="end"/>
      </w:r>
      <w:r w:rsidRPr="0091492C">
        <w:rPr>
          <w:rStyle w:val="Hyperlink"/>
          <w:color w:val="auto"/>
          <w:u w:val="none"/>
          <w:rPrChange w:id="769" w:author="Autor">
            <w:rPr>
              <w:rStyle w:val="Hyperlink"/>
              <w:color w:val="auto"/>
              <w:u w:val="none"/>
              <w:lang w:val="en-US"/>
            </w:rPr>
          </w:rPrChange>
        </w:rPr>
        <w:t xml:space="preserve"> </w:t>
      </w:r>
    </w:p>
    <w:p w14:paraId="266ECB01" w14:textId="77777777" w:rsidR="00D067C1" w:rsidRDefault="00D067C1" w:rsidP="00FD5595">
      <w:pPr>
        <w:ind w:left="1077" w:hanging="1077"/>
        <w:jc w:val="left"/>
        <w:rPr>
          <w:lang w:val="en-US"/>
        </w:rPr>
      </w:pPr>
      <w:r>
        <w:rPr>
          <w:lang w:val="en-US"/>
        </w:rPr>
        <w:t>[@</w:t>
      </w:r>
      <w:proofErr w:type="spellStart"/>
      <w:r>
        <w:rPr>
          <w:lang w:val="en-US"/>
        </w:rPr>
        <w:t>Git</w:t>
      </w:r>
      <w:proofErr w:type="spellEnd"/>
      <w:r>
        <w:rPr>
          <w:lang w:val="en-US"/>
        </w:rPr>
        <w:t>]</w:t>
      </w:r>
      <w:r>
        <w:rPr>
          <w:lang w:val="en-US"/>
        </w:rPr>
        <w:tab/>
      </w:r>
      <w:proofErr w:type="spellStart"/>
      <w:r>
        <w:rPr>
          <w:lang w:val="en-US"/>
        </w:rPr>
        <w:t>Git</w:t>
      </w:r>
      <w:proofErr w:type="spellEnd"/>
      <w:r>
        <w:rPr>
          <w:lang w:val="en-US"/>
        </w:rPr>
        <w:t xml:space="preserve"> Documentation, </w:t>
      </w:r>
      <w:r w:rsidR="00670D40">
        <w:fldChar w:fldCharType="begin"/>
      </w:r>
      <w:r w:rsidR="00670D40" w:rsidRPr="0091492C">
        <w:rPr>
          <w:lang w:val="en-US"/>
          <w:rPrChange w:id="770" w:author="Autor">
            <w:rPr/>
          </w:rPrChange>
        </w:rPr>
        <w:instrText xml:space="preserve"> HYPERLINK "http://git-scm.com/doc" </w:instrText>
      </w:r>
      <w:r w:rsidR="00670D40">
        <w:fldChar w:fldCharType="separate"/>
      </w:r>
      <w:r w:rsidRPr="007F7E8C">
        <w:rPr>
          <w:rStyle w:val="Hyperlink"/>
          <w:lang w:val="en-US"/>
        </w:rPr>
        <w:t>http://git-scm.com/doc</w:t>
      </w:r>
      <w:r w:rsidR="00670D40">
        <w:rPr>
          <w:rStyle w:val="Hyperlink"/>
          <w:lang w:val="en-US"/>
        </w:rPr>
        <w:fldChar w:fldCharType="end"/>
      </w:r>
    </w:p>
    <w:p w14:paraId="036EA189" w14:textId="77777777" w:rsidR="00D067C1" w:rsidRDefault="00D067C1" w:rsidP="00FD5595">
      <w:pPr>
        <w:ind w:left="1077" w:hanging="1077"/>
        <w:jc w:val="left"/>
        <w:rPr>
          <w:rStyle w:val="Hyperlink"/>
          <w:lang w:val="en-US"/>
        </w:rPr>
      </w:pPr>
      <w:r>
        <w:rPr>
          <w:lang w:val="en-US"/>
        </w:rPr>
        <w:t>[@Hub]</w:t>
      </w:r>
      <w:r>
        <w:rPr>
          <w:lang w:val="en-US"/>
        </w:rPr>
        <w:tab/>
        <w:t xml:space="preserve">GitHub, </w:t>
      </w:r>
      <w:r w:rsidR="00670D40">
        <w:fldChar w:fldCharType="begin"/>
      </w:r>
      <w:r w:rsidR="00670D40" w:rsidRPr="0091492C">
        <w:rPr>
          <w:lang w:val="en-US"/>
          <w:rPrChange w:id="771" w:author="Autor">
            <w:rPr/>
          </w:rPrChange>
        </w:rPr>
        <w:instrText xml:space="preserve"> HYPERLINK "https://github.com/" </w:instrText>
      </w:r>
      <w:r w:rsidR="00670D40">
        <w:fldChar w:fldCharType="separate"/>
      </w:r>
      <w:r w:rsidRPr="000524A6">
        <w:rPr>
          <w:rStyle w:val="Hyperlink"/>
          <w:lang w:val="en-US"/>
        </w:rPr>
        <w:t>https://github.com/</w:t>
      </w:r>
      <w:r w:rsidR="00670D40">
        <w:rPr>
          <w:rStyle w:val="Hyperlink"/>
          <w:lang w:val="en-US"/>
        </w:rPr>
        <w:fldChar w:fldCharType="end"/>
      </w:r>
      <w:r>
        <w:rPr>
          <w:lang w:val="en-US"/>
        </w:rPr>
        <w:t xml:space="preserve"> </w:t>
      </w:r>
    </w:p>
    <w:p w14:paraId="4637B2C7" w14:textId="77777777" w:rsidR="00D067C1" w:rsidRPr="0091492C" w:rsidRDefault="00D067C1" w:rsidP="00786B3A">
      <w:pPr>
        <w:ind w:left="1077" w:hanging="1077"/>
        <w:jc w:val="left"/>
        <w:rPr>
          <w:lang w:val="en-US"/>
          <w:rPrChange w:id="772" w:author="Autor">
            <w:rPr/>
          </w:rPrChange>
        </w:rPr>
      </w:pPr>
      <w:r w:rsidRPr="0091492C">
        <w:rPr>
          <w:lang w:val="en-US"/>
          <w:rPrChange w:id="773" w:author="Autor">
            <w:rPr/>
          </w:rPrChange>
        </w:rPr>
        <w:t>[@Kin]</w:t>
      </w:r>
      <w:r w:rsidRPr="0091492C">
        <w:rPr>
          <w:lang w:val="en-US"/>
          <w:rPrChange w:id="774" w:author="Autor">
            <w:rPr/>
          </w:rPrChange>
        </w:rPr>
        <w:tab/>
        <w:t xml:space="preserve">Kinect Indoor Navigation, </w:t>
      </w:r>
      <w:r w:rsidR="00670D40">
        <w:fldChar w:fldCharType="begin"/>
      </w:r>
      <w:r w:rsidR="00670D40" w:rsidRPr="0091492C">
        <w:rPr>
          <w:lang w:val="en-US"/>
          <w:rPrChange w:id="775" w:author="Autor">
            <w:rPr/>
          </w:rPrChange>
        </w:rPr>
        <w:instrText xml:space="preserve"> HYPERLINK "http://www.electronicsnews.com.au/features/kinect-arduino-hack-for-indoor-navigation-video-" </w:instrText>
      </w:r>
      <w:r w:rsidR="00670D40">
        <w:fldChar w:fldCharType="separate"/>
      </w:r>
      <w:r w:rsidRPr="0091492C">
        <w:rPr>
          <w:rStyle w:val="Hyperlink"/>
          <w:lang w:val="en-US"/>
          <w:rPrChange w:id="776" w:author="Autor">
            <w:rPr>
              <w:rStyle w:val="Hyperlink"/>
            </w:rPr>
          </w:rPrChange>
        </w:rPr>
        <w:t>http://www.electronicsnews.com.au/features/kinect-arduino-hack-for-indoor-navigation-video-</w:t>
      </w:r>
      <w:r w:rsidR="00670D40">
        <w:rPr>
          <w:rStyle w:val="Hyperlink"/>
        </w:rPr>
        <w:fldChar w:fldCharType="end"/>
      </w:r>
      <w:r w:rsidRPr="0091492C">
        <w:rPr>
          <w:lang w:val="en-US"/>
          <w:rPrChange w:id="777" w:author="Autor">
            <w:rPr/>
          </w:rPrChange>
        </w:rPr>
        <w:t xml:space="preserve"> </w:t>
      </w:r>
    </w:p>
    <w:p w14:paraId="61D243FF" w14:textId="77777777" w:rsidR="00D067C1" w:rsidRDefault="00D067C1" w:rsidP="00786B3A">
      <w:pPr>
        <w:ind w:left="1077" w:hanging="1077"/>
        <w:jc w:val="left"/>
      </w:pPr>
      <w:r>
        <w:t>[@Kin2]</w:t>
      </w:r>
      <w:r>
        <w:tab/>
        <w:t xml:space="preserve">Übertragung des Körpers in eine VR, </w:t>
      </w:r>
      <w:hyperlink r:id="rId61" w:history="1">
        <w:r w:rsidRPr="002153B5">
          <w:rPr>
            <w:rStyle w:val="Hyperlink"/>
          </w:rPr>
          <w:t>http://techcrunch.com/2014/05/14/clever-kinect-hack-brings-this-guys-full-body-into-virtual-reality/</w:t>
        </w:r>
      </w:hyperlink>
      <w:r>
        <w:t xml:space="preserve"> </w:t>
      </w:r>
    </w:p>
    <w:p w14:paraId="5A878752" w14:textId="77777777" w:rsidR="00D067C1" w:rsidRPr="0091492C" w:rsidRDefault="00D067C1" w:rsidP="00786B3A">
      <w:pPr>
        <w:ind w:left="1077" w:hanging="1077"/>
        <w:jc w:val="left"/>
        <w:rPr>
          <w:lang w:val="en-US"/>
          <w:rPrChange w:id="778" w:author="Autor">
            <w:rPr/>
          </w:rPrChange>
        </w:rPr>
      </w:pPr>
      <w:r w:rsidRPr="0091492C">
        <w:rPr>
          <w:lang w:val="en-US"/>
          <w:rPrChange w:id="779" w:author="Autor">
            <w:rPr/>
          </w:rPrChange>
        </w:rPr>
        <w:lastRenderedPageBreak/>
        <w:t>[@Kin3]</w:t>
      </w:r>
      <w:r w:rsidRPr="0091492C">
        <w:rPr>
          <w:lang w:val="en-US"/>
          <w:rPrChange w:id="780" w:author="Autor">
            <w:rPr/>
          </w:rPrChange>
        </w:rPr>
        <w:tab/>
        <w:t xml:space="preserve">Kinect/Arduino hack for Indoor Navigation, </w:t>
      </w:r>
      <w:r w:rsidR="00670D40">
        <w:fldChar w:fldCharType="begin"/>
      </w:r>
      <w:r w:rsidR="00670D40" w:rsidRPr="0091492C">
        <w:rPr>
          <w:lang w:val="en-US"/>
          <w:rPrChange w:id="781" w:author="Autor">
            <w:rPr/>
          </w:rPrChange>
        </w:rPr>
        <w:instrText xml:space="preserve"> HYPERLINK "http://www.electronicsnews.com.au/features/kinect-arduino-hack-for-indoor-navigation-video-" </w:instrText>
      </w:r>
      <w:r w:rsidR="00670D40">
        <w:fldChar w:fldCharType="separate"/>
      </w:r>
      <w:r w:rsidRPr="0091492C">
        <w:rPr>
          <w:rStyle w:val="Hyperlink"/>
          <w:lang w:val="en-US"/>
          <w:rPrChange w:id="782" w:author="Autor">
            <w:rPr>
              <w:rStyle w:val="Hyperlink"/>
            </w:rPr>
          </w:rPrChange>
        </w:rPr>
        <w:t>http://www.electronicsnews.com.au/features/kinect-arduino-hack-for-indoor-navigation-video-</w:t>
      </w:r>
      <w:r w:rsidR="00670D40">
        <w:rPr>
          <w:rStyle w:val="Hyperlink"/>
        </w:rPr>
        <w:fldChar w:fldCharType="end"/>
      </w:r>
    </w:p>
    <w:p w14:paraId="1C5F2E08" w14:textId="77777777" w:rsidR="00D067C1" w:rsidRPr="00BD7578" w:rsidRDefault="00D067C1" w:rsidP="00FD5595">
      <w:pPr>
        <w:ind w:left="1080" w:hanging="1080"/>
      </w:pPr>
      <w:r>
        <w:t>[@</w:t>
      </w:r>
      <w:proofErr w:type="spellStart"/>
      <w:r>
        <w:t>Leap</w:t>
      </w:r>
      <w:proofErr w:type="spellEnd"/>
      <w:r>
        <w:t>]</w:t>
      </w:r>
      <w:r>
        <w:tab/>
      </w:r>
      <w:proofErr w:type="spellStart"/>
      <w:r>
        <w:t>Leap</w:t>
      </w:r>
      <w:proofErr w:type="spellEnd"/>
      <w:r>
        <w:t xml:space="preserve"> Motion Forum, </w:t>
      </w:r>
      <w:hyperlink r:id="rId62" w:history="1">
        <w:r w:rsidRPr="000524A6">
          <w:rPr>
            <w:rStyle w:val="Hyperlink"/>
          </w:rPr>
          <w:t>https://forums.leapmotion.com/</w:t>
        </w:r>
      </w:hyperlink>
      <w:r>
        <w:t xml:space="preserve"> </w:t>
      </w:r>
    </w:p>
    <w:p w14:paraId="0A75A933" w14:textId="77777777" w:rsidR="00D067C1" w:rsidRDefault="00D067C1" w:rsidP="00FD5595">
      <w:pPr>
        <w:ind w:left="1077" w:hanging="1077"/>
        <w:jc w:val="left"/>
        <w:rPr>
          <w:lang w:val="en-US"/>
        </w:rPr>
      </w:pPr>
      <w:r>
        <w:rPr>
          <w:lang w:val="en-US"/>
        </w:rPr>
        <w:t>[@Mag]</w:t>
      </w:r>
      <w:r>
        <w:rPr>
          <w:lang w:val="en-US"/>
        </w:rPr>
        <w:tab/>
        <w:t xml:space="preserve">Magnet Button for Cardboard, </w:t>
      </w:r>
      <w:r w:rsidR="00670D40">
        <w:fldChar w:fldCharType="begin"/>
      </w:r>
      <w:r w:rsidR="00670D40" w:rsidRPr="0091492C">
        <w:rPr>
          <w:lang w:val="en-US"/>
          <w:rPrChange w:id="783" w:author="Autor">
            <w:rPr/>
          </w:rPrChange>
        </w:rPr>
        <w:instrText xml:space="preserve"> HYPERLINK "https://www.quora.com/How-does-the-magnet-select-button-for-Android-Cardboard-work" </w:instrText>
      </w:r>
      <w:r w:rsidR="00670D40">
        <w:fldChar w:fldCharType="separate"/>
      </w:r>
      <w:r w:rsidRPr="000524A6">
        <w:rPr>
          <w:rStyle w:val="Hyperlink"/>
          <w:lang w:val="en-US"/>
        </w:rPr>
        <w:t>https://www.quora.com/How-does-the-magnet-select-button-for-Android-Cardboard-work</w:t>
      </w:r>
      <w:r w:rsidR="00670D40">
        <w:rPr>
          <w:rStyle w:val="Hyperlink"/>
          <w:lang w:val="en-US"/>
        </w:rPr>
        <w:fldChar w:fldCharType="end"/>
      </w:r>
      <w:r>
        <w:rPr>
          <w:lang w:val="en-US"/>
        </w:rPr>
        <w:t xml:space="preserve"> </w:t>
      </w:r>
    </w:p>
    <w:p w14:paraId="5EE8B728" w14:textId="77777777" w:rsidR="00D067C1" w:rsidRDefault="00D067C1"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r w:rsidR="00670D40">
        <w:fldChar w:fldCharType="begin"/>
      </w:r>
      <w:r w:rsidR="00670D40" w:rsidRPr="0091492C">
        <w:rPr>
          <w:lang w:val="en-US"/>
          <w:rPrChange w:id="784" w:author="Autor">
            <w:rPr/>
          </w:rPrChange>
        </w:rPr>
        <w:instrText xml:space="preserve"> HYPERLINK "https://support.oculus.com" </w:instrText>
      </w:r>
      <w:r w:rsidR="00670D40">
        <w:fldChar w:fldCharType="separate"/>
      </w:r>
      <w:r w:rsidRPr="00F763D9">
        <w:rPr>
          <w:rStyle w:val="Hyperlink"/>
          <w:lang w:val="en-US"/>
        </w:rPr>
        <w:t>https://support.oculus.com</w:t>
      </w:r>
      <w:r w:rsidR="00670D40">
        <w:rPr>
          <w:rStyle w:val="Hyperlink"/>
          <w:lang w:val="en-US"/>
        </w:rPr>
        <w:fldChar w:fldCharType="end"/>
      </w:r>
      <w:r>
        <w:rPr>
          <w:rStyle w:val="Hyperlink"/>
          <w:color w:val="auto"/>
          <w:u w:val="none"/>
          <w:lang w:val="en-US"/>
        </w:rPr>
        <w:t xml:space="preserve"> </w:t>
      </w:r>
    </w:p>
    <w:p w14:paraId="79EFA239" w14:textId="554E0144" w:rsidR="000571B3" w:rsidRPr="0091492C" w:rsidRDefault="000571B3" w:rsidP="000855D1">
      <w:pPr>
        <w:ind w:left="1077" w:hanging="1077"/>
        <w:jc w:val="left"/>
        <w:rPr>
          <w:rStyle w:val="Hyperlink"/>
          <w:color w:val="auto"/>
          <w:u w:val="none"/>
          <w:rPrChange w:id="785" w:author="Autor">
            <w:rPr>
              <w:rStyle w:val="Hyperlink"/>
              <w:color w:val="auto"/>
              <w:u w:val="none"/>
              <w:lang w:val="en-US"/>
            </w:rPr>
          </w:rPrChange>
        </w:rPr>
      </w:pPr>
      <w:r w:rsidRPr="0091492C">
        <w:rPr>
          <w:rStyle w:val="Hyperlink"/>
          <w:color w:val="auto"/>
          <w:u w:val="none"/>
          <w:rPrChange w:id="786" w:author="Autor">
            <w:rPr>
              <w:rStyle w:val="Hyperlink"/>
              <w:color w:val="auto"/>
              <w:u w:val="none"/>
              <w:lang w:val="en-US"/>
            </w:rPr>
          </w:rPrChange>
        </w:rPr>
        <w:t>[@</w:t>
      </w:r>
      <w:proofErr w:type="spellStart"/>
      <w:r w:rsidRPr="0091492C">
        <w:rPr>
          <w:rStyle w:val="Hyperlink"/>
          <w:color w:val="auto"/>
          <w:u w:val="none"/>
          <w:rPrChange w:id="787" w:author="Autor">
            <w:rPr>
              <w:rStyle w:val="Hyperlink"/>
              <w:color w:val="auto"/>
              <w:u w:val="none"/>
              <w:lang w:val="en-US"/>
            </w:rPr>
          </w:rPrChange>
        </w:rPr>
        <w:t>Omni</w:t>
      </w:r>
      <w:proofErr w:type="spellEnd"/>
      <w:r w:rsidRPr="0091492C">
        <w:rPr>
          <w:rStyle w:val="Hyperlink"/>
          <w:color w:val="auto"/>
          <w:u w:val="none"/>
          <w:rPrChange w:id="788" w:author="Autor">
            <w:rPr>
              <w:rStyle w:val="Hyperlink"/>
              <w:color w:val="auto"/>
              <w:u w:val="none"/>
              <w:lang w:val="en-US"/>
            </w:rPr>
          </w:rPrChange>
        </w:rPr>
        <w:t>]</w:t>
      </w:r>
      <w:r w:rsidRPr="0091492C">
        <w:rPr>
          <w:rStyle w:val="Hyperlink"/>
          <w:color w:val="auto"/>
          <w:u w:val="none"/>
          <w:rPrChange w:id="789" w:author="Autor">
            <w:rPr>
              <w:rStyle w:val="Hyperlink"/>
              <w:color w:val="auto"/>
              <w:u w:val="none"/>
              <w:lang w:val="en-US"/>
            </w:rPr>
          </w:rPrChange>
        </w:rPr>
        <w:tab/>
      </w:r>
      <w:proofErr w:type="spellStart"/>
      <w:r w:rsidRPr="0091492C">
        <w:rPr>
          <w:rStyle w:val="Hyperlink"/>
          <w:color w:val="auto"/>
          <w:u w:val="none"/>
          <w:rPrChange w:id="790" w:author="Autor">
            <w:rPr>
              <w:rStyle w:val="Hyperlink"/>
              <w:color w:val="auto"/>
              <w:u w:val="none"/>
              <w:lang w:val="en-US"/>
            </w:rPr>
          </w:rPrChange>
        </w:rPr>
        <w:t>Virtuix</w:t>
      </w:r>
      <w:proofErr w:type="spellEnd"/>
      <w:r w:rsidRPr="0091492C">
        <w:rPr>
          <w:rStyle w:val="Hyperlink"/>
          <w:color w:val="auto"/>
          <w:u w:val="none"/>
          <w:rPrChange w:id="791" w:author="Autor">
            <w:rPr>
              <w:rStyle w:val="Hyperlink"/>
              <w:color w:val="auto"/>
              <w:u w:val="none"/>
              <w:lang w:val="en-US"/>
            </w:rPr>
          </w:rPrChange>
        </w:rPr>
        <w:t xml:space="preserve"> </w:t>
      </w:r>
      <w:proofErr w:type="spellStart"/>
      <w:r w:rsidRPr="0091492C">
        <w:rPr>
          <w:rStyle w:val="Hyperlink"/>
          <w:color w:val="auto"/>
          <w:u w:val="none"/>
          <w:rPrChange w:id="792" w:author="Autor">
            <w:rPr>
              <w:rStyle w:val="Hyperlink"/>
              <w:color w:val="auto"/>
              <w:u w:val="none"/>
              <w:lang w:val="en-US"/>
            </w:rPr>
          </w:rPrChange>
        </w:rPr>
        <w:t>Omni</w:t>
      </w:r>
      <w:proofErr w:type="spellEnd"/>
      <w:r w:rsidRPr="0091492C">
        <w:rPr>
          <w:rStyle w:val="Hyperlink"/>
          <w:color w:val="auto"/>
          <w:u w:val="none"/>
          <w:rPrChange w:id="793" w:author="Autor">
            <w:rPr>
              <w:rStyle w:val="Hyperlink"/>
              <w:color w:val="auto"/>
              <w:u w:val="none"/>
              <w:lang w:val="en-US"/>
            </w:rPr>
          </w:rPrChange>
        </w:rPr>
        <w:t xml:space="preserve">, </w:t>
      </w:r>
      <w:r w:rsidR="00670D40">
        <w:fldChar w:fldCharType="begin"/>
      </w:r>
      <w:r w:rsidR="00670D40">
        <w:instrText xml:space="preserve"> HYPERLINK "http://www.virtuix.com/" </w:instrText>
      </w:r>
      <w:r w:rsidR="00670D40">
        <w:fldChar w:fldCharType="separate"/>
      </w:r>
      <w:r w:rsidRPr="0091492C">
        <w:rPr>
          <w:rStyle w:val="Hyperlink"/>
          <w:rPrChange w:id="794" w:author="Autor">
            <w:rPr>
              <w:rStyle w:val="Hyperlink"/>
              <w:lang w:val="en-US"/>
            </w:rPr>
          </w:rPrChange>
        </w:rPr>
        <w:t>http://www.virtuix.com/</w:t>
      </w:r>
      <w:r w:rsidR="00670D40">
        <w:rPr>
          <w:rStyle w:val="Hyperlink"/>
          <w:lang w:val="en-US"/>
        </w:rPr>
        <w:fldChar w:fldCharType="end"/>
      </w:r>
      <w:r w:rsidRPr="0091492C">
        <w:rPr>
          <w:rStyle w:val="Hyperlink"/>
          <w:color w:val="auto"/>
          <w:u w:val="none"/>
          <w:rPrChange w:id="795" w:author="Autor">
            <w:rPr>
              <w:rStyle w:val="Hyperlink"/>
              <w:color w:val="auto"/>
              <w:u w:val="none"/>
              <w:lang w:val="en-US"/>
            </w:rPr>
          </w:rPrChange>
        </w:rPr>
        <w:t xml:space="preserve"> </w:t>
      </w:r>
    </w:p>
    <w:p w14:paraId="52BDCD60" w14:textId="53CC9585" w:rsidR="000571B3" w:rsidRDefault="000571B3" w:rsidP="000855D1">
      <w:pPr>
        <w:ind w:left="1077" w:hanging="1077"/>
        <w:jc w:val="left"/>
        <w:rPr>
          <w:rStyle w:val="Hyperlink"/>
          <w:color w:val="auto"/>
          <w:u w:val="none"/>
          <w:lang w:val="en-US"/>
        </w:rPr>
      </w:pPr>
      <w:r>
        <w:rPr>
          <w:rStyle w:val="Hyperlink"/>
          <w:color w:val="auto"/>
          <w:u w:val="none"/>
          <w:lang w:val="en-US"/>
        </w:rPr>
        <w:t>[@Omni2]</w:t>
      </w:r>
      <w:r>
        <w:rPr>
          <w:rStyle w:val="Hyperlink"/>
          <w:color w:val="auto"/>
          <w:u w:val="none"/>
          <w:lang w:val="en-US"/>
        </w:rPr>
        <w:tab/>
      </w:r>
      <w:proofErr w:type="spellStart"/>
      <w:r>
        <w:rPr>
          <w:rStyle w:val="Hyperlink"/>
          <w:color w:val="auto"/>
          <w:u w:val="none"/>
          <w:lang w:val="en-US"/>
        </w:rPr>
        <w:t>Virtuix</w:t>
      </w:r>
      <w:proofErr w:type="spellEnd"/>
      <w:r>
        <w:rPr>
          <w:rStyle w:val="Hyperlink"/>
          <w:color w:val="auto"/>
          <w:u w:val="none"/>
          <w:lang w:val="en-US"/>
        </w:rPr>
        <w:t xml:space="preserve"> Omni Bluetooth Functionality, </w:t>
      </w:r>
      <w:r w:rsidR="00670D40">
        <w:fldChar w:fldCharType="begin"/>
      </w:r>
      <w:r w:rsidR="00670D40" w:rsidRPr="0091492C">
        <w:rPr>
          <w:lang w:val="en-US"/>
          <w:rPrChange w:id="796" w:author="Autor">
            <w:rPr/>
          </w:rPrChange>
        </w:rPr>
        <w:instrText xml:space="preserve"> HYPERLINK "http://www.virtuix.com/bluetooth-and-samsung-gear-vr/" </w:instrText>
      </w:r>
      <w:r w:rsidR="00670D40">
        <w:fldChar w:fldCharType="separate"/>
      </w:r>
      <w:r w:rsidRPr="002153B5">
        <w:rPr>
          <w:rStyle w:val="Hyperlink"/>
          <w:lang w:val="en-US"/>
        </w:rPr>
        <w:t>http://www.virtuix.com/bluetooth-and-samsung-gear-vr/</w:t>
      </w:r>
      <w:r w:rsidR="00670D40">
        <w:rPr>
          <w:rStyle w:val="Hyperlink"/>
          <w:lang w:val="en-US"/>
        </w:rPr>
        <w:fldChar w:fldCharType="end"/>
      </w:r>
      <w:r>
        <w:rPr>
          <w:rStyle w:val="Hyperlink"/>
          <w:color w:val="auto"/>
          <w:u w:val="none"/>
          <w:lang w:val="en-US"/>
        </w:rPr>
        <w:t xml:space="preserve"> </w:t>
      </w:r>
    </w:p>
    <w:p w14:paraId="20C76B20" w14:textId="77777777" w:rsidR="00D067C1" w:rsidRPr="0091492C" w:rsidRDefault="00D067C1" w:rsidP="00786B3A">
      <w:pPr>
        <w:ind w:left="1077" w:hanging="1077"/>
        <w:jc w:val="left"/>
        <w:rPr>
          <w:lang w:val="en-US"/>
          <w:rPrChange w:id="797" w:author="Autor">
            <w:rPr/>
          </w:rPrChange>
        </w:rPr>
      </w:pPr>
      <w:r w:rsidRPr="0091492C">
        <w:rPr>
          <w:lang w:val="en-US"/>
          <w:rPrChange w:id="798" w:author="Autor">
            <w:rPr/>
          </w:rPrChange>
        </w:rPr>
        <w:t>[@Point]</w:t>
      </w:r>
      <w:r w:rsidRPr="0091492C">
        <w:rPr>
          <w:lang w:val="en-US"/>
          <w:rPrChange w:id="799" w:author="Autor">
            <w:rPr/>
          </w:rPrChange>
        </w:rPr>
        <w:tab/>
        <w:t xml:space="preserve">Point Cloud Data, </w:t>
      </w:r>
      <w:r w:rsidR="00670D40">
        <w:fldChar w:fldCharType="begin"/>
      </w:r>
      <w:r w:rsidR="00670D40" w:rsidRPr="0091492C">
        <w:rPr>
          <w:lang w:val="en-US"/>
          <w:rPrChange w:id="800" w:author="Autor">
            <w:rPr/>
          </w:rPrChange>
        </w:rPr>
        <w:instrText xml:space="preserve"> HYPERLINK "http://pointclouds.org/documentation/tutorials/mobile_streaming.php" \l "mobile-streaming" </w:instrText>
      </w:r>
      <w:r w:rsidR="00670D40">
        <w:fldChar w:fldCharType="separate"/>
      </w:r>
      <w:r w:rsidRPr="0091492C">
        <w:rPr>
          <w:rStyle w:val="Hyperlink"/>
          <w:lang w:val="en-US"/>
          <w:rPrChange w:id="801" w:author="Autor">
            <w:rPr>
              <w:rStyle w:val="Hyperlink"/>
            </w:rPr>
          </w:rPrChange>
        </w:rPr>
        <w:t>http://pointclouds.org/documentation/tutorials/mobile_streaming.php#mobile-streaming</w:t>
      </w:r>
      <w:r w:rsidR="00670D40">
        <w:rPr>
          <w:rStyle w:val="Hyperlink"/>
        </w:rPr>
        <w:fldChar w:fldCharType="end"/>
      </w:r>
    </w:p>
    <w:p w14:paraId="1D656C31" w14:textId="77777777" w:rsidR="00D067C1" w:rsidRDefault="00D067C1"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r w:rsidR="00670D40">
        <w:fldChar w:fldCharType="begin"/>
      </w:r>
      <w:r w:rsidR="00670D40" w:rsidRPr="0091492C">
        <w:rPr>
          <w:lang w:val="en-US"/>
          <w:rPrChange w:id="802" w:author="Autor">
            <w:rPr/>
          </w:rPrChange>
        </w:rPr>
        <w:instrText xml:space="preserve"> HYPERLINK "http://www.3drudder.com/" </w:instrText>
      </w:r>
      <w:r w:rsidR="00670D40">
        <w:fldChar w:fldCharType="separate"/>
      </w:r>
      <w:r w:rsidRPr="000524A6">
        <w:rPr>
          <w:rStyle w:val="Hyperlink"/>
          <w:lang w:val="en-US"/>
        </w:rPr>
        <w:t>http://www.3drudder.com/</w:t>
      </w:r>
      <w:r w:rsidR="00670D40">
        <w:rPr>
          <w:rStyle w:val="Hyperlink"/>
          <w:lang w:val="en-US"/>
        </w:rPr>
        <w:fldChar w:fldCharType="end"/>
      </w:r>
      <w:r>
        <w:rPr>
          <w:lang w:val="en-US"/>
        </w:rPr>
        <w:t xml:space="preserve"> </w:t>
      </w:r>
    </w:p>
    <w:p w14:paraId="56F444CE" w14:textId="77777777" w:rsidR="00D067C1" w:rsidRDefault="00D067C1" w:rsidP="00786B3A">
      <w:pPr>
        <w:ind w:left="1077" w:hanging="1077"/>
        <w:jc w:val="left"/>
      </w:pPr>
      <w:r>
        <w:t>[@Six]</w:t>
      </w:r>
      <w:r>
        <w:tab/>
      </w:r>
      <w:proofErr w:type="spellStart"/>
      <w:r>
        <w:t>Sixense</w:t>
      </w:r>
      <w:proofErr w:type="spellEnd"/>
      <w:r>
        <w:t xml:space="preserve"> STEM System, </w:t>
      </w:r>
      <w:hyperlink r:id="rId63" w:history="1">
        <w:r w:rsidRPr="006F6610">
          <w:rPr>
            <w:rStyle w:val="Hyperlink"/>
          </w:rPr>
          <w:t>http://sixense.com/wireless</w:t>
        </w:r>
      </w:hyperlink>
      <w:r>
        <w:t xml:space="preserve"> </w:t>
      </w:r>
    </w:p>
    <w:p w14:paraId="740064BB" w14:textId="77777777" w:rsidR="00D067C1" w:rsidRPr="0091492C" w:rsidRDefault="00D067C1" w:rsidP="00FD5595">
      <w:pPr>
        <w:ind w:left="1077" w:hanging="1077"/>
        <w:jc w:val="left"/>
        <w:rPr>
          <w:rPrChange w:id="803" w:author="Autor">
            <w:rPr>
              <w:lang w:val="en-US"/>
            </w:rPr>
          </w:rPrChange>
        </w:rPr>
      </w:pPr>
      <w:r w:rsidRPr="0091492C">
        <w:rPr>
          <w:rPrChange w:id="804" w:author="Autor">
            <w:rPr>
              <w:lang w:val="en-US"/>
            </w:rPr>
          </w:rPrChange>
        </w:rPr>
        <w:t>[@</w:t>
      </w:r>
      <w:proofErr w:type="spellStart"/>
      <w:r w:rsidRPr="0091492C">
        <w:rPr>
          <w:rPrChange w:id="805" w:author="Autor">
            <w:rPr>
              <w:lang w:val="en-US"/>
            </w:rPr>
          </w:rPrChange>
        </w:rPr>
        <w:t>Sph</w:t>
      </w:r>
      <w:proofErr w:type="spellEnd"/>
      <w:r w:rsidRPr="0091492C">
        <w:rPr>
          <w:rPrChange w:id="806" w:author="Autor">
            <w:rPr>
              <w:lang w:val="en-US"/>
            </w:rPr>
          </w:rPrChange>
        </w:rPr>
        <w:t>]</w:t>
      </w:r>
      <w:r w:rsidRPr="0091492C">
        <w:rPr>
          <w:rPrChange w:id="807" w:author="Autor">
            <w:rPr>
              <w:lang w:val="en-US"/>
            </w:rPr>
          </w:rPrChange>
        </w:rPr>
        <w:tab/>
      </w:r>
      <w:proofErr w:type="spellStart"/>
      <w:r w:rsidRPr="0091492C">
        <w:rPr>
          <w:rPrChange w:id="808" w:author="Autor">
            <w:rPr>
              <w:lang w:val="en-US"/>
            </w:rPr>
          </w:rPrChange>
        </w:rPr>
        <w:t>Sphero</w:t>
      </w:r>
      <w:proofErr w:type="spellEnd"/>
      <w:r w:rsidRPr="0091492C">
        <w:rPr>
          <w:rPrChange w:id="809" w:author="Autor">
            <w:rPr>
              <w:lang w:val="en-US"/>
            </w:rPr>
          </w:rPrChange>
        </w:rPr>
        <w:t xml:space="preserve">, </w:t>
      </w:r>
      <w:r w:rsidR="00670D40">
        <w:fldChar w:fldCharType="begin"/>
      </w:r>
      <w:r w:rsidR="00670D40">
        <w:instrText xml:space="preserve"> HYPERLINK "http://www.gosphero.com/de/" </w:instrText>
      </w:r>
      <w:r w:rsidR="00670D40">
        <w:fldChar w:fldCharType="separate"/>
      </w:r>
      <w:r w:rsidRPr="0091492C">
        <w:rPr>
          <w:rStyle w:val="Hyperlink"/>
          <w:rPrChange w:id="810" w:author="Autor">
            <w:rPr>
              <w:rStyle w:val="Hyperlink"/>
              <w:lang w:val="en-US"/>
            </w:rPr>
          </w:rPrChange>
        </w:rPr>
        <w:t>http://www.gosphero.com/de/</w:t>
      </w:r>
      <w:r w:rsidR="00670D40">
        <w:rPr>
          <w:rStyle w:val="Hyperlink"/>
          <w:lang w:val="en-US"/>
        </w:rPr>
        <w:fldChar w:fldCharType="end"/>
      </w:r>
      <w:r w:rsidRPr="0091492C">
        <w:rPr>
          <w:rPrChange w:id="811" w:author="Autor">
            <w:rPr>
              <w:lang w:val="en-US"/>
            </w:rPr>
          </w:rPrChange>
        </w:rPr>
        <w:t xml:space="preserve"> </w:t>
      </w:r>
    </w:p>
    <w:p w14:paraId="4E25483A" w14:textId="77777777" w:rsidR="00D067C1" w:rsidRPr="0091492C" w:rsidRDefault="00D067C1" w:rsidP="00786B3A">
      <w:pPr>
        <w:ind w:left="1077" w:hanging="1077"/>
        <w:jc w:val="left"/>
        <w:rPr>
          <w:lang w:val="en-US"/>
          <w:rPrChange w:id="812" w:author="Autor">
            <w:rPr/>
          </w:rPrChange>
        </w:rPr>
      </w:pPr>
      <w:r w:rsidRPr="0091492C">
        <w:rPr>
          <w:lang w:val="en-US"/>
          <w:rPrChange w:id="813" w:author="Autor">
            <w:rPr/>
          </w:rPrChange>
        </w:rPr>
        <w:t>[@Sph2]</w:t>
      </w:r>
      <w:r w:rsidRPr="0091492C">
        <w:rPr>
          <w:lang w:val="en-US"/>
          <w:rPrChange w:id="814" w:author="Autor">
            <w:rPr/>
          </w:rPrChange>
        </w:rPr>
        <w:tab/>
        <w:t xml:space="preserve">Sphero Unity Plugin: Sensor Streaming, </w:t>
      </w:r>
      <w:r w:rsidR="00670D40">
        <w:fldChar w:fldCharType="begin"/>
      </w:r>
      <w:r w:rsidR="00670D40" w:rsidRPr="0091492C">
        <w:rPr>
          <w:lang w:val="en-US"/>
          <w:rPrChange w:id="815" w:author="Autor">
            <w:rPr/>
          </w:rPrChange>
        </w:rPr>
        <w:instrText xml:space="preserve"> HYPERLINK "https://github.com/orbotix/UNITY-PLUGIN/tree/master/ExampleProject/SensorStreaming" </w:instrText>
      </w:r>
      <w:r w:rsidR="00670D40">
        <w:fldChar w:fldCharType="separate"/>
      </w:r>
      <w:r w:rsidRPr="0091492C">
        <w:rPr>
          <w:rStyle w:val="Hyperlink"/>
          <w:lang w:val="en-US"/>
          <w:rPrChange w:id="816" w:author="Autor">
            <w:rPr>
              <w:rStyle w:val="Hyperlink"/>
            </w:rPr>
          </w:rPrChange>
        </w:rPr>
        <w:t>https://github.com/orbotix/UNITY-PLUGIN/tree/master/ExampleProject/SensorStreaming</w:t>
      </w:r>
      <w:r w:rsidR="00670D40">
        <w:rPr>
          <w:rStyle w:val="Hyperlink"/>
        </w:rPr>
        <w:fldChar w:fldCharType="end"/>
      </w:r>
      <w:r w:rsidRPr="0091492C">
        <w:rPr>
          <w:lang w:val="en-US"/>
          <w:rPrChange w:id="817" w:author="Autor">
            <w:rPr/>
          </w:rPrChange>
        </w:rPr>
        <w:t xml:space="preserve"> </w:t>
      </w:r>
    </w:p>
    <w:p w14:paraId="0750C14D" w14:textId="77777777" w:rsidR="00D067C1" w:rsidRPr="00B52B9F" w:rsidRDefault="00D067C1" w:rsidP="00D95D22">
      <w:pPr>
        <w:ind w:left="1077" w:hanging="1077"/>
        <w:jc w:val="left"/>
        <w:rPr>
          <w:rStyle w:val="Hyperlink"/>
          <w:color w:val="auto"/>
          <w:u w:val="none"/>
          <w:lang w:val="en-US"/>
        </w:rPr>
      </w:pPr>
      <w:r>
        <w:rPr>
          <w:lang w:val="en-US"/>
        </w:rPr>
        <w:t>[@Tan]</w:t>
      </w:r>
      <w:r>
        <w:rPr>
          <w:lang w:val="en-US"/>
        </w:rPr>
        <w:tab/>
        <w:t xml:space="preserve">Project Tango, </w:t>
      </w:r>
      <w:r w:rsidR="00670D40">
        <w:fldChar w:fldCharType="begin"/>
      </w:r>
      <w:r w:rsidR="00670D40" w:rsidRPr="0091492C">
        <w:rPr>
          <w:lang w:val="en-US"/>
          <w:rPrChange w:id="818" w:author="Autor">
            <w:rPr/>
          </w:rPrChange>
        </w:rPr>
        <w:instrText xml:space="preserve"> HYPERLINK "https://www.google.com/atap/projecttango/" \l "project" </w:instrText>
      </w:r>
      <w:r w:rsidR="00670D40">
        <w:fldChar w:fldCharType="separate"/>
      </w:r>
      <w:r w:rsidRPr="00D1219C">
        <w:rPr>
          <w:rStyle w:val="Hyperlink"/>
          <w:lang w:val="en-US"/>
        </w:rPr>
        <w:t>https://www.google.com/atap/projecttango/#project</w:t>
      </w:r>
      <w:r w:rsidR="00670D40">
        <w:rPr>
          <w:rStyle w:val="Hyperlink"/>
          <w:lang w:val="en-US"/>
        </w:rPr>
        <w:fldChar w:fldCharType="end"/>
      </w:r>
      <w:r>
        <w:rPr>
          <w:rStyle w:val="Hyperlink"/>
          <w:color w:val="auto"/>
          <w:u w:val="none"/>
          <w:lang w:val="en-US"/>
        </w:rPr>
        <w:t xml:space="preserve"> </w:t>
      </w:r>
    </w:p>
    <w:p w14:paraId="40144D7C" w14:textId="77777777" w:rsidR="00D067C1" w:rsidRPr="0091492C" w:rsidRDefault="00D067C1" w:rsidP="00786B3A">
      <w:pPr>
        <w:ind w:left="1077" w:hanging="1077"/>
        <w:jc w:val="left"/>
        <w:rPr>
          <w:lang w:val="en-US"/>
          <w:rPrChange w:id="819" w:author="Autor">
            <w:rPr/>
          </w:rPrChange>
        </w:rPr>
      </w:pPr>
      <w:r w:rsidRPr="0091492C">
        <w:rPr>
          <w:lang w:val="en-US"/>
          <w:rPrChange w:id="820" w:author="Autor">
            <w:rPr/>
          </w:rPrChange>
        </w:rPr>
        <w:t>[@Tan2]</w:t>
      </w:r>
      <w:r w:rsidRPr="0091492C">
        <w:rPr>
          <w:lang w:val="en-US"/>
          <w:rPrChange w:id="821" w:author="Autor">
            <w:rPr/>
          </w:rPrChange>
        </w:rPr>
        <w:tab/>
        <w:t xml:space="preserve">Project Tango Video, </w:t>
      </w:r>
      <w:r w:rsidR="00670D40">
        <w:fldChar w:fldCharType="begin"/>
      </w:r>
      <w:r w:rsidR="00670D40" w:rsidRPr="0091492C">
        <w:rPr>
          <w:lang w:val="en-US"/>
          <w:rPrChange w:id="822" w:author="Autor">
            <w:rPr/>
          </w:rPrChange>
        </w:rPr>
        <w:instrText xml:space="preserve"> HYPERLINK "https://www.youtube.com/watch?v=Qe10ExwzCqk" \l "t=50" </w:instrText>
      </w:r>
      <w:r w:rsidR="00670D40">
        <w:fldChar w:fldCharType="separate"/>
      </w:r>
      <w:r w:rsidRPr="0091492C">
        <w:rPr>
          <w:rStyle w:val="Hyperlink"/>
          <w:lang w:val="en-US"/>
          <w:rPrChange w:id="823" w:author="Autor">
            <w:rPr>
              <w:rStyle w:val="Hyperlink"/>
            </w:rPr>
          </w:rPrChange>
        </w:rPr>
        <w:t>https://www.youtube.com/watch?v=Qe10ExwzCqk#t=50</w:t>
      </w:r>
      <w:r w:rsidR="00670D40">
        <w:rPr>
          <w:rStyle w:val="Hyperlink"/>
        </w:rPr>
        <w:fldChar w:fldCharType="end"/>
      </w:r>
      <w:r w:rsidRPr="0091492C">
        <w:rPr>
          <w:lang w:val="en-US"/>
          <w:rPrChange w:id="824" w:author="Autor">
            <w:rPr/>
          </w:rPrChange>
        </w:rPr>
        <w:t xml:space="preserve"> </w:t>
      </w:r>
    </w:p>
    <w:p w14:paraId="65ED75D2" w14:textId="77777777" w:rsidR="00D067C1" w:rsidRDefault="00D067C1" w:rsidP="00786B3A">
      <w:pPr>
        <w:ind w:left="1077" w:hanging="1077"/>
        <w:jc w:val="left"/>
      </w:pPr>
      <w:r w:rsidRPr="0091492C">
        <w:rPr>
          <w:rPrChange w:id="825" w:author="Autor">
            <w:rPr>
              <w:lang w:val="en-US"/>
            </w:rPr>
          </w:rPrChange>
        </w:rPr>
        <w:t>[@Uni]</w:t>
      </w:r>
      <w:r w:rsidRPr="0091492C">
        <w:rPr>
          <w:rPrChange w:id="826" w:author="Autor">
            <w:rPr>
              <w:lang w:val="en-US"/>
            </w:rPr>
          </w:rPrChange>
        </w:rPr>
        <w:tab/>
      </w:r>
      <w:proofErr w:type="spellStart"/>
      <w:r w:rsidRPr="0091492C">
        <w:rPr>
          <w:rPrChange w:id="827" w:author="Autor">
            <w:rPr>
              <w:lang w:val="en-US"/>
            </w:rPr>
          </w:rPrChange>
        </w:rPr>
        <w:t>Unity</w:t>
      </w:r>
      <w:proofErr w:type="spellEnd"/>
      <w:r w:rsidRPr="0091492C">
        <w:rPr>
          <w:rPrChange w:id="828" w:author="Autor">
            <w:rPr>
              <w:lang w:val="en-US"/>
            </w:rPr>
          </w:rPrChange>
        </w:rPr>
        <w:t xml:space="preserve"> </w:t>
      </w:r>
      <w:proofErr w:type="spellStart"/>
      <w:r w:rsidRPr="0091492C">
        <w:rPr>
          <w:rPrChange w:id="829" w:author="Autor">
            <w:rPr>
              <w:lang w:val="en-US"/>
            </w:rPr>
          </w:rPrChange>
        </w:rPr>
        <w:t>Documentation</w:t>
      </w:r>
      <w:proofErr w:type="spellEnd"/>
      <w:r w:rsidRPr="0091492C">
        <w:rPr>
          <w:rPrChange w:id="830" w:author="Autor">
            <w:rPr>
              <w:lang w:val="en-US"/>
            </w:rPr>
          </w:rPrChange>
        </w:rPr>
        <w:t xml:space="preserve">, </w:t>
      </w:r>
      <w:hyperlink r:id="rId6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91492C" w:rsidRDefault="00786B3A" w:rsidP="00EE42A9">
      <w:pPr>
        <w:ind w:left="1077" w:hanging="1077"/>
        <w:jc w:val="left"/>
        <w:rPr>
          <w:rStyle w:val="Hyperlink"/>
          <w:color w:val="auto"/>
          <w:u w:val="none"/>
          <w:rPrChange w:id="831" w:author="Autor">
            <w:rPr>
              <w:rStyle w:val="Hyperlink"/>
              <w:color w:val="auto"/>
              <w:u w:val="none"/>
              <w:lang w:val="en-US"/>
            </w:rPr>
          </w:rPrChange>
        </w:rPr>
      </w:pPr>
    </w:p>
    <w:p w14:paraId="7DAE0ECE" w14:textId="77777777" w:rsidR="008C0455" w:rsidRPr="0091492C" w:rsidRDefault="008C0455" w:rsidP="00EE42A9">
      <w:pPr>
        <w:ind w:left="1077" w:hanging="1077"/>
        <w:jc w:val="left"/>
        <w:rPr>
          <w:rStyle w:val="Hyperlink"/>
          <w:color w:val="auto"/>
          <w:u w:val="none"/>
          <w:rPrChange w:id="832" w:author="Autor">
            <w:rPr>
              <w:rStyle w:val="Hyperlink"/>
              <w:color w:val="auto"/>
              <w:u w:val="none"/>
              <w:lang w:val="en-US"/>
            </w:rPr>
          </w:rPrChange>
        </w:rPr>
      </w:pPr>
      <w:r w:rsidRPr="0091492C">
        <w:rPr>
          <w:rStyle w:val="Hyperlink"/>
          <w:color w:val="auto"/>
          <w:u w:val="none"/>
          <w:rPrChange w:id="833" w:author="Autor">
            <w:rPr>
              <w:rStyle w:val="Hyperlink"/>
              <w:color w:val="auto"/>
              <w:u w:val="none"/>
              <w:lang w:val="en-US"/>
            </w:rPr>
          </w:rPrChange>
        </w:rPr>
        <w:t>[Bus]</w:t>
      </w:r>
      <w:r w:rsidRPr="0091492C">
        <w:rPr>
          <w:rStyle w:val="Hyperlink"/>
          <w:color w:val="auto"/>
          <w:u w:val="none"/>
          <w:rPrChange w:id="834" w:author="Autor">
            <w:rPr>
              <w:rStyle w:val="Hyperlink"/>
              <w:color w:val="auto"/>
              <w:u w:val="none"/>
              <w:lang w:val="en-US"/>
            </w:rPr>
          </w:rPrChange>
        </w:rPr>
        <w:tab/>
        <w:t>Bilder von Tobias Busch</w:t>
      </w:r>
    </w:p>
    <w:p w14:paraId="197AE887" w14:textId="77777777" w:rsidR="008C0455" w:rsidRPr="0091492C" w:rsidRDefault="008C0455" w:rsidP="00EE42A9">
      <w:pPr>
        <w:ind w:left="1077" w:hanging="1077"/>
        <w:jc w:val="left"/>
        <w:rPr>
          <w:rStyle w:val="Hyperlink"/>
          <w:color w:val="auto"/>
          <w:u w:val="none"/>
          <w:rPrChange w:id="835" w:author="Autor">
            <w:rPr>
              <w:rStyle w:val="Hyperlink"/>
              <w:color w:val="auto"/>
              <w:u w:val="none"/>
              <w:lang w:val="en-US"/>
            </w:rPr>
          </w:rPrChange>
        </w:rPr>
      </w:pPr>
      <w:r w:rsidRPr="0091492C">
        <w:rPr>
          <w:rPrChange w:id="836" w:author="Autor">
            <w:rPr>
              <w:color w:val="0000FF"/>
              <w:u w:val="single"/>
              <w:lang w:val="en-US"/>
            </w:rPr>
          </w:rPrChange>
        </w:rPr>
        <w:t>[</w:t>
      </w:r>
      <w:proofErr w:type="spellStart"/>
      <w:r w:rsidRPr="0091492C">
        <w:rPr>
          <w:rPrChange w:id="837" w:author="Autor">
            <w:rPr>
              <w:lang w:val="en-US"/>
            </w:rPr>
          </w:rPrChange>
        </w:rPr>
        <w:t>Com</w:t>
      </w:r>
      <w:proofErr w:type="spellEnd"/>
      <w:r w:rsidRPr="0091492C">
        <w:rPr>
          <w:rPrChange w:id="838" w:author="Autor">
            <w:rPr>
              <w:lang w:val="en-US"/>
            </w:rPr>
          </w:rPrChange>
        </w:rPr>
        <w:t>]</w:t>
      </w:r>
      <w:r w:rsidRPr="0091492C">
        <w:rPr>
          <w:rPrChange w:id="839" w:author="Autor">
            <w:rPr>
              <w:lang w:val="en-US"/>
            </w:rPr>
          </w:rPrChange>
        </w:rPr>
        <w:tab/>
        <w:t xml:space="preserve">Wikimedia </w:t>
      </w:r>
      <w:proofErr w:type="spellStart"/>
      <w:r w:rsidRPr="0091492C">
        <w:rPr>
          <w:rPrChange w:id="840" w:author="Autor">
            <w:rPr>
              <w:lang w:val="en-US"/>
            </w:rPr>
          </w:rPrChange>
        </w:rPr>
        <w:t>Commons</w:t>
      </w:r>
      <w:proofErr w:type="spellEnd"/>
      <w:r w:rsidRPr="0091492C">
        <w:rPr>
          <w:rPrChange w:id="841" w:author="Autor">
            <w:rPr>
              <w:lang w:val="en-US"/>
            </w:rPr>
          </w:rPrChange>
        </w:rPr>
        <w:t xml:space="preserve">: Eine freie Sammlung von Bildern, </w:t>
      </w:r>
      <w:r w:rsidR="00670D40">
        <w:fldChar w:fldCharType="begin"/>
      </w:r>
      <w:r w:rsidR="00670D40">
        <w:instrText xml:space="preserve"> HYPERLINK "http://www.commons.wikimedia.org" </w:instrText>
      </w:r>
      <w:r w:rsidR="00670D40">
        <w:fldChar w:fldCharType="separate"/>
      </w:r>
      <w:r w:rsidRPr="0091492C">
        <w:rPr>
          <w:rStyle w:val="Hyperlink"/>
          <w:rPrChange w:id="842" w:author="Autor">
            <w:rPr>
              <w:rStyle w:val="Hyperlink"/>
              <w:lang w:val="en-US"/>
            </w:rPr>
          </w:rPrChange>
        </w:rPr>
        <w:t>www.commons.wikimedia.org</w:t>
      </w:r>
      <w:r w:rsidR="00670D40">
        <w:rPr>
          <w:rStyle w:val="Hyperlink"/>
          <w:lang w:val="en-US"/>
        </w:rPr>
        <w:fldChar w:fldCharType="end"/>
      </w:r>
      <w:r w:rsidRPr="0091492C">
        <w:rPr>
          <w:rStyle w:val="Hyperlink"/>
          <w:color w:val="auto"/>
          <w:u w:val="none"/>
          <w:rPrChange w:id="843" w:author="Autor">
            <w:rPr>
              <w:rStyle w:val="Hyperlink"/>
              <w:color w:val="auto"/>
              <w:u w:val="none"/>
              <w:lang w:val="en-US"/>
            </w:rPr>
          </w:rPrChange>
        </w:rPr>
        <w:t xml:space="preserve"> </w:t>
      </w:r>
    </w:p>
    <w:p w14:paraId="1B3747E8" w14:textId="77777777" w:rsidR="008C0455" w:rsidRPr="0091492C" w:rsidRDefault="008C0455" w:rsidP="00EE42A9">
      <w:pPr>
        <w:ind w:left="1077" w:hanging="1077"/>
        <w:jc w:val="left"/>
        <w:rPr>
          <w:rStyle w:val="Hyperlink"/>
          <w:color w:val="auto"/>
          <w:u w:val="none"/>
          <w:rPrChange w:id="844" w:author="Autor">
            <w:rPr>
              <w:rStyle w:val="Hyperlink"/>
              <w:color w:val="auto"/>
              <w:u w:val="none"/>
              <w:lang w:val="en-US"/>
            </w:rPr>
          </w:rPrChange>
        </w:rPr>
      </w:pPr>
      <w:r w:rsidRPr="0091492C">
        <w:rPr>
          <w:rStyle w:val="Hyperlink"/>
          <w:color w:val="auto"/>
          <w:u w:val="none"/>
          <w:rPrChange w:id="845" w:author="Autor">
            <w:rPr>
              <w:rStyle w:val="Hyperlink"/>
              <w:color w:val="auto"/>
              <w:u w:val="none"/>
              <w:lang w:val="en-US"/>
            </w:rPr>
          </w:rPrChange>
        </w:rPr>
        <w:t>[Eta]</w:t>
      </w:r>
      <w:r w:rsidRPr="0091492C">
        <w:rPr>
          <w:rStyle w:val="Hyperlink"/>
          <w:color w:val="auto"/>
          <w:u w:val="none"/>
          <w:rPrChange w:id="846" w:author="Autor">
            <w:rPr>
              <w:rStyle w:val="Hyperlink"/>
              <w:color w:val="auto"/>
              <w:u w:val="none"/>
              <w:lang w:val="en-US"/>
            </w:rPr>
          </w:rPrChange>
        </w:rPr>
        <w:tab/>
        <w:t>Bilder von der Firma Die Etagen</w:t>
      </w:r>
    </w:p>
    <w:p w14:paraId="32CE3FFC" w14:textId="77777777" w:rsidR="008C0455" w:rsidRPr="0091492C" w:rsidRDefault="008C0455" w:rsidP="00EE42A9">
      <w:pPr>
        <w:ind w:left="1077" w:hanging="1077"/>
        <w:jc w:val="left"/>
        <w:rPr>
          <w:rStyle w:val="Hyperlink"/>
          <w:color w:val="auto"/>
          <w:u w:val="none"/>
          <w:rPrChange w:id="847" w:author="Autor">
            <w:rPr>
              <w:rStyle w:val="Hyperlink"/>
              <w:color w:val="auto"/>
              <w:u w:val="none"/>
              <w:lang w:val="en-US"/>
            </w:rPr>
          </w:rPrChange>
        </w:rPr>
      </w:pPr>
      <w:r w:rsidRPr="0091492C">
        <w:rPr>
          <w:rStyle w:val="Hyperlink"/>
          <w:color w:val="auto"/>
          <w:u w:val="none"/>
          <w:rPrChange w:id="848" w:author="Autor">
            <w:rPr>
              <w:rStyle w:val="Hyperlink"/>
              <w:color w:val="auto"/>
              <w:u w:val="none"/>
              <w:lang w:val="en-US"/>
            </w:rPr>
          </w:rPrChange>
        </w:rPr>
        <w:t>[Orb]</w:t>
      </w:r>
      <w:r w:rsidRPr="0091492C">
        <w:rPr>
          <w:rStyle w:val="Hyperlink"/>
          <w:color w:val="auto"/>
          <w:u w:val="none"/>
          <w:rPrChange w:id="849" w:author="Autor">
            <w:rPr>
              <w:rStyle w:val="Hyperlink"/>
              <w:color w:val="auto"/>
              <w:u w:val="none"/>
              <w:lang w:val="en-US"/>
            </w:rPr>
          </w:rPrChange>
        </w:rPr>
        <w:tab/>
        <w:t xml:space="preserve">Bilder von </w:t>
      </w:r>
      <w:proofErr w:type="spellStart"/>
      <w:r w:rsidRPr="0091492C">
        <w:rPr>
          <w:rStyle w:val="Hyperlink"/>
          <w:color w:val="auto"/>
          <w:u w:val="none"/>
          <w:rPrChange w:id="850" w:author="Autor">
            <w:rPr>
              <w:rStyle w:val="Hyperlink"/>
              <w:color w:val="auto"/>
              <w:u w:val="none"/>
              <w:lang w:val="en-US"/>
            </w:rPr>
          </w:rPrChange>
        </w:rPr>
        <w:t>Sphero</w:t>
      </w:r>
      <w:proofErr w:type="spellEnd"/>
      <w:r w:rsidRPr="0091492C">
        <w:rPr>
          <w:rStyle w:val="Hyperlink"/>
          <w:color w:val="auto"/>
          <w:u w:val="none"/>
          <w:rPrChange w:id="851" w:author="Autor">
            <w:rPr>
              <w:rStyle w:val="Hyperlink"/>
              <w:color w:val="auto"/>
              <w:u w:val="none"/>
              <w:lang w:val="en-US"/>
            </w:rPr>
          </w:rPrChange>
        </w:rPr>
        <w:t xml:space="preserve">, Nutzung durch </w:t>
      </w:r>
      <w:proofErr w:type="spellStart"/>
      <w:r w:rsidRPr="0091492C">
        <w:rPr>
          <w:rStyle w:val="Hyperlink"/>
          <w:color w:val="auto"/>
          <w:u w:val="none"/>
          <w:rPrChange w:id="852" w:author="Autor">
            <w:rPr>
              <w:rStyle w:val="Hyperlink"/>
              <w:color w:val="auto"/>
              <w:u w:val="none"/>
              <w:lang w:val="en-US"/>
            </w:rPr>
          </w:rPrChange>
        </w:rPr>
        <w:t>Orbotix</w:t>
      </w:r>
      <w:proofErr w:type="spellEnd"/>
      <w:r w:rsidRPr="0091492C">
        <w:rPr>
          <w:rStyle w:val="Hyperlink"/>
          <w:color w:val="auto"/>
          <w:u w:val="none"/>
          <w:rPrChange w:id="853" w:author="Autor">
            <w:rPr>
              <w:rStyle w:val="Hyperlink"/>
              <w:color w:val="auto"/>
              <w:u w:val="none"/>
              <w:lang w:val="en-US"/>
            </w:rPr>
          </w:rPrChange>
        </w:rPr>
        <w:t xml:space="preserve"> genehmigt, </w:t>
      </w:r>
      <w:r w:rsidR="00670D40">
        <w:fldChar w:fldCharType="begin"/>
      </w:r>
      <w:r w:rsidR="00670D40">
        <w:instrText xml:space="preserve"> HYPERLINK "https://brandfolder.com/sphero2" </w:instrText>
      </w:r>
      <w:r w:rsidR="00670D40">
        <w:fldChar w:fldCharType="separate"/>
      </w:r>
      <w:r w:rsidRPr="0091492C">
        <w:rPr>
          <w:rStyle w:val="Hyperlink"/>
          <w:rPrChange w:id="854" w:author="Autor">
            <w:rPr>
              <w:rStyle w:val="Hyperlink"/>
              <w:lang w:val="en-US"/>
            </w:rPr>
          </w:rPrChange>
        </w:rPr>
        <w:t>https://brandfolder.com/sphero2</w:t>
      </w:r>
      <w:r w:rsidR="00670D40">
        <w:rPr>
          <w:rStyle w:val="Hyperlink"/>
          <w:lang w:val="en-US"/>
        </w:rPr>
        <w:fldChar w:fldCharType="end"/>
      </w:r>
      <w:r w:rsidRPr="0091492C">
        <w:rPr>
          <w:rStyle w:val="Hyperlink"/>
          <w:color w:val="auto"/>
          <w:u w:val="none"/>
          <w:rPrChange w:id="855" w:author="Autor">
            <w:rPr>
              <w:rStyle w:val="Hyperlink"/>
              <w:color w:val="auto"/>
              <w:u w:val="none"/>
              <w:lang w:val="en-US"/>
            </w:rPr>
          </w:rPrChange>
        </w:rPr>
        <w:t xml:space="preserve"> </w:t>
      </w:r>
    </w:p>
    <w:p w14:paraId="65EAE948" w14:textId="50678BCD" w:rsidR="0073618E" w:rsidRPr="0091492C" w:rsidRDefault="008C0455" w:rsidP="00B96A4C">
      <w:pPr>
        <w:ind w:left="1077" w:hanging="1077"/>
        <w:jc w:val="left"/>
        <w:rPr>
          <w:rPrChange w:id="856" w:author="Autor">
            <w:rPr>
              <w:lang w:val="en-US"/>
            </w:rPr>
          </w:rPrChange>
        </w:rPr>
      </w:pPr>
      <w:r w:rsidRPr="0091492C">
        <w:rPr>
          <w:rStyle w:val="Hyperlink"/>
          <w:color w:val="auto"/>
          <w:u w:val="none"/>
          <w:rPrChange w:id="857" w:author="Autor">
            <w:rPr>
              <w:rStyle w:val="Hyperlink"/>
              <w:color w:val="auto"/>
              <w:u w:val="none"/>
              <w:lang w:val="en-US"/>
            </w:rPr>
          </w:rPrChange>
        </w:rPr>
        <w:t>[</w:t>
      </w:r>
      <w:proofErr w:type="spellStart"/>
      <w:r w:rsidRPr="0091492C">
        <w:rPr>
          <w:rStyle w:val="Hyperlink"/>
          <w:color w:val="auto"/>
          <w:u w:val="none"/>
          <w:rPrChange w:id="858" w:author="Autor">
            <w:rPr>
              <w:rStyle w:val="Hyperlink"/>
              <w:color w:val="auto"/>
              <w:u w:val="none"/>
              <w:lang w:val="en-US"/>
            </w:rPr>
          </w:rPrChange>
        </w:rPr>
        <w:t>Rud</w:t>
      </w:r>
      <w:proofErr w:type="spellEnd"/>
      <w:r w:rsidRPr="0091492C">
        <w:rPr>
          <w:rStyle w:val="Hyperlink"/>
          <w:color w:val="auto"/>
          <w:u w:val="none"/>
          <w:rPrChange w:id="859" w:author="Autor">
            <w:rPr>
              <w:rStyle w:val="Hyperlink"/>
              <w:color w:val="auto"/>
              <w:u w:val="none"/>
              <w:lang w:val="en-US"/>
            </w:rPr>
          </w:rPrChange>
        </w:rPr>
        <w:t>]</w:t>
      </w:r>
      <w:r w:rsidRPr="0091492C">
        <w:rPr>
          <w:rStyle w:val="Hyperlink"/>
          <w:color w:val="auto"/>
          <w:u w:val="none"/>
          <w:rPrChange w:id="860" w:author="Autor">
            <w:rPr>
              <w:rStyle w:val="Hyperlink"/>
              <w:color w:val="auto"/>
              <w:u w:val="none"/>
              <w:lang w:val="en-US"/>
            </w:rPr>
          </w:rPrChange>
        </w:rPr>
        <w:tab/>
        <w:t xml:space="preserve">Bilder von 3DRudder, </w:t>
      </w:r>
      <w:r w:rsidR="00670D40">
        <w:fldChar w:fldCharType="begin"/>
      </w:r>
      <w:r w:rsidR="00670D40">
        <w:instrText xml:space="preserve"> HYPERLINK "http://www.3drudder.com/" </w:instrText>
      </w:r>
      <w:r w:rsidR="00670D40">
        <w:fldChar w:fldCharType="separate"/>
      </w:r>
      <w:r w:rsidRPr="0091492C">
        <w:rPr>
          <w:rStyle w:val="Hyperlink"/>
          <w:rPrChange w:id="861" w:author="Autor">
            <w:rPr>
              <w:rStyle w:val="Hyperlink"/>
              <w:lang w:val="en-US"/>
            </w:rPr>
          </w:rPrChange>
        </w:rPr>
        <w:t>http://www.3drudder.com/</w:t>
      </w:r>
      <w:r w:rsidR="00670D40">
        <w:rPr>
          <w:rStyle w:val="Hyperlink"/>
          <w:lang w:val="en-US"/>
        </w:rPr>
        <w:fldChar w:fldCharType="end"/>
      </w:r>
      <w:r w:rsidRPr="0091492C">
        <w:rPr>
          <w:rStyle w:val="Hyperlink"/>
          <w:color w:val="auto"/>
          <w:u w:val="none"/>
          <w:rPrChange w:id="862" w:author="Autor">
            <w:rPr>
              <w:rStyle w:val="Hyperlink"/>
              <w:color w:val="auto"/>
              <w:u w:val="none"/>
              <w:lang w:val="en-US"/>
            </w:rPr>
          </w:rPrChange>
        </w:rPr>
        <w:t xml:space="preserve"> </w:t>
      </w:r>
    </w:p>
    <w:p w14:paraId="14752E07" w14:textId="77777777" w:rsidR="00113516" w:rsidRPr="0091492C" w:rsidRDefault="00113516" w:rsidP="00F0120D">
      <w:pPr>
        <w:rPr>
          <w:rPrChange w:id="863" w:author="Autor">
            <w:rPr>
              <w:lang w:val="en-US"/>
            </w:rPr>
          </w:rPrChange>
        </w:rPr>
        <w:sectPr w:rsidR="00113516" w:rsidRPr="0091492C" w:rsidSect="00CF380C">
          <w:pgSz w:w="11906" w:h="16838" w:code="9"/>
          <w:pgMar w:top="1531" w:right="1418" w:bottom="1701" w:left="1701" w:header="510" w:footer="624" w:gutter="0"/>
          <w:cols w:space="708"/>
          <w:docGrid w:linePitch="360"/>
        </w:sectPr>
      </w:pPr>
    </w:p>
    <w:bookmarkStart w:id="864" w:name="_Toc224810330"/>
    <w:bookmarkStart w:id="865" w:name="_Toc410738506"/>
    <w:bookmarkStart w:id="866" w:name="_Toc225071815"/>
    <w:bookmarkEnd w:id="864"/>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865"/>
    </w:p>
    <w:p w14:paraId="5E3AA4EC" w14:textId="77777777" w:rsidR="00E85212" w:rsidRPr="00E85212" w:rsidRDefault="00E85212" w:rsidP="00E85212">
      <w:pPr>
        <w:rPr>
          <w:lang w:val="en-US"/>
        </w:rPr>
      </w:pPr>
    </w:p>
    <w:bookmarkEnd w:id="866"/>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PlainTable2"/>
        <w:tblW w:w="0" w:type="auto"/>
        <w:tblLook w:val="01E0" w:firstRow="1" w:lastRow="1" w:firstColumn="1" w:lastColumn="1" w:noHBand="0" w:noVBand="0"/>
      </w:tblPr>
      <w:tblGrid>
        <w:gridCol w:w="2136"/>
        <w:gridCol w:w="3529"/>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w:t>
            </w:r>
            <w:r w:rsidR="0073618E" w:rsidRPr="005871C7">
              <w:rPr>
                <w:b w:val="0"/>
              </w:rPr>
              <w:t>b</w:t>
            </w:r>
            <w:r w:rsidR="0073618E" w:rsidRPr="005871C7">
              <w:rPr>
                <w:b w:val="0"/>
              </w:rPr>
              <w:t xml:space="preserve">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w:t>
            </w:r>
            <w:r w:rsidR="0073618E" w:rsidRPr="005871C7">
              <w:rPr>
                <w:b w:val="0"/>
              </w:rPr>
              <w:t>o</w:t>
            </w:r>
            <w:r w:rsidR="0073618E" w:rsidRPr="005871C7">
              <w:rPr>
                <w:b w:val="0"/>
              </w:rPr>
              <w:t>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w:t>
            </w:r>
            <w:r>
              <w:rPr>
                <w:b w:val="0"/>
              </w:rPr>
              <w:t>e</w:t>
            </w:r>
            <w:r>
              <w:rPr>
                <w:b w:val="0"/>
              </w:rPr>
              <w:t>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 xml:space="preserve">enthält Testapplikation, die mit </w:t>
            </w:r>
            <w:proofErr w:type="spellStart"/>
            <w:r>
              <w:rPr>
                <w:b w:val="0"/>
              </w:rPr>
              <w:t>Unity</w:t>
            </w:r>
            <w:proofErr w:type="spellEnd"/>
            <w:r>
              <w:rPr>
                <w:b w:val="0"/>
              </w:rPr>
              <w:t xml:space="preserve">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w:t>
            </w:r>
            <w:r>
              <w:rPr>
                <w:b w:val="0"/>
              </w:rPr>
              <w:t>n</w:t>
            </w:r>
            <w:r>
              <w:rPr>
                <w:b w:val="0"/>
              </w:rPr>
              <w:t>troller</w:t>
            </w:r>
          </w:p>
        </w:tc>
      </w:tr>
    </w:tbl>
    <w:p w14:paraId="434D3645" w14:textId="692B4190" w:rsidR="00B866D2" w:rsidRDefault="00B866D2" w:rsidP="00B866D2">
      <w:pPr>
        <w:pStyle w:val="Beschriftung"/>
      </w:pPr>
      <w:bookmarkStart w:id="867" w:name="_Toc224810331"/>
      <w:bookmarkStart w:id="868" w:name="_Toc410738533"/>
      <w:bookmarkEnd w:id="867"/>
      <w:r>
        <w:t xml:space="preserve">Tabelle </w:t>
      </w:r>
      <w:fldSimple w:instr=" STYLEREF 1 \s ">
        <w:r w:rsidR="00170A67">
          <w:rPr>
            <w:noProof/>
          </w:rPr>
          <w:t>B</w:t>
        </w:r>
      </w:fldSimple>
      <w:r w:rsidR="0087530E">
        <w:t>.</w:t>
      </w:r>
      <w:fldSimple w:instr=" SEQ Tabelle \* ARABIC \s 1 ">
        <w:r w:rsidR="00170A67">
          <w:rPr>
            <w:noProof/>
          </w:rPr>
          <w:t>1</w:t>
        </w:r>
      </w:fldSimple>
      <w:r>
        <w:t xml:space="preserve"> Inhalt der CD</w:t>
      </w:r>
      <w:bookmarkEnd w:id="868"/>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5"/>
          <w:headerReference w:type="first" r:id="rId66"/>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w:t>
      </w:r>
      <w:r w:rsidRPr="00BD7578">
        <w:t>e</w:t>
      </w:r>
      <w:r w:rsidRPr="00BD7578">
        <w:t>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67"/>
      <w:headerReference w:type="default" r:id="rId68"/>
      <w:footerReference w:type="default" r:id="rId69"/>
      <w:headerReference w:type="first" r:id="rId70"/>
      <w:footerReference w:type="first" r:id="rId71"/>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Autor" w:initials="A">
    <w:p w14:paraId="658AECE6" w14:textId="018C58D4" w:rsidR="009F6E68" w:rsidRDefault="009F6E68">
      <w:pPr>
        <w:pStyle w:val="Kommentartext"/>
      </w:pPr>
      <w:r>
        <w:rPr>
          <w:rStyle w:val="Kommentarzeichen"/>
        </w:rPr>
        <w:annotationRef/>
      </w:r>
      <w:r>
        <w:t>Abkürzungen bei erster Nennung kursiv</w:t>
      </w:r>
    </w:p>
  </w:comment>
  <w:comment w:id="51" w:author="Autor" w:initials="A">
    <w:p w14:paraId="470D6465" w14:textId="657B3286" w:rsidR="009F6E68" w:rsidRDefault="009F6E68">
      <w:pPr>
        <w:pStyle w:val="Kommentartext"/>
      </w:pPr>
      <w:r>
        <w:rPr>
          <w:rStyle w:val="Kommentarzeichen"/>
        </w:rPr>
        <w:annotationRef/>
      </w:r>
      <w:r>
        <w:t>Sortieren</w:t>
      </w:r>
    </w:p>
  </w:comment>
  <w:comment w:id="59" w:author="Autor" w:initials="A">
    <w:p w14:paraId="724569CE" w14:textId="493706B3" w:rsidR="009F6E68" w:rsidRDefault="009F6E68">
      <w:pPr>
        <w:pStyle w:val="Kommentartext"/>
      </w:pPr>
      <w:r>
        <w:rPr>
          <w:rStyle w:val="Kommentarzeichen"/>
        </w:rPr>
        <w:annotationRef/>
      </w:r>
      <w:r>
        <w:t>Problematik der mangelnden Bewegungsmöglichkeiten in einer VR beschreiben</w:t>
      </w:r>
    </w:p>
  </w:comment>
  <w:comment w:id="66" w:author="Autor" w:initials="A">
    <w:p w14:paraId="2EB950D1" w14:textId="33E35105" w:rsidR="009F6E68" w:rsidRDefault="009F6E68">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6DC5F" w14:textId="77777777" w:rsidR="0093374E" w:rsidRDefault="0093374E">
      <w:pPr>
        <w:spacing w:before="0" w:after="0" w:line="240" w:lineRule="auto"/>
      </w:pPr>
      <w:r>
        <w:separator/>
      </w:r>
    </w:p>
  </w:endnote>
  <w:endnote w:type="continuationSeparator" w:id="0">
    <w:p w14:paraId="489C7838" w14:textId="77777777" w:rsidR="0093374E" w:rsidRDefault="009337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heMixOffice">
    <w:altName w:val="Malgun Gothic"/>
    <w:charset w:val="00"/>
    <w:family w:val="swiss"/>
    <w:pitch w:val="variable"/>
    <w:sig w:usb0="00000003"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C0344" w14:textId="64CB3D99" w:rsidR="009F6E68" w:rsidRPr="00346529" w:rsidRDefault="009F6E68"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AA22C" w14:textId="77777777" w:rsidR="009F6E68" w:rsidRDefault="009F6E6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46FF3" w14:textId="77777777" w:rsidR="009F6E68" w:rsidRDefault="009F6E6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E64E4" w14:textId="77777777" w:rsidR="009F6E68" w:rsidRPr="00035735" w:rsidRDefault="009F6E68"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87923" w14:textId="77777777" w:rsidR="009F6E68" w:rsidRPr="00F8588C" w:rsidRDefault="009F6E68"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556794" w14:textId="77777777" w:rsidR="0093374E" w:rsidRDefault="0093374E">
      <w:pPr>
        <w:spacing w:before="0" w:after="0" w:line="240" w:lineRule="auto"/>
      </w:pPr>
      <w:r>
        <w:separator/>
      </w:r>
    </w:p>
  </w:footnote>
  <w:footnote w:type="continuationSeparator" w:id="0">
    <w:p w14:paraId="25CEEA24" w14:textId="77777777" w:rsidR="0093374E" w:rsidRDefault="0093374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14695" w14:textId="53746168" w:rsidR="009F6E68" w:rsidRPr="00EE1890" w:rsidRDefault="009F6E68"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787E4C">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787E4C">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787E4C">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C64AD" w14:textId="77777777" w:rsidR="009F6E68" w:rsidRPr="00F8588C" w:rsidRDefault="009F6E68"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D3335" w14:textId="77777777" w:rsidR="009F6E68" w:rsidRDefault="009F6E68"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91D2B" w14:textId="677F77B1" w:rsidR="009F6E68" w:rsidRPr="005073E9" w:rsidRDefault="009F6E6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787E4C" w:rsidRPr="00787E4C">
      <w:rPr>
        <w:rFonts w:ascii="Helvetica" w:hAnsi="Helvetica"/>
        <w:b/>
        <w:bCs/>
        <w:noProof/>
        <w:color w:val="FFFFFF" w:themeColor="background1"/>
        <w:sz w:val="22"/>
      </w:rPr>
      <w:t>6</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787E4C">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787E4C">
      <w:rPr>
        <w:rFonts w:ascii="Helvetica" w:hAnsi="Helvetica"/>
        <w:noProof/>
        <w:color w:val="FFFFFF" w:themeColor="background1"/>
        <w:sz w:val="22"/>
      </w:rPr>
      <w:t>6.1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787E4C">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787E4C">
      <w:rPr>
        <w:rFonts w:ascii="Helvetica" w:hAnsi="Helvetica"/>
        <w:noProof/>
        <w:color w:val="FFFFFF" w:themeColor="background1"/>
        <w:sz w:val="36"/>
      </w:rPr>
      <w:t>58</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6C5D4" w14:textId="77777777" w:rsidR="009F6E68" w:rsidRPr="008333C3" w:rsidRDefault="009F6E68"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20279" w14:textId="57834F14" w:rsidR="009F6E68" w:rsidRPr="005073E9" w:rsidRDefault="009F6E6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787E4C" w:rsidRPr="00787E4C">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787E4C">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787E4C">
      <w:rPr>
        <w:rFonts w:ascii="Helvetica" w:hAnsi="Helvetica"/>
        <w:noProof/>
        <w:color w:val="FFFFFF" w:themeColor="background1"/>
        <w:sz w:val="36"/>
      </w:rPr>
      <w:t>66</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26FE9" w14:textId="0CBECBDA" w:rsidR="009F6E68" w:rsidRPr="002C4BB0" w:rsidRDefault="009F6E68"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787E4C">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787E4C">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787E4C">
      <w:rPr>
        <w:rFonts w:ascii="Helvetica" w:hAnsi="Helvetica" w:cs="Helvetica"/>
        <w:noProof/>
        <w:color w:val="FFFFFF" w:themeColor="background1"/>
        <w:sz w:val="36"/>
        <w:szCs w:val="36"/>
      </w:rPr>
      <w:t>67</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3606E" w14:textId="77777777" w:rsidR="009F6E68" w:rsidRPr="00966934" w:rsidRDefault="009F6E68"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5CF3A" w14:textId="77777777" w:rsidR="009F6E68" w:rsidRDefault="009F6E6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50809" w14:textId="77777777" w:rsidR="009F6E68" w:rsidRPr="00035735" w:rsidRDefault="009F6E68"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E09"/>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3F29"/>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5FE4"/>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0F41"/>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2D8C"/>
    <w:rsid w:val="003630AE"/>
    <w:rsid w:val="00363EBC"/>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960"/>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54AB"/>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2CA9"/>
    <w:rsid w:val="0055050B"/>
    <w:rsid w:val="00551850"/>
    <w:rsid w:val="005529B1"/>
    <w:rsid w:val="0055373E"/>
    <w:rsid w:val="00553EA7"/>
    <w:rsid w:val="00555080"/>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0D4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6F80"/>
    <w:rsid w:val="006C7597"/>
    <w:rsid w:val="006C7F4F"/>
    <w:rsid w:val="006D2521"/>
    <w:rsid w:val="006D2D0C"/>
    <w:rsid w:val="006D2D7B"/>
    <w:rsid w:val="006D308D"/>
    <w:rsid w:val="006D315F"/>
    <w:rsid w:val="006D31B6"/>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515C"/>
    <w:rsid w:val="00786621"/>
    <w:rsid w:val="00786B3A"/>
    <w:rsid w:val="00787CCA"/>
    <w:rsid w:val="00787E4C"/>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521"/>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8EA"/>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2129"/>
    <w:rsid w:val="00913995"/>
    <w:rsid w:val="009141AA"/>
    <w:rsid w:val="00914777"/>
    <w:rsid w:val="0091492C"/>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374E"/>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9F6E68"/>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B4"/>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15D7"/>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413E"/>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0EFB"/>
    <w:rsid w:val="00CA3D6E"/>
    <w:rsid w:val="00CA4126"/>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367C"/>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1FE"/>
    <w:rsid w:val="00E607AC"/>
    <w:rsid w:val="00E610BA"/>
    <w:rsid w:val="00E611CC"/>
    <w:rsid w:val="00E62611"/>
    <w:rsid w:val="00E631E3"/>
    <w:rsid w:val="00E638C1"/>
    <w:rsid w:val="00E64463"/>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6F8B"/>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5C8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4CC6"/>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customStyle="1" w:styleId="PlainTab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customStyle="1" w:styleId="PlainTab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file:///C:\projects\_ba\doc\documentation\ba_0.18.docx" TargetMode="External"/><Relationship Id="rId26" Type="http://schemas.openxmlformats.org/officeDocument/2006/relationships/hyperlink" Target="file:///C:\projects\_ba\doc\documentation\ba_0.18.docx" TargetMode="External"/><Relationship Id="rId39" Type="http://schemas.openxmlformats.org/officeDocument/2006/relationships/image" Target="media/image3.png"/><Relationship Id="rId21" Type="http://schemas.openxmlformats.org/officeDocument/2006/relationships/hyperlink" Target="file:///C:\projects\_ba\doc\documentation\ba_0.18.docx" TargetMode="External"/><Relationship Id="rId34" Type="http://schemas.openxmlformats.org/officeDocument/2006/relationships/hyperlink" Target="file:///C:\projects\_ba\doc\documentation\ba_0.18.docx"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ixense.com/wireless" TargetMode="External"/><Relationship Id="rId68" Type="http://schemas.openxmlformats.org/officeDocument/2006/relationships/header" Target="header9.xml"/><Relationship Id="rId7" Type="http://schemas.microsoft.com/office/2007/relationships/stylesWithEffects" Target="stylesWithEffect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C:\projects\_ba\doc\documentation\ba_0.18.docx" TargetMode="External"/><Relationship Id="rId11" Type="http://schemas.openxmlformats.org/officeDocument/2006/relationships/endnotes" Target="endnotes.xml"/><Relationship Id="rId24" Type="http://schemas.openxmlformats.org/officeDocument/2006/relationships/hyperlink" Target="file:///C:\projects\_ba\doc\documentation\ba_0.18.docx" TargetMode="External"/><Relationship Id="rId32" Type="http://schemas.openxmlformats.org/officeDocument/2006/relationships/hyperlink" Target="file:///C:\projects\_ba\doc\documentation\ba_0.18.docx" TargetMode="External"/><Relationship Id="rId37" Type="http://schemas.openxmlformats.org/officeDocument/2006/relationships/footer" Target="footer3.xml"/><Relationship Id="rId40" Type="http://schemas.openxmlformats.org/officeDocument/2006/relationships/image" Target="media/image4.jpeg"/><Relationship Id="rId45"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header" Target="header7.xml"/><Relationship Id="rId74"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projects\_ba\doc\documentation\ba_0.18.docx" TargetMode="External"/><Relationship Id="rId28" Type="http://schemas.openxmlformats.org/officeDocument/2006/relationships/hyperlink" Target="file:///C:\projects\_ba\doc\documentation\ba_0.18.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61" Type="http://schemas.openxmlformats.org/officeDocument/2006/relationships/hyperlink" Target="http://techcrunch.com/2014/05/14/clever-kinect-hack-brings-this-guys-full-body-into-virtual-reality/" TargetMode="External"/><Relationship Id="rId10" Type="http://schemas.openxmlformats.org/officeDocument/2006/relationships/footnotes" Target="footnotes.xml"/><Relationship Id="rId19" Type="http://schemas.openxmlformats.org/officeDocument/2006/relationships/hyperlink" Target="file:///C:\projects\_ba\doc\documentation\ba_0.18.docx" TargetMode="External"/><Relationship Id="rId31" Type="http://schemas.openxmlformats.org/officeDocument/2006/relationships/hyperlink" Target="file:///C:\projects\_ba\doc\documentation\ba_0.18.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eader" Target="header6.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projects\_ba\doc\documentation\ba_0.18.docx" TargetMode="External"/><Relationship Id="rId27" Type="http://schemas.openxmlformats.org/officeDocument/2006/relationships/hyperlink" Target="file:///C:\projects\_ba\doc\documentation\ba_0.18.docx" TargetMode="External"/><Relationship Id="rId30" Type="http://schemas.openxmlformats.org/officeDocument/2006/relationships/hyperlink" Target="file:///C:\projects\_ba\doc\documentation\ba_0.18.docx" TargetMode="External"/><Relationship Id="rId35" Type="http://schemas.openxmlformats.org/officeDocument/2006/relationships/header" Target="header3.xm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hyperlink" Target="http://unity3d.com/learn/documentation" TargetMode="External"/><Relationship Id="rId69"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15.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hyperlink" Target="file:///C:\projects\_ba\doc\documentation\ba_0.18.docx" TargetMode="External"/><Relationship Id="rId33" Type="http://schemas.openxmlformats.org/officeDocument/2006/relationships/hyperlink" Target="file:///C:\projects\_ba\doc\documentation\ba_0.18.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eader" Target="header8.xml"/><Relationship Id="rId20" Type="http://schemas.openxmlformats.org/officeDocument/2006/relationships/hyperlink" Target="file:///C:\projects\_ba\doc\documentation\ba_0.18.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s://forums.leapmotion.com/" TargetMode="External"/><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6C99973D-AF9E-4A64-98B5-F85BD501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Template>
  <TotalTime>0</TotalTime>
  <Pages>1</Pages>
  <Words>13886</Words>
  <Characters>87489</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101173</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2009-03-17T12:57:00Z</cp:lastPrinted>
  <dcterms:created xsi:type="dcterms:W3CDTF">2015-02-03T20:49:00Z</dcterms:created>
  <dcterms:modified xsi:type="dcterms:W3CDTF">2015-02-03T21:06:00Z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