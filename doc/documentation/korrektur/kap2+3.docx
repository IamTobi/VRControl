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proofErr w:type="spellStart"/>
      <w:r w:rsidRPr="00D6138B">
        <w:rPr>
          <w:rFonts w:ascii="Helvetica" w:hAnsi="Helvetica" w:cs="Arial"/>
          <w:b/>
          <w:sz w:val="32"/>
          <w:szCs w:val="32"/>
          <w:lang w:val="en-US"/>
        </w:rPr>
        <w:t>H</w:t>
      </w:r>
      <w:r w:rsidR="0073618E" w:rsidRPr="00D6138B">
        <w:rPr>
          <w:rFonts w:ascii="Helvetica" w:hAnsi="Helvetica" w:cs="Arial"/>
          <w:b/>
          <w:sz w:val="32"/>
          <w:szCs w:val="32"/>
          <w:lang w:val="en-US"/>
        </w:rPr>
        <w:t>ochschule</w:t>
      </w:r>
      <w:proofErr w:type="spellEnd"/>
      <w:r w:rsidR="0073618E" w:rsidRPr="00D6138B">
        <w:rPr>
          <w:rFonts w:ascii="Helvetica" w:hAnsi="Helvetica" w:cs="Arial"/>
          <w:b/>
          <w:sz w:val="32"/>
          <w:szCs w:val="32"/>
          <w:lang w:val="en-US"/>
        </w:rPr>
        <w:t xml:space="preserve"> </w:t>
      </w:r>
      <w:proofErr w:type="spellStart"/>
      <w:r w:rsidR="0073618E" w:rsidRPr="00D6138B">
        <w:rPr>
          <w:rFonts w:ascii="Helvetica" w:hAnsi="Helvetica" w:cs="Arial"/>
          <w:b/>
          <w:sz w:val="32"/>
          <w:szCs w:val="32"/>
          <w:lang w:val="en-US"/>
        </w:rPr>
        <w:t>Osnabrück</w:t>
      </w:r>
      <w:proofErr w:type="spellEnd"/>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Pr="00F4765C" w:rsidRDefault="00751321" w:rsidP="00F4765C">
      <w:pPr>
        <w:jc w:val="center"/>
        <w:rPr>
          <w:b/>
          <w:smallCaps/>
          <w:sz w:val="64"/>
          <w:szCs w:val="64"/>
          <w14:shadow w14:blurRad="50800" w14:dist="38100" w14:dir="2700000" w14:sx="100000" w14:sy="100000" w14:kx="0" w14:ky="0" w14:algn="tl">
            <w14:srgbClr w14:val="000000">
              <w14:alpha w14:val="60000"/>
            </w14:srgbClr>
          </w14:shadow>
        </w:rPr>
      </w:pPr>
      <w:r>
        <w:rPr>
          <w:b/>
          <w:smallCaps/>
          <w:sz w:val="64"/>
          <w:szCs w:val="64"/>
          <w14:shadow w14:blurRad="50800" w14:dist="38100" w14:dir="2700000" w14:sx="100000" w14:sy="100000" w14:kx="0" w14:ky="0" w14:algn="tl">
            <w14:srgbClr w14:val="000000">
              <w14:alpha w14:val="60000"/>
            </w14:srgbClr>
          </w14:shadow>
        </w:rPr>
        <w:t>Bachelorarbeit</w:t>
      </w:r>
    </w:p>
    <w:p w14:paraId="3F9B7CB0" w14:textId="779DC923" w:rsidR="001D1B01" w:rsidRDefault="00C55B52" w:rsidP="00F4765C">
      <w:pPr>
        <w:spacing w:line="276" w:lineRule="auto"/>
        <w:rPr>
          <w:b/>
          <w:sz w:val="56"/>
          <w:szCs w:val="56"/>
        </w:rPr>
      </w:pPr>
      <w:r w:rsidRPr="00F4765C">
        <w:rPr>
          <w:b/>
          <w:sz w:val="56"/>
          <w:szCs w:val="56"/>
        </w:rPr>
        <w:t>Evaluation eines Controllers für die Fortbewegung in einer Virtual Re</w:t>
      </w:r>
      <w:r w:rsidRPr="00F4765C">
        <w:rPr>
          <w:b/>
          <w:sz w:val="56"/>
          <w:szCs w:val="56"/>
        </w:rPr>
        <w:t>a</w:t>
      </w:r>
      <w:r w:rsidRPr="00F4765C">
        <w:rPr>
          <w:b/>
          <w:sz w:val="56"/>
          <w:szCs w:val="56"/>
        </w:rPr>
        <w:t>lity anhand einer prototypischen</w:t>
      </w:r>
      <w:r w:rsidR="00F4765C" w:rsidRPr="00F4765C">
        <w:rPr>
          <w:b/>
          <w:sz w:val="56"/>
          <w:szCs w:val="56"/>
        </w:rPr>
        <w:t xml:space="preserve"> </w:t>
      </w:r>
      <w:r w:rsidR="006C0C82" w:rsidRPr="00F4765C">
        <w:rPr>
          <w:b/>
          <w:sz w:val="56"/>
          <w:szCs w:val="56"/>
        </w:rPr>
        <w:t>Anwendung für mobile Endgeräte</w:t>
      </w:r>
    </w:p>
    <w:p w14:paraId="6D37BFDB" w14:textId="77777777" w:rsidR="00F4765C" w:rsidRPr="00F4765C" w:rsidRDefault="00F4765C" w:rsidP="00F4765C">
      <w:pPr>
        <w:spacing w:line="276" w:lineRule="auto"/>
        <w:rPr>
          <w:b/>
          <w:sz w:val="28"/>
        </w:rPr>
      </w:pPr>
    </w:p>
    <w:tbl>
      <w:tblPr>
        <w:tblW w:w="0" w:type="auto"/>
        <w:tblInd w:w="1728" w:type="dxa"/>
        <w:tblLook w:val="01E0" w:firstRow="1" w:lastRow="1" w:firstColumn="1" w:lastColumn="1" w:noHBand="0" w:noVBand="0"/>
      </w:tblPr>
      <w:tblGrid>
        <w:gridCol w:w="2790"/>
        <w:gridCol w:w="3008"/>
      </w:tblGrid>
      <w:tr w:rsidR="0073618E" w:rsidRPr="00DA3095"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DA3095"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 xml:space="preserve">Prof. Dr. Frank M. </w:t>
            </w:r>
            <w:proofErr w:type="spellStart"/>
            <w:r w:rsidRPr="008D3867">
              <w:rPr>
                <w:lang w:val="en-US"/>
              </w:rPr>
              <w:t>Thiesing</w:t>
            </w:r>
            <w:proofErr w:type="spellEnd"/>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Pr="00E53133"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11C609CF" w14:textId="77777777" w:rsidR="00E31D76" w:rsidRPr="00E31D76" w:rsidRDefault="00E31D76" w:rsidP="00E31D76"/>
    <w:p w14:paraId="3F0E8DD0" w14:textId="6D6B6205" w:rsidR="0073618E" w:rsidRPr="00E53133" w:rsidRDefault="0073618E" w:rsidP="0073618E">
      <w:pPr>
        <w:rPr>
          <w:rFonts w:ascii="Helvetica" w:hAnsi="Helvetica" w:cs="Arial"/>
          <w:b/>
          <w:sz w:val="32"/>
          <w:szCs w:val="32"/>
          <w:lang w:val="en-US"/>
        </w:rPr>
      </w:pPr>
      <w:r w:rsidRPr="00E53133">
        <w:rPr>
          <w:rFonts w:ascii="Helvetica" w:hAnsi="Helvetica" w:cs="Arial"/>
          <w:b/>
          <w:sz w:val="32"/>
          <w:szCs w:val="32"/>
          <w:lang w:val="en-US"/>
        </w:rPr>
        <w:t>Abstract</w:t>
      </w:r>
    </w:p>
    <w:p w14:paraId="6A216210" w14:textId="77777777" w:rsidR="004B61D2" w:rsidRDefault="004B61D2"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3"/>
          <w:footerReference w:type="default" r:id="rId14"/>
          <w:headerReference w:type="first" r:id="rId15"/>
          <w:footerReference w:type="first" r:id="rId16"/>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46EF5987" w14:textId="77777777" w:rsidR="00E20D0E"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08842487" w:history="1">
        <w:r w:rsidR="00E20D0E" w:rsidRPr="0000332D">
          <w:rPr>
            <w:rStyle w:val="Hyperlink"/>
            <w:noProof/>
            <w:u w:color="FFFFFF" w:themeColor="background1"/>
          </w:rPr>
          <w:t>1</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Einleitung</w:t>
        </w:r>
        <w:r w:rsidR="00E20D0E">
          <w:rPr>
            <w:noProof/>
            <w:webHidden/>
          </w:rPr>
          <w:tab/>
        </w:r>
        <w:r w:rsidR="00E20D0E">
          <w:rPr>
            <w:noProof/>
            <w:webHidden/>
          </w:rPr>
          <w:fldChar w:fldCharType="begin"/>
        </w:r>
        <w:r w:rsidR="00E20D0E">
          <w:rPr>
            <w:noProof/>
            <w:webHidden/>
          </w:rPr>
          <w:instrText xml:space="preserve"> PAGEREF _Toc408842487 \h </w:instrText>
        </w:r>
        <w:r w:rsidR="00E20D0E">
          <w:rPr>
            <w:noProof/>
            <w:webHidden/>
          </w:rPr>
        </w:r>
        <w:r w:rsidR="00E20D0E">
          <w:rPr>
            <w:noProof/>
            <w:webHidden/>
          </w:rPr>
          <w:fldChar w:fldCharType="separate"/>
        </w:r>
        <w:r w:rsidR="00E20D0E">
          <w:rPr>
            <w:noProof/>
            <w:webHidden/>
          </w:rPr>
          <w:t>1</w:t>
        </w:r>
        <w:r w:rsidR="00E20D0E">
          <w:rPr>
            <w:noProof/>
            <w:webHidden/>
          </w:rPr>
          <w:fldChar w:fldCharType="end"/>
        </w:r>
      </w:hyperlink>
    </w:p>
    <w:p w14:paraId="674A5B32"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88" w:history="1">
        <w:r w:rsidR="00E20D0E" w:rsidRPr="0000332D">
          <w:rPr>
            <w:rStyle w:val="Hyperlink"/>
            <w:noProof/>
          </w:rPr>
          <w:t>1.1</w:t>
        </w:r>
        <w:r w:rsidR="00E20D0E">
          <w:rPr>
            <w:rFonts w:asciiTheme="minorHAnsi" w:eastAsiaTheme="minorEastAsia" w:hAnsiTheme="minorHAnsi" w:cstheme="minorBidi"/>
            <w:smallCaps w:val="0"/>
            <w:noProof/>
            <w:sz w:val="22"/>
            <w:szCs w:val="22"/>
          </w:rPr>
          <w:tab/>
        </w:r>
        <w:r w:rsidR="00E20D0E" w:rsidRPr="0000332D">
          <w:rPr>
            <w:rStyle w:val="Hyperlink"/>
            <w:noProof/>
          </w:rPr>
          <w:t>Einführung in die Thematik</w:t>
        </w:r>
        <w:r w:rsidR="00E20D0E">
          <w:rPr>
            <w:noProof/>
            <w:webHidden/>
          </w:rPr>
          <w:tab/>
        </w:r>
        <w:r w:rsidR="00E20D0E">
          <w:rPr>
            <w:noProof/>
            <w:webHidden/>
          </w:rPr>
          <w:fldChar w:fldCharType="begin"/>
        </w:r>
        <w:r w:rsidR="00E20D0E">
          <w:rPr>
            <w:noProof/>
            <w:webHidden/>
          </w:rPr>
          <w:instrText xml:space="preserve"> PAGEREF _Toc408842488 \h </w:instrText>
        </w:r>
        <w:r w:rsidR="00E20D0E">
          <w:rPr>
            <w:noProof/>
            <w:webHidden/>
          </w:rPr>
        </w:r>
        <w:r w:rsidR="00E20D0E">
          <w:rPr>
            <w:noProof/>
            <w:webHidden/>
          </w:rPr>
          <w:fldChar w:fldCharType="separate"/>
        </w:r>
        <w:r w:rsidR="00E20D0E">
          <w:rPr>
            <w:noProof/>
            <w:webHidden/>
          </w:rPr>
          <w:t>1</w:t>
        </w:r>
        <w:r w:rsidR="00E20D0E">
          <w:rPr>
            <w:noProof/>
            <w:webHidden/>
          </w:rPr>
          <w:fldChar w:fldCharType="end"/>
        </w:r>
      </w:hyperlink>
    </w:p>
    <w:p w14:paraId="2A996E1F"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89" w:history="1">
        <w:r w:rsidR="00E20D0E" w:rsidRPr="0000332D">
          <w:rPr>
            <w:rStyle w:val="Hyperlink"/>
            <w:noProof/>
          </w:rPr>
          <w:t>1.2</w:t>
        </w:r>
        <w:r w:rsidR="00E20D0E">
          <w:rPr>
            <w:rFonts w:asciiTheme="minorHAnsi" w:eastAsiaTheme="minorEastAsia" w:hAnsiTheme="minorHAnsi" w:cstheme="minorBidi"/>
            <w:smallCaps w:val="0"/>
            <w:noProof/>
            <w:sz w:val="22"/>
            <w:szCs w:val="22"/>
          </w:rPr>
          <w:tab/>
        </w:r>
        <w:r w:rsidR="00E20D0E" w:rsidRPr="0000332D">
          <w:rPr>
            <w:rStyle w:val="Hyperlink"/>
            <w:noProof/>
          </w:rPr>
          <w:t>Ziele der Arbeit</w:t>
        </w:r>
        <w:r w:rsidR="00E20D0E">
          <w:rPr>
            <w:noProof/>
            <w:webHidden/>
          </w:rPr>
          <w:tab/>
        </w:r>
        <w:r w:rsidR="00E20D0E">
          <w:rPr>
            <w:noProof/>
            <w:webHidden/>
          </w:rPr>
          <w:fldChar w:fldCharType="begin"/>
        </w:r>
        <w:r w:rsidR="00E20D0E">
          <w:rPr>
            <w:noProof/>
            <w:webHidden/>
          </w:rPr>
          <w:instrText xml:space="preserve"> PAGEREF _Toc408842489 \h </w:instrText>
        </w:r>
        <w:r w:rsidR="00E20D0E">
          <w:rPr>
            <w:noProof/>
            <w:webHidden/>
          </w:rPr>
        </w:r>
        <w:r w:rsidR="00E20D0E">
          <w:rPr>
            <w:noProof/>
            <w:webHidden/>
          </w:rPr>
          <w:fldChar w:fldCharType="separate"/>
        </w:r>
        <w:r w:rsidR="00E20D0E">
          <w:rPr>
            <w:noProof/>
            <w:webHidden/>
          </w:rPr>
          <w:t>2</w:t>
        </w:r>
        <w:r w:rsidR="00E20D0E">
          <w:rPr>
            <w:noProof/>
            <w:webHidden/>
          </w:rPr>
          <w:fldChar w:fldCharType="end"/>
        </w:r>
      </w:hyperlink>
    </w:p>
    <w:p w14:paraId="5B2276BF"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0" w:history="1">
        <w:r w:rsidR="00E20D0E" w:rsidRPr="0000332D">
          <w:rPr>
            <w:rStyle w:val="Hyperlink"/>
            <w:noProof/>
          </w:rPr>
          <w:t>1.3</w:t>
        </w:r>
        <w:r w:rsidR="00E20D0E">
          <w:rPr>
            <w:rFonts w:asciiTheme="minorHAnsi" w:eastAsiaTheme="minorEastAsia" w:hAnsiTheme="minorHAnsi" w:cstheme="minorBidi"/>
            <w:smallCaps w:val="0"/>
            <w:noProof/>
            <w:sz w:val="22"/>
            <w:szCs w:val="22"/>
          </w:rPr>
          <w:tab/>
        </w:r>
        <w:r w:rsidR="00E20D0E" w:rsidRPr="0000332D">
          <w:rPr>
            <w:rStyle w:val="Hyperlink"/>
            <w:noProof/>
          </w:rPr>
          <w:t>Vorstellung des Unternehmens</w:t>
        </w:r>
        <w:r w:rsidR="00E20D0E">
          <w:rPr>
            <w:noProof/>
            <w:webHidden/>
          </w:rPr>
          <w:tab/>
        </w:r>
        <w:r w:rsidR="00E20D0E">
          <w:rPr>
            <w:noProof/>
            <w:webHidden/>
          </w:rPr>
          <w:fldChar w:fldCharType="begin"/>
        </w:r>
        <w:r w:rsidR="00E20D0E">
          <w:rPr>
            <w:noProof/>
            <w:webHidden/>
          </w:rPr>
          <w:instrText xml:space="preserve"> PAGEREF _Toc408842490 \h </w:instrText>
        </w:r>
        <w:r w:rsidR="00E20D0E">
          <w:rPr>
            <w:noProof/>
            <w:webHidden/>
          </w:rPr>
        </w:r>
        <w:r w:rsidR="00E20D0E">
          <w:rPr>
            <w:noProof/>
            <w:webHidden/>
          </w:rPr>
          <w:fldChar w:fldCharType="separate"/>
        </w:r>
        <w:r w:rsidR="00E20D0E">
          <w:rPr>
            <w:noProof/>
            <w:webHidden/>
          </w:rPr>
          <w:t>2</w:t>
        </w:r>
        <w:r w:rsidR="00E20D0E">
          <w:rPr>
            <w:noProof/>
            <w:webHidden/>
          </w:rPr>
          <w:fldChar w:fldCharType="end"/>
        </w:r>
      </w:hyperlink>
    </w:p>
    <w:p w14:paraId="54327545"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1" w:history="1">
        <w:r w:rsidR="00E20D0E" w:rsidRPr="0000332D">
          <w:rPr>
            <w:rStyle w:val="Hyperlink"/>
            <w:noProof/>
          </w:rPr>
          <w:t>1.4</w:t>
        </w:r>
        <w:r w:rsidR="00E20D0E">
          <w:rPr>
            <w:rFonts w:asciiTheme="minorHAnsi" w:eastAsiaTheme="minorEastAsia" w:hAnsiTheme="minorHAnsi" w:cstheme="minorBidi"/>
            <w:smallCaps w:val="0"/>
            <w:noProof/>
            <w:sz w:val="22"/>
            <w:szCs w:val="22"/>
          </w:rPr>
          <w:tab/>
        </w:r>
        <w:r w:rsidR="00E20D0E" w:rsidRPr="0000332D">
          <w:rPr>
            <w:rStyle w:val="Hyperlink"/>
            <w:noProof/>
          </w:rPr>
          <w:t>Aufbau des Berichtes</w:t>
        </w:r>
        <w:r w:rsidR="00E20D0E">
          <w:rPr>
            <w:noProof/>
            <w:webHidden/>
          </w:rPr>
          <w:tab/>
        </w:r>
        <w:r w:rsidR="00E20D0E">
          <w:rPr>
            <w:noProof/>
            <w:webHidden/>
          </w:rPr>
          <w:fldChar w:fldCharType="begin"/>
        </w:r>
        <w:r w:rsidR="00E20D0E">
          <w:rPr>
            <w:noProof/>
            <w:webHidden/>
          </w:rPr>
          <w:instrText xml:space="preserve"> PAGEREF _Toc408842491 \h </w:instrText>
        </w:r>
        <w:r w:rsidR="00E20D0E">
          <w:rPr>
            <w:noProof/>
            <w:webHidden/>
          </w:rPr>
        </w:r>
        <w:r w:rsidR="00E20D0E">
          <w:rPr>
            <w:noProof/>
            <w:webHidden/>
          </w:rPr>
          <w:fldChar w:fldCharType="separate"/>
        </w:r>
        <w:r w:rsidR="00E20D0E">
          <w:rPr>
            <w:noProof/>
            <w:webHidden/>
          </w:rPr>
          <w:t>3</w:t>
        </w:r>
        <w:r w:rsidR="00E20D0E">
          <w:rPr>
            <w:noProof/>
            <w:webHidden/>
          </w:rPr>
          <w:fldChar w:fldCharType="end"/>
        </w:r>
      </w:hyperlink>
    </w:p>
    <w:p w14:paraId="2EC9C9E2" w14:textId="77777777" w:rsidR="00E20D0E" w:rsidRDefault="00D7510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492" w:history="1">
        <w:r w:rsidR="00E20D0E" w:rsidRPr="0000332D">
          <w:rPr>
            <w:rStyle w:val="Hyperlink"/>
            <w:noProof/>
            <w:u w:color="FFFFFF" w:themeColor="background1"/>
          </w:rPr>
          <w:t>2</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Grundlagen / Stand der Technik</w:t>
        </w:r>
        <w:r w:rsidR="00E20D0E">
          <w:rPr>
            <w:noProof/>
            <w:webHidden/>
          </w:rPr>
          <w:tab/>
        </w:r>
        <w:r w:rsidR="00E20D0E">
          <w:rPr>
            <w:noProof/>
            <w:webHidden/>
          </w:rPr>
          <w:fldChar w:fldCharType="begin"/>
        </w:r>
        <w:r w:rsidR="00E20D0E">
          <w:rPr>
            <w:noProof/>
            <w:webHidden/>
          </w:rPr>
          <w:instrText xml:space="preserve"> PAGEREF _Toc408842492 \h </w:instrText>
        </w:r>
        <w:r w:rsidR="00E20D0E">
          <w:rPr>
            <w:noProof/>
            <w:webHidden/>
          </w:rPr>
        </w:r>
        <w:r w:rsidR="00E20D0E">
          <w:rPr>
            <w:noProof/>
            <w:webHidden/>
          </w:rPr>
          <w:fldChar w:fldCharType="separate"/>
        </w:r>
        <w:r w:rsidR="00E20D0E">
          <w:rPr>
            <w:noProof/>
            <w:webHidden/>
          </w:rPr>
          <w:t>4</w:t>
        </w:r>
        <w:r w:rsidR="00E20D0E">
          <w:rPr>
            <w:noProof/>
            <w:webHidden/>
          </w:rPr>
          <w:fldChar w:fldCharType="end"/>
        </w:r>
      </w:hyperlink>
    </w:p>
    <w:p w14:paraId="0E52B992"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3" w:history="1">
        <w:r w:rsidR="00E20D0E" w:rsidRPr="0000332D">
          <w:rPr>
            <w:rStyle w:val="Hyperlink"/>
            <w:noProof/>
          </w:rPr>
          <w:t>2.1</w:t>
        </w:r>
        <w:r w:rsidR="00E20D0E">
          <w:rPr>
            <w:rFonts w:asciiTheme="minorHAnsi" w:eastAsiaTheme="minorEastAsia" w:hAnsiTheme="minorHAnsi" w:cstheme="minorBidi"/>
            <w:smallCaps w:val="0"/>
            <w:noProof/>
            <w:sz w:val="22"/>
            <w:szCs w:val="22"/>
          </w:rPr>
          <w:tab/>
        </w:r>
        <w:r w:rsidR="00E20D0E" w:rsidRPr="0000332D">
          <w:rPr>
            <w:rStyle w:val="Hyperlink"/>
            <w:noProof/>
          </w:rPr>
          <w:t>Virtual Reality</w:t>
        </w:r>
        <w:r w:rsidR="00E20D0E">
          <w:rPr>
            <w:noProof/>
            <w:webHidden/>
          </w:rPr>
          <w:tab/>
        </w:r>
        <w:r w:rsidR="00E20D0E">
          <w:rPr>
            <w:noProof/>
            <w:webHidden/>
          </w:rPr>
          <w:fldChar w:fldCharType="begin"/>
        </w:r>
        <w:r w:rsidR="00E20D0E">
          <w:rPr>
            <w:noProof/>
            <w:webHidden/>
          </w:rPr>
          <w:instrText xml:space="preserve"> PAGEREF _Toc408842493 \h </w:instrText>
        </w:r>
        <w:r w:rsidR="00E20D0E">
          <w:rPr>
            <w:noProof/>
            <w:webHidden/>
          </w:rPr>
        </w:r>
        <w:r w:rsidR="00E20D0E">
          <w:rPr>
            <w:noProof/>
            <w:webHidden/>
          </w:rPr>
          <w:fldChar w:fldCharType="separate"/>
        </w:r>
        <w:r w:rsidR="00E20D0E">
          <w:rPr>
            <w:noProof/>
            <w:webHidden/>
          </w:rPr>
          <w:t>4</w:t>
        </w:r>
        <w:r w:rsidR="00E20D0E">
          <w:rPr>
            <w:noProof/>
            <w:webHidden/>
          </w:rPr>
          <w:fldChar w:fldCharType="end"/>
        </w:r>
      </w:hyperlink>
    </w:p>
    <w:p w14:paraId="16A5E10C"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4" w:history="1">
        <w:r w:rsidR="00E20D0E" w:rsidRPr="0000332D">
          <w:rPr>
            <w:rStyle w:val="Hyperlink"/>
            <w:noProof/>
          </w:rPr>
          <w:t>2.1.1</w:t>
        </w:r>
        <w:r w:rsidR="00E20D0E">
          <w:rPr>
            <w:rFonts w:asciiTheme="minorHAnsi" w:eastAsiaTheme="minorEastAsia" w:hAnsiTheme="minorHAnsi" w:cstheme="minorBidi"/>
            <w:i w:val="0"/>
            <w:iCs w:val="0"/>
            <w:noProof/>
            <w:sz w:val="22"/>
            <w:szCs w:val="22"/>
          </w:rPr>
          <w:tab/>
        </w:r>
        <w:r w:rsidR="00E20D0E" w:rsidRPr="0000332D">
          <w:rPr>
            <w:rStyle w:val="Hyperlink"/>
            <w:noProof/>
          </w:rPr>
          <w:t>Wahrnehmung von Bewegung</w:t>
        </w:r>
        <w:r w:rsidR="00E20D0E">
          <w:rPr>
            <w:noProof/>
            <w:webHidden/>
          </w:rPr>
          <w:tab/>
        </w:r>
        <w:r w:rsidR="00E20D0E">
          <w:rPr>
            <w:noProof/>
            <w:webHidden/>
          </w:rPr>
          <w:fldChar w:fldCharType="begin"/>
        </w:r>
        <w:r w:rsidR="00E20D0E">
          <w:rPr>
            <w:noProof/>
            <w:webHidden/>
          </w:rPr>
          <w:instrText xml:space="preserve"> PAGEREF _Toc408842494 \h </w:instrText>
        </w:r>
        <w:r w:rsidR="00E20D0E">
          <w:rPr>
            <w:noProof/>
            <w:webHidden/>
          </w:rPr>
        </w:r>
        <w:r w:rsidR="00E20D0E">
          <w:rPr>
            <w:noProof/>
            <w:webHidden/>
          </w:rPr>
          <w:fldChar w:fldCharType="separate"/>
        </w:r>
        <w:r w:rsidR="00E20D0E">
          <w:rPr>
            <w:noProof/>
            <w:webHidden/>
          </w:rPr>
          <w:t>4</w:t>
        </w:r>
        <w:r w:rsidR="00E20D0E">
          <w:rPr>
            <w:noProof/>
            <w:webHidden/>
          </w:rPr>
          <w:fldChar w:fldCharType="end"/>
        </w:r>
      </w:hyperlink>
    </w:p>
    <w:p w14:paraId="74B73604"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5" w:history="1">
        <w:r w:rsidR="00E20D0E" w:rsidRPr="0000332D">
          <w:rPr>
            <w:rStyle w:val="Hyperlink"/>
            <w:noProof/>
          </w:rPr>
          <w:t>2.1.2</w:t>
        </w:r>
        <w:r w:rsidR="00E20D0E">
          <w:rPr>
            <w:rFonts w:asciiTheme="minorHAnsi" w:eastAsiaTheme="minorEastAsia" w:hAnsiTheme="minorHAnsi" w:cstheme="minorBidi"/>
            <w:i w:val="0"/>
            <w:iCs w:val="0"/>
            <w:noProof/>
            <w:sz w:val="22"/>
            <w:szCs w:val="22"/>
          </w:rPr>
          <w:tab/>
        </w:r>
        <w:r w:rsidR="00E20D0E" w:rsidRPr="0000332D">
          <w:rPr>
            <w:rStyle w:val="Hyperlink"/>
            <w:noProof/>
          </w:rPr>
          <w:t>Ausgabegeräte</w:t>
        </w:r>
        <w:r w:rsidR="00E20D0E">
          <w:rPr>
            <w:noProof/>
            <w:webHidden/>
          </w:rPr>
          <w:tab/>
        </w:r>
        <w:r w:rsidR="00E20D0E">
          <w:rPr>
            <w:noProof/>
            <w:webHidden/>
          </w:rPr>
          <w:fldChar w:fldCharType="begin"/>
        </w:r>
        <w:r w:rsidR="00E20D0E">
          <w:rPr>
            <w:noProof/>
            <w:webHidden/>
          </w:rPr>
          <w:instrText xml:space="preserve"> PAGEREF _Toc408842495 \h </w:instrText>
        </w:r>
        <w:r w:rsidR="00E20D0E">
          <w:rPr>
            <w:noProof/>
            <w:webHidden/>
          </w:rPr>
        </w:r>
        <w:r w:rsidR="00E20D0E">
          <w:rPr>
            <w:noProof/>
            <w:webHidden/>
          </w:rPr>
          <w:fldChar w:fldCharType="separate"/>
        </w:r>
        <w:r w:rsidR="00E20D0E">
          <w:rPr>
            <w:noProof/>
            <w:webHidden/>
          </w:rPr>
          <w:t>5</w:t>
        </w:r>
        <w:r w:rsidR="00E20D0E">
          <w:rPr>
            <w:noProof/>
            <w:webHidden/>
          </w:rPr>
          <w:fldChar w:fldCharType="end"/>
        </w:r>
      </w:hyperlink>
    </w:p>
    <w:p w14:paraId="33A01B2F"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6" w:history="1">
        <w:r w:rsidR="00E20D0E" w:rsidRPr="0000332D">
          <w:rPr>
            <w:rStyle w:val="Hyperlink"/>
            <w:noProof/>
          </w:rPr>
          <w:t>2.1.3</w:t>
        </w:r>
        <w:r w:rsidR="00E20D0E">
          <w:rPr>
            <w:rFonts w:asciiTheme="minorHAnsi" w:eastAsiaTheme="minorEastAsia" w:hAnsiTheme="minorHAnsi" w:cstheme="minorBidi"/>
            <w:i w:val="0"/>
            <w:iCs w:val="0"/>
            <w:noProof/>
            <w:sz w:val="22"/>
            <w:szCs w:val="22"/>
          </w:rPr>
          <w:tab/>
        </w:r>
        <w:r w:rsidR="00E20D0E" w:rsidRPr="0000332D">
          <w:rPr>
            <w:rStyle w:val="Hyperlink"/>
            <w:noProof/>
          </w:rPr>
          <w:t>Eingabegeräte</w:t>
        </w:r>
        <w:r w:rsidR="00E20D0E">
          <w:rPr>
            <w:noProof/>
            <w:webHidden/>
          </w:rPr>
          <w:tab/>
        </w:r>
        <w:r w:rsidR="00E20D0E">
          <w:rPr>
            <w:noProof/>
            <w:webHidden/>
          </w:rPr>
          <w:fldChar w:fldCharType="begin"/>
        </w:r>
        <w:r w:rsidR="00E20D0E">
          <w:rPr>
            <w:noProof/>
            <w:webHidden/>
          </w:rPr>
          <w:instrText xml:space="preserve"> PAGEREF _Toc408842496 \h </w:instrText>
        </w:r>
        <w:r w:rsidR="00E20D0E">
          <w:rPr>
            <w:noProof/>
            <w:webHidden/>
          </w:rPr>
        </w:r>
        <w:r w:rsidR="00E20D0E">
          <w:rPr>
            <w:noProof/>
            <w:webHidden/>
          </w:rPr>
          <w:fldChar w:fldCharType="separate"/>
        </w:r>
        <w:r w:rsidR="00E20D0E">
          <w:rPr>
            <w:noProof/>
            <w:webHidden/>
          </w:rPr>
          <w:t>6</w:t>
        </w:r>
        <w:r w:rsidR="00E20D0E">
          <w:rPr>
            <w:noProof/>
            <w:webHidden/>
          </w:rPr>
          <w:fldChar w:fldCharType="end"/>
        </w:r>
      </w:hyperlink>
    </w:p>
    <w:p w14:paraId="203FAAED"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7" w:history="1">
        <w:r w:rsidR="00E20D0E" w:rsidRPr="0000332D">
          <w:rPr>
            <w:rStyle w:val="Hyperlink"/>
            <w:noProof/>
          </w:rPr>
          <w:t>2.1.4</w:t>
        </w:r>
        <w:r w:rsidR="00E20D0E">
          <w:rPr>
            <w:rFonts w:asciiTheme="minorHAnsi" w:eastAsiaTheme="minorEastAsia" w:hAnsiTheme="minorHAnsi" w:cstheme="minorBidi"/>
            <w:i w:val="0"/>
            <w:iCs w:val="0"/>
            <w:noProof/>
            <w:sz w:val="22"/>
            <w:szCs w:val="22"/>
          </w:rPr>
          <w:tab/>
        </w:r>
        <w:r w:rsidR="00E20D0E" w:rsidRPr="0000332D">
          <w:rPr>
            <w:rStyle w:val="Hyperlink"/>
            <w:noProof/>
          </w:rPr>
          <w:t>Bewegungskontrolle</w:t>
        </w:r>
        <w:r w:rsidR="00E20D0E">
          <w:rPr>
            <w:noProof/>
            <w:webHidden/>
          </w:rPr>
          <w:tab/>
        </w:r>
        <w:r w:rsidR="00E20D0E">
          <w:rPr>
            <w:noProof/>
            <w:webHidden/>
          </w:rPr>
          <w:fldChar w:fldCharType="begin"/>
        </w:r>
        <w:r w:rsidR="00E20D0E">
          <w:rPr>
            <w:noProof/>
            <w:webHidden/>
          </w:rPr>
          <w:instrText xml:space="preserve"> PAGEREF _Toc408842497 \h </w:instrText>
        </w:r>
        <w:r w:rsidR="00E20D0E">
          <w:rPr>
            <w:noProof/>
            <w:webHidden/>
          </w:rPr>
        </w:r>
        <w:r w:rsidR="00E20D0E">
          <w:rPr>
            <w:noProof/>
            <w:webHidden/>
          </w:rPr>
          <w:fldChar w:fldCharType="separate"/>
        </w:r>
        <w:r w:rsidR="00E20D0E">
          <w:rPr>
            <w:noProof/>
            <w:webHidden/>
          </w:rPr>
          <w:t>9</w:t>
        </w:r>
        <w:r w:rsidR="00E20D0E">
          <w:rPr>
            <w:noProof/>
            <w:webHidden/>
          </w:rPr>
          <w:fldChar w:fldCharType="end"/>
        </w:r>
      </w:hyperlink>
    </w:p>
    <w:p w14:paraId="458CF933"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498" w:history="1">
        <w:r w:rsidR="00E20D0E" w:rsidRPr="0000332D">
          <w:rPr>
            <w:rStyle w:val="Hyperlink"/>
            <w:noProof/>
          </w:rPr>
          <w:t>2.2</w:t>
        </w:r>
        <w:r w:rsidR="00E20D0E">
          <w:rPr>
            <w:rFonts w:asciiTheme="minorHAnsi" w:eastAsiaTheme="minorEastAsia" w:hAnsiTheme="minorHAnsi" w:cstheme="minorBidi"/>
            <w:smallCaps w:val="0"/>
            <w:noProof/>
            <w:sz w:val="22"/>
            <w:szCs w:val="22"/>
          </w:rPr>
          <w:tab/>
        </w:r>
        <w:r w:rsidR="00E20D0E" w:rsidRPr="0000332D">
          <w:rPr>
            <w:rStyle w:val="Hyperlink"/>
            <w:noProof/>
          </w:rPr>
          <w:t>Virtual Reality für mobile Geräte</w:t>
        </w:r>
        <w:r w:rsidR="00E20D0E">
          <w:rPr>
            <w:noProof/>
            <w:webHidden/>
          </w:rPr>
          <w:tab/>
        </w:r>
        <w:r w:rsidR="00E20D0E">
          <w:rPr>
            <w:noProof/>
            <w:webHidden/>
          </w:rPr>
          <w:fldChar w:fldCharType="begin"/>
        </w:r>
        <w:r w:rsidR="00E20D0E">
          <w:rPr>
            <w:noProof/>
            <w:webHidden/>
          </w:rPr>
          <w:instrText xml:space="preserve"> PAGEREF _Toc408842498 \h </w:instrText>
        </w:r>
        <w:r w:rsidR="00E20D0E">
          <w:rPr>
            <w:noProof/>
            <w:webHidden/>
          </w:rPr>
        </w:r>
        <w:r w:rsidR="00E20D0E">
          <w:rPr>
            <w:noProof/>
            <w:webHidden/>
          </w:rPr>
          <w:fldChar w:fldCharType="separate"/>
        </w:r>
        <w:r w:rsidR="00E20D0E">
          <w:rPr>
            <w:noProof/>
            <w:webHidden/>
          </w:rPr>
          <w:t>13</w:t>
        </w:r>
        <w:r w:rsidR="00E20D0E">
          <w:rPr>
            <w:noProof/>
            <w:webHidden/>
          </w:rPr>
          <w:fldChar w:fldCharType="end"/>
        </w:r>
      </w:hyperlink>
    </w:p>
    <w:p w14:paraId="4C40EEB8"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499" w:history="1">
        <w:r w:rsidR="00E20D0E" w:rsidRPr="0000332D">
          <w:rPr>
            <w:rStyle w:val="Hyperlink"/>
            <w:noProof/>
          </w:rPr>
          <w:t>2.2.1</w:t>
        </w:r>
        <w:r w:rsidR="00E20D0E">
          <w:rPr>
            <w:rFonts w:asciiTheme="minorHAnsi" w:eastAsiaTheme="minorEastAsia" w:hAnsiTheme="minorHAnsi" w:cstheme="minorBidi"/>
            <w:i w:val="0"/>
            <w:iCs w:val="0"/>
            <w:noProof/>
            <w:sz w:val="22"/>
            <w:szCs w:val="22"/>
          </w:rPr>
          <w:tab/>
        </w:r>
        <w:r w:rsidR="00E20D0E" w:rsidRPr="0000332D">
          <w:rPr>
            <w:rStyle w:val="Hyperlink"/>
            <w:noProof/>
          </w:rPr>
          <w:t>Boxx3D</w:t>
        </w:r>
        <w:r w:rsidR="00E20D0E">
          <w:rPr>
            <w:noProof/>
            <w:webHidden/>
          </w:rPr>
          <w:tab/>
        </w:r>
        <w:r w:rsidR="00E20D0E">
          <w:rPr>
            <w:noProof/>
            <w:webHidden/>
          </w:rPr>
          <w:fldChar w:fldCharType="begin"/>
        </w:r>
        <w:r w:rsidR="00E20D0E">
          <w:rPr>
            <w:noProof/>
            <w:webHidden/>
          </w:rPr>
          <w:instrText xml:space="preserve"> PAGEREF _Toc408842499 \h </w:instrText>
        </w:r>
        <w:r w:rsidR="00E20D0E">
          <w:rPr>
            <w:noProof/>
            <w:webHidden/>
          </w:rPr>
        </w:r>
        <w:r w:rsidR="00E20D0E">
          <w:rPr>
            <w:noProof/>
            <w:webHidden/>
          </w:rPr>
          <w:fldChar w:fldCharType="separate"/>
        </w:r>
        <w:r w:rsidR="00E20D0E">
          <w:rPr>
            <w:noProof/>
            <w:webHidden/>
          </w:rPr>
          <w:t>14</w:t>
        </w:r>
        <w:r w:rsidR="00E20D0E">
          <w:rPr>
            <w:noProof/>
            <w:webHidden/>
          </w:rPr>
          <w:fldChar w:fldCharType="end"/>
        </w:r>
      </w:hyperlink>
    </w:p>
    <w:p w14:paraId="7212F6D6"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0" w:history="1">
        <w:r w:rsidR="00E20D0E" w:rsidRPr="0000332D">
          <w:rPr>
            <w:rStyle w:val="Hyperlink"/>
            <w:noProof/>
          </w:rPr>
          <w:t>2.2.2</w:t>
        </w:r>
        <w:r w:rsidR="00E20D0E">
          <w:rPr>
            <w:rFonts w:asciiTheme="minorHAnsi" w:eastAsiaTheme="minorEastAsia" w:hAnsiTheme="minorHAnsi" w:cstheme="minorBidi"/>
            <w:i w:val="0"/>
            <w:iCs w:val="0"/>
            <w:noProof/>
            <w:sz w:val="22"/>
            <w:szCs w:val="22"/>
          </w:rPr>
          <w:tab/>
        </w:r>
        <w:r w:rsidR="00E20D0E" w:rsidRPr="0000332D">
          <w:rPr>
            <w:rStyle w:val="Hyperlink"/>
            <w:noProof/>
          </w:rPr>
          <w:t>Google Cardboard</w:t>
        </w:r>
        <w:r w:rsidR="00E20D0E">
          <w:rPr>
            <w:noProof/>
            <w:webHidden/>
          </w:rPr>
          <w:tab/>
        </w:r>
        <w:r w:rsidR="00E20D0E">
          <w:rPr>
            <w:noProof/>
            <w:webHidden/>
          </w:rPr>
          <w:fldChar w:fldCharType="begin"/>
        </w:r>
        <w:r w:rsidR="00E20D0E">
          <w:rPr>
            <w:noProof/>
            <w:webHidden/>
          </w:rPr>
          <w:instrText xml:space="preserve"> PAGEREF _Toc408842500 \h </w:instrText>
        </w:r>
        <w:r w:rsidR="00E20D0E">
          <w:rPr>
            <w:noProof/>
            <w:webHidden/>
          </w:rPr>
        </w:r>
        <w:r w:rsidR="00E20D0E">
          <w:rPr>
            <w:noProof/>
            <w:webHidden/>
          </w:rPr>
          <w:fldChar w:fldCharType="separate"/>
        </w:r>
        <w:r w:rsidR="00E20D0E">
          <w:rPr>
            <w:noProof/>
            <w:webHidden/>
          </w:rPr>
          <w:t>14</w:t>
        </w:r>
        <w:r w:rsidR="00E20D0E">
          <w:rPr>
            <w:noProof/>
            <w:webHidden/>
          </w:rPr>
          <w:fldChar w:fldCharType="end"/>
        </w:r>
      </w:hyperlink>
    </w:p>
    <w:p w14:paraId="5C946275"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1" w:history="1">
        <w:r w:rsidR="00E20D0E" w:rsidRPr="0000332D">
          <w:rPr>
            <w:rStyle w:val="Hyperlink"/>
            <w:noProof/>
          </w:rPr>
          <w:t>2.2.3</w:t>
        </w:r>
        <w:r w:rsidR="00E20D0E">
          <w:rPr>
            <w:rFonts w:asciiTheme="minorHAnsi" w:eastAsiaTheme="minorEastAsia" w:hAnsiTheme="minorHAnsi" w:cstheme="minorBidi"/>
            <w:i w:val="0"/>
            <w:iCs w:val="0"/>
            <w:noProof/>
            <w:sz w:val="22"/>
            <w:szCs w:val="22"/>
          </w:rPr>
          <w:tab/>
        </w:r>
        <w:r w:rsidR="00E20D0E" w:rsidRPr="0000332D">
          <w:rPr>
            <w:rStyle w:val="Hyperlink"/>
            <w:noProof/>
          </w:rPr>
          <w:t>Gear VR</w:t>
        </w:r>
        <w:r w:rsidR="00E20D0E">
          <w:rPr>
            <w:noProof/>
            <w:webHidden/>
          </w:rPr>
          <w:tab/>
        </w:r>
        <w:r w:rsidR="00E20D0E">
          <w:rPr>
            <w:noProof/>
            <w:webHidden/>
          </w:rPr>
          <w:fldChar w:fldCharType="begin"/>
        </w:r>
        <w:r w:rsidR="00E20D0E">
          <w:rPr>
            <w:noProof/>
            <w:webHidden/>
          </w:rPr>
          <w:instrText xml:space="preserve"> PAGEREF _Toc408842501 \h </w:instrText>
        </w:r>
        <w:r w:rsidR="00E20D0E">
          <w:rPr>
            <w:noProof/>
            <w:webHidden/>
          </w:rPr>
        </w:r>
        <w:r w:rsidR="00E20D0E">
          <w:rPr>
            <w:noProof/>
            <w:webHidden/>
          </w:rPr>
          <w:fldChar w:fldCharType="separate"/>
        </w:r>
        <w:r w:rsidR="00E20D0E">
          <w:rPr>
            <w:noProof/>
            <w:webHidden/>
          </w:rPr>
          <w:t>15</w:t>
        </w:r>
        <w:r w:rsidR="00E20D0E">
          <w:rPr>
            <w:noProof/>
            <w:webHidden/>
          </w:rPr>
          <w:fldChar w:fldCharType="end"/>
        </w:r>
      </w:hyperlink>
    </w:p>
    <w:p w14:paraId="4391FFF1"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02" w:history="1">
        <w:r w:rsidR="00E20D0E" w:rsidRPr="0000332D">
          <w:rPr>
            <w:rStyle w:val="Hyperlink"/>
            <w:noProof/>
          </w:rPr>
          <w:t>2.3</w:t>
        </w:r>
        <w:r w:rsidR="00E20D0E">
          <w:rPr>
            <w:rFonts w:asciiTheme="minorHAnsi" w:eastAsiaTheme="minorEastAsia" w:hAnsiTheme="minorHAnsi" w:cstheme="minorBidi"/>
            <w:smallCaps w:val="0"/>
            <w:noProof/>
            <w:sz w:val="22"/>
            <w:szCs w:val="22"/>
          </w:rPr>
          <w:tab/>
        </w:r>
        <w:r w:rsidR="00E20D0E" w:rsidRPr="0000332D">
          <w:rPr>
            <w:rStyle w:val="Hyperlink"/>
            <w:noProof/>
          </w:rPr>
          <w:t>Unity</w:t>
        </w:r>
        <w:r w:rsidR="00E20D0E">
          <w:rPr>
            <w:noProof/>
            <w:webHidden/>
          </w:rPr>
          <w:tab/>
        </w:r>
        <w:r w:rsidR="00E20D0E">
          <w:rPr>
            <w:noProof/>
            <w:webHidden/>
          </w:rPr>
          <w:fldChar w:fldCharType="begin"/>
        </w:r>
        <w:r w:rsidR="00E20D0E">
          <w:rPr>
            <w:noProof/>
            <w:webHidden/>
          </w:rPr>
          <w:instrText xml:space="preserve"> PAGEREF _Toc408842502 \h </w:instrText>
        </w:r>
        <w:r w:rsidR="00E20D0E">
          <w:rPr>
            <w:noProof/>
            <w:webHidden/>
          </w:rPr>
        </w:r>
        <w:r w:rsidR="00E20D0E">
          <w:rPr>
            <w:noProof/>
            <w:webHidden/>
          </w:rPr>
          <w:fldChar w:fldCharType="separate"/>
        </w:r>
        <w:r w:rsidR="00E20D0E">
          <w:rPr>
            <w:noProof/>
            <w:webHidden/>
          </w:rPr>
          <w:t>15</w:t>
        </w:r>
        <w:r w:rsidR="00E20D0E">
          <w:rPr>
            <w:noProof/>
            <w:webHidden/>
          </w:rPr>
          <w:fldChar w:fldCharType="end"/>
        </w:r>
      </w:hyperlink>
    </w:p>
    <w:p w14:paraId="5314876F"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3" w:history="1">
        <w:r w:rsidR="00E20D0E" w:rsidRPr="0000332D">
          <w:rPr>
            <w:rStyle w:val="Hyperlink"/>
            <w:noProof/>
          </w:rPr>
          <w:t>2.3.1</w:t>
        </w:r>
        <w:r w:rsidR="00E20D0E">
          <w:rPr>
            <w:rFonts w:asciiTheme="minorHAnsi" w:eastAsiaTheme="minorEastAsia" w:hAnsiTheme="minorHAnsi" w:cstheme="minorBidi"/>
            <w:i w:val="0"/>
            <w:iCs w:val="0"/>
            <w:noProof/>
            <w:sz w:val="22"/>
            <w:szCs w:val="22"/>
          </w:rPr>
          <w:tab/>
        </w:r>
        <w:r w:rsidR="00E20D0E" w:rsidRPr="0000332D">
          <w:rPr>
            <w:rStyle w:val="Hyperlink"/>
            <w:noProof/>
          </w:rPr>
          <w:t>Programmierung über Skripte</w:t>
        </w:r>
        <w:r w:rsidR="00E20D0E">
          <w:rPr>
            <w:noProof/>
            <w:webHidden/>
          </w:rPr>
          <w:tab/>
        </w:r>
        <w:r w:rsidR="00E20D0E">
          <w:rPr>
            <w:noProof/>
            <w:webHidden/>
          </w:rPr>
          <w:fldChar w:fldCharType="begin"/>
        </w:r>
        <w:r w:rsidR="00E20D0E">
          <w:rPr>
            <w:noProof/>
            <w:webHidden/>
          </w:rPr>
          <w:instrText xml:space="preserve"> PAGEREF _Toc408842503 \h </w:instrText>
        </w:r>
        <w:r w:rsidR="00E20D0E">
          <w:rPr>
            <w:noProof/>
            <w:webHidden/>
          </w:rPr>
        </w:r>
        <w:r w:rsidR="00E20D0E">
          <w:rPr>
            <w:noProof/>
            <w:webHidden/>
          </w:rPr>
          <w:fldChar w:fldCharType="separate"/>
        </w:r>
        <w:r w:rsidR="00E20D0E">
          <w:rPr>
            <w:noProof/>
            <w:webHidden/>
          </w:rPr>
          <w:t>16</w:t>
        </w:r>
        <w:r w:rsidR="00E20D0E">
          <w:rPr>
            <w:noProof/>
            <w:webHidden/>
          </w:rPr>
          <w:fldChar w:fldCharType="end"/>
        </w:r>
      </w:hyperlink>
    </w:p>
    <w:p w14:paraId="559C80B8"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4" w:history="1">
        <w:r w:rsidR="00E20D0E" w:rsidRPr="0000332D">
          <w:rPr>
            <w:rStyle w:val="Hyperlink"/>
            <w:noProof/>
          </w:rPr>
          <w:t>2.3.2</w:t>
        </w:r>
        <w:r w:rsidR="00E20D0E">
          <w:rPr>
            <w:rFonts w:asciiTheme="minorHAnsi" w:eastAsiaTheme="minorEastAsia" w:hAnsiTheme="minorHAnsi" w:cstheme="minorBidi"/>
            <w:i w:val="0"/>
            <w:iCs w:val="0"/>
            <w:noProof/>
            <w:sz w:val="22"/>
            <w:szCs w:val="22"/>
          </w:rPr>
          <w:tab/>
        </w:r>
        <w:r w:rsidR="00E20D0E" w:rsidRPr="0000332D">
          <w:rPr>
            <w:rStyle w:val="Hyperlink"/>
            <w:noProof/>
          </w:rPr>
          <w:t>Objekte im 3D-Raum</w:t>
        </w:r>
        <w:r w:rsidR="00E20D0E">
          <w:rPr>
            <w:noProof/>
            <w:webHidden/>
          </w:rPr>
          <w:tab/>
        </w:r>
        <w:r w:rsidR="00E20D0E">
          <w:rPr>
            <w:noProof/>
            <w:webHidden/>
          </w:rPr>
          <w:fldChar w:fldCharType="begin"/>
        </w:r>
        <w:r w:rsidR="00E20D0E">
          <w:rPr>
            <w:noProof/>
            <w:webHidden/>
          </w:rPr>
          <w:instrText xml:space="preserve"> PAGEREF _Toc408842504 \h </w:instrText>
        </w:r>
        <w:r w:rsidR="00E20D0E">
          <w:rPr>
            <w:noProof/>
            <w:webHidden/>
          </w:rPr>
        </w:r>
        <w:r w:rsidR="00E20D0E">
          <w:rPr>
            <w:noProof/>
            <w:webHidden/>
          </w:rPr>
          <w:fldChar w:fldCharType="separate"/>
        </w:r>
        <w:r w:rsidR="00E20D0E">
          <w:rPr>
            <w:noProof/>
            <w:webHidden/>
          </w:rPr>
          <w:t>21</w:t>
        </w:r>
        <w:r w:rsidR="00E20D0E">
          <w:rPr>
            <w:noProof/>
            <w:webHidden/>
          </w:rPr>
          <w:fldChar w:fldCharType="end"/>
        </w:r>
      </w:hyperlink>
    </w:p>
    <w:p w14:paraId="7002F30D"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5" w:history="1">
        <w:r w:rsidR="00E20D0E" w:rsidRPr="0000332D">
          <w:rPr>
            <w:rStyle w:val="Hyperlink"/>
            <w:noProof/>
          </w:rPr>
          <w:t>2.3.3</w:t>
        </w:r>
        <w:r w:rsidR="00E20D0E">
          <w:rPr>
            <w:rFonts w:asciiTheme="minorHAnsi" w:eastAsiaTheme="minorEastAsia" w:hAnsiTheme="minorHAnsi" w:cstheme="minorBidi"/>
            <w:i w:val="0"/>
            <w:iCs w:val="0"/>
            <w:noProof/>
            <w:sz w:val="22"/>
            <w:szCs w:val="22"/>
          </w:rPr>
          <w:tab/>
        </w:r>
        <w:r w:rsidR="00E20D0E" w:rsidRPr="0000332D">
          <w:rPr>
            <w:rStyle w:val="Hyperlink"/>
            <w:noProof/>
          </w:rPr>
          <w:t>Kamera</w:t>
        </w:r>
        <w:r w:rsidR="00E20D0E">
          <w:rPr>
            <w:noProof/>
            <w:webHidden/>
          </w:rPr>
          <w:tab/>
        </w:r>
        <w:r w:rsidR="00E20D0E">
          <w:rPr>
            <w:noProof/>
            <w:webHidden/>
          </w:rPr>
          <w:fldChar w:fldCharType="begin"/>
        </w:r>
        <w:r w:rsidR="00E20D0E">
          <w:rPr>
            <w:noProof/>
            <w:webHidden/>
          </w:rPr>
          <w:instrText xml:space="preserve"> PAGEREF _Toc408842505 \h </w:instrText>
        </w:r>
        <w:r w:rsidR="00E20D0E">
          <w:rPr>
            <w:noProof/>
            <w:webHidden/>
          </w:rPr>
        </w:r>
        <w:r w:rsidR="00E20D0E">
          <w:rPr>
            <w:noProof/>
            <w:webHidden/>
          </w:rPr>
          <w:fldChar w:fldCharType="separate"/>
        </w:r>
        <w:r w:rsidR="00E20D0E">
          <w:rPr>
            <w:noProof/>
            <w:webHidden/>
          </w:rPr>
          <w:t>22</w:t>
        </w:r>
        <w:r w:rsidR="00E20D0E">
          <w:rPr>
            <w:noProof/>
            <w:webHidden/>
          </w:rPr>
          <w:fldChar w:fldCharType="end"/>
        </w:r>
      </w:hyperlink>
    </w:p>
    <w:p w14:paraId="3C331C41"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6" w:history="1">
        <w:r w:rsidR="00E20D0E" w:rsidRPr="0000332D">
          <w:rPr>
            <w:rStyle w:val="Hyperlink"/>
            <w:noProof/>
          </w:rPr>
          <w:t>2.3.4</w:t>
        </w:r>
        <w:r w:rsidR="00E20D0E">
          <w:rPr>
            <w:rFonts w:asciiTheme="minorHAnsi" w:eastAsiaTheme="minorEastAsia" w:hAnsiTheme="minorHAnsi" w:cstheme="minorBidi"/>
            <w:i w:val="0"/>
            <w:iCs w:val="0"/>
            <w:noProof/>
            <w:sz w:val="22"/>
            <w:szCs w:val="22"/>
          </w:rPr>
          <w:tab/>
        </w:r>
        <w:r w:rsidR="00E20D0E" w:rsidRPr="0000332D">
          <w:rPr>
            <w:rStyle w:val="Hyperlink"/>
            <w:noProof/>
          </w:rPr>
          <w:t>Physik</w:t>
        </w:r>
        <w:r w:rsidR="00E20D0E">
          <w:rPr>
            <w:noProof/>
            <w:webHidden/>
          </w:rPr>
          <w:tab/>
        </w:r>
        <w:r w:rsidR="00E20D0E">
          <w:rPr>
            <w:noProof/>
            <w:webHidden/>
          </w:rPr>
          <w:fldChar w:fldCharType="begin"/>
        </w:r>
        <w:r w:rsidR="00E20D0E">
          <w:rPr>
            <w:noProof/>
            <w:webHidden/>
          </w:rPr>
          <w:instrText xml:space="preserve"> PAGEREF _Toc408842506 \h </w:instrText>
        </w:r>
        <w:r w:rsidR="00E20D0E">
          <w:rPr>
            <w:noProof/>
            <w:webHidden/>
          </w:rPr>
        </w:r>
        <w:r w:rsidR="00E20D0E">
          <w:rPr>
            <w:noProof/>
            <w:webHidden/>
          </w:rPr>
          <w:fldChar w:fldCharType="separate"/>
        </w:r>
        <w:r w:rsidR="00E20D0E">
          <w:rPr>
            <w:noProof/>
            <w:webHidden/>
          </w:rPr>
          <w:t>23</w:t>
        </w:r>
        <w:r w:rsidR="00E20D0E">
          <w:rPr>
            <w:noProof/>
            <w:webHidden/>
          </w:rPr>
          <w:fldChar w:fldCharType="end"/>
        </w:r>
      </w:hyperlink>
    </w:p>
    <w:p w14:paraId="0FCFBE10"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7" w:history="1">
        <w:r w:rsidR="00E20D0E" w:rsidRPr="0000332D">
          <w:rPr>
            <w:rStyle w:val="Hyperlink"/>
            <w:noProof/>
          </w:rPr>
          <w:t>2.3.5</w:t>
        </w:r>
        <w:r w:rsidR="00E20D0E">
          <w:rPr>
            <w:rFonts w:asciiTheme="minorHAnsi" w:eastAsiaTheme="minorEastAsia" w:hAnsiTheme="minorHAnsi" w:cstheme="minorBidi"/>
            <w:i w:val="0"/>
            <w:iCs w:val="0"/>
            <w:noProof/>
            <w:sz w:val="22"/>
            <w:szCs w:val="22"/>
          </w:rPr>
          <w:tab/>
        </w:r>
        <w:r w:rsidR="00E20D0E" w:rsidRPr="0000332D">
          <w:rPr>
            <w:rStyle w:val="Hyperlink"/>
            <w:noProof/>
          </w:rPr>
          <w:t>Inputmöglichkeiten</w:t>
        </w:r>
        <w:r w:rsidR="00E20D0E">
          <w:rPr>
            <w:noProof/>
            <w:webHidden/>
          </w:rPr>
          <w:tab/>
        </w:r>
        <w:r w:rsidR="00E20D0E">
          <w:rPr>
            <w:noProof/>
            <w:webHidden/>
          </w:rPr>
          <w:fldChar w:fldCharType="begin"/>
        </w:r>
        <w:r w:rsidR="00E20D0E">
          <w:rPr>
            <w:noProof/>
            <w:webHidden/>
          </w:rPr>
          <w:instrText xml:space="preserve"> PAGEREF _Toc408842507 \h </w:instrText>
        </w:r>
        <w:r w:rsidR="00E20D0E">
          <w:rPr>
            <w:noProof/>
            <w:webHidden/>
          </w:rPr>
        </w:r>
        <w:r w:rsidR="00E20D0E">
          <w:rPr>
            <w:noProof/>
            <w:webHidden/>
          </w:rPr>
          <w:fldChar w:fldCharType="separate"/>
        </w:r>
        <w:r w:rsidR="00E20D0E">
          <w:rPr>
            <w:noProof/>
            <w:webHidden/>
          </w:rPr>
          <w:t>24</w:t>
        </w:r>
        <w:r w:rsidR="00E20D0E">
          <w:rPr>
            <w:noProof/>
            <w:webHidden/>
          </w:rPr>
          <w:fldChar w:fldCharType="end"/>
        </w:r>
      </w:hyperlink>
    </w:p>
    <w:p w14:paraId="2FBB1420"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8" w:history="1">
        <w:r w:rsidR="00E20D0E" w:rsidRPr="0000332D">
          <w:rPr>
            <w:rStyle w:val="Hyperlink"/>
            <w:noProof/>
          </w:rPr>
          <w:t>2.3.6</w:t>
        </w:r>
        <w:r w:rsidR="00E20D0E">
          <w:rPr>
            <w:rFonts w:asciiTheme="minorHAnsi" w:eastAsiaTheme="minorEastAsia" w:hAnsiTheme="minorHAnsi" w:cstheme="minorBidi"/>
            <w:i w:val="0"/>
            <w:iCs w:val="0"/>
            <w:noProof/>
            <w:sz w:val="22"/>
            <w:szCs w:val="22"/>
          </w:rPr>
          <w:tab/>
        </w:r>
        <w:r w:rsidR="00E20D0E" w:rsidRPr="0000332D">
          <w:rPr>
            <w:rStyle w:val="Hyperlink"/>
            <w:noProof/>
          </w:rPr>
          <w:t>GUI</w:t>
        </w:r>
        <w:r w:rsidR="00E20D0E">
          <w:rPr>
            <w:noProof/>
            <w:webHidden/>
          </w:rPr>
          <w:tab/>
        </w:r>
        <w:r w:rsidR="00E20D0E">
          <w:rPr>
            <w:noProof/>
            <w:webHidden/>
          </w:rPr>
          <w:fldChar w:fldCharType="begin"/>
        </w:r>
        <w:r w:rsidR="00E20D0E">
          <w:rPr>
            <w:noProof/>
            <w:webHidden/>
          </w:rPr>
          <w:instrText xml:space="preserve"> PAGEREF _Toc408842508 \h </w:instrText>
        </w:r>
        <w:r w:rsidR="00E20D0E">
          <w:rPr>
            <w:noProof/>
            <w:webHidden/>
          </w:rPr>
        </w:r>
        <w:r w:rsidR="00E20D0E">
          <w:rPr>
            <w:noProof/>
            <w:webHidden/>
          </w:rPr>
          <w:fldChar w:fldCharType="separate"/>
        </w:r>
        <w:r w:rsidR="00E20D0E">
          <w:rPr>
            <w:noProof/>
            <w:webHidden/>
          </w:rPr>
          <w:t>28</w:t>
        </w:r>
        <w:r w:rsidR="00E20D0E">
          <w:rPr>
            <w:noProof/>
            <w:webHidden/>
          </w:rPr>
          <w:fldChar w:fldCharType="end"/>
        </w:r>
      </w:hyperlink>
    </w:p>
    <w:p w14:paraId="36FFDED3"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09" w:history="1">
        <w:r w:rsidR="00E20D0E" w:rsidRPr="0000332D">
          <w:rPr>
            <w:rStyle w:val="Hyperlink"/>
            <w:noProof/>
          </w:rPr>
          <w:t>2.3.7</w:t>
        </w:r>
        <w:r w:rsidR="00E20D0E">
          <w:rPr>
            <w:rFonts w:asciiTheme="minorHAnsi" w:eastAsiaTheme="minorEastAsia" w:hAnsiTheme="minorHAnsi" w:cstheme="minorBidi"/>
            <w:i w:val="0"/>
            <w:iCs w:val="0"/>
            <w:noProof/>
            <w:sz w:val="22"/>
            <w:szCs w:val="22"/>
          </w:rPr>
          <w:tab/>
        </w:r>
        <w:r w:rsidR="00E20D0E" w:rsidRPr="0000332D">
          <w:rPr>
            <w:rStyle w:val="Hyperlink"/>
            <w:noProof/>
          </w:rPr>
          <w:t>Prefabs</w:t>
        </w:r>
        <w:r w:rsidR="00E20D0E">
          <w:rPr>
            <w:noProof/>
            <w:webHidden/>
          </w:rPr>
          <w:tab/>
        </w:r>
        <w:r w:rsidR="00E20D0E">
          <w:rPr>
            <w:noProof/>
            <w:webHidden/>
          </w:rPr>
          <w:fldChar w:fldCharType="begin"/>
        </w:r>
        <w:r w:rsidR="00E20D0E">
          <w:rPr>
            <w:noProof/>
            <w:webHidden/>
          </w:rPr>
          <w:instrText xml:space="preserve"> PAGEREF _Toc408842509 \h </w:instrText>
        </w:r>
        <w:r w:rsidR="00E20D0E">
          <w:rPr>
            <w:noProof/>
            <w:webHidden/>
          </w:rPr>
        </w:r>
        <w:r w:rsidR="00E20D0E">
          <w:rPr>
            <w:noProof/>
            <w:webHidden/>
          </w:rPr>
          <w:fldChar w:fldCharType="separate"/>
        </w:r>
        <w:r w:rsidR="00E20D0E">
          <w:rPr>
            <w:noProof/>
            <w:webHidden/>
          </w:rPr>
          <w:t>30</w:t>
        </w:r>
        <w:r w:rsidR="00E20D0E">
          <w:rPr>
            <w:noProof/>
            <w:webHidden/>
          </w:rPr>
          <w:fldChar w:fldCharType="end"/>
        </w:r>
      </w:hyperlink>
    </w:p>
    <w:p w14:paraId="11141E45"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0" w:history="1">
        <w:r w:rsidR="00E20D0E" w:rsidRPr="0000332D">
          <w:rPr>
            <w:rStyle w:val="Hyperlink"/>
            <w:noProof/>
          </w:rPr>
          <w:t>2.3.8</w:t>
        </w:r>
        <w:r w:rsidR="00E20D0E">
          <w:rPr>
            <w:rFonts w:asciiTheme="minorHAnsi" w:eastAsiaTheme="minorEastAsia" w:hAnsiTheme="minorHAnsi" w:cstheme="minorBidi"/>
            <w:i w:val="0"/>
            <w:iCs w:val="0"/>
            <w:noProof/>
            <w:sz w:val="22"/>
            <w:szCs w:val="22"/>
          </w:rPr>
          <w:tab/>
        </w:r>
        <w:r w:rsidR="00E20D0E" w:rsidRPr="0000332D">
          <w:rPr>
            <w:rStyle w:val="Hyperlink"/>
            <w:noProof/>
          </w:rPr>
          <w:t>UnityPackage</w:t>
        </w:r>
        <w:r w:rsidR="00E20D0E">
          <w:rPr>
            <w:noProof/>
            <w:webHidden/>
          </w:rPr>
          <w:tab/>
        </w:r>
        <w:r w:rsidR="00E20D0E">
          <w:rPr>
            <w:noProof/>
            <w:webHidden/>
          </w:rPr>
          <w:fldChar w:fldCharType="begin"/>
        </w:r>
        <w:r w:rsidR="00E20D0E">
          <w:rPr>
            <w:noProof/>
            <w:webHidden/>
          </w:rPr>
          <w:instrText xml:space="preserve"> PAGEREF _Toc408842510 \h </w:instrText>
        </w:r>
        <w:r w:rsidR="00E20D0E">
          <w:rPr>
            <w:noProof/>
            <w:webHidden/>
          </w:rPr>
        </w:r>
        <w:r w:rsidR="00E20D0E">
          <w:rPr>
            <w:noProof/>
            <w:webHidden/>
          </w:rPr>
          <w:fldChar w:fldCharType="separate"/>
        </w:r>
        <w:r w:rsidR="00E20D0E">
          <w:rPr>
            <w:noProof/>
            <w:webHidden/>
          </w:rPr>
          <w:t>31</w:t>
        </w:r>
        <w:r w:rsidR="00E20D0E">
          <w:rPr>
            <w:noProof/>
            <w:webHidden/>
          </w:rPr>
          <w:fldChar w:fldCharType="end"/>
        </w:r>
      </w:hyperlink>
    </w:p>
    <w:p w14:paraId="4BD9F9D5"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1" w:history="1">
        <w:r w:rsidR="00E20D0E" w:rsidRPr="0000332D">
          <w:rPr>
            <w:rStyle w:val="Hyperlink"/>
            <w:noProof/>
          </w:rPr>
          <w:t>2.3.9</w:t>
        </w:r>
        <w:r w:rsidR="00E20D0E">
          <w:rPr>
            <w:rFonts w:asciiTheme="minorHAnsi" w:eastAsiaTheme="minorEastAsia" w:hAnsiTheme="minorHAnsi" w:cstheme="minorBidi"/>
            <w:i w:val="0"/>
            <w:iCs w:val="0"/>
            <w:noProof/>
            <w:sz w:val="22"/>
            <w:szCs w:val="22"/>
          </w:rPr>
          <w:tab/>
        </w:r>
        <w:r w:rsidR="00E20D0E" w:rsidRPr="0000332D">
          <w:rPr>
            <w:rStyle w:val="Hyperlink"/>
            <w:noProof/>
          </w:rPr>
          <w:t>Debugging und Performance</w:t>
        </w:r>
        <w:r w:rsidR="00E20D0E">
          <w:rPr>
            <w:noProof/>
            <w:webHidden/>
          </w:rPr>
          <w:tab/>
        </w:r>
        <w:r w:rsidR="00E20D0E">
          <w:rPr>
            <w:noProof/>
            <w:webHidden/>
          </w:rPr>
          <w:fldChar w:fldCharType="begin"/>
        </w:r>
        <w:r w:rsidR="00E20D0E">
          <w:rPr>
            <w:noProof/>
            <w:webHidden/>
          </w:rPr>
          <w:instrText xml:space="preserve"> PAGEREF _Toc408842511 \h </w:instrText>
        </w:r>
        <w:r w:rsidR="00E20D0E">
          <w:rPr>
            <w:noProof/>
            <w:webHidden/>
          </w:rPr>
        </w:r>
        <w:r w:rsidR="00E20D0E">
          <w:rPr>
            <w:noProof/>
            <w:webHidden/>
          </w:rPr>
          <w:fldChar w:fldCharType="separate"/>
        </w:r>
        <w:r w:rsidR="00E20D0E">
          <w:rPr>
            <w:noProof/>
            <w:webHidden/>
          </w:rPr>
          <w:t>32</w:t>
        </w:r>
        <w:r w:rsidR="00E20D0E">
          <w:rPr>
            <w:noProof/>
            <w:webHidden/>
          </w:rPr>
          <w:fldChar w:fldCharType="end"/>
        </w:r>
      </w:hyperlink>
    </w:p>
    <w:p w14:paraId="04524623" w14:textId="77777777" w:rsidR="00E20D0E" w:rsidRDefault="00D75100">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08842512" w:history="1">
        <w:r w:rsidR="00E20D0E" w:rsidRPr="0000332D">
          <w:rPr>
            <w:rStyle w:val="Hyperlink"/>
            <w:noProof/>
          </w:rPr>
          <w:t>2.3.10</w:t>
        </w:r>
        <w:r w:rsidR="00E20D0E">
          <w:rPr>
            <w:rFonts w:asciiTheme="minorHAnsi" w:eastAsiaTheme="minorEastAsia" w:hAnsiTheme="minorHAnsi" w:cstheme="minorBidi"/>
            <w:i w:val="0"/>
            <w:iCs w:val="0"/>
            <w:noProof/>
            <w:sz w:val="22"/>
            <w:szCs w:val="22"/>
          </w:rPr>
          <w:tab/>
        </w:r>
        <w:r w:rsidR="00E20D0E" w:rsidRPr="0000332D">
          <w:rPr>
            <w:rStyle w:val="Hyperlink"/>
            <w:noProof/>
          </w:rPr>
          <w:t>Build Prozess</w:t>
        </w:r>
        <w:r w:rsidR="00E20D0E">
          <w:rPr>
            <w:noProof/>
            <w:webHidden/>
          </w:rPr>
          <w:tab/>
        </w:r>
        <w:r w:rsidR="00E20D0E">
          <w:rPr>
            <w:noProof/>
            <w:webHidden/>
          </w:rPr>
          <w:fldChar w:fldCharType="begin"/>
        </w:r>
        <w:r w:rsidR="00E20D0E">
          <w:rPr>
            <w:noProof/>
            <w:webHidden/>
          </w:rPr>
          <w:instrText xml:space="preserve"> PAGEREF _Toc408842512 \h </w:instrText>
        </w:r>
        <w:r w:rsidR="00E20D0E">
          <w:rPr>
            <w:noProof/>
            <w:webHidden/>
          </w:rPr>
        </w:r>
        <w:r w:rsidR="00E20D0E">
          <w:rPr>
            <w:noProof/>
            <w:webHidden/>
          </w:rPr>
          <w:fldChar w:fldCharType="separate"/>
        </w:r>
        <w:r w:rsidR="00E20D0E">
          <w:rPr>
            <w:noProof/>
            <w:webHidden/>
          </w:rPr>
          <w:t>33</w:t>
        </w:r>
        <w:r w:rsidR="00E20D0E">
          <w:rPr>
            <w:noProof/>
            <w:webHidden/>
          </w:rPr>
          <w:fldChar w:fldCharType="end"/>
        </w:r>
      </w:hyperlink>
    </w:p>
    <w:p w14:paraId="63595373" w14:textId="77777777" w:rsidR="00E20D0E" w:rsidRDefault="00D7510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13" w:history="1">
        <w:r w:rsidR="00E20D0E" w:rsidRPr="0000332D">
          <w:rPr>
            <w:rStyle w:val="Hyperlink"/>
            <w:noProof/>
            <w:u w:color="FFFFFF" w:themeColor="background1"/>
          </w:rPr>
          <w:t>3</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Analyse</w:t>
        </w:r>
        <w:r w:rsidR="00E20D0E">
          <w:rPr>
            <w:noProof/>
            <w:webHidden/>
          </w:rPr>
          <w:tab/>
        </w:r>
        <w:r w:rsidR="00E20D0E">
          <w:rPr>
            <w:noProof/>
            <w:webHidden/>
          </w:rPr>
          <w:fldChar w:fldCharType="begin"/>
        </w:r>
        <w:r w:rsidR="00E20D0E">
          <w:rPr>
            <w:noProof/>
            <w:webHidden/>
          </w:rPr>
          <w:instrText xml:space="preserve"> PAGEREF _Toc408842513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74E35F75"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14" w:history="1">
        <w:r w:rsidR="00E20D0E" w:rsidRPr="0000332D">
          <w:rPr>
            <w:rStyle w:val="Hyperlink"/>
            <w:noProof/>
          </w:rPr>
          <w:t>3.1</w:t>
        </w:r>
        <w:r w:rsidR="00E20D0E">
          <w:rPr>
            <w:rFonts w:asciiTheme="minorHAnsi" w:eastAsiaTheme="minorEastAsia" w:hAnsiTheme="minorHAnsi" w:cstheme="minorBidi"/>
            <w:smallCaps w:val="0"/>
            <w:noProof/>
            <w:sz w:val="22"/>
            <w:szCs w:val="22"/>
          </w:rPr>
          <w:tab/>
        </w:r>
        <w:r w:rsidR="00E20D0E" w:rsidRPr="0000332D">
          <w:rPr>
            <w:rStyle w:val="Hyperlink"/>
            <w:noProof/>
          </w:rPr>
          <w:t>Systemidee</w:t>
        </w:r>
        <w:r w:rsidR="00E20D0E">
          <w:rPr>
            <w:noProof/>
            <w:webHidden/>
          </w:rPr>
          <w:tab/>
        </w:r>
        <w:r w:rsidR="00E20D0E">
          <w:rPr>
            <w:noProof/>
            <w:webHidden/>
          </w:rPr>
          <w:fldChar w:fldCharType="begin"/>
        </w:r>
        <w:r w:rsidR="00E20D0E">
          <w:rPr>
            <w:noProof/>
            <w:webHidden/>
          </w:rPr>
          <w:instrText xml:space="preserve"> PAGEREF _Toc408842514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51D1EEEF"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15" w:history="1">
        <w:r w:rsidR="00E20D0E" w:rsidRPr="0000332D">
          <w:rPr>
            <w:rStyle w:val="Hyperlink"/>
            <w:noProof/>
          </w:rPr>
          <w:t>3.2</w:t>
        </w:r>
        <w:r w:rsidR="00E20D0E">
          <w:rPr>
            <w:rFonts w:asciiTheme="minorHAnsi" w:eastAsiaTheme="minorEastAsia" w:hAnsiTheme="minorHAnsi" w:cstheme="minorBidi"/>
            <w:smallCaps w:val="0"/>
            <w:noProof/>
            <w:sz w:val="22"/>
            <w:szCs w:val="22"/>
          </w:rPr>
          <w:tab/>
        </w:r>
        <w:r w:rsidR="00E20D0E" w:rsidRPr="0000332D">
          <w:rPr>
            <w:rStyle w:val="Hyperlink"/>
            <w:noProof/>
          </w:rPr>
          <w:t>Stakeholder</w:t>
        </w:r>
        <w:r w:rsidR="00E20D0E">
          <w:rPr>
            <w:noProof/>
            <w:webHidden/>
          </w:rPr>
          <w:tab/>
        </w:r>
        <w:r w:rsidR="00E20D0E">
          <w:rPr>
            <w:noProof/>
            <w:webHidden/>
          </w:rPr>
          <w:fldChar w:fldCharType="begin"/>
        </w:r>
        <w:r w:rsidR="00E20D0E">
          <w:rPr>
            <w:noProof/>
            <w:webHidden/>
          </w:rPr>
          <w:instrText xml:space="preserve"> PAGEREF _Toc408842515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7DC82229"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6" w:history="1">
        <w:r w:rsidR="00E20D0E" w:rsidRPr="0000332D">
          <w:rPr>
            <w:rStyle w:val="Hyperlink"/>
            <w:noProof/>
          </w:rPr>
          <w:t>3.2.1</w:t>
        </w:r>
        <w:r w:rsidR="00E20D0E">
          <w:rPr>
            <w:rFonts w:asciiTheme="minorHAnsi" w:eastAsiaTheme="minorEastAsia" w:hAnsiTheme="minorHAnsi" w:cstheme="minorBidi"/>
            <w:i w:val="0"/>
            <w:iCs w:val="0"/>
            <w:noProof/>
            <w:sz w:val="22"/>
            <w:szCs w:val="22"/>
          </w:rPr>
          <w:tab/>
        </w:r>
        <w:r w:rsidR="00E20D0E" w:rsidRPr="0000332D">
          <w:rPr>
            <w:rStyle w:val="Hyperlink"/>
            <w:noProof/>
          </w:rPr>
          <w:t>Stakeholdermap</w:t>
        </w:r>
        <w:r w:rsidR="00E20D0E">
          <w:rPr>
            <w:noProof/>
            <w:webHidden/>
          </w:rPr>
          <w:tab/>
        </w:r>
        <w:r w:rsidR="00E20D0E">
          <w:rPr>
            <w:noProof/>
            <w:webHidden/>
          </w:rPr>
          <w:fldChar w:fldCharType="begin"/>
        </w:r>
        <w:r w:rsidR="00E20D0E">
          <w:rPr>
            <w:noProof/>
            <w:webHidden/>
          </w:rPr>
          <w:instrText xml:space="preserve"> PAGEREF _Toc408842516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01D368D9"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17" w:history="1">
        <w:r w:rsidR="00E20D0E" w:rsidRPr="0000332D">
          <w:rPr>
            <w:rStyle w:val="Hyperlink"/>
            <w:noProof/>
          </w:rPr>
          <w:t>3.3</w:t>
        </w:r>
        <w:r w:rsidR="00E20D0E">
          <w:rPr>
            <w:rFonts w:asciiTheme="minorHAnsi" w:eastAsiaTheme="minorEastAsia" w:hAnsiTheme="minorHAnsi" w:cstheme="minorBidi"/>
            <w:smallCaps w:val="0"/>
            <w:noProof/>
            <w:sz w:val="22"/>
            <w:szCs w:val="22"/>
          </w:rPr>
          <w:tab/>
        </w:r>
        <w:r w:rsidR="00E20D0E" w:rsidRPr="0000332D">
          <w:rPr>
            <w:rStyle w:val="Hyperlink"/>
            <w:noProof/>
          </w:rPr>
          <w:t>Ziele</w:t>
        </w:r>
        <w:r w:rsidR="00E20D0E">
          <w:rPr>
            <w:noProof/>
            <w:webHidden/>
          </w:rPr>
          <w:tab/>
        </w:r>
        <w:r w:rsidR="00E20D0E">
          <w:rPr>
            <w:noProof/>
            <w:webHidden/>
          </w:rPr>
          <w:fldChar w:fldCharType="begin"/>
        </w:r>
        <w:r w:rsidR="00E20D0E">
          <w:rPr>
            <w:noProof/>
            <w:webHidden/>
          </w:rPr>
          <w:instrText xml:space="preserve"> PAGEREF _Toc408842517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2669FA51"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8" w:history="1">
        <w:r w:rsidR="00E20D0E" w:rsidRPr="0000332D">
          <w:rPr>
            <w:rStyle w:val="Hyperlink"/>
            <w:noProof/>
          </w:rPr>
          <w:t>3.3.1</w:t>
        </w:r>
        <w:r w:rsidR="00E20D0E">
          <w:rPr>
            <w:rFonts w:asciiTheme="minorHAnsi" w:eastAsiaTheme="minorEastAsia" w:hAnsiTheme="minorHAnsi" w:cstheme="minorBidi"/>
            <w:i w:val="0"/>
            <w:iCs w:val="0"/>
            <w:noProof/>
            <w:sz w:val="22"/>
            <w:szCs w:val="22"/>
          </w:rPr>
          <w:tab/>
        </w:r>
        <w:r w:rsidR="00E20D0E" w:rsidRPr="0000332D">
          <w:rPr>
            <w:rStyle w:val="Hyperlink"/>
            <w:noProof/>
          </w:rPr>
          <w:t>Muss</w:t>
        </w:r>
        <w:r w:rsidR="00E20D0E">
          <w:rPr>
            <w:noProof/>
            <w:webHidden/>
          </w:rPr>
          <w:tab/>
        </w:r>
        <w:r w:rsidR="00E20D0E">
          <w:rPr>
            <w:noProof/>
            <w:webHidden/>
          </w:rPr>
          <w:fldChar w:fldCharType="begin"/>
        </w:r>
        <w:r w:rsidR="00E20D0E">
          <w:rPr>
            <w:noProof/>
            <w:webHidden/>
          </w:rPr>
          <w:instrText xml:space="preserve"> PAGEREF _Toc408842518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4AB4B2B8"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19" w:history="1">
        <w:r w:rsidR="00E20D0E" w:rsidRPr="0000332D">
          <w:rPr>
            <w:rStyle w:val="Hyperlink"/>
            <w:noProof/>
          </w:rPr>
          <w:t>3.3.2</w:t>
        </w:r>
        <w:r w:rsidR="00E20D0E">
          <w:rPr>
            <w:rFonts w:asciiTheme="minorHAnsi" w:eastAsiaTheme="minorEastAsia" w:hAnsiTheme="minorHAnsi" w:cstheme="minorBidi"/>
            <w:i w:val="0"/>
            <w:iCs w:val="0"/>
            <w:noProof/>
            <w:sz w:val="22"/>
            <w:szCs w:val="22"/>
          </w:rPr>
          <w:tab/>
        </w:r>
        <w:r w:rsidR="00E20D0E" w:rsidRPr="0000332D">
          <w:rPr>
            <w:rStyle w:val="Hyperlink"/>
            <w:noProof/>
          </w:rPr>
          <w:t>Wunsch</w:t>
        </w:r>
        <w:r w:rsidR="00E20D0E">
          <w:rPr>
            <w:noProof/>
            <w:webHidden/>
          </w:rPr>
          <w:tab/>
        </w:r>
        <w:r w:rsidR="00E20D0E">
          <w:rPr>
            <w:noProof/>
            <w:webHidden/>
          </w:rPr>
          <w:fldChar w:fldCharType="begin"/>
        </w:r>
        <w:r w:rsidR="00E20D0E">
          <w:rPr>
            <w:noProof/>
            <w:webHidden/>
          </w:rPr>
          <w:instrText xml:space="preserve"> PAGEREF _Toc408842519 \h </w:instrText>
        </w:r>
        <w:r w:rsidR="00E20D0E">
          <w:rPr>
            <w:noProof/>
            <w:webHidden/>
          </w:rPr>
        </w:r>
        <w:r w:rsidR="00E20D0E">
          <w:rPr>
            <w:noProof/>
            <w:webHidden/>
          </w:rPr>
          <w:fldChar w:fldCharType="separate"/>
        </w:r>
        <w:r w:rsidR="00E20D0E">
          <w:rPr>
            <w:noProof/>
            <w:webHidden/>
          </w:rPr>
          <w:t>35</w:t>
        </w:r>
        <w:r w:rsidR="00E20D0E">
          <w:rPr>
            <w:noProof/>
            <w:webHidden/>
          </w:rPr>
          <w:fldChar w:fldCharType="end"/>
        </w:r>
      </w:hyperlink>
    </w:p>
    <w:p w14:paraId="11391DA7"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0" w:history="1">
        <w:r w:rsidR="00E20D0E" w:rsidRPr="0000332D">
          <w:rPr>
            <w:rStyle w:val="Hyperlink"/>
            <w:noProof/>
          </w:rPr>
          <w:t>3.4</w:t>
        </w:r>
        <w:r w:rsidR="00E20D0E">
          <w:rPr>
            <w:rFonts w:asciiTheme="minorHAnsi" w:eastAsiaTheme="minorEastAsia" w:hAnsiTheme="minorHAnsi" w:cstheme="minorBidi"/>
            <w:smallCaps w:val="0"/>
            <w:noProof/>
            <w:sz w:val="22"/>
            <w:szCs w:val="22"/>
          </w:rPr>
          <w:tab/>
        </w:r>
        <w:r w:rsidR="00E20D0E" w:rsidRPr="0000332D">
          <w:rPr>
            <w:rStyle w:val="Hyperlink"/>
            <w:noProof/>
          </w:rPr>
          <w:t>Systemkontext</w:t>
        </w:r>
        <w:r w:rsidR="00E20D0E">
          <w:rPr>
            <w:noProof/>
            <w:webHidden/>
          </w:rPr>
          <w:tab/>
        </w:r>
        <w:r w:rsidR="00E20D0E">
          <w:rPr>
            <w:noProof/>
            <w:webHidden/>
          </w:rPr>
          <w:fldChar w:fldCharType="begin"/>
        </w:r>
        <w:r w:rsidR="00E20D0E">
          <w:rPr>
            <w:noProof/>
            <w:webHidden/>
          </w:rPr>
          <w:instrText xml:space="preserve"> PAGEREF _Toc408842520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57335D38"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1" w:history="1">
        <w:r w:rsidR="00E20D0E" w:rsidRPr="0000332D">
          <w:rPr>
            <w:rStyle w:val="Hyperlink"/>
            <w:noProof/>
          </w:rPr>
          <w:t>3.5</w:t>
        </w:r>
        <w:r w:rsidR="00E20D0E">
          <w:rPr>
            <w:rFonts w:asciiTheme="minorHAnsi" w:eastAsiaTheme="minorEastAsia" w:hAnsiTheme="minorHAnsi" w:cstheme="minorBidi"/>
            <w:smallCaps w:val="0"/>
            <w:noProof/>
            <w:sz w:val="22"/>
            <w:szCs w:val="22"/>
          </w:rPr>
          <w:tab/>
        </w:r>
        <w:r w:rsidR="00E20D0E" w:rsidRPr="0000332D">
          <w:rPr>
            <w:rStyle w:val="Hyperlink"/>
            <w:noProof/>
          </w:rPr>
          <w:t>Systemabgrenzung</w:t>
        </w:r>
        <w:r w:rsidR="00E20D0E">
          <w:rPr>
            <w:noProof/>
            <w:webHidden/>
          </w:rPr>
          <w:tab/>
        </w:r>
        <w:r w:rsidR="00E20D0E">
          <w:rPr>
            <w:noProof/>
            <w:webHidden/>
          </w:rPr>
          <w:fldChar w:fldCharType="begin"/>
        </w:r>
        <w:r w:rsidR="00E20D0E">
          <w:rPr>
            <w:noProof/>
            <w:webHidden/>
          </w:rPr>
          <w:instrText xml:space="preserve"> PAGEREF _Toc408842521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688C071B"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2" w:history="1">
        <w:r w:rsidR="00E20D0E" w:rsidRPr="0000332D">
          <w:rPr>
            <w:rStyle w:val="Hyperlink"/>
            <w:noProof/>
          </w:rPr>
          <w:t>3.6</w:t>
        </w:r>
        <w:r w:rsidR="00E20D0E">
          <w:rPr>
            <w:rFonts w:asciiTheme="minorHAnsi" w:eastAsiaTheme="minorEastAsia" w:hAnsiTheme="minorHAnsi" w:cstheme="minorBidi"/>
            <w:smallCaps w:val="0"/>
            <w:noProof/>
            <w:sz w:val="22"/>
            <w:szCs w:val="22"/>
          </w:rPr>
          <w:tab/>
        </w:r>
        <w:r w:rsidR="00E20D0E" w:rsidRPr="0000332D">
          <w:rPr>
            <w:rStyle w:val="Hyperlink"/>
            <w:noProof/>
          </w:rPr>
          <w:t>Funktionale Anforderungen</w:t>
        </w:r>
        <w:r w:rsidR="00E20D0E">
          <w:rPr>
            <w:noProof/>
            <w:webHidden/>
          </w:rPr>
          <w:tab/>
        </w:r>
        <w:r w:rsidR="00E20D0E">
          <w:rPr>
            <w:noProof/>
            <w:webHidden/>
          </w:rPr>
          <w:fldChar w:fldCharType="begin"/>
        </w:r>
        <w:r w:rsidR="00E20D0E">
          <w:rPr>
            <w:noProof/>
            <w:webHidden/>
          </w:rPr>
          <w:instrText xml:space="preserve"> PAGEREF _Toc408842522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5EF987E0"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3" w:history="1">
        <w:r w:rsidR="00E20D0E" w:rsidRPr="0000332D">
          <w:rPr>
            <w:rStyle w:val="Hyperlink"/>
            <w:noProof/>
          </w:rPr>
          <w:t>3.6.1</w:t>
        </w:r>
        <w:r w:rsidR="00E20D0E">
          <w:rPr>
            <w:rFonts w:asciiTheme="minorHAnsi" w:eastAsiaTheme="minorEastAsia" w:hAnsiTheme="minorHAnsi" w:cstheme="minorBidi"/>
            <w:i w:val="0"/>
            <w:iCs w:val="0"/>
            <w:noProof/>
            <w:sz w:val="22"/>
            <w:szCs w:val="22"/>
          </w:rPr>
          <w:tab/>
        </w:r>
        <w:r w:rsidR="00E20D0E" w:rsidRPr="0000332D">
          <w:rPr>
            <w:rStyle w:val="Hyperlink"/>
            <w:noProof/>
          </w:rPr>
          <w:t>Use-Case</w:t>
        </w:r>
        <w:r w:rsidR="00E20D0E">
          <w:rPr>
            <w:noProof/>
            <w:webHidden/>
          </w:rPr>
          <w:tab/>
        </w:r>
        <w:r w:rsidR="00E20D0E">
          <w:rPr>
            <w:noProof/>
            <w:webHidden/>
          </w:rPr>
          <w:fldChar w:fldCharType="begin"/>
        </w:r>
        <w:r w:rsidR="00E20D0E">
          <w:rPr>
            <w:noProof/>
            <w:webHidden/>
          </w:rPr>
          <w:instrText xml:space="preserve"> PAGEREF _Toc408842523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25DE79E3"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4" w:history="1">
        <w:r w:rsidR="00E20D0E" w:rsidRPr="0000332D">
          <w:rPr>
            <w:rStyle w:val="Hyperlink"/>
            <w:noProof/>
          </w:rPr>
          <w:t>3.6.2</w:t>
        </w:r>
        <w:r w:rsidR="00E20D0E">
          <w:rPr>
            <w:rFonts w:asciiTheme="minorHAnsi" w:eastAsiaTheme="minorEastAsia" w:hAnsiTheme="minorHAnsi" w:cstheme="minorBidi"/>
            <w:i w:val="0"/>
            <w:iCs w:val="0"/>
            <w:noProof/>
            <w:sz w:val="22"/>
            <w:szCs w:val="22"/>
          </w:rPr>
          <w:tab/>
        </w:r>
        <w:r w:rsidR="00E20D0E" w:rsidRPr="0000332D">
          <w:rPr>
            <w:rStyle w:val="Hyperlink"/>
            <w:noProof/>
          </w:rPr>
          <w:t>Anforderungen</w:t>
        </w:r>
        <w:r w:rsidR="00E20D0E">
          <w:rPr>
            <w:noProof/>
            <w:webHidden/>
          </w:rPr>
          <w:tab/>
        </w:r>
        <w:r w:rsidR="00E20D0E">
          <w:rPr>
            <w:noProof/>
            <w:webHidden/>
          </w:rPr>
          <w:fldChar w:fldCharType="begin"/>
        </w:r>
        <w:r w:rsidR="00E20D0E">
          <w:rPr>
            <w:noProof/>
            <w:webHidden/>
          </w:rPr>
          <w:instrText xml:space="preserve"> PAGEREF _Toc408842524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62F6C750"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25" w:history="1">
        <w:r w:rsidR="00E20D0E" w:rsidRPr="0000332D">
          <w:rPr>
            <w:rStyle w:val="Hyperlink"/>
            <w:noProof/>
          </w:rPr>
          <w:t>3.7</w:t>
        </w:r>
        <w:r w:rsidR="00E20D0E">
          <w:rPr>
            <w:rFonts w:asciiTheme="minorHAnsi" w:eastAsiaTheme="minorEastAsia" w:hAnsiTheme="minorHAnsi" w:cstheme="minorBidi"/>
            <w:smallCaps w:val="0"/>
            <w:noProof/>
            <w:sz w:val="22"/>
            <w:szCs w:val="22"/>
          </w:rPr>
          <w:tab/>
        </w:r>
        <w:r w:rsidR="00E20D0E" w:rsidRPr="0000332D">
          <w:rPr>
            <w:rStyle w:val="Hyperlink"/>
            <w:noProof/>
          </w:rPr>
          <w:t>Nicht Funktionale Anforderungen</w:t>
        </w:r>
        <w:r w:rsidR="00E20D0E">
          <w:rPr>
            <w:noProof/>
            <w:webHidden/>
          </w:rPr>
          <w:tab/>
        </w:r>
        <w:r w:rsidR="00E20D0E">
          <w:rPr>
            <w:noProof/>
            <w:webHidden/>
          </w:rPr>
          <w:fldChar w:fldCharType="begin"/>
        </w:r>
        <w:r w:rsidR="00E20D0E">
          <w:rPr>
            <w:noProof/>
            <w:webHidden/>
          </w:rPr>
          <w:instrText xml:space="preserve"> PAGEREF _Toc408842525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30493DB4"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6" w:history="1">
        <w:r w:rsidR="00E20D0E" w:rsidRPr="0000332D">
          <w:rPr>
            <w:rStyle w:val="Hyperlink"/>
            <w:noProof/>
          </w:rPr>
          <w:t>3.7.1</w:t>
        </w:r>
        <w:r w:rsidR="00E20D0E">
          <w:rPr>
            <w:rFonts w:asciiTheme="minorHAnsi" w:eastAsiaTheme="minorEastAsia" w:hAnsiTheme="minorHAnsi" w:cstheme="minorBidi"/>
            <w:i w:val="0"/>
            <w:iCs w:val="0"/>
            <w:noProof/>
            <w:sz w:val="22"/>
            <w:szCs w:val="22"/>
          </w:rPr>
          <w:tab/>
        </w:r>
        <w:r w:rsidR="00E20D0E" w:rsidRPr="0000332D">
          <w:rPr>
            <w:rStyle w:val="Hyperlink"/>
            <w:noProof/>
          </w:rPr>
          <w:t>Technologisch</w:t>
        </w:r>
        <w:r w:rsidR="00E20D0E">
          <w:rPr>
            <w:noProof/>
            <w:webHidden/>
          </w:rPr>
          <w:tab/>
        </w:r>
        <w:r w:rsidR="00E20D0E">
          <w:rPr>
            <w:noProof/>
            <w:webHidden/>
          </w:rPr>
          <w:fldChar w:fldCharType="begin"/>
        </w:r>
        <w:r w:rsidR="00E20D0E">
          <w:rPr>
            <w:noProof/>
            <w:webHidden/>
          </w:rPr>
          <w:instrText xml:space="preserve"> PAGEREF _Toc408842526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04D0DC9D"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7" w:history="1">
        <w:r w:rsidR="00E20D0E" w:rsidRPr="0000332D">
          <w:rPr>
            <w:rStyle w:val="Hyperlink"/>
            <w:noProof/>
          </w:rPr>
          <w:t>3.7.2</w:t>
        </w:r>
        <w:r w:rsidR="00E20D0E">
          <w:rPr>
            <w:rFonts w:asciiTheme="minorHAnsi" w:eastAsiaTheme="minorEastAsia" w:hAnsiTheme="minorHAnsi" w:cstheme="minorBidi"/>
            <w:i w:val="0"/>
            <w:iCs w:val="0"/>
            <w:noProof/>
            <w:sz w:val="22"/>
            <w:szCs w:val="22"/>
          </w:rPr>
          <w:tab/>
        </w:r>
        <w:r w:rsidR="00E20D0E" w:rsidRPr="0000332D">
          <w:rPr>
            <w:rStyle w:val="Hyperlink"/>
            <w:noProof/>
          </w:rPr>
          <w:t>Benutzeroberfläche</w:t>
        </w:r>
        <w:r w:rsidR="00E20D0E">
          <w:rPr>
            <w:noProof/>
            <w:webHidden/>
          </w:rPr>
          <w:tab/>
        </w:r>
        <w:r w:rsidR="00E20D0E">
          <w:rPr>
            <w:noProof/>
            <w:webHidden/>
          </w:rPr>
          <w:fldChar w:fldCharType="begin"/>
        </w:r>
        <w:r w:rsidR="00E20D0E">
          <w:rPr>
            <w:noProof/>
            <w:webHidden/>
          </w:rPr>
          <w:instrText xml:space="preserve"> PAGEREF _Toc408842527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5BAC2BAE"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8" w:history="1">
        <w:r w:rsidR="00E20D0E" w:rsidRPr="0000332D">
          <w:rPr>
            <w:rStyle w:val="Hyperlink"/>
            <w:noProof/>
          </w:rPr>
          <w:t>3.7.3</w:t>
        </w:r>
        <w:r w:rsidR="00E20D0E">
          <w:rPr>
            <w:rFonts w:asciiTheme="minorHAnsi" w:eastAsiaTheme="minorEastAsia" w:hAnsiTheme="minorHAnsi" w:cstheme="minorBidi"/>
            <w:i w:val="0"/>
            <w:iCs w:val="0"/>
            <w:noProof/>
            <w:sz w:val="22"/>
            <w:szCs w:val="22"/>
          </w:rPr>
          <w:tab/>
        </w:r>
        <w:r w:rsidR="00E20D0E" w:rsidRPr="0000332D">
          <w:rPr>
            <w:rStyle w:val="Hyperlink"/>
            <w:noProof/>
          </w:rPr>
          <w:t>Qualität</w:t>
        </w:r>
        <w:r w:rsidR="00E20D0E">
          <w:rPr>
            <w:noProof/>
            <w:webHidden/>
          </w:rPr>
          <w:tab/>
        </w:r>
        <w:r w:rsidR="00E20D0E">
          <w:rPr>
            <w:noProof/>
            <w:webHidden/>
          </w:rPr>
          <w:fldChar w:fldCharType="begin"/>
        </w:r>
        <w:r w:rsidR="00E20D0E">
          <w:rPr>
            <w:noProof/>
            <w:webHidden/>
          </w:rPr>
          <w:instrText xml:space="preserve"> PAGEREF _Toc408842528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77149856"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29" w:history="1">
        <w:r w:rsidR="00E20D0E" w:rsidRPr="0000332D">
          <w:rPr>
            <w:rStyle w:val="Hyperlink"/>
            <w:noProof/>
          </w:rPr>
          <w:t>3.7.4</w:t>
        </w:r>
        <w:r w:rsidR="00E20D0E">
          <w:rPr>
            <w:rFonts w:asciiTheme="minorHAnsi" w:eastAsiaTheme="minorEastAsia" w:hAnsiTheme="minorHAnsi" w:cstheme="minorBidi"/>
            <w:i w:val="0"/>
            <w:iCs w:val="0"/>
            <w:noProof/>
            <w:sz w:val="22"/>
            <w:szCs w:val="22"/>
          </w:rPr>
          <w:tab/>
        </w:r>
        <w:r w:rsidR="00E20D0E" w:rsidRPr="0000332D">
          <w:rPr>
            <w:rStyle w:val="Hyperlink"/>
            <w:noProof/>
          </w:rPr>
          <w:t>Durchzuführende Tätigkeiten</w:t>
        </w:r>
        <w:r w:rsidR="00E20D0E">
          <w:rPr>
            <w:noProof/>
            <w:webHidden/>
          </w:rPr>
          <w:tab/>
        </w:r>
        <w:r w:rsidR="00E20D0E">
          <w:rPr>
            <w:noProof/>
            <w:webHidden/>
          </w:rPr>
          <w:fldChar w:fldCharType="begin"/>
        </w:r>
        <w:r w:rsidR="00E20D0E">
          <w:rPr>
            <w:noProof/>
            <w:webHidden/>
          </w:rPr>
          <w:instrText xml:space="preserve"> PAGEREF _Toc408842529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6C250B2F"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0" w:history="1">
        <w:r w:rsidR="00E20D0E" w:rsidRPr="0000332D">
          <w:rPr>
            <w:rStyle w:val="Hyperlink"/>
            <w:noProof/>
          </w:rPr>
          <w:t>3.7.5</w:t>
        </w:r>
        <w:r w:rsidR="00E20D0E">
          <w:rPr>
            <w:rFonts w:asciiTheme="minorHAnsi" w:eastAsiaTheme="minorEastAsia" w:hAnsiTheme="minorHAnsi" w:cstheme="minorBidi"/>
            <w:i w:val="0"/>
            <w:iCs w:val="0"/>
            <w:noProof/>
            <w:sz w:val="22"/>
            <w:szCs w:val="22"/>
          </w:rPr>
          <w:tab/>
        </w:r>
        <w:r w:rsidR="00E20D0E" w:rsidRPr="0000332D">
          <w:rPr>
            <w:rStyle w:val="Hyperlink"/>
            <w:noProof/>
          </w:rPr>
          <w:t>Rechtlich-vertraglich</w:t>
        </w:r>
        <w:r w:rsidR="00E20D0E">
          <w:rPr>
            <w:noProof/>
            <w:webHidden/>
          </w:rPr>
          <w:tab/>
        </w:r>
        <w:r w:rsidR="00E20D0E">
          <w:rPr>
            <w:noProof/>
            <w:webHidden/>
          </w:rPr>
          <w:fldChar w:fldCharType="begin"/>
        </w:r>
        <w:r w:rsidR="00E20D0E">
          <w:rPr>
            <w:noProof/>
            <w:webHidden/>
          </w:rPr>
          <w:instrText xml:space="preserve"> PAGEREF _Toc408842530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642AF24C"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1" w:history="1">
        <w:r w:rsidR="00E20D0E" w:rsidRPr="0000332D">
          <w:rPr>
            <w:rStyle w:val="Hyperlink"/>
            <w:noProof/>
          </w:rPr>
          <w:t>3.7.6</w:t>
        </w:r>
        <w:r w:rsidR="00E20D0E">
          <w:rPr>
            <w:rFonts w:asciiTheme="minorHAnsi" w:eastAsiaTheme="minorEastAsia" w:hAnsiTheme="minorHAnsi" w:cstheme="minorBidi"/>
            <w:i w:val="0"/>
            <w:iCs w:val="0"/>
            <w:noProof/>
            <w:sz w:val="22"/>
            <w:szCs w:val="22"/>
          </w:rPr>
          <w:tab/>
        </w:r>
        <w:r w:rsidR="00E20D0E" w:rsidRPr="0000332D">
          <w:rPr>
            <w:rStyle w:val="Hyperlink"/>
            <w:noProof/>
          </w:rPr>
          <w:t>Hier fehlt noch eine</w:t>
        </w:r>
        <w:r w:rsidR="00E20D0E">
          <w:rPr>
            <w:noProof/>
            <w:webHidden/>
          </w:rPr>
          <w:tab/>
        </w:r>
        <w:r w:rsidR="00E20D0E">
          <w:rPr>
            <w:noProof/>
            <w:webHidden/>
          </w:rPr>
          <w:fldChar w:fldCharType="begin"/>
        </w:r>
        <w:r w:rsidR="00E20D0E">
          <w:rPr>
            <w:noProof/>
            <w:webHidden/>
          </w:rPr>
          <w:instrText xml:space="preserve"> PAGEREF _Toc408842531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5E9E40EC"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32" w:history="1">
        <w:r w:rsidR="00E20D0E" w:rsidRPr="0000332D">
          <w:rPr>
            <w:rStyle w:val="Hyperlink"/>
            <w:noProof/>
          </w:rPr>
          <w:t>3.8</w:t>
        </w:r>
        <w:r w:rsidR="00E20D0E">
          <w:rPr>
            <w:rFonts w:asciiTheme="minorHAnsi" w:eastAsiaTheme="minorEastAsia" w:hAnsiTheme="minorHAnsi" w:cstheme="minorBidi"/>
            <w:smallCaps w:val="0"/>
            <w:noProof/>
            <w:sz w:val="22"/>
            <w:szCs w:val="22"/>
          </w:rPr>
          <w:tab/>
        </w:r>
        <w:r w:rsidR="00E20D0E" w:rsidRPr="0000332D">
          <w:rPr>
            <w:rStyle w:val="Hyperlink"/>
            <w:noProof/>
          </w:rPr>
          <w:t>Tests</w:t>
        </w:r>
        <w:r w:rsidR="00E20D0E">
          <w:rPr>
            <w:noProof/>
            <w:webHidden/>
          </w:rPr>
          <w:tab/>
        </w:r>
        <w:r w:rsidR="00E20D0E">
          <w:rPr>
            <w:noProof/>
            <w:webHidden/>
          </w:rPr>
          <w:fldChar w:fldCharType="begin"/>
        </w:r>
        <w:r w:rsidR="00E20D0E">
          <w:rPr>
            <w:noProof/>
            <w:webHidden/>
          </w:rPr>
          <w:instrText xml:space="preserve"> PAGEREF _Toc408842532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782D8C7A"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3" w:history="1">
        <w:r w:rsidR="00E20D0E" w:rsidRPr="0000332D">
          <w:rPr>
            <w:rStyle w:val="Hyperlink"/>
            <w:noProof/>
          </w:rPr>
          <w:t>3.8.1</w:t>
        </w:r>
        <w:r w:rsidR="00E20D0E">
          <w:rPr>
            <w:rFonts w:asciiTheme="minorHAnsi" w:eastAsiaTheme="minorEastAsia" w:hAnsiTheme="minorHAnsi" w:cstheme="minorBidi"/>
            <w:i w:val="0"/>
            <w:iCs w:val="0"/>
            <w:noProof/>
            <w:sz w:val="22"/>
            <w:szCs w:val="22"/>
          </w:rPr>
          <w:tab/>
        </w:r>
        <w:r w:rsidR="00E20D0E" w:rsidRPr="0000332D">
          <w:rPr>
            <w:rStyle w:val="Hyperlink"/>
            <w:noProof/>
          </w:rPr>
          <w:t>Testgeräte</w:t>
        </w:r>
        <w:r w:rsidR="00E20D0E">
          <w:rPr>
            <w:noProof/>
            <w:webHidden/>
          </w:rPr>
          <w:tab/>
        </w:r>
        <w:r w:rsidR="00E20D0E">
          <w:rPr>
            <w:noProof/>
            <w:webHidden/>
          </w:rPr>
          <w:fldChar w:fldCharType="begin"/>
        </w:r>
        <w:r w:rsidR="00E20D0E">
          <w:rPr>
            <w:noProof/>
            <w:webHidden/>
          </w:rPr>
          <w:instrText xml:space="preserve"> PAGEREF _Toc408842533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06730FFF"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4" w:history="1">
        <w:r w:rsidR="00E20D0E" w:rsidRPr="0000332D">
          <w:rPr>
            <w:rStyle w:val="Hyperlink"/>
            <w:noProof/>
          </w:rPr>
          <w:t>3.8.2</w:t>
        </w:r>
        <w:r w:rsidR="00E20D0E">
          <w:rPr>
            <w:rFonts w:asciiTheme="minorHAnsi" w:eastAsiaTheme="minorEastAsia" w:hAnsiTheme="minorHAnsi" w:cstheme="minorBidi"/>
            <w:i w:val="0"/>
            <w:iCs w:val="0"/>
            <w:noProof/>
            <w:sz w:val="22"/>
            <w:szCs w:val="22"/>
          </w:rPr>
          <w:tab/>
        </w:r>
        <w:r w:rsidR="00E20D0E" w:rsidRPr="0000332D">
          <w:rPr>
            <w:rStyle w:val="Hyperlink"/>
            <w:noProof/>
          </w:rPr>
          <w:t>Testszenarien</w:t>
        </w:r>
        <w:r w:rsidR="00E20D0E">
          <w:rPr>
            <w:noProof/>
            <w:webHidden/>
          </w:rPr>
          <w:tab/>
        </w:r>
        <w:r w:rsidR="00E20D0E">
          <w:rPr>
            <w:noProof/>
            <w:webHidden/>
          </w:rPr>
          <w:fldChar w:fldCharType="begin"/>
        </w:r>
        <w:r w:rsidR="00E20D0E">
          <w:rPr>
            <w:noProof/>
            <w:webHidden/>
          </w:rPr>
          <w:instrText xml:space="preserve"> PAGEREF _Toc408842534 \h </w:instrText>
        </w:r>
        <w:r w:rsidR="00E20D0E">
          <w:rPr>
            <w:noProof/>
            <w:webHidden/>
          </w:rPr>
        </w:r>
        <w:r w:rsidR="00E20D0E">
          <w:rPr>
            <w:noProof/>
            <w:webHidden/>
          </w:rPr>
          <w:fldChar w:fldCharType="separate"/>
        </w:r>
        <w:r w:rsidR="00E20D0E">
          <w:rPr>
            <w:noProof/>
            <w:webHidden/>
          </w:rPr>
          <w:t>36</w:t>
        </w:r>
        <w:r w:rsidR="00E20D0E">
          <w:rPr>
            <w:noProof/>
            <w:webHidden/>
          </w:rPr>
          <w:fldChar w:fldCharType="end"/>
        </w:r>
      </w:hyperlink>
    </w:p>
    <w:p w14:paraId="07395DDE" w14:textId="77777777" w:rsidR="00E20D0E" w:rsidRDefault="00D7510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35" w:history="1">
        <w:r w:rsidR="00E20D0E" w:rsidRPr="0000332D">
          <w:rPr>
            <w:rStyle w:val="Hyperlink"/>
            <w:noProof/>
            <w:u w:color="FFFFFF" w:themeColor="background1"/>
          </w:rPr>
          <w:t>4</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Analyse vorhandener Controller</w:t>
        </w:r>
        <w:r w:rsidR="00E20D0E">
          <w:rPr>
            <w:noProof/>
            <w:webHidden/>
          </w:rPr>
          <w:tab/>
        </w:r>
        <w:r w:rsidR="00E20D0E">
          <w:rPr>
            <w:noProof/>
            <w:webHidden/>
          </w:rPr>
          <w:fldChar w:fldCharType="begin"/>
        </w:r>
        <w:r w:rsidR="00E20D0E">
          <w:rPr>
            <w:noProof/>
            <w:webHidden/>
          </w:rPr>
          <w:instrText xml:space="preserve"> PAGEREF _Toc408842535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3ED2B1EA"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36" w:history="1">
        <w:r w:rsidR="00E20D0E" w:rsidRPr="0000332D">
          <w:rPr>
            <w:rStyle w:val="Hyperlink"/>
            <w:noProof/>
          </w:rPr>
          <w:t>4.1</w:t>
        </w:r>
        <w:r w:rsidR="00E20D0E">
          <w:rPr>
            <w:rFonts w:asciiTheme="minorHAnsi" w:eastAsiaTheme="minorEastAsia" w:hAnsiTheme="minorHAnsi" w:cstheme="minorBidi"/>
            <w:smallCaps w:val="0"/>
            <w:noProof/>
            <w:sz w:val="22"/>
            <w:szCs w:val="22"/>
          </w:rPr>
          <w:tab/>
        </w:r>
        <w:r w:rsidR="00E20D0E" w:rsidRPr="0000332D">
          <w:rPr>
            <w:rStyle w:val="Hyperlink"/>
            <w:noProof/>
          </w:rPr>
          <w:t>Verfügbare Controller</w:t>
        </w:r>
        <w:r w:rsidR="00E20D0E">
          <w:rPr>
            <w:noProof/>
            <w:webHidden/>
          </w:rPr>
          <w:tab/>
        </w:r>
        <w:r w:rsidR="00E20D0E">
          <w:rPr>
            <w:noProof/>
            <w:webHidden/>
          </w:rPr>
          <w:fldChar w:fldCharType="begin"/>
        </w:r>
        <w:r w:rsidR="00E20D0E">
          <w:rPr>
            <w:noProof/>
            <w:webHidden/>
          </w:rPr>
          <w:instrText xml:space="preserve"> PAGEREF _Toc408842536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3400348D"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7" w:history="1">
        <w:r w:rsidR="00E20D0E" w:rsidRPr="0000332D">
          <w:rPr>
            <w:rStyle w:val="Hyperlink"/>
            <w:noProof/>
          </w:rPr>
          <w:t>4.1.1</w:t>
        </w:r>
        <w:r w:rsidR="00E20D0E">
          <w:rPr>
            <w:rFonts w:asciiTheme="minorHAnsi" w:eastAsiaTheme="minorEastAsia" w:hAnsiTheme="minorHAnsi" w:cstheme="minorBidi"/>
            <w:i w:val="0"/>
            <w:iCs w:val="0"/>
            <w:noProof/>
            <w:sz w:val="22"/>
            <w:szCs w:val="22"/>
          </w:rPr>
          <w:tab/>
        </w:r>
        <w:r w:rsidR="00E20D0E" w:rsidRPr="0000332D">
          <w:rPr>
            <w:rStyle w:val="Hyperlink"/>
            <w:noProof/>
          </w:rPr>
          <w:t>Veränderung des Magnetfeldes</w:t>
        </w:r>
        <w:r w:rsidR="00E20D0E">
          <w:rPr>
            <w:noProof/>
            <w:webHidden/>
          </w:rPr>
          <w:tab/>
        </w:r>
        <w:r w:rsidR="00E20D0E">
          <w:rPr>
            <w:noProof/>
            <w:webHidden/>
          </w:rPr>
          <w:fldChar w:fldCharType="begin"/>
        </w:r>
        <w:r w:rsidR="00E20D0E">
          <w:rPr>
            <w:noProof/>
            <w:webHidden/>
          </w:rPr>
          <w:instrText xml:space="preserve"> PAGEREF _Toc408842537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06ECD733"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8" w:history="1">
        <w:r w:rsidR="00E20D0E" w:rsidRPr="0000332D">
          <w:rPr>
            <w:rStyle w:val="Hyperlink"/>
            <w:noProof/>
          </w:rPr>
          <w:t>4.1.2</w:t>
        </w:r>
        <w:r w:rsidR="00E20D0E">
          <w:rPr>
            <w:rFonts w:asciiTheme="minorHAnsi" w:eastAsiaTheme="minorEastAsia" w:hAnsiTheme="minorHAnsi" w:cstheme="minorBidi"/>
            <w:i w:val="0"/>
            <w:iCs w:val="0"/>
            <w:noProof/>
            <w:sz w:val="22"/>
            <w:szCs w:val="22"/>
          </w:rPr>
          <w:tab/>
        </w:r>
        <w:r w:rsidR="00E20D0E" w:rsidRPr="0000332D">
          <w:rPr>
            <w:rStyle w:val="Hyperlink"/>
            <w:noProof/>
          </w:rPr>
          <w:t>Gyroskop</w:t>
        </w:r>
        <w:r w:rsidR="00E20D0E">
          <w:rPr>
            <w:noProof/>
            <w:webHidden/>
          </w:rPr>
          <w:tab/>
        </w:r>
        <w:r w:rsidR="00E20D0E">
          <w:rPr>
            <w:noProof/>
            <w:webHidden/>
          </w:rPr>
          <w:fldChar w:fldCharType="begin"/>
        </w:r>
        <w:r w:rsidR="00E20D0E">
          <w:rPr>
            <w:noProof/>
            <w:webHidden/>
          </w:rPr>
          <w:instrText xml:space="preserve"> PAGEREF _Toc408842538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47086810"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39" w:history="1">
        <w:r w:rsidR="00E20D0E" w:rsidRPr="0000332D">
          <w:rPr>
            <w:rStyle w:val="Hyperlink"/>
            <w:noProof/>
          </w:rPr>
          <w:t>4.1.3</w:t>
        </w:r>
        <w:r w:rsidR="00E20D0E">
          <w:rPr>
            <w:rFonts w:asciiTheme="minorHAnsi" w:eastAsiaTheme="minorEastAsia" w:hAnsiTheme="minorHAnsi" w:cstheme="minorBidi"/>
            <w:i w:val="0"/>
            <w:iCs w:val="0"/>
            <w:noProof/>
            <w:sz w:val="22"/>
            <w:szCs w:val="22"/>
          </w:rPr>
          <w:tab/>
        </w:r>
        <w:r w:rsidR="00E20D0E" w:rsidRPr="0000332D">
          <w:rPr>
            <w:rStyle w:val="Hyperlink"/>
            <w:noProof/>
          </w:rPr>
          <w:t>Gamepad</w:t>
        </w:r>
        <w:r w:rsidR="00E20D0E">
          <w:rPr>
            <w:noProof/>
            <w:webHidden/>
          </w:rPr>
          <w:tab/>
        </w:r>
        <w:r w:rsidR="00E20D0E">
          <w:rPr>
            <w:noProof/>
            <w:webHidden/>
          </w:rPr>
          <w:fldChar w:fldCharType="begin"/>
        </w:r>
        <w:r w:rsidR="00E20D0E">
          <w:rPr>
            <w:noProof/>
            <w:webHidden/>
          </w:rPr>
          <w:instrText xml:space="preserve"> PAGEREF _Toc408842539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288D11EB"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40" w:history="1">
        <w:r w:rsidR="00E20D0E" w:rsidRPr="0000332D">
          <w:rPr>
            <w:rStyle w:val="Hyperlink"/>
            <w:noProof/>
          </w:rPr>
          <w:t>4.1.4</w:t>
        </w:r>
        <w:r w:rsidR="00E20D0E">
          <w:rPr>
            <w:rFonts w:asciiTheme="minorHAnsi" w:eastAsiaTheme="minorEastAsia" w:hAnsiTheme="minorHAnsi" w:cstheme="minorBidi"/>
            <w:i w:val="0"/>
            <w:iCs w:val="0"/>
            <w:noProof/>
            <w:sz w:val="22"/>
            <w:szCs w:val="22"/>
          </w:rPr>
          <w:tab/>
        </w:r>
        <w:r w:rsidR="00E20D0E" w:rsidRPr="0000332D">
          <w:rPr>
            <w:rStyle w:val="Hyperlink"/>
            <w:noProof/>
          </w:rPr>
          <w:t>Kamera die Bewegungen aufnimmt kinect</w:t>
        </w:r>
        <w:r w:rsidR="00E20D0E">
          <w:rPr>
            <w:noProof/>
            <w:webHidden/>
          </w:rPr>
          <w:tab/>
        </w:r>
        <w:r w:rsidR="00E20D0E">
          <w:rPr>
            <w:noProof/>
            <w:webHidden/>
          </w:rPr>
          <w:fldChar w:fldCharType="begin"/>
        </w:r>
        <w:r w:rsidR="00E20D0E">
          <w:rPr>
            <w:noProof/>
            <w:webHidden/>
          </w:rPr>
          <w:instrText xml:space="preserve"> PAGEREF _Toc408842540 \h </w:instrText>
        </w:r>
        <w:r w:rsidR="00E20D0E">
          <w:rPr>
            <w:noProof/>
            <w:webHidden/>
          </w:rPr>
        </w:r>
        <w:r w:rsidR="00E20D0E">
          <w:rPr>
            <w:noProof/>
            <w:webHidden/>
          </w:rPr>
          <w:fldChar w:fldCharType="separate"/>
        </w:r>
        <w:r w:rsidR="00E20D0E">
          <w:rPr>
            <w:noProof/>
            <w:webHidden/>
          </w:rPr>
          <w:t>37</w:t>
        </w:r>
        <w:r w:rsidR="00E20D0E">
          <w:rPr>
            <w:noProof/>
            <w:webHidden/>
          </w:rPr>
          <w:fldChar w:fldCharType="end"/>
        </w:r>
      </w:hyperlink>
    </w:p>
    <w:p w14:paraId="46F5319F" w14:textId="77777777" w:rsidR="00E20D0E" w:rsidRDefault="00D7510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41" w:history="1">
        <w:r w:rsidR="00E20D0E" w:rsidRPr="0000332D">
          <w:rPr>
            <w:rStyle w:val="Hyperlink"/>
            <w:noProof/>
            <w:u w:color="FFFFFF" w:themeColor="background1"/>
          </w:rPr>
          <w:t>5</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Bewertung</w:t>
        </w:r>
        <w:r w:rsidR="00E20D0E">
          <w:rPr>
            <w:noProof/>
            <w:webHidden/>
          </w:rPr>
          <w:tab/>
        </w:r>
        <w:r w:rsidR="00E20D0E">
          <w:rPr>
            <w:noProof/>
            <w:webHidden/>
          </w:rPr>
          <w:fldChar w:fldCharType="begin"/>
        </w:r>
        <w:r w:rsidR="00E20D0E">
          <w:rPr>
            <w:noProof/>
            <w:webHidden/>
          </w:rPr>
          <w:instrText xml:space="preserve"> PAGEREF _Toc408842541 \h </w:instrText>
        </w:r>
        <w:r w:rsidR="00E20D0E">
          <w:rPr>
            <w:noProof/>
            <w:webHidden/>
          </w:rPr>
        </w:r>
        <w:r w:rsidR="00E20D0E">
          <w:rPr>
            <w:noProof/>
            <w:webHidden/>
          </w:rPr>
          <w:fldChar w:fldCharType="separate"/>
        </w:r>
        <w:r w:rsidR="00E20D0E">
          <w:rPr>
            <w:noProof/>
            <w:webHidden/>
          </w:rPr>
          <w:t>38</w:t>
        </w:r>
        <w:r w:rsidR="00E20D0E">
          <w:rPr>
            <w:noProof/>
            <w:webHidden/>
          </w:rPr>
          <w:fldChar w:fldCharType="end"/>
        </w:r>
      </w:hyperlink>
    </w:p>
    <w:p w14:paraId="477D8504"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2" w:history="1">
        <w:r w:rsidR="00E20D0E" w:rsidRPr="0000332D">
          <w:rPr>
            <w:rStyle w:val="Hyperlink"/>
            <w:noProof/>
          </w:rPr>
          <w:t>5.1</w:t>
        </w:r>
        <w:r w:rsidR="00E20D0E">
          <w:rPr>
            <w:rFonts w:asciiTheme="minorHAnsi" w:eastAsiaTheme="minorEastAsia" w:hAnsiTheme="minorHAnsi" w:cstheme="minorBidi"/>
            <w:smallCaps w:val="0"/>
            <w:noProof/>
            <w:sz w:val="22"/>
            <w:szCs w:val="22"/>
          </w:rPr>
          <w:tab/>
        </w:r>
        <w:r w:rsidR="00E20D0E" w:rsidRPr="0000332D">
          <w:rPr>
            <w:rStyle w:val="Hyperlink"/>
            <w:noProof/>
          </w:rPr>
          <w:t>Mögliche Ansätze</w:t>
        </w:r>
        <w:r w:rsidR="00E20D0E">
          <w:rPr>
            <w:noProof/>
            <w:webHidden/>
          </w:rPr>
          <w:tab/>
        </w:r>
        <w:r w:rsidR="00E20D0E">
          <w:rPr>
            <w:noProof/>
            <w:webHidden/>
          </w:rPr>
          <w:fldChar w:fldCharType="begin"/>
        </w:r>
        <w:r w:rsidR="00E20D0E">
          <w:rPr>
            <w:noProof/>
            <w:webHidden/>
          </w:rPr>
          <w:instrText xml:space="preserve"> PAGEREF _Toc408842542 \h </w:instrText>
        </w:r>
        <w:r w:rsidR="00E20D0E">
          <w:rPr>
            <w:noProof/>
            <w:webHidden/>
          </w:rPr>
        </w:r>
        <w:r w:rsidR="00E20D0E">
          <w:rPr>
            <w:noProof/>
            <w:webHidden/>
          </w:rPr>
          <w:fldChar w:fldCharType="separate"/>
        </w:r>
        <w:r w:rsidR="00E20D0E">
          <w:rPr>
            <w:noProof/>
            <w:webHidden/>
          </w:rPr>
          <w:t>38</w:t>
        </w:r>
        <w:r w:rsidR="00E20D0E">
          <w:rPr>
            <w:noProof/>
            <w:webHidden/>
          </w:rPr>
          <w:fldChar w:fldCharType="end"/>
        </w:r>
      </w:hyperlink>
    </w:p>
    <w:p w14:paraId="3564C5A4"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3" w:history="1">
        <w:r w:rsidR="00E20D0E" w:rsidRPr="0000332D">
          <w:rPr>
            <w:rStyle w:val="Hyperlink"/>
            <w:noProof/>
          </w:rPr>
          <w:t>5.2</w:t>
        </w:r>
        <w:r w:rsidR="00E20D0E">
          <w:rPr>
            <w:rFonts w:asciiTheme="minorHAnsi" w:eastAsiaTheme="minorEastAsia" w:hAnsiTheme="minorHAnsi" w:cstheme="minorBidi"/>
            <w:smallCaps w:val="0"/>
            <w:noProof/>
            <w:sz w:val="22"/>
            <w:szCs w:val="22"/>
          </w:rPr>
          <w:tab/>
        </w:r>
        <w:r w:rsidR="00E20D0E" w:rsidRPr="0000332D">
          <w:rPr>
            <w:rStyle w:val="Hyperlink"/>
            <w:noProof/>
          </w:rPr>
          <w:t>Theoretische Ansätze</w:t>
        </w:r>
        <w:r w:rsidR="00E20D0E">
          <w:rPr>
            <w:noProof/>
            <w:webHidden/>
          </w:rPr>
          <w:tab/>
        </w:r>
        <w:r w:rsidR="00E20D0E">
          <w:rPr>
            <w:noProof/>
            <w:webHidden/>
          </w:rPr>
          <w:fldChar w:fldCharType="begin"/>
        </w:r>
        <w:r w:rsidR="00E20D0E">
          <w:rPr>
            <w:noProof/>
            <w:webHidden/>
          </w:rPr>
          <w:instrText xml:space="preserve"> PAGEREF _Toc408842543 \h </w:instrText>
        </w:r>
        <w:r w:rsidR="00E20D0E">
          <w:rPr>
            <w:noProof/>
            <w:webHidden/>
          </w:rPr>
        </w:r>
        <w:r w:rsidR="00E20D0E">
          <w:rPr>
            <w:noProof/>
            <w:webHidden/>
          </w:rPr>
          <w:fldChar w:fldCharType="separate"/>
        </w:r>
        <w:r w:rsidR="00E20D0E">
          <w:rPr>
            <w:noProof/>
            <w:webHidden/>
          </w:rPr>
          <w:t>38</w:t>
        </w:r>
        <w:r w:rsidR="00E20D0E">
          <w:rPr>
            <w:noProof/>
            <w:webHidden/>
          </w:rPr>
          <w:fldChar w:fldCharType="end"/>
        </w:r>
      </w:hyperlink>
    </w:p>
    <w:p w14:paraId="75FF0096"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4" w:history="1">
        <w:r w:rsidR="00E20D0E" w:rsidRPr="0000332D">
          <w:rPr>
            <w:rStyle w:val="Hyperlink"/>
            <w:noProof/>
          </w:rPr>
          <w:t>5.3</w:t>
        </w:r>
        <w:r w:rsidR="00E20D0E">
          <w:rPr>
            <w:rFonts w:asciiTheme="minorHAnsi" w:eastAsiaTheme="minorEastAsia" w:hAnsiTheme="minorHAnsi" w:cstheme="minorBidi"/>
            <w:smallCaps w:val="0"/>
            <w:noProof/>
            <w:sz w:val="22"/>
            <w:szCs w:val="22"/>
          </w:rPr>
          <w:tab/>
        </w:r>
        <w:r w:rsidR="00E20D0E" w:rsidRPr="0000332D">
          <w:rPr>
            <w:rStyle w:val="Hyperlink"/>
            <w:noProof/>
          </w:rPr>
          <w:t>Auswahl</w:t>
        </w:r>
        <w:r w:rsidR="00E20D0E">
          <w:rPr>
            <w:noProof/>
            <w:webHidden/>
          </w:rPr>
          <w:tab/>
        </w:r>
        <w:r w:rsidR="00E20D0E">
          <w:rPr>
            <w:noProof/>
            <w:webHidden/>
          </w:rPr>
          <w:fldChar w:fldCharType="begin"/>
        </w:r>
        <w:r w:rsidR="00E20D0E">
          <w:rPr>
            <w:noProof/>
            <w:webHidden/>
          </w:rPr>
          <w:instrText xml:space="preserve"> PAGEREF _Toc408842544 \h </w:instrText>
        </w:r>
        <w:r w:rsidR="00E20D0E">
          <w:rPr>
            <w:noProof/>
            <w:webHidden/>
          </w:rPr>
        </w:r>
        <w:r w:rsidR="00E20D0E">
          <w:rPr>
            <w:noProof/>
            <w:webHidden/>
          </w:rPr>
          <w:fldChar w:fldCharType="separate"/>
        </w:r>
        <w:r w:rsidR="00E20D0E">
          <w:rPr>
            <w:noProof/>
            <w:webHidden/>
          </w:rPr>
          <w:t>38</w:t>
        </w:r>
        <w:r w:rsidR="00E20D0E">
          <w:rPr>
            <w:noProof/>
            <w:webHidden/>
          </w:rPr>
          <w:fldChar w:fldCharType="end"/>
        </w:r>
      </w:hyperlink>
    </w:p>
    <w:p w14:paraId="52C67CCB" w14:textId="77777777" w:rsidR="00E20D0E" w:rsidRDefault="00D7510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45" w:history="1">
        <w:r w:rsidR="00E20D0E" w:rsidRPr="0000332D">
          <w:rPr>
            <w:rStyle w:val="Hyperlink"/>
            <w:noProof/>
            <w:u w:color="FFFFFF" w:themeColor="background1"/>
          </w:rPr>
          <w:t>6</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Implementation</w:t>
        </w:r>
        <w:r w:rsidR="00E20D0E">
          <w:rPr>
            <w:noProof/>
            <w:webHidden/>
          </w:rPr>
          <w:tab/>
        </w:r>
        <w:r w:rsidR="00E20D0E">
          <w:rPr>
            <w:noProof/>
            <w:webHidden/>
          </w:rPr>
          <w:fldChar w:fldCharType="begin"/>
        </w:r>
        <w:r w:rsidR="00E20D0E">
          <w:rPr>
            <w:noProof/>
            <w:webHidden/>
          </w:rPr>
          <w:instrText xml:space="preserve"> PAGEREF _Toc408842545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23AE4CCB"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6" w:history="1">
        <w:r w:rsidR="00E20D0E" w:rsidRPr="0000332D">
          <w:rPr>
            <w:rStyle w:val="Hyperlink"/>
            <w:noProof/>
          </w:rPr>
          <w:t>6.1</w:t>
        </w:r>
        <w:r w:rsidR="00E20D0E">
          <w:rPr>
            <w:rFonts w:asciiTheme="minorHAnsi" w:eastAsiaTheme="minorEastAsia" w:hAnsiTheme="minorHAnsi" w:cstheme="minorBidi"/>
            <w:smallCaps w:val="0"/>
            <w:noProof/>
            <w:sz w:val="22"/>
            <w:szCs w:val="22"/>
          </w:rPr>
          <w:tab/>
        </w:r>
        <w:r w:rsidR="00E20D0E" w:rsidRPr="0000332D">
          <w:rPr>
            <w:rStyle w:val="Hyperlink"/>
            <w:noProof/>
          </w:rPr>
          <w:t>GUI</w:t>
        </w:r>
        <w:r w:rsidR="00E20D0E">
          <w:rPr>
            <w:noProof/>
            <w:webHidden/>
          </w:rPr>
          <w:tab/>
        </w:r>
        <w:r w:rsidR="00E20D0E">
          <w:rPr>
            <w:noProof/>
            <w:webHidden/>
          </w:rPr>
          <w:fldChar w:fldCharType="begin"/>
        </w:r>
        <w:r w:rsidR="00E20D0E">
          <w:rPr>
            <w:noProof/>
            <w:webHidden/>
          </w:rPr>
          <w:instrText xml:space="preserve"> PAGEREF _Toc408842546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70C4C170"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7" w:history="1">
        <w:r w:rsidR="00E20D0E" w:rsidRPr="0000332D">
          <w:rPr>
            <w:rStyle w:val="Hyperlink"/>
            <w:noProof/>
          </w:rPr>
          <w:t>6.2</w:t>
        </w:r>
        <w:r w:rsidR="00E20D0E">
          <w:rPr>
            <w:rFonts w:asciiTheme="minorHAnsi" w:eastAsiaTheme="minorEastAsia" w:hAnsiTheme="minorHAnsi" w:cstheme="minorBidi"/>
            <w:smallCaps w:val="0"/>
            <w:noProof/>
            <w:sz w:val="22"/>
            <w:szCs w:val="22"/>
          </w:rPr>
          <w:tab/>
        </w:r>
        <w:r w:rsidR="00E20D0E" w:rsidRPr="0000332D">
          <w:rPr>
            <w:rStyle w:val="Hyperlink"/>
            <w:noProof/>
          </w:rPr>
          <w:t>Verbindung des Motion Controllers</w:t>
        </w:r>
        <w:r w:rsidR="00E20D0E">
          <w:rPr>
            <w:noProof/>
            <w:webHidden/>
          </w:rPr>
          <w:tab/>
        </w:r>
        <w:r w:rsidR="00E20D0E">
          <w:rPr>
            <w:noProof/>
            <w:webHidden/>
          </w:rPr>
          <w:fldChar w:fldCharType="begin"/>
        </w:r>
        <w:r w:rsidR="00E20D0E">
          <w:rPr>
            <w:noProof/>
            <w:webHidden/>
          </w:rPr>
          <w:instrText xml:space="preserve"> PAGEREF _Toc408842547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473DE0A5"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8" w:history="1">
        <w:r w:rsidR="00E20D0E" w:rsidRPr="0000332D">
          <w:rPr>
            <w:rStyle w:val="Hyperlink"/>
            <w:noProof/>
          </w:rPr>
          <w:t>6.3</w:t>
        </w:r>
        <w:r w:rsidR="00E20D0E">
          <w:rPr>
            <w:rFonts w:asciiTheme="minorHAnsi" w:eastAsiaTheme="minorEastAsia" w:hAnsiTheme="minorHAnsi" w:cstheme="minorBidi"/>
            <w:smallCaps w:val="0"/>
            <w:noProof/>
            <w:sz w:val="22"/>
            <w:szCs w:val="22"/>
          </w:rPr>
          <w:tab/>
        </w:r>
        <w:r w:rsidR="00E20D0E" w:rsidRPr="0000332D">
          <w:rPr>
            <w:rStyle w:val="Hyperlink"/>
            <w:noProof/>
          </w:rPr>
          <w:t>Auslesen der Daten</w:t>
        </w:r>
        <w:r w:rsidR="00E20D0E">
          <w:rPr>
            <w:noProof/>
            <w:webHidden/>
          </w:rPr>
          <w:tab/>
        </w:r>
        <w:r w:rsidR="00E20D0E">
          <w:rPr>
            <w:noProof/>
            <w:webHidden/>
          </w:rPr>
          <w:fldChar w:fldCharType="begin"/>
        </w:r>
        <w:r w:rsidR="00E20D0E">
          <w:rPr>
            <w:noProof/>
            <w:webHidden/>
          </w:rPr>
          <w:instrText xml:space="preserve"> PAGEREF _Toc408842548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2BDFF6A1"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49" w:history="1">
        <w:r w:rsidR="00E20D0E" w:rsidRPr="0000332D">
          <w:rPr>
            <w:rStyle w:val="Hyperlink"/>
            <w:noProof/>
          </w:rPr>
          <w:t>6.4</w:t>
        </w:r>
        <w:r w:rsidR="00E20D0E">
          <w:rPr>
            <w:rFonts w:asciiTheme="minorHAnsi" w:eastAsiaTheme="minorEastAsia" w:hAnsiTheme="minorHAnsi" w:cstheme="minorBidi"/>
            <w:smallCaps w:val="0"/>
            <w:noProof/>
            <w:sz w:val="22"/>
            <w:szCs w:val="22"/>
          </w:rPr>
          <w:tab/>
        </w:r>
        <w:r w:rsidR="00E20D0E" w:rsidRPr="0000332D">
          <w:rPr>
            <w:rStyle w:val="Hyperlink"/>
            <w:noProof/>
          </w:rPr>
          <w:t>Szene</w:t>
        </w:r>
        <w:r w:rsidR="00E20D0E">
          <w:rPr>
            <w:noProof/>
            <w:webHidden/>
          </w:rPr>
          <w:tab/>
        </w:r>
        <w:r w:rsidR="00E20D0E">
          <w:rPr>
            <w:noProof/>
            <w:webHidden/>
          </w:rPr>
          <w:fldChar w:fldCharType="begin"/>
        </w:r>
        <w:r w:rsidR="00E20D0E">
          <w:rPr>
            <w:noProof/>
            <w:webHidden/>
          </w:rPr>
          <w:instrText xml:space="preserve"> PAGEREF _Toc408842549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4A054C6A"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0" w:history="1">
        <w:r w:rsidR="00E20D0E" w:rsidRPr="0000332D">
          <w:rPr>
            <w:rStyle w:val="Hyperlink"/>
            <w:noProof/>
          </w:rPr>
          <w:t>6.5</w:t>
        </w:r>
        <w:r w:rsidR="00E20D0E">
          <w:rPr>
            <w:rFonts w:asciiTheme="minorHAnsi" w:eastAsiaTheme="minorEastAsia" w:hAnsiTheme="minorHAnsi" w:cstheme="minorBidi"/>
            <w:smallCaps w:val="0"/>
            <w:noProof/>
            <w:sz w:val="22"/>
            <w:szCs w:val="22"/>
          </w:rPr>
          <w:tab/>
        </w:r>
        <w:r w:rsidR="00E20D0E" w:rsidRPr="0000332D">
          <w:rPr>
            <w:rStyle w:val="Hyperlink"/>
            <w:noProof/>
          </w:rPr>
          <w:t>Spiellogik</w:t>
        </w:r>
        <w:r w:rsidR="00E20D0E">
          <w:rPr>
            <w:noProof/>
            <w:webHidden/>
          </w:rPr>
          <w:tab/>
        </w:r>
        <w:r w:rsidR="00E20D0E">
          <w:rPr>
            <w:noProof/>
            <w:webHidden/>
          </w:rPr>
          <w:fldChar w:fldCharType="begin"/>
        </w:r>
        <w:r w:rsidR="00E20D0E">
          <w:rPr>
            <w:noProof/>
            <w:webHidden/>
          </w:rPr>
          <w:instrText xml:space="preserve"> PAGEREF _Toc408842550 \h </w:instrText>
        </w:r>
        <w:r w:rsidR="00E20D0E">
          <w:rPr>
            <w:noProof/>
            <w:webHidden/>
          </w:rPr>
        </w:r>
        <w:r w:rsidR="00E20D0E">
          <w:rPr>
            <w:noProof/>
            <w:webHidden/>
          </w:rPr>
          <w:fldChar w:fldCharType="separate"/>
        </w:r>
        <w:r w:rsidR="00E20D0E">
          <w:rPr>
            <w:noProof/>
            <w:webHidden/>
          </w:rPr>
          <w:t>39</w:t>
        </w:r>
        <w:r w:rsidR="00E20D0E">
          <w:rPr>
            <w:noProof/>
            <w:webHidden/>
          </w:rPr>
          <w:fldChar w:fldCharType="end"/>
        </w:r>
      </w:hyperlink>
    </w:p>
    <w:p w14:paraId="485154C0" w14:textId="77777777" w:rsidR="00E20D0E" w:rsidRDefault="00D7510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51" w:history="1">
        <w:r w:rsidR="00E20D0E" w:rsidRPr="0000332D">
          <w:rPr>
            <w:rStyle w:val="Hyperlink"/>
            <w:noProof/>
            <w:u w:color="FFFFFF" w:themeColor="background1"/>
          </w:rPr>
          <w:t>7</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Tests</w:t>
        </w:r>
        <w:r w:rsidR="00E20D0E">
          <w:rPr>
            <w:noProof/>
            <w:webHidden/>
          </w:rPr>
          <w:tab/>
        </w:r>
        <w:r w:rsidR="00E20D0E">
          <w:rPr>
            <w:noProof/>
            <w:webHidden/>
          </w:rPr>
          <w:fldChar w:fldCharType="begin"/>
        </w:r>
        <w:r w:rsidR="00E20D0E">
          <w:rPr>
            <w:noProof/>
            <w:webHidden/>
          </w:rPr>
          <w:instrText xml:space="preserve"> PAGEREF _Toc408842551 \h </w:instrText>
        </w:r>
        <w:r w:rsidR="00E20D0E">
          <w:rPr>
            <w:noProof/>
            <w:webHidden/>
          </w:rPr>
        </w:r>
        <w:r w:rsidR="00E20D0E">
          <w:rPr>
            <w:noProof/>
            <w:webHidden/>
          </w:rPr>
          <w:fldChar w:fldCharType="separate"/>
        </w:r>
        <w:r w:rsidR="00E20D0E">
          <w:rPr>
            <w:noProof/>
            <w:webHidden/>
          </w:rPr>
          <w:t>40</w:t>
        </w:r>
        <w:r w:rsidR="00E20D0E">
          <w:rPr>
            <w:noProof/>
            <w:webHidden/>
          </w:rPr>
          <w:fldChar w:fldCharType="end"/>
        </w:r>
      </w:hyperlink>
    </w:p>
    <w:p w14:paraId="732D2635"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2" w:history="1">
        <w:r w:rsidR="00E20D0E" w:rsidRPr="0000332D">
          <w:rPr>
            <w:rStyle w:val="Hyperlink"/>
            <w:noProof/>
          </w:rPr>
          <w:t>7.1</w:t>
        </w:r>
        <w:r w:rsidR="00E20D0E">
          <w:rPr>
            <w:rFonts w:asciiTheme="minorHAnsi" w:eastAsiaTheme="minorEastAsia" w:hAnsiTheme="minorHAnsi" w:cstheme="minorBidi"/>
            <w:smallCaps w:val="0"/>
            <w:noProof/>
            <w:sz w:val="22"/>
            <w:szCs w:val="22"/>
          </w:rPr>
          <w:tab/>
        </w:r>
        <w:r w:rsidR="00E20D0E" w:rsidRPr="0000332D">
          <w:rPr>
            <w:rStyle w:val="Hyperlink"/>
            <w:noProof/>
          </w:rPr>
          <w:t>Schnelle Bewegungen</w:t>
        </w:r>
        <w:r w:rsidR="00E20D0E">
          <w:rPr>
            <w:noProof/>
            <w:webHidden/>
          </w:rPr>
          <w:tab/>
        </w:r>
        <w:r w:rsidR="00E20D0E">
          <w:rPr>
            <w:noProof/>
            <w:webHidden/>
          </w:rPr>
          <w:fldChar w:fldCharType="begin"/>
        </w:r>
        <w:r w:rsidR="00E20D0E">
          <w:rPr>
            <w:noProof/>
            <w:webHidden/>
          </w:rPr>
          <w:instrText xml:space="preserve"> PAGEREF _Toc408842552 \h </w:instrText>
        </w:r>
        <w:r w:rsidR="00E20D0E">
          <w:rPr>
            <w:noProof/>
            <w:webHidden/>
          </w:rPr>
        </w:r>
        <w:r w:rsidR="00E20D0E">
          <w:rPr>
            <w:noProof/>
            <w:webHidden/>
          </w:rPr>
          <w:fldChar w:fldCharType="separate"/>
        </w:r>
        <w:r w:rsidR="00E20D0E">
          <w:rPr>
            <w:noProof/>
            <w:webHidden/>
          </w:rPr>
          <w:t>40</w:t>
        </w:r>
        <w:r w:rsidR="00E20D0E">
          <w:rPr>
            <w:noProof/>
            <w:webHidden/>
          </w:rPr>
          <w:fldChar w:fldCharType="end"/>
        </w:r>
      </w:hyperlink>
    </w:p>
    <w:p w14:paraId="261FC501"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3" w:history="1">
        <w:r w:rsidR="00E20D0E" w:rsidRPr="0000332D">
          <w:rPr>
            <w:rStyle w:val="Hyperlink"/>
            <w:noProof/>
          </w:rPr>
          <w:t>7.2</w:t>
        </w:r>
        <w:r w:rsidR="00E20D0E">
          <w:rPr>
            <w:rFonts w:asciiTheme="minorHAnsi" w:eastAsiaTheme="minorEastAsia" w:hAnsiTheme="minorHAnsi" w:cstheme="minorBidi"/>
            <w:smallCaps w:val="0"/>
            <w:noProof/>
            <w:sz w:val="22"/>
            <w:szCs w:val="22"/>
          </w:rPr>
          <w:tab/>
        </w:r>
        <w:r w:rsidR="00E20D0E" w:rsidRPr="0000332D">
          <w:rPr>
            <w:rStyle w:val="Hyperlink"/>
            <w:noProof/>
          </w:rPr>
          <w:t>Bewegungsräume bei falscher Handhabung</w:t>
        </w:r>
        <w:r w:rsidR="00E20D0E">
          <w:rPr>
            <w:noProof/>
            <w:webHidden/>
          </w:rPr>
          <w:tab/>
        </w:r>
        <w:r w:rsidR="00E20D0E">
          <w:rPr>
            <w:noProof/>
            <w:webHidden/>
          </w:rPr>
          <w:fldChar w:fldCharType="begin"/>
        </w:r>
        <w:r w:rsidR="00E20D0E">
          <w:rPr>
            <w:noProof/>
            <w:webHidden/>
          </w:rPr>
          <w:instrText xml:space="preserve"> PAGEREF _Toc408842553 \h </w:instrText>
        </w:r>
        <w:r w:rsidR="00E20D0E">
          <w:rPr>
            <w:noProof/>
            <w:webHidden/>
          </w:rPr>
        </w:r>
        <w:r w:rsidR="00E20D0E">
          <w:rPr>
            <w:noProof/>
            <w:webHidden/>
          </w:rPr>
          <w:fldChar w:fldCharType="separate"/>
        </w:r>
        <w:r w:rsidR="00E20D0E">
          <w:rPr>
            <w:noProof/>
            <w:webHidden/>
          </w:rPr>
          <w:t>40</w:t>
        </w:r>
        <w:r w:rsidR="00E20D0E">
          <w:rPr>
            <w:noProof/>
            <w:webHidden/>
          </w:rPr>
          <w:fldChar w:fldCharType="end"/>
        </w:r>
      </w:hyperlink>
    </w:p>
    <w:p w14:paraId="2BD573AF"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4" w:history="1">
        <w:r w:rsidR="00E20D0E" w:rsidRPr="0000332D">
          <w:rPr>
            <w:rStyle w:val="Hyperlink"/>
            <w:noProof/>
          </w:rPr>
          <w:t>7.3</w:t>
        </w:r>
        <w:r w:rsidR="00E20D0E">
          <w:rPr>
            <w:rFonts w:asciiTheme="minorHAnsi" w:eastAsiaTheme="minorEastAsia" w:hAnsiTheme="minorHAnsi" w:cstheme="minorBidi"/>
            <w:smallCaps w:val="0"/>
            <w:noProof/>
            <w:sz w:val="22"/>
            <w:szCs w:val="22"/>
          </w:rPr>
          <w:tab/>
        </w:r>
        <w:r w:rsidR="00E20D0E" w:rsidRPr="0000332D">
          <w:rPr>
            <w:rStyle w:val="Hyperlink"/>
            <w:noProof/>
          </w:rPr>
          <w:t>Erfahrungen</w:t>
        </w:r>
        <w:r w:rsidR="00E20D0E">
          <w:rPr>
            <w:noProof/>
            <w:webHidden/>
          </w:rPr>
          <w:tab/>
        </w:r>
        <w:r w:rsidR="00E20D0E">
          <w:rPr>
            <w:noProof/>
            <w:webHidden/>
          </w:rPr>
          <w:fldChar w:fldCharType="begin"/>
        </w:r>
        <w:r w:rsidR="00E20D0E">
          <w:rPr>
            <w:noProof/>
            <w:webHidden/>
          </w:rPr>
          <w:instrText xml:space="preserve"> PAGEREF _Toc408842554 \h </w:instrText>
        </w:r>
        <w:r w:rsidR="00E20D0E">
          <w:rPr>
            <w:noProof/>
            <w:webHidden/>
          </w:rPr>
        </w:r>
        <w:r w:rsidR="00E20D0E">
          <w:rPr>
            <w:noProof/>
            <w:webHidden/>
          </w:rPr>
          <w:fldChar w:fldCharType="separate"/>
        </w:r>
        <w:r w:rsidR="00E20D0E">
          <w:rPr>
            <w:noProof/>
            <w:webHidden/>
          </w:rPr>
          <w:t>40</w:t>
        </w:r>
        <w:r w:rsidR="00E20D0E">
          <w:rPr>
            <w:noProof/>
            <w:webHidden/>
          </w:rPr>
          <w:fldChar w:fldCharType="end"/>
        </w:r>
      </w:hyperlink>
    </w:p>
    <w:p w14:paraId="36C3BC85" w14:textId="77777777" w:rsidR="00E20D0E" w:rsidRDefault="00D7510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55" w:history="1">
        <w:r w:rsidR="00E20D0E" w:rsidRPr="0000332D">
          <w:rPr>
            <w:rStyle w:val="Hyperlink"/>
            <w:noProof/>
            <w:u w:color="FFFFFF" w:themeColor="background1"/>
          </w:rPr>
          <w:t>8</w:t>
        </w:r>
        <w:r w:rsidR="00E20D0E">
          <w:rPr>
            <w:rFonts w:asciiTheme="minorHAnsi" w:eastAsiaTheme="minorEastAsia" w:hAnsiTheme="minorHAnsi" w:cstheme="minorBidi"/>
            <w:b w:val="0"/>
            <w:bCs w:val="0"/>
            <w:caps w:val="0"/>
            <w:noProof/>
            <w:sz w:val="22"/>
            <w:szCs w:val="22"/>
          </w:rPr>
          <w:tab/>
        </w:r>
        <w:r w:rsidR="00E20D0E" w:rsidRPr="0000332D">
          <w:rPr>
            <w:rStyle w:val="Hyperlink"/>
            <w:noProof/>
          </w:rPr>
          <w:t>Fazit und Ausblick</w:t>
        </w:r>
        <w:r w:rsidR="00E20D0E">
          <w:rPr>
            <w:noProof/>
            <w:webHidden/>
          </w:rPr>
          <w:tab/>
        </w:r>
        <w:r w:rsidR="00E20D0E">
          <w:rPr>
            <w:noProof/>
            <w:webHidden/>
          </w:rPr>
          <w:fldChar w:fldCharType="begin"/>
        </w:r>
        <w:r w:rsidR="00E20D0E">
          <w:rPr>
            <w:noProof/>
            <w:webHidden/>
          </w:rPr>
          <w:instrText xml:space="preserve"> PAGEREF _Toc408842555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0E23F9C9"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6" w:history="1">
        <w:r w:rsidR="00E20D0E" w:rsidRPr="0000332D">
          <w:rPr>
            <w:rStyle w:val="Hyperlink"/>
            <w:noProof/>
          </w:rPr>
          <w:t>8.1</w:t>
        </w:r>
        <w:r w:rsidR="00E20D0E">
          <w:rPr>
            <w:rFonts w:asciiTheme="minorHAnsi" w:eastAsiaTheme="minorEastAsia" w:hAnsiTheme="minorHAnsi" w:cstheme="minorBidi"/>
            <w:smallCaps w:val="0"/>
            <w:noProof/>
            <w:sz w:val="22"/>
            <w:szCs w:val="22"/>
          </w:rPr>
          <w:tab/>
        </w:r>
        <w:r w:rsidR="00E20D0E" w:rsidRPr="0000332D">
          <w:rPr>
            <w:rStyle w:val="Hyperlink"/>
            <w:noProof/>
          </w:rPr>
          <w:t>Bewertung</w:t>
        </w:r>
        <w:r w:rsidR="00E20D0E">
          <w:rPr>
            <w:noProof/>
            <w:webHidden/>
          </w:rPr>
          <w:tab/>
        </w:r>
        <w:r w:rsidR="00E20D0E">
          <w:rPr>
            <w:noProof/>
            <w:webHidden/>
          </w:rPr>
          <w:fldChar w:fldCharType="begin"/>
        </w:r>
        <w:r w:rsidR="00E20D0E">
          <w:rPr>
            <w:noProof/>
            <w:webHidden/>
          </w:rPr>
          <w:instrText xml:space="preserve"> PAGEREF _Toc408842556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153241BB"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57" w:history="1">
        <w:r w:rsidR="00E20D0E" w:rsidRPr="0000332D">
          <w:rPr>
            <w:rStyle w:val="Hyperlink"/>
            <w:noProof/>
          </w:rPr>
          <w:t>8.1.1</w:t>
        </w:r>
        <w:r w:rsidR="00E20D0E">
          <w:rPr>
            <w:rFonts w:asciiTheme="minorHAnsi" w:eastAsiaTheme="minorEastAsia" w:hAnsiTheme="minorHAnsi" w:cstheme="minorBidi"/>
            <w:i w:val="0"/>
            <w:iCs w:val="0"/>
            <w:noProof/>
            <w:sz w:val="22"/>
            <w:szCs w:val="22"/>
          </w:rPr>
          <w:tab/>
        </w:r>
        <w:r w:rsidR="00E20D0E" w:rsidRPr="0000332D">
          <w:rPr>
            <w:rStyle w:val="Hyperlink"/>
            <w:noProof/>
          </w:rPr>
          <w:t>Controller</w:t>
        </w:r>
        <w:r w:rsidR="00E20D0E">
          <w:rPr>
            <w:noProof/>
            <w:webHidden/>
          </w:rPr>
          <w:tab/>
        </w:r>
        <w:r w:rsidR="00E20D0E">
          <w:rPr>
            <w:noProof/>
            <w:webHidden/>
          </w:rPr>
          <w:fldChar w:fldCharType="begin"/>
        </w:r>
        <w:r w:rsidR="00E20D0E">
          <w:rPr>
            <w:noProof/>
            <w:webHidden/>
          </w:rPr>
          <w:instrText xml:space="preserve"> PAGEREF _Toc408842557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44104EC4"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58" w:history="1">
        <w:r w:rsidR="00E20D0E" w:rsidRPr="0000332D">
          <w:rPr>
            <w:rStyle w:val="Hyperlink"/>
            <w:noProof/>
          </w:rPr>
          <w:t>8.1.2</w:t>
        </w:r>
        <w:r w:rsidR="00E20D0E">
          <w:rPr>
            <w:rFonts w:asciiTheme="minorHAnsi" w:eastAsiaTheme="minorEastAsia" w:hAnsiTheme="minorHAnsi" w:cstheme="minorBidi"/>
            <w:i w:val="0"/>
            <w:iCs w:val="0"/>
            <w:noProof/>
            <w:sz w:val="22"/>
            <w:szCs w:val="22"/>
          </w:rPr>
          <w:tab/>
        </w:r>
        <w:r w:rsidR="00E20D0E" w:rsidRPr="0000332D">
          <w:rPr>
            <w:rStyle w:val="Hyperlink"/>
            <w:noProof/>
          </w:rPr>
          <w:t>Applikation</w:t>
        </w:r>
        <w:r w:rsidR="00E20D0E">
          <w:rPr>
            <w:noProof/>
            <w:webHidden/>
          </w:rPr>
          <w:tab/>
        </w:r>
        <w:r w:rsidR="00E20D0E">
          <w:rPr>
            <w:noProof/>
            <w:webHidden/>
          </w:rPr>
          <w:fldChar w:fldCharType="begin"/>
        </w:r>
        <w:r w:rsidR="00E20D0E">
          <w:rPr>
            <w:noProof/>
            <w:webHidden/>
          </w:rPr>
          <w:instrText xml:space="preserve"> PAGEREF _Toc408842558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40AA9902" w14:textId="77777777" w:rsidR="00E20D0E" w:rsidRDefault="00D75100">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08842559" w:history="1">
        <w:r w:rsidR="00E20D0E" w:rsidRPr="0000332D">
          <w:rPr>
            <w:rStyle w:val="Hyperlink"/>
            <w:noProof/>
          </w:rPr>
          <w:t>8.2</w:t>
        </w:r>
        <w:r w:rsidR="00E20D0E">
          <w:rPr>
            <w:rFonts w:asciiTheme="minorHAnsi" w:eastAsiaTheme="minorEastAsia" w:hAnsiTheme="minorHAnsi" w:cstheme="minorBidi"/>
            <w:smallCaps w:val="0"/>
            <w:noProof/>
            <w:sz w:val="22"/>
            <w:szCs w:val="22"/>
          </w:rPr>
          <w:tab/>
        </w:r>
        <w:r w:rsidR="00E20D0E" w:rsidRPr="0000332D">
          <w:rPr>
            <w:rStyle w:val="Hyperlink"/>
            <w:noProof/>
          </w:rPr>
          <w:t>Ausblick</w:t>
        </w:r>
        <w:r w:rsidR="00E20D0E">
          <w:rPr>
            <w:noProof/>
            <w:webHidden/>
          </w:rPr>
          <w:tab/>
        </w:r>
        <w:r w:rsidR="00E20D0E">
          <w:rPr>
            <w:noProof/>
            <w:webHidden/>
          </w:rPr>
          <w:fldChar w:fldCharType="begin"/>
        </w:r>
        <w:r w:rsidR="00E20D0E">
          <w:rPr>
            <w:noProof/>
            <w:webHidden/>
          </w:rPr>
          <w:instrText xml:space="preserve"> PAGEREF _Toc408842559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6BBCB977" w14:textId="77777777" w:rsidR="00E20D0E" w:rsidRDefault="00D75100">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08842560" w:history="1">
        <w:r w:rsidR="00E20D0E" w:rsidRPr="0000332D">
          <w:rPr>
            <w:rStyle w:val="Hyperlink"/>
            <w:noProof/>
          </w:rPr>
          <w:t>8.2.1</w:t>
        </w:r>
        <w:r w:rsidR="00E20D0E">
          <w:rPr>
            <w:rFonts w:asciiTheme="minorHAnsi" w:eastAsiaTheme="minorEastAsia" w:hAnsiTheme="minorHAnsi" w:cstheme="minorBidi"/>
            <w:i w:val="0"/>
            <w:iCs w:val="0"/>
            <w:noProof/>
            <w:sz w:val="22"/>
            <w:szCs w:val="22"/>
          </w:rPr>
          <w:tab/>
        </w:r>
        <w:r w:rsidR="00E20D0E" w:rsidRPr="0000332D">
          <w:rPr>
            <w:rStyle w:val="Hyperlink"/>
            <w:noProof/>
          </w:rPr>
          <w:t>Prototypen von Controllern, was kommt ist in Arbeit</w:t>
        </w:r>
        <w:r w:rsidR="00E20D0E">
          <w:rPr>
            <w:noProof/>
            <w:webHidden/>
          </w:rPr>
          <w:tab/>
        </w:r>
        <w:r w:rsidR="00E20D0E">
          <w:rPr>
            <w:noProof/>
            <w:webHidden/>
          </w:rPr>
          <w:fldChar w:fldCharType="begin"/>
        </w:r>
        <w:r w:rsidR="00E20D0E">
          <w:rPr>
            <w:noProof/>
            <w:webHidden/>
          </w:rPr>
          <w:instrText xml:space="preserve"> PAGEREF _Toc408842560 \h </w:instrText>
        </w:r>
        <w:r w:rsidR="00E20D0E">
          <w:rPr>
            <w:noProof/>
            <w:webHidden/>
          </w:rPr>
        </w:r>
        <w:r w:rsidR="00E20D0E">
          <w:rPr>
            <w:noProof/>
            <w:webHidden/>
          </w:rPr>
          <w:fldChar w:fldCharType="separate"/>
        </w:r>
        <w:r w:rsidR="00E20D0E">
          <w:rPr>
            <w:noProof/>
            <w:webHidden/>
          </w:rPr>
          <w:t>41</w:t>
        </w:r>
        <w:r w:rsidR="00E20D0E">
          <w:rPr>
            <w:noProof/>
            <w:webHidden/>
          </w:rPr>
          <w:fldChar w:fldCharType="end"/>
        </w:r>
      </w:hyperlink>
    </w:p>
    <w:p w14:paraId="4223FEF8" w14:textId="77777777" w:rsidR="00E20D0E" w:rsidRDefault="00D7510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61" w:history="1">
        <w:r w:rsidR="00E20D0E" w:rsidRPr="0000332D">
          <w:rPr>
            <w:rStyle w:val="Hyperlink"/>
            <w:noProof/>
            <w:lang w:val="en-US"/>
          </w:rPr>
          <w:t>A</w:t>
        </w:r>
        <w:r w:rsidR="00E20D0E">
          <w:rPr>
            <w:rFonts w:asciiTheme="minorHAnsi" w:eastAsiaTheme="minorEastAsia" w:hAnsiTheme="minorHAnsi" w:cstheme="minorBidi"/>
            <w:b w:val="0"/>
            <w:bCs w:val="0"/>
            <w:caps w:val="0"/>
            <w:noProof/>
            <w:sz w:val="22"/>
            <w:szCs w:val="22"/>
          </w:rPr>
          <w:tab/>
        </w:r>
        <w:r w:rsidR="00E20D0E" w:rsidRPr="0000332D">
          <w:rPr>
            <w:rStyle w:val="Hyperlink"/>
            <w:noProof/>
            <w:lang w:val="en-US"/>
          </w:rPr>
          <w:t>Referenzen</w:t>
        </w:r>
        <w:r w:rsidR="00E20D0E">
          <w:rPr>
            <w:noProof/>
            <w:webHidden/>
          </w:rPr>
          <w:tab/>
        </w:r>
        <w:r w:rsidR="00E20D0E">
          <w:rPr>
            <w:noProof/>
            <w:webHidden/>
          </w:rPr>
          <w:fldChar w:fldCharType="begin"/>
        </w:r>
        <w:r w:rsidR="00E20D0E">
          <w:rPr>
            <w:noProof/>
            <w:webHidden/>
          </w:rPr>
          <w:instrText xml:space="preserve"> PAGEREF _Toc408842561 \h </w:instrText>
        </w:r>
        <w:r w:rsidR="00E20D0E">
          <w:rPr>
            <w:noProof/>
            <w:webHidden/>
          </w:rPr>
        </w:r>
        <w:r w:rsidR="00E20D0E">
          <w:rPr>
            <w:noProof/>
            <w:webHidden/>
          </w:rPr>
          <w:fldChar w:fldCharType="separate"/>
        </w:r>
        <w:r w:rsidR="00E20D0E">
          <w:rPr>
            <w:noProof/>
            <w:webHidden/>
          </w:rPr>
          <w:t>42</w:t>
        </w:r>
        <w:r w:rsidR="00E20D0E">
          <w:rPr>
            <w:noProof/>
            <w:webHidden/>
          </w:rPr>
          <w:fldChar w:fldCharType="end"/>
        </w:r>
      </w:hyperlink>
    </w:p>
    <w:p w14:paraId="79F949EE" w14:textId="77777777" w:rsidR="00E20D0E" w:rsidRDefault="00D75100">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08842562" w:history="1">
        <w:r w:rsidR="00E20D0E" w:rsidRPr="0000332D">
          <w:rPr>
            <w:rStyle w:val="Hyperlink"/>
            <w:noProof/>
            <w:lang w:val="en-US"/>
          </w:rPr>
          <w:t>B</w:t>
        </w:r>
        <w:r w:rsidR="00E20D0E">
          <w:rPr>
            <w:rFonts w:asciiTheme="minorHAnsi" w:eastAsiaTheme="minorEastAsia" w:hAnsiTheme="minorHAnsi" w:cstheme="minorBidi"/>
            <w:b w:val="0"/>
            <w:bCs w:val="0"/>
            <w:caps w:val="0"/>
            <w:noProof/>
            <w:sz w:val="22"/>
            <w:szCs w:val="22"/>
          </w:rPr>
          <w:tab/>
        </w:r>
        <w:r w:rsidR="00E20D0E" w:rsidRPr="0000332D">
          <w:rPr>
            <w:rStyle w:val="Hyperlink"/>
            <w:noProof/>
            <w:lang w:val="en-US"/>
          </w:rPr>
          <w:t>Inhalt der CD</w:t>
        </w:r>
        <w:r w:rsidR="00E20D0E">
          <w:rPr>
            <w:noProof/>
            <w:webHidden/>
          </w:rPr>
          <w:tab/>
        </w:r>
        <w:r w:rsidR="00E20D0E">
          <w:rPr>
            <w:noProof/>
            <w:webHidden/>
          </w:rPr>
          <w:fldChar w:fldCharType="begin"/>
        </w:r>
        <w:r w:rsidR="00E20D0E">
          <w:rPr>
            <w:noProof/>
            <w:webHidden/>
          </w:rPr>
          <w:instrText xml:space="preserve"> PAGEREF _Toc408842562 \h </w:instrText>
        </w:r>
        <w:r w:rsidR="00E20D0E">
          <w:rPr>
            <w:noProof/>
            <w:webHidden/>
          </w:rPr>
        </w:r>
        <w:r w:rsidR="00E20D0E">
          <w:rPr>
            <w:noProof/>
            <w:webHidden/>
          </w:rPr>
          <w:fldChar w:fldCharType="separate"/>
        </w:r>
        <w:r w:rsidR="00E20D0E">
          <w:rPr>
            <w:noProof/>
            <w:webHidden/>
          </w:rPr>
          <w:t>45</w:t>
        </w:r>
        <w:r w:rsidR="00E20D0E">
          <w:rPr>
            <w:noProof/>
            <w:webHidden/>
          </w:rPr>
          <w:fldChar w:fldCharType="end"/>
        </w:r>
      </w:hyperlink>
    </w:p>
    <w:p w14:paraId="2325BAD7" w14:textId="7CDB52E9" w:rsidR="0073618E" w:rsidRPr="00BD7578" w:rsidRDefault="000E61A5" w:rsidP="0073618E">
      <w:r>
        <w:rPr>
          <w:caps/>
          <w:sz w:val="20"/>
          <w:szCs w:val="2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2C56422B" w14:textId="77777777" w:rsidR="00E20D0E"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7" w:anchor="_Toc408842563" w:history="1">
        <w:r w:rsidR="00E20D0E" w:rsidRPr="00D07B87">
          <w:rPr>
            <w:rStyle w:val="Hyperlink"/>
            <w:noProof/>
          </w:rPr>
          <w:t>Abb. 2.1 Prinzipielle Bestandteile eines HMDs [Dör13]</w:t>
        </w:r>
        <w:r w:rsidR="00E20D0E">
          <w:rPr>
            <w:noProof/>
            <w:webHidden/>
          </w:rPr>
          <w:tab/>
        </w:r>
        <w:r w:rsidR="00E20D0E">
          <w:rPr>
            <w:noProof/>
            <w:webHidden/>
          </w:rPr>
          <w:fldChar w:fldCharType="begin"/>
        </w:r>
        <w:r w:rsidR="00E20D0E">
          <w:rPr>
            <w:noProof/>
            <w:webHidden/>
          </w:rPr>
          <w:instrText xml:space="preserve"> PAGEREF _Toc408842563 \h </w:instrText>
        </w:r>
        <w:r w:rsidR="00E20D0E">
          <w:rPr>
            <w:noProof/>
            <w:webHidden/>
          </w:rPr>
        </w:r>
        <w:r w:rsidR="00E20D0E">
          <w:rPr>
            <w:noProof/>
            <w:webHidden/>
          </w:rPr>
          <w:fldChar w:fldCharType="separate"/>
        </w:r>
        <w:r w:rsidR="00E20D0E">
          <w:rPr>
            <w:noProof/>
            <w:webHidden/>
          </w:rPr>
          <w:t>6</w:t>
        </w:r>
        <w:r w:rsidR="00E20D0E">
          <w:rPr>
            <w:noProof/>
            <w:webHidden/>
          </w:rPr>
          <w:fldChar w:fldCharType="end"/>
        </w:r>
      </w:hyperlink>
    </w:p>
    <w:p w14:paraId="0435465D" w14:textId="77777777" w:rsidR="00E20D0E" w:rsidRDefault="00D75100">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08842564" w:history="1">
        <w:r w:rsidR="00E20D0E" w:rsidRPr="00D07B87">
          <w:rPr>
            <w:rStyle w:val="Hyperlink"/>
            <w:noProof/>
          </w:rPr>
          <w:t>Abb. 2.2 Mögliche Fehler bei der Datenaufnahme der Position eines bewegten Objektes (schwarze Linie): Aufnahme mit Latenz (blau), mit Drift (Orange), mit Rauschen (grün) dargestellt über die Zeit (horizontale Achse) [Dör13]</w:t>
        </w:r>
        <w:r w:rsidR="00E20D0E">
          <w:rPr>
            <w:noProof/>
            <w:webHidden/>
          </w:rPr>
          <w:tab/>
        </w:r>
        <w:r w:rsidR="00E20D0E">
          <w:rPr>
            <w:noProof/>
            <w:webHidden/>
          </w:rPr>
          <w:fldChar w:fldCharType="begin"/>
        </w:r>
        <w:r w:rsidR="00E20D0E">
          <w:rPr>
            <w:noProof/>
            <w:webHidden/>
          </w:rPr>
          <w:instrText xml:space="preserve"> PAGEREF _Toc408842564 \h </w:instrText>
        </w:r>
        <w:r w:rsidR="00E20D0E">
          <w:rPr>
            <w:noProof/>
            <w:webHidden/>
          </w:rPr>
        </w:r>
        <w:r w:rsidR="00E20D0E">
          <w:rPr>
            <w:noProof/>
            <w:webHidden/>
          </w:rPr>
          <w:fldChar w:fldCharType="separate"/>
        </w:r>
        <w:r w:rsidR="00E20D0E">
          <w:rPr>
            <w:noProof/>
            <w:webHidden/>
          </w:rPr>
          <w:t>8</w:t>
        </w:r>
        <w:r w:rsidR="00E20D0E">
          <w:rPr>
            <w:noProof/>
            <w:webHidden/>
          </w:rPr>
          <w:fldChar w:fldCharType="end"/>
        </w:r>
      </w:hyperlink>
    </w:p>
    <w:p w14:paraId="0AD90FFE" w14:textId="11E56ABE" w:rsidR="00E20D0E" w:rsidRDefault="0095394B">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HYPERLINK \l "_Toc408842565" </w:instrText>
      </w:r>
      <w:r>
        <w:fldChar w:fldCharType="separate"/>
      </w:r>
      <w:r w:rsidR="00E20D0E" w:rsidRPr="00D07B87">
        <w:rPr>
          <w:rStyle w:val="Hyperlink"/>
          <w:noProof/>
        </w:rPr>
        <w:t xml:space="preserve">Abb. 2.3 </w:t>
      </w:r>
      <w:ins w:id="12" w:author="Autor">
        <w:r>
          <w:rPr>
            <w:rStyle w:val="Hyperlink"/>
            <w:noProof/>
          </w:rPr>
          <w:t xml:space="preserve">  </w:t>
        </w:r>
      </w:ins>
      <w:r w:rsidR="00E20D0E" w:rsidRPr="00D07B87">
        <w:rPr>
          <w:rStyle w:val="Hyperlink"/>
          <w:noProof/>
        </w:rPr>
        <w:t>Ansicht von Kinect und Leap Motion</w:t>
      </w:r>
      <w:r w:rsidR="00E20D0E">
        <w:rPr>
          <w:noProof/>
          <w:webHidden/>
        </w:rPr>
        <w:tab/>
      </w:r>
      <w:r w:rsidR="00E20D0E">
        <w:rPr>
          <w:noProof/>
          <w:webHidden/>
        </w:rPr>
        <w:fldChar w:fldCharType="begin"/>
      </w:r>
      <w:r w:rsidR="00E20D0E">
        <w:rPr>
          <w:noProof/>
          <w:webHidden/>
        </w:rPr>
        <w:instrText xml:space="preserve"> PAGEREF _Toc408842565 \h </w:instrText>
      </w:r>
      <w:r w:rsidR="00E20D0E">
        <w:rPr>
          <w:noProof/>
          <w:webHidden/>
        </w:rPr>
      </w:r>
      <w:r w:rsidR="00E20D0E">
        <w:rPr>
          <w:noProof/>
          <w:webHidden/>
        </w:rPr>
        <w:fldChar w:fldCharType="separate"/>
      </w:r>
      <w:r w:rsidR="00E20D0E">
        <w:rPr>
          <w:noProof/>
          <w:webHidden/>
        </w:rPr>
        <w:t>10</w:t>
      </w:r>
      <w:r w:rsidR="00E20D0E">
        <w:rPr>
          <w:noProof/>
          <w:webHidden/>
        </w:rPr>
        <w:fldChar w:fldCharType="end"/>
      </w:r>
      <w:r>
        <w:rPr>
          <w:noProof/>
        </w:rPr>
        <w:fldChar w:fldCharType="end"/>
      </w:r>
    </w:p>
    <w:p w14:paraId="44472B36" w14:textId="7DF3ED59" w:rsidR="00E20D0E" w:rsidRDefault="0095394B">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HYPERLINK "file:///C:\\projects\\_ba\\doc\\documentation\\ba_0.7.docx" \l "_Toc408842566" </w:instrText>
      </w:r>
      <w:r>
        <w:fldChar w:fldCharType="separate"/>
      </w:r>
      <w:r w:rsidR="00E20D0E" w:rsidRPr="00D07B87">
        <w:rPr>
          <w:rStyle w:val="Hyperlink"/>
          <w:noProof/>
        </w:rPr>
        <w:t>Abb. 2.4</w:t>
      </w:r>
      <w:ins w:id="13" w:author="Autor">
        <w:r>
          <w:rPr>
            <w:rStyle w:val="Hyperlink"/>
            <w:noProof/>
          </w:rPr>
          <w:t xml:space="preserve">  </w:t>
        </w:r>
      </w:ins>
      <w:r w:rsidR="00E20D0E" w:rsidRPr="00D07B87">
        <w:rPr>
          <w:rStyle w:val="Hyperlink"/>
          <w:noProof/>
        </w:rPr>
        <w:t xml:space="preserve"> ODT mit Halterung für den Nutzer</w:t>
      </w:r>
      <w:r w:rsidR="00E20D0E">
        <w:rPr>
          <w:noProof/>
          <w:webHidden/>
        </w:rPr>
        <w:tab/>
      </w:r>
      <w:r w:rsidR="00E20D0E">
        <w:rPr>
          <w:noProof/>
          <w:webHidden/>
        </w:rPr>
        <w:fldChar w:fldCharType="begin"/>
      </w:r>
      <w:r w:rsidR="00E20D0E">
        <w:rPr>
          <w:noProof/>
          <w:webHidden/>
        </w:rPr>
        <w:instrText xml:space="preserve"> PAGEREF _Toc408842566 \h </w:instrText>
      </w:r>
      <w:r w:rsidR="00E20D0E">
        <w:rPr>
          <w:noProof/>
          <w:webHidden/>
        </w:rPr>
      </w:r>
      <w:r w:rsidR="00E20D0E">
        <w:rPr>
          <w:noProof/>
          <w:webHidden/>
        </w:rPr>
        <w:fldChar w:fldCharType="separate"/>
      </w:r>
      <w:r w:rsidR="00E20D0E">
        <w:rPr>
          <w:noProof/>
          <w:webHidden/>
        </w:rPr>
        <w:t>11</w:t>
      </w:r>
      <w:r w:rsidR="00E20D0E">
        <w:rPr>
          <w:noProof/>
          <w:webHidden/>
        </w:rPr>
        <w:fldChar w:fldCharType="end"/>
      </w:r>
      <w:r>
        <w:rPr>
          <w:noProof/>
        </w:rPr>
        <w:fldChar w:fldCharType="end"/>
      </w:r>
    </w:p>
    <w:p w14:paraId="79518956" w14:textId="70801D60" w:rsidR="00E20D0E" w:rsidRDefault="0095394B">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HYPERLINK "file:///C:\\projects\\_ba\\doc\\documentation\\ba_0.7.docx" \l "_Toc408842567" </w:instrText>
      </w:r>
      <w:r>
        <w:fldChar w:fldCharType="separate"/>
      </w:r>
      <w:r w:rsidR="00E20D0E" w:rsidRPr="00D07B87">
        <w:rPr>
          <w:rStyle w:val="Hyperlink"/>
          <w:noProof/>
        </w:rPr>
        <w:t>Abb. 2.5</w:t>
      </w:r>
      <w:ins w:id="14" w:author="Autor">
        <w:r>
          <w:rPr>
            <w:rStyle w:val="Hyperlink"/>
            <w:noProof/>
          </w:rPr>
          <w:t xml:space="preserve"> </w:t>
        </w:r>
      </w:ins>
      <w:r w:rsidR="00E20D0E" w:rsidRPr="00D07B87">
        <w:rPr>
          <w:rStyle w:val="Hyperlink"/>
          <w:noProof/>
        </w:rPr>
        <w:t xml:space="preserve"> </w:t>
      </w:r>
      <w:ins w:id="15" w:author="Autor">
        <w:r>
          <w:rPr>
            <w:rStyle w:val="Hyperlink"/>
            <w:noProof/>
          </w:rPr>
          <w:t xml:space="preserve"> </w:t>
        </w:r>
      </w:ins>
      <w:r w:rsidR="00E20D0E" w:rsidRPr="00D07B87">
        <w:rPr>
          <w:rStyle w:val="Hyperlink"/>
          <w:noProof/>
        </w:rPr>
        <w:t>Verschiedene Ansichten der Boxx3D</w:t>
      </w:r>
      <w:r w:rsidR="00E20D0E">
        <w:rPr>
          <w:noProof/>
          <w:webHidden/>
        </w:rPr>
        <w:tab/>
      </w:r>
      <w:r w:rsidR="00E20D0E">
        <w:rPr>
          <w:noProof/>
          <w:webHidden/>
        </w:rPr>
        <w:fldChar w:fldCharType="begin"/>
      </w:r>
      <w:r w:rsidR="00E20D0E">
        <w:rPr>
          <w:noProof/>
          <w:webHidden/>
        </w:rPr>
        <w:instrText xml:space="preserve"> PAGEREF _Toc408842567 \h </w:instrText>
      </w:r>
      <w:r w:rsidR="00E20D0E">
        <w:rPr>
          <w:noProof/>
          <w:webHidden/>
        </w:rPr>
      </w:r>
      <w:r w:rsidR="00E20D0E">
        <w:rPr>
          <w:noProof/>
          <w:webHidden/>
        </w:rPr>
        <w:fldChar w:fldCharType="separate"/>
      </w:r>
      <w:r w:rsidR="00E20D0E">
        <w:rPr>
          <w:noProof/>
          <w:webHidden/>
        </w:rPr>
        <w:t>14</w:t>
      </w:r>
      <w:r w:rsidR="00E20D0E">
        <w:rPr>
          <w:noProof/>
          <w:webHidden/>
        </w:rPr>
        <w:fldChar w:fldCharType="end"/>
      </w:r>
      <w:r>
        <w:rPr>
          <w:noProof/>
        </w:rPr>
        <w:fldChar w:fldCharType="end"/>
      </w:r>
    </w:p>
    <w:p w14:paraId="480E9676" w14:textId="318C5AB2" w:rsidR="00E20D0E" w:rsidRDefault="0095394B">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HYPERLINK "file:///C:\\projects\\_ba\\doc\\documentation\\ba_0.7.docx" \l "_Toc408842568" </w:instrText>
      </w:r>
      <w:r>
        <w:fldChar w:fldCharType="separate"/>
      </w:r>
      <w:r w:rsidR="00E20D0E" w:rsidRPr="00D07B87">
        <w:rPr>
          <w:rStyle w:val="Hyperlink"/>
          <w:noProof/>
        </w:rPr>
        <w:t>Abb. 2.</w:t>
      </w:r>
      <w:del w:id="16" w:author="Autor">
        <w:r w:rsidR="00E20D0E" w:rsidRPr="00D07B87" w:rsidDel="0095394B">
          <w:rPr>
            <w:rStyle w:val="Hyperlink"/>
            <w:noProof/>
          </w:rPr>
          <w:delText xml:space="preserve">6 </w:delText>
        </w:r>
      </w:del>
      <w:ins w:id="17" w:author="Autor">
        <w:r>
          <w:rPr>
            <w:rStyle w:val="Hyperlink"/>
            <w:noProof/>
          </w:rPr>
          <w:t xml:space="preserve">  </w:t>
        </w:r>
      </w:ins>
      <w:del w:id="18" w:author="Autor">
        <w:r w:rsidR="00E20D0E" w:rsidRPr="00D07B87" w:rsidDel="0095394B">
          <w:rPr>
            <w:rStyle w:val="Hyperlink"/>
            <w:noProof/>
          </w:rPr>
          <w:delText>V</w:delText>
        </w:r>
      </w:del>
      <w:r w:rsidR="00E20D0E" w:rsidRPr="00D07B87">
        <w:rPr>
          <w:rStyle w:val="Hyperlink"/>
          <w:noProof/>
        </w:rPr>
        <w:t>erschiedene Ansichten der Cardbox</w:t>
      </w:r>
      <w:r w:rsidR="00E20D0E">
        <w:rPr>
          <w:noProof/>
          <w:webHidden/>
        </w:rPr>
        <w:tab/>
      </w:r>
      <w:r w:rsidR="00E20D0E">
        <w:rPr>
          <w:noProof/>
          <w:webHidden/>
        </w:rPr>
        <w:fldChar w:fldCharType="begin"/>
      </w:r>
      <w:r w:rsidR="00E20D0E">
        <w:rPr>
          <w:noProof/>
          <w:webHidden/>
        </w:rPr>
        <w:instrText xml:space="preserve"> PAGEREF _Toc408842568 \h </w:instrText>
      </w:r>
      <w:r w:rsidR="00E20D0E">
        <w:rPr>
          <w:noProof/>
          <w:webHidden/>
        </w:rPr>
      </w:r>
      <w:r w:rsidR="00E20D0E">
        <w:rPr>
          <w:noProof/>
          <w:webHidden/>
        </w:rPr>
        <w:fldChar w:fldCharType="separate"/>
      </w:r>
      <w:r w:rsidR="00E20D0E">
        <w:rPr>
          <w:noProof/>
          <w:webHidden/>
        </w:rPr>
        <w:t>14</w:t>
      </w:r>
      <w:r w:rsidR="00E20D0E">
        <w:rPr>
          <w:noProof/>
          <w:webHidden/>
        </w:rPr>
        <w:fldChar w:fldCharType="end"/>
      </w:r>
      <w:r>
        <w:rPr>
          <w:noProof/>
        </w:rPr>
        <w:fldChar w:fldCharType="end"/>
      </w:r>
    </w:p>
    <w:p w14:paraId="72AF0E32" w14:textId="481D4B26" w:rsidR="00E20D0E" w:rsidRDefault="0095394B">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HYPERLINK "file:///C:\\projects\\_ba\\doc\\documentation\\ba_0.7.docx" \l "_Toc408842569" </w:instrText>
      </w:r>
      <w:r>
        <w:fldChar w:fldCharType="separate"/>
      </w:r>
      <w:r w:rsidR="00E20D0E" w:rsidRPr="00D07B87">
        <w:rPr>
          <w:rStyle w:val="Hyperlink"/>
          <w:noProof/>
        </w:rPr>
        <w:t xml:space="preserve">Abb. 2.7 </w:t>
      </w:r>
      <w:ins w:id="19" w:author="Autor">
        <w:r>
          <w:rPr>
            <w:rStyle w:val="Hyperlink"/>
            <w:noProof/>
          </w:rPr>
          <w:t xml:space="preserve">  </w:t>
        </w:r>
      </w:ins>
      <w:r w:rsidR="00E20D0E" w:rsidRPr="00D07B87">
        <w:rPr>
          <w:rStyle w:val="Hyperlink"/>
          <w:noProof/>
        </w:rPr>
        <w:t>Ansicht der Gear VR</w:t>
      </w:r>
      <w:r w:rsidR="00E20D0E">
        <w:rPr>
          <w:noProof/>
          <w:webHidden/>
        </w:rPr>
        <w:tab/>
      </w:r>
      <w:r w:rsidR="00E20D0E">
        <w:rPr>
          <w:noProof/>
          <w:webHidden/>
        </w:rPr>
        <w:fldChar w:fldCharType="begin"/>
      </w:r>
      <w:r w:rsidR="00E20D0E">
        <w:rPr>
          <w:noProof/>
          <w:webHidden/>
        </w:rPr>
        <w:instrText xml:space="preserve"> PAGEREF _Toc408842569 \h </w:instrText>
      </w:r>
      <w:r w:rsidR="00E20D0E">
        <w:rPr>
          <w:noProof/>
          <w:webHidden/>
        </w:rPr>
      </w:r>
      <w:r w:rsidR="00E20D0E">
        <w:rPr>
          <w:noProof/>
          <w:webHidden/>
        </w:rPr>
        <w:fldChar w:fldCharType="separate"/>
      </w:r>
      <w:r w:rsidR="00E20D0E">
        <w:rPr>
          <w:noProof/>
          <w:webHidden/>
        </w:rPr>
        <w:t>15</w:t>
      </w:r>
      <w:r w:rsidR="00E20D0E">
        <w:rPr>
          <w:noProof/>
          <w:webHidden/>
        </w:rPr>
        <w:fldChar w:fldCharType="end"/>
      </w:r>
      <w:r>
        <w:rPr>
          <w:noProof/>
        </w:rPr>
        <w:fldChar w:fldCharType="end"/>
      </w:r>
    </w:p>
    <w:p w14:paraId="40C0927E" w14:textId="262A842C" w:rsidR="00E20D0E" w:rsidRDefault="0095394B">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HYPERLINK "file:///C:\\projects\\_ba\\doc\\documentation\\ba_0.7.docx" \l "_Toc408842570" </w:instrText>
      </w:r>
      <w:r>
        <w:fldChar w:fldCharType="separate"/>
      </w:r>
      <w:r w:rsidR="00E20D0E" w:rsidRPr="00D07B87">
        <w:rPr>
          <w:rStyle w:val="Hyperlink"/>
          <w:noProof/>
        </w:rPr>
        <w:t>Abb. 2.8</w:t>
      </w:r>
      <w:ins w:id="20" w:author="Autor">
        <w:r>
          <w:rPr>
            <w:rStyle w:val="Hyperlink"/>
            <w:noProof/>
          </w:rPr>
          <w:t xml:space="preserve">  </w:t>
        </w:r>
      </w:ins>
      <w:r w:rsidR="00E20D0E" w:rsidRPr="00D07B87">
        <w:rPr>
          <w:rStyle w:val="Hyperlink"/>
          <w:noProof/>
        </w:rPr>
        <w:t xml:space="preserve"> Inspectoransicht nach Zuweisung einer public-Variablen</w:t>
      </w:r>
      <w:r w:rsidR="00E20D0E">
        <w:rPr>
          <w:noProof/>
          <w:webHidden/>
        </w:rPr>
        <w:tab/>
      </w:r>
      <w:r w:rsidR="00E20D0E">
        <w:rPr>
          <w:noProof/>
          <w:webHidden/>
        </w:rPr>
        <w:fldChar w:fldCharType="begin"/>
      </w:r>
      <w:r w:rsidR="00E20D0E">
        <w:rPr>
          <w:noProof/>
          <w:webHidden/>
        </w:rPr>
        <w:instrText xml:space="preserve"> PAGEREF _Toc408842570 \h </w:instrText>
      </w:r>
      <w:r w:rsidR="00E20D0E">
        <w:rPr>
          <w:noProof/>
          <w:webHidden/>
        </w:rPr>
      </w:r>
      <w:r w:rsidR="00E20D0E">
        <w:rPr>
          <w:noProof/>
          <w:webHidden/>
        </w:rPr>
        <w:fldChar w:fldCharType="separate"/>
      </w:r>
      <w:r w:rsidR="00E20D0E">
        <w:rPr>
          <w:noProof/>
          <w:webHidden/>
        </w:rPr>
        <w:t>18</w:t>
      </w:r>
      <w:r w:rsidR="00E20D0E">
        <w:rPr>
          <w:noProof/>
          <w:webHidden/>
        </w:rPr>
        <w:fldChar w:fldCharType="end"/>
      </w:r>
      <w:r>
        <w:rPr>
          <w:noProof/>
        </w:rPr>
        <w:fldChar w:fldCharType="end"/>
      </w:r>
    </w:p>
    <w:p w14:paraId="36C0CF34" w14:textId="7282FCD6" w:rsidR="00E20D0E" w:rsidRDefault="0095394B">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HYPERLINK "file:///C:\\projects\\_ba\\doc\\documentation\\ba_0.7.docx" \l "_Toc408842571" </w:instrText>
      </w:r>
      <w:r>
        <w:fldChar w:fldCharType="separate"/>
      </w:r>
      <w:r w:rsidR="00E20D0E" w:rsidRPr="00D07B87">
        <w:rPr>
          <w:rStyle w:val="Hyperlink"/>
          <w:noProof/>
        </w:rPr>
        <w:t xml:space="preserve">Abb. 2.9 </w:t>
      </w:r>
      <w:ins w:id="21" w:author="Autor">
        <w:r>
          <w:rPr>
            <w:rStyle w:val="Hyperlink"/>
            <w:noProof/>
          </w:rPr>
          <w:t xml:space="preserve">  </w:t>
        </w:r>
      </w:ins>
      <w:r w:rsidR="00E20D0E" w:rsidRPr="00D07B87">
        <w:rPr>
          <w:rStyle w:val="Hyperlink"/>
          <w:noProof/>
        </w:rPr>
        <w:t>Ansicht des Input-Managers</w:t>
      </w:r>
      <w:r w:rsidR="00E20D0E">
        <w:rPr>
          <w:noProof/>
          <w:webHidden/>
        </w:rPr>
        <w:tab/>
      </w:r>
      <w:r w:rsidR="00E20D0E">
        <w:rPr>
          <w:noProof/>
          <w:webHidden/>
        </w:rPr>
        <w:fldChar w:fldCharType="begin"/>
      </w:r>
      <w:r w:rsidR="00E20D0E">
        <w:rPr>
          <w:noProof/>
          <w:webHidden/>
        </w:rPr>
        <w:instrText xml:space="preserve"> PAGEREF _Toc408842571 \h </w:instrText>
      </w:r>
      <w:r w:rsidR="00E20D0E">
        <w:rPr>
          <w:noProof/>
          <w:webHidden/>
        </w:rPr>
      </w:r>
      <w:r w:rsidR="00E20D0E">
        <w:rPr>
          <w:noProof/>
          <w:webHidden/>
        </w:rPr>
        <w:fldChar w:fldCharType="separate"/>
      </w:r>
      <w:r w:rsidR="00E20D0E">
        <w:rPr>
          <w:noProof/>
          <w:webHidden/>
        </w:rPr>
        <w:t>25</w:t>
      </w:r>
      <w:r w:rsidR="00E20D0E">
        <w:rPr>
          <w:noProof/>
          <w:webHidden/>
        </w:rPr>
        <w:fldChar w:fldCharType="end"/>
      </w:r>
      <w:r>
        <w:rPr>
          <w:noProof/>
        </w:rPr>
        <w:fldChar w:fldCharType="end"/>
      </w:r>
    </w:p>
    <w:p w14:paraId="1DD9D928" w14:textId="77777777" w:rsidR="00E20D0E" w:rsidRDefault="00D75100">
      <w:pPr>
        <w:pStyle w:val="Abbildungsverzeichnis"/>
        <w:tabs>
          <w:tab w:val="right" w:leader="dot" w:pos="8777"/>
        </w:tabs>
        <w:rPr>
          <w:rFonts w:asciiTheme="minorHAnsi" w:eastAsiaTheme="minorEastAsia" w:hAnsiTheme="minorHAnsi" w:cstheme="minorBidi"/>
          <w:smallCaps w:val="0"/>
          <w:noProof/>
          <w:sz w:val="22"/>
          <w:szCs w:val="22"/>
        </w:rPr>
      </w:pPr>
      <w:hyperlink w:anchor="_Toc408842572" w:history="1">
        <w:r w:rsidR="00E20D0E" w:rsidRPr="00D07B87">
          <w:rPr>
            <w:rStyle w:val="Hyperlink"/>
            <w:noProof/>
          </w:rPr>
          <w:t>Abb. 2.10 Beispiel einer GUI im Scene und Game View</w:t>
        </w:r>
        <w:r w:rsidR="00E20D0E">
          <w:rPr>
            <w:noProof/>
            <w:webHidden/>
          </w:rPr>
          <w:tab/>
        </w:r>
        <w:r w:rsidR="00E20D0E">
          <w:rPr>
            <w:noProof/>
            <w:webHidden/>
          </w:rPr>
          <w:fldChar w:fldCharType="begin"/>
        </w:r>
        <w:r w:rsidR="00E20D0E">
          <w:rPr>
            <w:noProof/>
            <w:webHidden/>
          </w:rPr>
          <w:instrText xml:space="preserve"> PAGEREF _Toc408842572 \h </w:instrText>
        </w:r>
        <w:r w:rsidR="00E20D0E">
          <w:rPr>
            <w:noProof/>
            <w:webHidden/>
          </w:rPr>
        </w:r>
        <w:r w:rsidR="00E20D0E">
          <w:rPr>
            <w:noProof/>
            <w:webHidden/>
          </w:rPr>
          <w:fldChar w:fldCharType="separate"/>
        </w:r>
        <w:r w:rsidR="00E20D0E">
          <w:rPr>
            <w:noProof/>
            <w:webHidden/>
          </w:rPr>
          <w:t>29</w:t>
        </w:r>
        <w:r w:rsidR="00E20D0E">
          <w:rPr>
            <w:noProof/>
            <w:webHidden/>
          </w:rPr>
          <w:fldChar w:fldCharType="end"/>
        </w:r>
      </w:hyperlink>
    </w:p>
    <w:p w14:paraId="496C9026" w14:textId="77777777" w:rsidR="00E20D0E" w:rsidRDefault="00D75100">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08842573" w:history="1">
        <w:r w:rsidR="00E20D0E" w:rsidRPr="00D07B87">
          <w:rPr>
            <w:rStyle w:val="Hyperlink"/>
            <w:noProof/>
          </w:rPr>
          <w:t>Abb. 2.11 Anchor-Vorgaben</w:t>
        </w:r>
        <w:r w:rsidR="00E20D0E">
          <w:rPr>
            <w:noProof/>
            <w:webHidden/>
          </w:rPr>
          <w:tab/>
        </w:r>
        <w:r w:rsidR="00E20D0E">
          <w:rPr>
            <w:noProof/>
            <w:webHidden/>
          </w:rPr>
          <w:fldChar w:fldCharType="begin"/>
        </w:r>
        <w:r w:rsidR="00E20D0E">
          <w:rPr>
            <w:noProof/>
            <w:webHidden/>
          </w:rPr>
          <w:instrText xml:space="preserve"> PAGEREF _Toc408842573 \h </w:instrText>
        </w:r>
        <w:r w:rsidR="00E20D0E">
          <w:rPr>
            <w:noProof/>
            <w:webHidden/>
          </w:rPr>
        </w:r>
        <w:r w:rsidR="00E20D0E">
          <w:rPr>
            <w:noProof/>
            <w:webHidden/>
          </w:rPr>
          <w:fldChar w:fldCharType="separate"/>
        </w:r>
        <w:r w:rsidR="00E20D0E">
          <w:rPr>
            <w:noProof/>
            <w:webHidden/>
          </w:rPr>
          <w:t>30</w:t>
        </w:r>
        <w:r w:rsidR="00E20D0E">
          <w:rPr>
            <w:noProof/>
            <w:webHidden/>
          </w:rPr>
          <w:fldChar w:fldCharType="end"/>
        </w:r>
      </w:hyperlink>
    </w:p>
    <w:p w14:paraId="64E2D99E" w14:textId="77777777" w:rsidR="00E20D0E" w:rsidRDefault="00D75100">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08842574" w:history="1">
        <w:r w:rsidR="00E20D0E" w:rsidRPr="00D07B87">
          <w:rPr>
            <w:rStyle w:val="Hyperlink"/>
            <w:noProof/>
          </w:rPr>
          <w:t>Abb. 2.12 Ansicht der Build Settings für Android</w:t>
        </w:r>
        <w:r w:rsidR="00E20D0E">
          <w:rPr>
            <w:noProof/>
            <w:webHidden/>
          </w:rPr>
          <w:tab/>
        </w:r>
        <w:r w:rsidR="00E20D0E">
          <w:rPr>
            <w:noProof/>
            <w:webHidden/>
          </w:rPr>
          <w:fldChar w:fldCharType="begin"/>
        </w:r>
        <w:r w:rsidR="00E20D0E">
          <w:rPr>
            <w:noProof/>
            <w:webHidden/>
          </w:rPr>
          <w:instrText xml:space="preserve"> PAGEREF _Toc408842574 \h </w:instrText>
        </w:r>
        <w:r w:rsidR="00E20D0E">
          <w:rPr>
            <w:noProof/>
            <w:webHidden/>
          </w:rPr>
        </w:r>
        <w:r w:rsidR="00E20D0E">
          <w:rPr>
            <w:noProof/>
            <w:webHidden/>
          </w:rPr>
          <w:fldChar w:fldCharType="separate"/>
        </w:r>
        <w:r w:rsidR="00E20D0E">
          <w:rPr>
            <w:noProof/>
            <w:webHidden/>
          </w:rPr>
          <w:t>33</w:t>
        </w:r>
        <w:r w:rsidR="00E20D0E">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22" w:name="_Toc224637401"/>
      <w:bookmarkStart w:id="23" w:name="_Toc224707532"/>
      <w:bookmarkStart w:id="24" w:name="_Toc224810289"/>
      <w:bookmarkStart w:id="25" w:name="_Toc225071774"/>
      <w:r w:rsidRPr="00211A66">
        <w:rPr>
          <w:rFonts w:ascii="Helvetica" w:hAnsi="Helvetica"/>
        </w:rPr>
        <w:lastRenderedPageBreak/>
        <w:t>Tabellenverzeichnis</w:t>
      </w:r>
      <w:bookmarkEnd w:id="22"/>
      <w:bookmarkEnd w:id="23"/>
      <w:bookmarkEnd w:id="24"/>
      <w:bookmarkEnd w:id="25"/>
    </w:p>
    <w:p w14:paraId="0A59D641" w14:textId="77777777" w:rsidR="006C6C20" w:rsidRPr="006C6C20" w:rsidRDefault="006C6C20" w:rsidP="006C6C20"/>
    <w:p w14:paraId="50A42066" w14:textId="77777777" w:rsidR="00E20D0E"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08842575" w:history="1">
        <w:r w:rsidR="00E20D0E" w:rsidRPr="00265017">
          <w:rPr>
            <w:rStyle w:val="Hyperlink"/>
            <w:noProof/>
          </w:rPr>
          <w:t>Tabelle B.1 Inhalt der CD</w:t>
        </w:r>
        <w:r w:rsidR="00E20D0E">
          <w:rPr>
            <w:noProof/>
            <w:webHidden/>
          </w:rPr>
          <w:tab/>
        </w:r>
        <w:r w:rsidR="00E20D0E">
          <w:rPr>
            <w:noProof/>
            <w:webHidden/>
          </w:rPr>
          <w:fldChar w:fldCharType="begin"/>
        </w:r>
        <w:r w:rsidR="00E20D0E">
          <w:rPr>
            <w:noProof/>
            <w:webHidden/>
          </w:rPr>
          <w:instrText xml:space="preserve"> PAGEREF _Toc408842575 \h </w:instrText>
        </w:r>
        <w:r w:rsidR="00E20D0E">
          <w:rPr>
            <w:noProof/>
            <w:webHidden/>
          </w:rPr>
        </w:r>
        <w:r w:rsidR="00E20D0E">
          <w:rPr>
            <w:noProof/>
            <w:webHidden/>
          </w:rPr>
          <w:fldChar w:fldCharType="separate"/>
        </w:r>
        <w:r w:rsidR="00E20D0E">
          <w:rPr>
            <w:noProof/>
            <w:webHidden/>
          </w:rPr>
          <w:t>45</w:t>
        </w:r>
        <w:r w:rsidR="00E20D0E">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03812D57" w14:textId="2B0183E8" w:rsidR="00E20D0E"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r w:rsidR="0095394B">
        <w:fldChar w:fldCharType="begin"/>
      </w:r>
      <w:r w:rsidR="0095394B">
        <w:instrText xml:space="preserve"> HYPERLINK \l "_Toc408842576" </w:instrText>
      </w:r>
      <w:r w:rsidR="0095394B">
        <w:fldChar w:fldCharType="separate"/>
      </w:r>
      <w:r w:rsidR="00E20D0E" w:rsidRPr="00783739">
        <w:rPr>
          <w:rStyle w:val="Hyperlink"/>
          <w:noProof/>
        </w:rPr>
        <w:t xml:space="preserve">Listing 2.1 </w:t>
      </w:r>
      <w:ins w:id="26" w:author="Autor">
        <w:r w:rsidR="0095394B">
          <w:rPr>
            <w:rStyle w:val="Hyperlink"/>
            <w:noProof/>
          </w:rPr>
          <w:t xml:space="preserve">  </w:t>
        </w:r>
      </w:ins>
      <w:r w:rsidR="00E20D0E" w:rsidRPr="00783739">
        <w:rPr>
          <w:rStyle w:val="Hyperlink"/>
          <w:noProof/>
        </w:rPr>
        <w:t>Grundgerüst eines C#-Skripts</w:t>
      </w:r>
      <w:r w:rsidR="00E20D0E">
        <w:rPr>
          <w:noProof/>
          <w:webHidden/>
        </w:rPr>
        <w:tab/>
      </w:r>
      <w:r w:rsidR="00E20D0E">
        <w:rPr>
          <w:noProof/>
          <w:webHidden/>
        </w:rPr>
        <w:fldChar w:fldCharType="begin"/>
      </w:r>
      <w:r w:rsidR="00E20D0E">
        <w:rPr>
          <w:noProof/>
          <w:webHidden/>
        </w:rPr>
        <w:instrText xml:space="preserve"> PAGEREF _Toc408842576 \h </w:instrText>
      </w:r>
      <w:r w:rsidR="00E20D0E">
        <w:rPr>
          <w:noProof/>
          <w:webHidden/>
        </w:rPr>
      </w:r>
      <w:r w:rsidR="00E20D0E">
        <w:rPr>
          <w:noProof/>
          <w:webHidden/>
        </w:rPr>
        <w:fldChar w:fldCharType="separate"/>
      </w:r>
      <w:r w:rsidR="00E20D0E">
        <w:rPr>
          <w:noProof/>
          <w:webHidden/>
        </w:rPr>
        <w:t>17</w:t>
      </w:r>
      <w:r w:rsidR="00E20D0E">
        <w:rPr>
          <w:noProof/>
          <w:webHidden/>
        </w:rPr>
        <w:fldChar w:fldCharType="end"/>
      </w:r>
      <w:r w:rsidR="0095394B">
        <w:rPr>
          <w:noProof/>
        </w:rPr>
        <w:fldChar w:fldCharType="end"/>
      </w:r>
    </w:p>
    <w:p w14:paraId="0DB50A8C" w14:textId="45320548" w:rsidR="00E20D0E" w:rsidRDefault="0095394B">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HYPERLINK \l "_Toc408842577" </w:instrText>
      </w:r>
      <w:r>
        <w:fldChar w:fldCharType="separate"/>
      </w:r>
      <w:r w:rsidR="00E20D0E" w:rsidRPr="00783739">
        <w:rPr>
          <w:rStyle w:val="Hyperlink"/>
          <w:noProof/>
        </w:rPr>
        <w:t>Listing 2.2</w:t>
      </w:r>
      <w:ins w:id="27" w:author="Autor">
        <w:r>
          <w:rPr>
            <w:rStyle w:val="Hyperlink"/>
            <w:noProof/>
          </w:rPr>
          <w:t xml:space="preserve">  </w:t>
        </w:r>
      </w:ins>
      <w:r w:rsidR="00E20D0E" w:rsidRPr="00783739">
        <w:rPr>
          <w:rStyle w:val="Hyperlink"/>
          <w:noProof/>
        </w:rPr>
        <w:t xml:space="preserve"> Zugriff auf eigene Komponente eines Objektes</w:t>
      </w:r>
      <w:r w:rsidR="00E20D0E">
        <w:rPr>
          <w:noProof/>
          <w:webHidden/>
        </w:rPr>
        <w:tab/>
      </w:r>
      <w:r w:rsidR="00E20D0E">
        <w:rPr>
          <w:noProof/>
          <w:webHidden/>
        </w:rPr>
        <w:fldChar w:fldCharType="begin"/>
      </w:r>
      <w:r w:rsidR="00E20D0E">
        <w:rPr>
          <w:noProof/>
          <w:webHidden/>
        </w:rPr>
        <w:instrText xml:space="preserve"> PAGEREF _Toc408842577 \h </w:instrText>
      </w:r>
      <w:r w:rsidR="00E20D0E">
        <w:rPr>
          <w:noProof/>
          <w:webHidden/>
        </w:rPr>
      </w:r>
      <w:r w:rsidR="00E20D0E">
        <w:rPr>
          <w:noProof/>
          <w:webHidden/>
        </w:rPr>
        <w:fldChar w:fldCharType="separate"/>
      </w:r>
      <w:r w:rsidR="00E20D0E">
        <w:rPr>
          <w:noProof/>
          <w:webHidden/>
        </w:rPr>
        <w:t>17</w:t>
      </w:r>
      <w:r w:rsidR="00E20D0E">
        <w:rPr>
          <w:noProof/>
          <w:webHidden/>
        </w:rPr>
        <w:fldChar w:fldCharType="end"/>
      </w:r>
      <w:r>
        <w:rPr>
          <w:noProof/>
        </w:rPr>
        <w:fldChar w:fldCharType="end"/>
      </w:r>
    </w:p>
    <w:p w14:paraId="75624937" w14:textId="0BD9FFAB" w:rsidR="00E20D0E" w:rsidRDefault="0095394B">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HYPERLINK \l "_Toc408842578" </w:instrText>
      </w:r>
      <w:r>
        <w:fldChar w:fldCharType="separate"/>
      </w:r>
      <w:r w:rsidR="00E20D0E" w:rsidRPr="00783739">
        <w:rPr>
          <w:rStyle w:val="Hyperlink"/>
          <w:noProof/>
        </w:rPr>
        <w:t>Listing 2.3</w:t>
      </w:r>
      <w:ins w:id="28" w:author="Autor">
        <w:r>
          <w:rPr>
            <w:rStyle w:val="Hyperlink"/>
            <w:noProof/>
          </w:rPr>
          <w:t xml:space="preserve">  </w:t>
        </w:r>
      </w:ins>
      <w:r w:rsidR="00E20D0E" w:rsidRPr="00783739">
        <w:rPr>
          <w:rStyle w:val="Hyperlink"/>
          <w:noProof/>
        </w:rPr>
        <w:t xml:space="preserve"> Inspector Zuweisung einer public Variablen</w:t>
      </w:r>
      <w:r w:rsidR="00E20D0E">
        <w:rPr>
          <w:noProof/>
          <w:webHidden/>
        </w:rPr>
        <w:tab/>
      </w:r>
      <w:r w:rsidR="00E20D0E">
        <w:rPr>
          <w:noProof/>
          <w:webHidden/>
        </w:rPr>
        <w:fldChar w:fldCharType="begin"/>
      </w:r>
      <w:r w:rsidR="00E20D0E">
        <w:rPr>
          <w:noProof/>
          <w:webHidden/>
        </w:rPr>
        <w:instrText xml:space="preserve"> PAGEREF _Toc408842578 \h </w:instrText>
      </w:r>
      <w:r w:rsidR="00E20D0E">
        <w:rPr>
          <w:noProof/>
          <w:webHidden/>
        </w:rPr>
      </w:r>
      <w:r w:rsidR="00E20D0E">
        <w:rPr>
          <w:noProof/>
          <w:webHidden/>
        </w:rPr>
        <w:fldChar w:fldCharType="separate"/>
      </w:r>
      <w:r w:rsidR="00E20D0E">
        <w:rPr>
          <w:noProof/>
          <w:webHidden/>
        </w:rPr>
        <w:t>18</w:t>
      </w:r>
      <w:r w:rsidR="00E20D0E">
        <w:rPr>
          <w:noProof/>
          <w:webHidden/>
        </w:rPr>
        <w:fldChar w:fldCharType="end"/>
      </w:r>
      <w:r>
        <w:rPr>
          <w:noProof/>
        </w:rPr>
        <w:fldChar w:fldCharType="end"/>
      </w:r>
    </w:p>
    <w:p w14:paraId="569FB133" w14:textId="773D75B8" w:rsidR="00E20D0E" w:rsidRDefault="0095394B">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HYPERLINK \l "_Toc408842579" </w:instrText>
      </w:r>
      <w:r>
        <w:fldChar w:fldCharType="separate"/>
      </w:r>
      <w:r w:rsidR="00E20D0E" w:rsidRPr="00783739">
        <w:rPr>
          <w:rStyle w:val="Hyperlink"/>
          <w:noProof/>
        </w:rPr>
        <w:t xml:space="preserve">Listing 2.4 </w:t>
      </w:r>
      <w:ins w:id="29" w:author="Autor">
        <w:r>
          <w:rPr>
            <w:rStyle w:val="Hyperlink"/>
            <w:noProof/>
          </w:rPr>
          <w:t xml:space="preserve">  </w:t>
        </w:r>
      </w:ins>
      <w:r w:rsidR="00E20D0E" w:rsidRPr="00783739">
        <w:rPr>
          <w:rStyle w:val="Hyperlink"/>
          <w:noProof/>
        </w:rPr>
        <w:t>Aufbau einer Coroutine</w:t>
      </w:r>
      <w:r w:rsidR="00E20D0E">
        <w:rPr>
          <w:noProof/>
          <w:webHidden/>
        </w:rPr>
        <w:tab/>
      </w:r>
      <w:r w:rsidR="00E20D0E">
        <w:rPr>
          <w:noProof/>
          <w:webHidden/>
        </w:rPr>
        <w:fldChar w:fldCharType="begin"/>
      </w:r>
      <w:r w:rsidR="00E20D0E">
        <w:rPr>
          <w:noProof/>
          <w:webHidden/>
        </w:rPr>
        <w:instrText xml:space="preserve"> PAGEREF _Toc408842579 \h </w:instrText>
      </w:r>
      <w:r w:rsidR="00E20D0E">
        <w:rPr>
          <w:noProof/>
          <w:webHidden/>
        </w:rPr>
      </w:r>
      <w:r w:rsidR="00E20D0E">
        <w:rPr>
          <w:noProof/>
          <w:webHidden/>
        </w:rPr>
        <w:fldChar w:fldCharType="separate"/>
      </w:r>
      <w:r w:rsidR="00E20D0E">
        <w:rPr>
          <w:noProof/>
          <w:webHidden/>
        </w:rPr>
        <w:t>18</w:t>
      </w:r>
      <w:r w:rsidR="00E20D0E">
        <w:rPr>
          <w:noProof/>
          <w:webHidden/>
        </w:rPr>
        <w:fldChar w:fldCharType="end"/>
      </w:r>
      <w:r>
        <w:rPr>
          <w:noProof/>
        </w:rPr>
        <w:fldChar w:fldCharType="end"/>
      </w:r>
    </w:p>
    <w:p w14:paraId="475DD2DC" w14:textId="71DAF031" w:rsidR="00E20D0E" w:rsidRDefault="0095394B">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HYPERLINK \l "_Toc408842580" </w:instrText>
      </w:r>
      <w:r>
        <w:fldChar w:fldCharType="separate"/>
      </w:r>
      <w:r w:rsidR="00E20D0E" w:rsidRPr="00783739">
        <w:rPr>
          <w:rStyle w:val="Hyperlink"/>
          <w:noProof/>
        </w:rPr>
        <w:t>Listing 2.5</w:t>
      </w:r>
      <w:ins w:id="30" w:author="Autor">
        <w:r>
          <w:rPr>
            <w:rStyle w:val="Hyperlink"/>
            <w:noProof/>
          </w:rPr>
          <w:t xml:space="preserve">  </w:t>
        </w:r>
      </w:ins>
      <w:r w:rsidR="00E20D0E" w:rsidRPr="00783739">
        <w:rPr>
          <w:rStyle w:val="Hyperlink"/>
          <w:noProof/>
        </w:rPr>
        <w:t xml:space="preserve"> Beispiel Invoke</w:t>
      </w:r>
      <w:r w:rsidR="00E20D0E">
        <w:rPr>
          <w:noProof/>
          <w:webHidden/>
        </w:rPr>
        <w:tab/>
      </w:r>
      <w:r w:rsidR="00E20D0E">
        <w:rPr>
          <w:noProof/>
          <w:webHidden/>
        </w:rPr>
        <w:fldChar w:fldCharType="begin"/>
      </w:r>
      <w:r w:rsidR="00E20D0E">
        <w:rPr>
          <w:noProof/>
          <w:webHidden/>
        </w:rPr>
        <w:instrText xml:space="preserve"> PAGEREF _Toc408842580 \h </w:instrText>
      </w:r>
      <w:r w:rsidR="00E20D0E">
        <w:rPr>
          <w:noProof/>
          <w:webHidden/>
        </w:rPr>
      </w:r>
      <w:r w:rsidR="00E20D0E">
        <w:rPr>
          <w:noProof/>
          <w:webHidden/>
        </w:rPr>
        <w:fldChar w:fldCharType="separate"/>
      </w:r>
      <w:r w:rsidR="00E20D0E">
        <w:rPr>
          <w:noProof/>
          <w:webHidden/>
        </w:rPr>
        <w:t>19</w:t>
      </w:r>
      <w:r w:rsidR="00E20D0E">
        <w:rPr>
          <w:noProof/>
          <w:webHidden/>
        </w:rPr>
        <w:fldChar w:fldCharType="end"/>
      </w:r>
      <w:r>
        <w:rPr>
          <w:noProof/>
        </w:rPr>
        <w:fldChar w:fldCharType="end"/>
      </w:r>
    </w:p>
    <w:p w14:paraId="756F19E2" w14:textId="753AF521" w:rsidR="00E20D0E" w:rsidRDefault="0095394B">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HYPERLINK \l "_Toc408842581" </w:instrText>
      </w:r>
      <w:r>
        <w:fldChar w:fldCharType="separate"/>
      </w:r>
      <w:r w:rsidR="00E20D0E" w:rsidRPr="00783739">
        <w:rPr>
          <w:rStyle w:val="Hyperlink"/>
          <w:noProof/>
        </w:rPr>
        <w:t>Listing 2.6</w:t>
      </w:r>
      <w:ins w:id="31" w:author="Autor">
        <w:r>
          <w:rPr>
            <w:rStyle w:val="Hyperlink"/>
            <w:noProof/>
          </w:rPr>
          <w:t xml:space="preserve">  </w:t>
        </w:r>
      </w:ins>
      <w:r w:rsidR="00E20D0E" w:rsidRPr="00783739">
        <w:rPr>
          <w:rStyle w:val="Hyperlink"/>
          <w:noProof/>
        </w:rPr>
        <w:t xml:space="preserve"> Speichern von Daten</w:t>
      </w:r>
      <w:r w:rsidR="00E20D0E">
        <w:rPr>
          <w:noProof/>
          <w:webHidden/>
        </w:rPr>
        <w:tab/>
      </w:r>
      <w:r w:rsidR="00E20D0E">
        <w:rPr>
          <w:noProof/>
          <w:webHidden/>
        </w:rPr>
        <w:fldChar w:fldCharType="begin"/>
      </w:r>
      <w:r w:rsidR="00E20D0E">
        <w:rPr>
          <w:noProof/>
          <w:webHidden/>
        </w:rPr>
        <w:instrText xml:space="preserve"> PAGEREF _Toc408842581 \h </w:instrText>
      </w:r>
      <w:r w:rsidR="00E20D0E">
        <w:rPr>
          <w:noProof/>
          <w:webHidden/>
        </w:rPr>
      </w:r>
      <w:r w:rsidR="00E20D0E">
        <w:rPr>
          <w:noProof/>
          <w:webHidden/>
        </w:rPr>
        <w:fldChar w:fldCharType="separate"/>
      </w:r>
      <w:r w:rsidR="00E20D0E">
        <w:rPr>
          <w:noProof/>
          <w:webHidden/>
        </w:rPr>
        <w:t>20</w:t>
      </w:r>
      <w:r w:rsidR="00E20D0E">
        <w:rPr>
          <w:noProof/>
          <w:webHidden/>
        </w:rPr>
        <w:fldChar w:fldCharType="end"/>
      </w:r>
      <w:r>
        <w:rPr>
          <w:noProof/>
        </w:rPr>
        <w:fldChar w:fldCharType="end"/>
      </w:r>
    </w:p>
    <w:p w14:paraId="4240FCBF" w14:textId="63E8CE30" w:rsidR="00E20D0E" w:rsidRDefault="0095394B">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HYPERLINK \l "_Toc408842582" </w:instrText>
      </w:r>
      <w:r>
        <w:fldChar w:fldCharType="separate"/>
      </w:r>
      <w:r w:rsidR="00E20D0E" w:rsidRPr="00783739">
        <w:rPr>
          <w:rStyle w:val="Hyperlink"/>
          <w:noProof/>
        </w:rPr>
        <w:t>Listing 2.7</w:t>
      </w:r>
      <w:ins w:id="32" w:author="Autor">
        <w:r>
          <w:rPr>
            <w:rStyle w:val="Hyperlink"/>
            <w:noProof/>
          </w:rPr>
          <w:t xml:space="preserve">  </w:t>
        </w:r>
      </w:ins>
      <w:r w:rsidR="00E20D0E" w:rsidRPr="00783739">
        <w:rPr>
          <w:rStyle w:val="Hyperlink"/>
          <w:noProof/>
        </w:rPr>
        <w:t xml:space="preserve"> Laden von  Daten</w:t>
      </w:r>
      <w:r w:rsidR="00E20D0E">
        <w:rPr>
          <w:noProof/>
          <w:webHidden/>
        </w:rPr>
        <w:tab/>
      </w:r>
      <w:r w:rsidR="00E20D0E">
        <w:rPr>
          <w:noProof/>
          <w:webHidden/>
        </w:rPr>
        <w:fldChar w:fldCharType="begin"/>
      </w:r>
      <w:r w:rsidR="00E20D0E">
        <w:rPr>
          <w:noProof/>
          <w:webHidden/>
        </w:rPr>
        <w:instrText xml:space="preserve"> PAGEREF _Toc408842582 \h </w:instrText>
      </w:r>
      <w:r w:rsidR="00E20D0E">
        <w:rPr>
          <w:noProof/>
          <w:webHidden/>
        </w:rPr>
      </w:r>
      <w:r w:rsidR="00E20D0E">
        <w:rPr>
          <w:noProof/>
          <w:webHidden/>
        </w:rPr>
        <w:fldChar w:fldCharType="separate"/>
      </w:r>
      <w:r w:rsidR="00E20D0E">
        <w:rPr>
          <w:noProof/>
          <w:webHidden/>
        </w:rPr>
        <w:t>20</w:t>
      </w:r>
      <w:r w:rsidR="00E20D0E">
        <w:rPr>
          <w:noProof/>
          <w:webHidden/>
        </w:rPr>
        <w:fldChar w:fldCharType="end"/>
      </w:r>
      <w:r>
        <w:rPr>
          <w:noProof/>
        </w:rPr>
        <w:fldChar w:fldCharType="end"/>
      </w:r>
    </w:p>
    <w:p w14:paraId="522CF8C9" w14:textId="18F0AB50" w:rsidR="00E20D0E" w:rsidRDefault="0095394B">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HYPERLINK \l "_Toc408842583" </w:instrText>
      </w:r>
      <w:r>
        <w:fldChar w:fldCharType="separate"/>
      </w:r>
      <w:r w:rsidR="00E20D0E" w:rsidRPr="00783739">
        <w:rPr>
          <w:rStyle w:val="Hyperlink"/>
          <w:noProof/>
        </w:rPr>
        <w:t>Listing 2.8</w:t>
      </w:r>
      <w:ins w:id="33" w:author="Autor">
        <w:r>
          <w:rPr>
            <w:rStyle w:val="Hyperlink"/>
            <w:noProof/>
          </w:rPr>
          <w:t xml:space="preserve">  </w:t>
        </w:r>
      </w:ins>
      <w:r w:rsidR="00E20D0E" w:rsidRPr="00783739">
        <w:rPr>
          <w:rStyle w:val="Hyperlink"/>
          <w:noProof/>
        </w:rPr>
        <w:t xml:space="preserve"> Debug-Möglichkeiten</w:t>
      </w:r>
      <w:r w:rsidR="00E20D0E">
        <w:rPr>
          <w:noProof/>
          <w:webHidden/>
        </w:rPr>
        <w:tab/>
      </w:r>
      <w:r w:rsidR="00E20D0E">
        <w:rPr>
          <w:noProof/>
          <w:webHidden/>
        </w:rPr>
        <w:fldChar w:fldCharType="begin"/>
      </w:r>
      <w:r w:rsidR="00E20D0E">
        <w:rPr>
          <w:noProof/>
          <w:webHidden/>
        </w:rPr>
        <w:instrText xml:space="preserve"> PAGEREF _Toc408842583 \h </w:instrText>
      </w:r>
      <w:r w:rsidR="00E20D0E">
        <w:rPr>
          <w:noProof/>
          <w:webHidden/>
        </w:rPr>
      </w:r>
      <w:r w:rsidR="00E20D0E">
        <w:rPr>
          <w:noProof/>
          <w:webHidden/>
        </w:rPr>
        <w:fldChar w:fldCharType="separate"/>
      </w:r>
      <w:r w:rsidR="00E20D0E">
        <w:rPr>
          <w:noProof/>
          <w:webHidden/>
        </w:rPr>
        <w:t>20</w:t>
      </w:r>
      <w:r w:rsidR="00E20D0E">
        <w:rPr>
          <w:noProof/>
          <w:webHidden/>
        </w:rPr>
        <w:fldChar w:fldCharType="end"/>
      </w:r>
      <w:r>
        <w:rPr>
          <w:noProof/>
        </w:rPr>
        <w:fldChar w:fldCharType="end"/>
      </w:r>
    </w:p>
    <w:p w14:paraId="22512936" w14:textId="293CB4CB" w:rsidR="00E20D0E" w:rsidRDefault="0095394B">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HYPERLINK \l "_Toc408842584" </w:instrText>
      </w:r>
      <w:r>
        <w:fldChar w:fldCharType="separate"/>
      </w:r>
      <w:r w:rsidR="00E20D0E" w:rsidRPr="00783739">
        <w:rPr>
          <w:rStyle w:val="Hyperlink"/>
          <w:noProof/>
        </w:rPr>
        <w:t>Listing 2.9</w:t>
      </w:r>
      <w:ins w:id="34" w:author="Autor">
        <w:r>
          <w:rPr>
            <w:rStyle w:val="Hyperlink"/>
            <w:noProof/>
          </w:rPr>
          <w:t xml:space="preserve">  </w:t>
        </w:r>
      </w:ins>
      <w:r w:rsidR="00E20D0E" w:rsidRPr="00783739">
        <w:rPr>
          <w:rStyle w:val="Hyperlink"/>
          <w:noProof/>
        </w:rPr>
        <w:t xml:space="preserve"> Beispiele für die Erzeugung eines Vektors</w:t>
      </w:r>
      <w:r w:rsidR="00E20D0E">
        <w:rPr>
          <w:noProof/>
          <w:webHidden/>
        </w:rPr>
        <w:tab/>
      </w:r>
      <w:r w:rsidR="00E20D0E">
        <w:rPr>
          <w:noProof/>
          <w:webHidden/>
        </w:rPr>
        <w:fldChar w:fldCharType="begin"/>
      </w:r>
      <w:r w:rsidR="00E20D0E">
        <w:rPr>
          <w:noProof/>
          <w:webHidden/>
        </w:rPr>
        <w:instrText xml:space="preserve"> PAGEREF _Toc408842584 \h </w:instrText>
      </w:r>
      <w:r w:rsidR="00E20D0E">
        <w:rPr>
          <w:noProof/>
          <w:webHidden/>
        </w:rPr>
      </w:r>
      <w:r w:rsidR="00E20D0E">
        <w:rPr>
          <w:noProof/>
          <w:webHidden/>
        </w:rPr>
        <w:fldChar w:fldCharType="separate"/>
      </w:r>
      <w:r w:rsidR="00E20D0E">
        <w:rPr>
          <w:noProof/>
          <w:webHidden/>
        </w:rPr>
        <w:t>21</w:t>
      </w:r>
      <w:r w:rsidR="00E20D0E">
        <w:rPr>
          <w:noProof/>
          <w:webHidden/>
        </w:rPr>
        <w:fldChar w:fldCharType="end"/>
      </w:r>
      <w:r>
        <w:rPr>
          <w:noProof/>
        </w:rPr>
        <w:fldChar w:fldCharType="end"/>
      </w:r>
    </w:p>
    <w:p w14:paraId="1EA6CF91" w14:textId="77777777" w:rsidR="00E20D0E" w:rsidRDefault="00D75100">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5" w:history="1">
        <w:r w:rsidR="00E20D0E" w:rsidRPr="00783739">
          <w:rPr>
            <w:rStyle w:val="Hyperlink"/>
            <w:noProof/>
          </w:rPr>
          <w:t>Listing 2.10 Zugriff auf Eingaben durch GetAxis</w:t>
        </w:r>
        <w:r w:rsidR="00E20D0E">
          <w:rPr>
            <w:noProof/>
            <w:webHidden/>
          </w:rPr>
          <w:tab/>
        </w:r>
        <w:r w:rsidR="00E20D0E">
          <w:rPr>
            <w:noProof/>
            <w:webHidden/>
          </w:rPr>
          <w:fldChar w:fldCharType="begin"/>
        </w:r>
        <w:r w:rsidR="00E20D0E">
          <w:rPr>
            <w:noProof/>
            <w:webHidden/>
          </w:rPr>
          <w:instrText xml:space="preserve"> PAGEREF _Toc408842585 \h </w:instrText>
        </w:r>
        <w:r w:rsidR="00E20D0E">
          <w:rPr>
            <w:noProof/>
            <w:webHidden/>
          </w:rPr>
        </w:r>
        <w:r w:rsidR="00E20D0E">
          <w:rPr>
            <w:noProof/>
            <w:webHidden/>
          </w:rPr>
          <w:fldChar w:fldCharType="separate"/>
        </w:r>
        <w:r w:rsidR="00E20D0E">
          <w:rPr>
            <w:noProof/>
            <w:webHidden/>
          </w:rPr>
          <w:t>27</w:t>
        </w:r>
        <w:r w:rsidR="00E20D0E">
          <w:rPr>
            <w:noProof/>
            <w:webHidden/>
          </w:rPr>
          <w:fldChar w:fldCharType="end"/>
        </w:r>
      </w:hyperlink>
    </w:p>
    <w:p w14:paraId="0075A414" w14:textId="77777777" w:rsidR="00E20D0E" w:rsidRDefault="00D75100">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6" w:history="1">
        <w:r w:rsidR="00E20D0E" w:rsidRPr="00783739">
          <w:rPr>
            <w:rStyle w:val="Hyperlink"/>
            <w:noProof/>
          </w:rPr>
          <w:t>Listing 2.11 Zugriff auf Eingaben mit GetButton [Sei14]</w:t>
        </w:r>
        <w:r w:rsidR="00E20D0E">
          <w:rPr>
            <w:noProof/>
            <w:webHidden/>
          </w:rPr>
          <w:tab/>
        </w:r>
        <w:r w:rsidR="00E20D0E">
          <w:rPr>
            <w:noProof/>
            <w:webHidden/>
          </w:rPr>
          <w:fldChar w:fldCharType="begin"/>
        </w:r>
        <w:r w:rsidR="00E20D0E">
          <w:rPr>
            <w:noProof/>
            <w:webHidden/>
          </w:rPr>
          <w:instrText xml:space="preserve"> PAGEREF _Toc408842586 \h </w:instrText>
        </w:r>
        <w:r w:rsidR="00E20D0E">
          <w:rPr>
            <w:noProof/>
            <w:webHidden/>
          </w:rPr>
        </w:r>
        <w:r w:rsidR="00E20D0E">
          <w:rPr>
            <w:noProof/>
            <w:webHidden/>
          </w:rPr>
          <w:fldChar w:fldCharType="separate"/>
        </w:r>
        <w:r w:rsidR="00E20D0E">
          <w:rPr>
            <w:noProof/>
            <w:webHidden/>
          </w:rPr>
          <w:t>27</w:t>
        </w:r>
        <w:r w:rsidR="00E20D0E">
          <w:rPr>
            <w:noProof/>
            <w:webHidden/>
          </w:rPr>
          <w:fldChar w:fldCharType="end"/>
        </w:r>
      </w:hyperlink>
    </w:p>
    <w:p w14:paraId="3C2441CC" w14:textId="77777777" w:rsidR="00E20D0E" w:rsidRDefault="00D75100">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7" w:history="1">
        <w:r w:rsidR="00E20D0E" w:rsidRPr="00783739">
          <w:rPr>
            <w:rStyle w:val="Hyperlink"/>
            <w:noProof/>
          </w:rPr>
          <w:t>Listing 2.12 Zugriff auf Eingaben mit GetKey</w:t>
        </w:r>
        <w:r w:rsidR="00E20D0E">
          <w:rPr>
            <w:noProof/>
            <w:webHidden/>
          </w:rPr>
          <w:tab/>
        </w:r>
        <w:r w:rsidR="00E20D0E">
          <w:rPr>
            <w:noProof/>
            <w:webHidden/>
          </w:rPr>
          <w:fldChar w:fldCharType="begin"/>
        </w:r>
        <w:r w:rsidR="00E20D0E">
          <w:rPr>
            <w:noProof/>
            <w:webHidden/>
          </w:rPr>
          <w:instrText xml:space="preserve"> PAGEREF _Toc408842587 \h </w:instrText>
        </w:r>
        <w:r w:rsidR="00E20D0E">
          <w:rPr>
            <w:noProof/>
            <w:webHidden/>
          </w:rPr>
        </w:r>
        <w:r w:rsidR="00E20D0E">
          <w:rPr>
            <w:noProof/>
            <w:webHidden/>
          </w:rPr>
          <w:fldChar w:fldCharType="separate"/>
        </w:r>
        <w:r w:rsidR="00E20D0E">
          <w:rPr>
            <w:noProof/>
            <w:webHidden/>
          </w:rPr>
          <w:t>28</w:t>
        </w:r>
        <w:r w:rsidR="00E20D0E">
          <w:rPr>
            <w:noProof/>
            <w:webHidden/>
          </w:rPr>
          <w:fldChar w:fldCharType="end"/>
        </w:r>
      </w:hyperlink>
    </w:p>
    <w:p w14:paraId="55FD013B" w14:textId="77777777" w:rsidR="00E20D0E" w:rsidRDefault="00D75100">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8" w:history="1">
        <w:r w:rsidR="00E20D0E" w:rsidRPr="00783739">
          <w:rPr>
            <w:rStyle w:val="Hyperlink"/>
            <w:noProof/>
          </w:rPr>
          <w:t>Listing 2.13 Beispiel für Input.acceleration</w:t>
        </w:r>
        <w:r w:rsidR="00E20D0E">
          <w:rPr>
            <w:noProof/>
            <w:webHidden/>
          </w:rPr>
          <w:tab/>
        </w:r>
        <w:r w:rsidR="00E20D0E">
          <w:rPr>
            <w:noProof/>
            <w:webHidden/>
          </w:rPr>
          <w:fldChar w:fldCharType="begin"/>
        </w:r>
        <w:r w:rsidR="00E20D0E">
          <w:rPr>
            <w:noProof/>
            <w:webHidden/>
          </w:rPr>
          <w:instrText xml:space="preserve"> PAGEREF _Toc408842588 \h </w:instrText>
        </w:r>
        <w:r w:rsidR="00E20D0E">
          <w:rPr>
            <w:noProof/>
            <w:webHidden/>
          </w:rPr>
        </w:r>
        <w:r w:rsidR="00E20D0E">
          <w:rPr>
            <w:noProof/>
            <w:webHidden/>
          </w:rPr>
          <w:fldChar w:fldCharType="separate"/>
        </w:r>
        <w:r w:rsidR="00E20D0E">
          <w:rPr>
            <w:noProof/>
            <w:webHidden/>
          </w:rPr>
          <w:t>28</w:t>
        </w:r>
        <w:r w:rsidR="00E20D0E">
          <w:rPr>
            <w:noProof/>
            <w:webHidden/>
          </w:rPr>
          <w:fldChar w:fldCharType="end"/>
        </w:r>
      </w:hyperlink>
    </w:p>
    <w:p w14:paraId="66251CBB" w14:textId="77777777" w:rsidR="00E20D0E" w:rsidRDefault="00D75100">
      <w:pPr>
        <w:pStyle w:val="Abbildungsverzeichnis"/>
        <w:tabs>
          <w:tab w:val="right" w:leader="dot" w:pos="8777"/>
        </w:tabs>
        <w:rPr>
          <w:rFonts w:asciiTheme="minorHAnsi" w:eastAsiaTheme="minorEastAsia" w:hAnsiTheme="minorHAnsi" w:cstheme="minorBidi"/>
          <w:smallCaps w:val="0"/>
          <w:noProof/>
          <w:sz w:val="22"/>
          <w:szCs w:val="22"/>
        </w:rPr>
      </w:pPr>
      <w:hyperlink w:anchor="_Toc408842589" w:history="1">
        <w:r w:rsidR="00E20D0E" w:rsidRPr="00783739">
          <w:rPr>
            <w:rStyle w:val="Hyperlink"/>
            <w:noProof/>
          </w:rPr>
          <w:t>Listing 2.14 Instanzerzeugung über Code</w:t>
        </w:r>
        <w:r w:rsidR="00E20D0E">
          <w:rPr>
            <w:noProof/>
            <w:webHidden/>
          </w:rPr>
          <w:tab/>
        </w:r>
        <w:r w:rsidR="00E20D0E">
          <w:rPr>
            <w:noProof/>
            <w:webHidden/>
          </w:rPr>
          <w:fldChar w:fldCharType="begin"/>
        </w:r>
        <w:r w:rsidR="00E20D0E">
          <w:rPr>
            <w:noProof/>
            <w:webHidden/>
          </w:rPr>
          <w:instrText xml:space="preserve"> PAGEREF _Toc408842589 \h </w:instrText>
        </w:r>
        <w:r w:rsidR="00E20D0E">
          <w:rPr>
            <w:noProof/>
            <w:webHidden/>
          </w:rPr>
        </w:r>
        <w:r w:rsidR="00E20D0E">
          <w:rPr>
            <w:noProof/>
            <w:webHidden/>
          </w:rPr>
          <w:fldChar w:fldCharType="separate"/>
        </w:r>
        <w:r w:rsidR="00E20D0E">
          <w:rPr>
            <w:noProof/>
            <w:webHidden/>
          </w:rPr>
          <w:t>31</w:t>
        </w:r>
        <w:r w:rsidR="00E20D0E">
          <w:rPr>
            <w:noProof/>
            <w:webHidden/>
          </w:rPr>
          <w:fldChar w:fldCharType="end"/>
        </w:r>
      </w:hyperlink>
    </w:p>
    <w:p w14:paraId="38CC2C24" w14:textId="77777777" w:rsidR="00E20D0E" w:rsidRDefault="00D75100">
      <w:pPr>
        <w:pStyle w:val="Abbildungsverzeichnis"/>
        <w:tabs>
          <w:tab w:val="right" w:leader="dot" w:pos="8777"/>
        </w:tabs>
        <w:rPr>
          <w:rFonts w:asciiTheme="minorHAnsi" w:eastAsiaTheme="minorEastAsia" w:hAnsiTheme="minorHAnsi" w:cstheme="minorBidi"/>
          <w:smallCaps w:val="0"/>
          <w:noProof/>
          <w:sz w:val="22"/>
          <w:szCs w:val="22"/>
        </w:rPr>
      </w:pPr>
      <w:hyperlink w:anchor="_Toc408842590" w:history="1">
        <w:r w:rsidR="00E20D0E" w:rsidRPr="00783739">
          <w:rPr>
            <w:rStyle w:val="Hyperlink"/>
            <w:noProof/>
          </w:rPr>
          <w:t>Listing 2.15 Logging über adb logcat</w:t>
        </w:r>
        <w:r w:rsidR="00E20D0E">
          <w:rPr>
            <w:noProof/>
            <w:webHidden/>
          </w:rPr>
          <w:tab/>
        </w:r>
        <w:r w:rsidR="00E20D0E">
          <w:rPr>
            <w:noProof/>
            <w:webHidden/>
          </w:rPr>
          <w:fldChar w:fldCharType="begin"/>
        </w:r>
        <w:r w:rsidR="00E20D0E">
          <w:rPr>
            <w:noProof/>
            <w:webHidden/>
          </w:rPr>
          <w:instrText xml:space="preserve"> PAGEREF _Toc408842590 \h </w:instrText>
        </w:r>
        <w:r w:rsidR="00E20D0E">
          <w:rPr>
            <w:noProof/>
            <w:webHidden/>
          </w:rPr>
        </w:r>
        <w:r w:rsidR="00E20D0E">
          <w:rPr>
            <w:noProof/>
            <w:webHidden/>
          </w:rPr>
          <w:fldChar w:fldCharType="separate"/>
        </w:r>
        <w:r w:rsidR="00E20D0E">
          <w:rPr>
            <w:noProof/>
            <w:webHidden/>
          </w:rPr>
          <w:t>33</w:t>
        </w:r>
        <w:r w:rsidR="00E20D0E">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118B3457" w:rsidR="0073618E" w:rsidRDefault="0073618E" w:rsidP="00067295">
      <w:pPr>
        <w:pStyle w:val="Oberberschrift"/>
        <w:rPr>
          <w:rFonts w:ascii="Helvetica" w:hAnsi="Helvetica"/>
        </w:rPr>
      </w:pPr>
      <w:bookmarkStart w:id="35" w:name="_Toc224637404"/>
      <w:bookmarkStart w:id="36" w:name="_Toc224707535"/>
      <w:bookmarkStart w:id="37" w:name="_Toc224810291"/>
      <w:bookmarkStart w:id="38" w:name="_Toc225071776"/>
      <w:commentRangeStart w:id="39"/>
      <w:r w:rsidRPr="00211A66">
        <w:rPr>
          <w:rFonts w:ascii="Helvetica" w:hAnsi="Helvetica"/>
        </w:rPr>
        <w:lastRenderedPageBreak/>
        <w:t>Abkürzungsverzeichnis</w:t>
      </w:r>
      <w:bookmarkEnd w:id="35"/>
      <w:bookmarkEnd w:id="36"/>
      <w:bookmarkEnd w:id="37"/>
      <w:bookmarkEnd w:id="38"/>
      <w:commentRangeEnd w:id="39"/>
      <w:r w:rsidR="008E1A8B">
        <w:rPr>
          <w:rStyle w:val="Kommentarzeichen"/>
          <w:rFonts w:ascii="Adobe Garamond Pro" w:hAnsi="Adobe Garamond Pro"/>
          <w:b w:val="0"/>
        </w:rPr>
        <w:commentReference w:id="39"/>
      </w:r>
      <w:r w:rsidR="00B234C9">
        <w:rPr>
          <w:rFonts w:ascii="Helvetica" w:hAnsi="Helvetica"/>
        </w:rPr>
        <w:t>/Glossar</w:t>
      </w:r>
    </w:p>
    <w:p w14:paraId="321C7FA6" w14:textId="77777777" w:rsidR="006C6C20" w:rsidRPr="006C6C20" w:rsidRDefault="006C6C20" w:rsidP="006C6C20"/>
    <w:tbl>
      <w:tblPr>
        <w:tblStyle w:val="PlainTab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DB7E53" w:rsidRPr="00A36A06" w14:paraId="6C6F31F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A0639A" w14:textId="77777777" w:rsidR="00DB7E53" w:rsidRPr="004C40A3" w:rsidRDefault="00DB7E53" w:rsidP="0073618E">
            <w:pPr>
              <w:rPr>
                <w:b w:val="0"/>
              </w:rPr>
            </w:pPr>
            <w:r w:rsidRPr="004C40A3">
              <w:rPr>
                <w:b w:val="0"/>
              </w:rPr>
              <w:t>-</w:t>
            </w:r>
          </w:p>
        </w:tc>
        <w:tc>
          <w:tcPr>
            <w:tcW w:w="3402" w:type="dxa"/>
          </w:tcPr>
          <w:p w14:paraId="5919E5FB"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5198C29F" w14:textId="77777777" w:rsidR="00DB7E53" w:rsidRPr="00A36A06" w:rsidRDefault="00DB7E53" w:rsidP="00013D77">
            <w:pPr>
              <w:cnfStyle w:val="000000100000" w:firstRow="0" w:lastRow="0" w:firstColumn="0" w:lastColumn="0" w:oddVBand="0" w:evenVBand="0" w:oddHBand="1" w:evenHBand="0" w:firstRowFirstColumn="0" w:firstRowLastColumn="0" w:lastRowFirstColumn="0" w:lastRowLastColumn="0"/>
            </w:pPr>
            <w:r>
              <w:t>bezeichnet ein Eingabegerät für die Steu</w:t>
            </w:r>
            <w:r>
              <w:t>e</w:t>
            </w:r>
            <w:r>
              <w:t>rung von Computerspielen, in diesem Fall sind damit Joysticks und Gamepads gemeint</w:t>
            </w:r>
          </w:p>
        </w:tc>
      </w:tr>
      <w:tr w:rsidR="00DB7E53" w:rsidRPr="00A36A06" w14:paraId="22F6BDD9"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0DBBEC6" w14:textId="77777777" w:rsidR="00DB7E53" w:rsidRPr="004C40A3" w:rsidRDefault="00DB7E53" w:rsidP="0073618E">
            <w:pPr>
              <w:rPr>
                <w:b w:val="0"/>
              </w:rPr>
            </w:pPr>
            <w:r w:rsidRPr="004C40A3">
              <w:rPr>
                <w:b w:val="0"/>
              </w:rPr>
              <w:t>-</w:t>
            </w:r>
          </w:p>
        </w:tc>
        <w:tc>
          <w:tcPr>
            <w:tcW w:w="3402" w:type="dxa"/>
          </w:tcPr>
          <w:p w14:paraId="09326BB4" w14:textId="77777777" w:rsidR="00DB7E53" w:rsidRPr="00A36A06" w:rsidRDefault="00DB7E53"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6E5A8D97" w14:textId="742E3292" w:rsidR="00DB7E53" w:rsidRPr="00A36A06" w:rsidRDefault="00DB7E53" w:rsidP="0095394B">
            <w:pPr>
              <w:cnfStyle w:val="000000000000" w:firstRow="0" w:lastRow="0" w:firstColumn="0" w:lastColumn="0" w:oddVBand="0" w:evenVBand="0" w:oddHBand="0" w:evenHBand="0" w:firstRowFirstColumn="0" w:firstRowLastColumn="0" w:lastRowFirstColumn="0" w:lastRowLastColumn="0"/>
            </w:pPr>
            <w:r>
              <w:t>sich aufaddierende</w:t>
            </w:r>
            <w:del w:id="40" w:author="Autor">
              <w:r w:rsidDel="0095394B">
                <w:delText>r</w:delText>
              </w:r>
            </w:del>
            <w:r>
              <w:t xml:space="preserve"> Fehler</w:t>
            </w:r>
          </w:p>
        </w:tc>
      </w:tr>
      <w:tr w:rsidR="00DB7E53" w:rsidRPr="00A36A06" w14:paraId="345E17D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DE03EC" w14:textId="77777777" w:rsidR="00DB7E53" w:rsidRPr="004C40A3" w:rsidRDefault="00DB7E53" w:rsidP="0073618E">
            <w:pPr>
              <w:rPr>
                <w:b w:val="0"/>
              </w:rPr>
            </w:pPr>
            <w:r>
              <w:rPr>
                <w:b w:val="0"/>
              </w:rPr>
              <w:t>-</w:t>
            </w:r>
          </w:p>
        </w:tc>
        <w:tc>
          <w:tcPr>
            <w:tcW w:w="3402" w:type="dxa"/>
          </w:tcPr>
          <w:p w14:paraId="5649699F"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5965E063"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Kreiselkompass, dient der genauen Lageb</w:t>
            </w:r>
            <w:r>
              <w:t>e</w:t>
            </w:r>
            <w:r>
              <w:t>stimmung</w:t>
            </w:r>
          </w:p>
        </w:tc>
      </w:tr>
      <w:tr w:rsidR="00DB7E53" w:rsidRPr="00A36A06" w14:paraId="2F751C5D"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C4B5AC" w14:textId="77777777" w:rsidR="00DB7E53" w:rsidRPr="004C40A3" w:rsidRDefault="00DB7E53" w:rsidP="0073618E">
            <w:pPr>
              <w:rPr>
                <w:b w:val="0"/>
              </w:rPr>
            </w:pPr>
            <w:r>
              <w:rPr>
                <w:b w:val="0"/>
              </w:rPr>
              <w:t>-</w:t>
            </w:r>
          </w:p>
        </w:tc>
        <w:tc>
          <w:tcPr>
            <w:tcW w:w="3402" w:type="dxa"/>
          </w:tcPr>
          <w:p w14:paraId="4D7A4DE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680C0051"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w:t>
            </w:r>
            <w:r>
              <w:t>m</w:t>
            </w:r>
            <w:r>
              <w:t>menfassen</w:t>
            </w:r>
          </w:p>
        </w:tc>
      </w:tr>
      <w:tr w:rsidR="00DB7E53" w:rsidRPr="00A36A06" w14:paraId="59FA9158"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ACDD5B5" w14:textId="77777777" w:rsidR="00DB7E53" w:rsidRPr="004C40A3" w:rsidRDefault="00DB7E53" w:rsidP="0073618E">
            <w:pPr>
              <w:rPr>
                <w:b w:val="0"/>
              </w:rPr>
            </w:pPr>
            <w:r>
              <w:rPr>
                <w:b w:val="0"/>
              </w:rPr>
              <w:t>-</w:t>
            </w:r>
          </w:p>
        </w:tc>
        <w:tc>
          <w:tcPr>
            <w:tcW w:w="3402" w:type="dxa"/>
          </w:tcPr>
          <w:p w14:paraId="058C43E5" w14:textId="77777777" w:rsidR="00DB7E53" w:rsidRPr="004C40A3" w:rsidRDefault="00DB7E53"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71155213" w14:textId="77777777" w:rsidR="00DB7E53" w:rsidRPr="00A36A06" w:rsidRDefault="00DB7E53" w:rsidP="0073618E">
            <w:pPr>
              <w:cnfStyle w:val="000000100000" w:firstRow="0" w:lastRow="0" w:firstColumn="0" w:lastColumn="0" w:oddVBand="0" w:evenVBand="0" w:oddHBand="1" w:evenHBand="0" w:firstRowFirstColumn="0" w:firstRowLastColumn="0" w:lastRowFirstColumn="0" w:lastRowLastColumn="0"/>
            </w:pPr>
            <w:r>
              <w:t>eine Kombination aus Farb- und Tiefenk</w:t>
            </w:r>
            <w:r>
              <w:t>a</w:t>
            </w:r>
            <w:r>
              <w:t>mera</w:t>
            </w:r>
          </w:p>
        </w:tc>
      </w:tr>
      <w:tr w:rsidR="00DB7E53" w:rsidRPr="00A36A06" w14:paraId="4A2A526F"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7CA6D347" w14:textId="77777777" w:rsidR="00DB7E53" w:rsidRPr="004C40A3" w:rsidRDefault="00DB7E53" w:rsidP="0073618E">
            <w:pPr>
              <w:rPr>
                <w:b w:val="0"/>
              </w:rPr>
            </w:pPr>
            <w:r w:rsidRPr="004C40A3">
              <w:rPr>
                <w:b w:val="0"/>
              </w:rPr>
              <w:t>-</w:t>
            </w:r>
          </w:p>
        </w:tc>
        <w:tc>
          <w:tcPr>
            <w:tcW w:w="3402" w:type="dxa"/>
          </w:tcPr>
          <w:p w14:paraId="270443BB"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69A71700" w14:textId="77777777" w:rsidR="00DB7E53" w:rsidRDefault="00DB7E53"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DB7E53" w:rsidRPr="00A36A06" w14:paraId="109841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4A95AB1" w14:textId="77777777" w:rsidR="00DB7E53" w:rsidRPr="004C40A3" w:rsidRDefault="00DB7E53" w:rsidP="0073618E">
            <w:pPr>
              <w:rPr>
                <w:b w:val="0"/>
              </w:rPr>
            </w:pPr>
            <w:r w:rsidRPr="004C40A3">
              <w:rPr>
                <w:b w:val="0"/>
              </w:rPr>
              <w:t>-</w:t>
            </w:r>
          </w:p>
        </w:tc>
        <w:tc>
          <w:tcPr>
            <w:tcW w:w="3402" w:type="dxa"/>
          </w:tcPr>
          <w:p w14:paraId="00092780"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7A3CFBE4" w14:textId="77777777" w:rsidR="00DB7E53" w:rsidRDefault="00DB7E53" w:rsidP="0073618E">
            <w:pPr>
              <w:cnfStyle w:val="000000100000" w:firstRow="0" w:lastRow="0" w:firstColumn="0" w:lastColumn="0" w:oddVBand="0" w:evenVBand="0" w:oddHBand="1" w:evenHBand="0" w:firstRowFirstColumn="0" w:firstRowLastColumn="0" w:lastRowFirstColumn="0" w:lastRowLastColumn="0"/>
            </w:pPr>
            <w:r>
              <w:t>Verschiebung eines Objektes über drei Ac</w:t>
            </w:r>
            <w:r>
              <w:t>h</w:t>
            </w:r>
            <w:r>
              <w:t>sen im Raum</w:t>
            </w:r>
          </w:p>
        </w:tc>
      </w:tr>
      <w:tr w:rsidR="00AC0204" w:rsidRPr="00A36A06" w14:paraId="1E4BDD16"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800B7C" w14:textId="5F6D495E" w:rsidR="00AC0204" w:rsidRPr="004C40A3" w:rsidRDefault="00AC0204" w:rsidP="0073618E">
            <w:pPr>
              <w:rPr>
                <w:b w:val="0"/>
              </w:rPr>
            </w:pPr>
            <w:r>
              <w:rPr>
                <w:b w:val="0"/>
              </w:rPr>
              <w:t>ADB</w:t>
            </w:r>
          </w:p>
        </w:tc>
        <w:tc>
          <w:tcPr>
            <w:tcW w:w="3402" w:type="dxa"/>
          </w:tcPr>
          <w:p w14:paraId="67457FB7" w14:textId="7EA473B6" w:rsidR="00AC0204" w:rsidRDefault="00AC0204" w:rsidP="0073618E">
            <w:pPr>
              <w:cnfStyle w:val="000000000000" w:firstRow="0" w:lastRow="0" w:firstColumn="0" w:lastColumn="0" w:oddVBand="0" w:evenVBand="0" w:oddHBand="0" w:evenHBand="0" w:firstRowFirstColumn="0" w:firstRowLastColumn="0" w:lastRowFirstColumn="0" w:lastRowLastColumn="0"/>
            </w:pPr>
            <w:r>
              <w:t xml:space="preserve">Android </w:t>
            </w:r>
            <w:proofErr w:type="spellStart"/>
            <w:r>
              <w:t>Debug</w:t>
            </w:r>
            <w:proofErr w:type="spellEnd"/>
            <w:r>
              <w:t xml:space="preserve"> Bridge</w:t>
            </w:r>
          </w:p>
        </w:tc>
        <w:tc>
          <w:tcPr>
            <w:tcW w:w="4529" w:type="dxa"/>
          </w:tcPr>
          <w:p w14:paraId="7041905B" w14:textId="77777777" w:rsidR="00AC0204" w:rsidRDefault="00AC0204" w:rsidP="0073618E">
            <w:pPr>
              <w:cnfStyle w:val="000000000000" w:firstRow="0" w:lastRow="0" w:firstColumn="0" w:lastColumn="0" w:oddVBand="0" w:evenVBand="0" w:oddHBand="0" w:evenHBand="0" w:firstRowFirstColumn="0" w:firstRowLastColumn="0" w:lastRowFirstColumn="0" w:lastRowLastColumn="0"/>
            </w:pPr>
          </w:p>
        </w:tc>
      </w:tr>
      <w:tr w:rsidR="00371F59" w:rsidRPr="00A36A06" w14:paraId="10DAD326"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81768A3" w14:textId="77777777" w:rsidR="00371F59" w:rsidRPr="004C40A3" w:rsidRDefault="00371F59" w:rsidP="0073618E">
            <w:pPr>
              <w:rPr>
                <w:b w:val="0"/>
              </w:rPr>
            </w:pPr>
            <w:r>
              <w:rPr>
                <w:b w:val="0"/>
              </w:rPr>
              <w:t>App</w:t>
            </w:r>
          </w:p>
        </w:tc>
        <w:tc>
          <w:tcPr>
            <w:tcW w:w="3402" w:type="dxa"/>
          </w:tcPr>
          <w:p w14:paraId="7516080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693E29EA"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371F59" w:rsidRPr="00A36A06" w14:paraId="4FDD5218"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35E303D1" w14:textId="77777777" w:rsidR="00371F59" w:rsidRPr="004C40A3" w:rsidRDefault="00371F59" w:rsidP="005821ED">
            <w:pPr>
              <w:rPr>
                <w:b w:val="0"/>
              </w:rPr>
            </w:pPr>
            <w:r w:rsidRPr="004C40A3">
              <w:rPr>
                <w:b w:val="0"/>
              </w:rPr>
              <w:t>D</w:t>
            </w:r>
            <w:r>
              <w:rPr>
                <w:b w:val="0"/>
              </w:rPr>
              <w:t>O</w:t>
            </w:r>
            <w:r w:rsidRPr="004C40A3">
              <w:rPr>
                <w:b w:val="0"/>
              </w:rPr>
              <w:t>F</w:t>
            </w:r>
          </w:p>
        </w:tc>
        <w:tc>
          <w:tcPr>
            <w:tcW w:w="3402" w:type="dxa"/>
          </w:tcPr>
          <w:p w14:paraId="61162671"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proofErr w:type="spellStart"/>
            <w:r>
              <w:t>Degrees</w:t>
            </w:r>
            <w:proofErr w:type="spellEnd"/>
            <w:r>
              <w:t xml:space="preserve"> </w:t>
            </w:r>
            <w:proofErr w:type="spellStart"/>
            <w:r>
              <w:t>of</w:t>
            </w:r>
            <w:proofErr w:type="spellEnd"/>
            <w:r>
              <w:t xml:space="preserve"> Fre</w:t>
            </w:r>
            <w:r>
              <w:t>e</w:t>
            </w:r>
            <w:r>
              <w:t>dom/Freiheitsgrad</w:t>
            </w:r>
          </w:p>
        </w:tc>
        <w:tc>
          <w:tcPr>
            <w:tcW w:w="4529" w:type="dxa"/>
          </w:tcPr>
          <w:p w14:paraId="29CD9BC3" w14:textId="77777777" w:rsidR="00371F59" w:rsidRPr="00A36A06" w:rsidRDefault="00371F59"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371F59" w:rsidRPr="00A36A06" w14:paraId="6071F2D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8A33CC8" w14:textId="77777777" w:rsidR="00371F59" w:rsidRPr="004C40A3" w:rsidRDefault="00371F59" w:rsidP="0073618E">
            <w:pPr>
              <w:rPr>
                <w:b w:val="0"/>
              </w:rPr>
            </w:pPr>
            <w:r>
              <w:rPr>
                <w:b w:val="0"/>
              </w:rPr>
              <w:t>FPP</w:t>
            </w:r>
          </w:p>
        </w:tc>
        <w:tc>
          <w:tcPr>
            <w:tcW w:w="3402" w:type="dxa"/>
          </w:tcPr>
          <w:p w14:paraId="295FAB3C"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 xml:space="preserve">First-person </w:t>
            </w:r>
            <w:proofErr w:type="spellStart"/>
            <w:r>
              <w:t>perspect</w:t>
            </w:r>
            <w:r>
              <w:t>i</w:t>
            </w:r>
            <w:r>
              <w:t>ve</w:t>
            </w:r>
            <w:proofErr w:type="spellEnd"/>
            <w:r>
              <w:t>/Egoperspektive</w:t>
            </w:r>
          </w:p>
        </w:tc>
        <w:tc>
          <w:tcPr>
            <w:tcW w:w="4529" w:type="dxa"/>
          </w:tcPr>
          <w:p w14:paraId="5638E9E6" w14:textId="77777777" w:rsidR="00371F59" w:rsidRDefault="00371F59"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BD1E97" w:rsidRPr="00A36A06" w14:paraId="78BA53F2"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18AD9AE6" w14:textId="1F337203" w:rsidR="00BD1E97" w:rsidRDefault="00BD1E97" w:rsidP="0073618E">
            <w:pPr>
              <w:rPr>
                <w:b w:val="0"/>
              </w:rPr>
            </w:pPr>
            <w:r>
              <w:rPr>
                <w:b w:val="0"/>
              </w:rPr>
              <w:t>GUI</w:t>
            </w:r>
          </w:p>
        </w:tc>
        <w:tc>
          <w:tcPr>
            <w:tcW w:w="3402" w:type="dxa"/>
          </w:tcPr>
          <w:p w14:paraId="571C190F" w14:textId="13A9A3C0" w:rsidR="00BD1E97" w:rsidRDefault="00BD1E97" w:rsidP="0073618E">
            <w:pPr>
              <w:cnfStyle w:val="000000000000" w:firstRow="0" w:lastRow="0" w:firstColumn="0" w:lastColumn="0" w:oddVBand="0" w:evenVBand="0" w:oddHBand="0" w:evenHBand="0" w:firstRowFirstColumn="0" w:firstRowLastColumn="0" w:lastRowFirstColumn="0" w:lastRowLastColumn="0"/>
            </w:pPr>
            <w:proofErr w:type="spellStart"/>
            <w:r>
              <w:t>Graphical</w:t>
            </w:r>
            <w:proofErr w:type="spellEnd"/>
            <w:r>
              <w:t xml:space="preserve"> Unser Inte</w:t>
            </w:r>
            <w:r>
              <w:t>r</w:t>
            </w:r>
            <w:r>
              <w:t>face/grafische Benutzeroberfl</w:t>
            </w:r>
            <w:r>
              <w:t>ä</w:t>
            </w:r>
            <w:r>
              <w:t>che</w:t>
            </w:r>
          </w:p>
        </w:tc>
        <w:tc>
          <w:tcPr>
            <w:tcW w:w="4529" w:type="dxa"/>
          </w:tcPr>
          <w:p w14:paraId="6BFA346E" w14:textId="6DFBBB3D" w:rsidR="00BD1E97" w:rsidRDefault="00BD1E97" w:rsidP="0073618E">
            <w:pPr>
              <w:cnfStyle w:val="000000000000" w:firstRow="0" w:lastRow="0" w:firstColumn="0" w:lastColumn="0" w:oddVBand="0" w:evenVBand="0" w:oddHBand="0" w:evenHBand="0" w:firstRowFirstColumn="0" w:firstRowLastColumn="0" w:lastRowFirstColumn="0" w:lastRowLastColumn="0"/>
            </w:pPr>
            <w:r>
              <w:t>Die Oberfläche, die dem Nutzer Echtzeiti</w:t>
            </w:r>
            <w:r>
              <w:t>n</w:t>
            </w:r>
            <w:r>
              <w:t>formationen gibt, wird auch für Menüs g</w:t>
            </w:r>
            <w:r>
              <w:t>e</w:t>
            </w:r>
            <w:r>
              <w:t>nutzt</w:t>
            </w:r>
          </w:p>
        </w:tc>
      </w:tr>
      <w:tr w:rsidR="00371F59" w:rsidRPr="00A36A06" w14:paraId="77198FCF"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7F3872" w14:textId="77777777" w:rsidR="00371F59" w:rsidRPr="004C40A3" w:rsidRDefault="00371F59" w:rsidP="0073618E">
            <w:pPr>
              <w:rPr>
                <w:b w:val="0"/>
              </w:rPr>
            </w:pPr>
            <w:r w:rsidRPr="004C40A3">
              <w:rPr>
                <w:b w:val="0"/>
              </w:rPr>
              <w:lastRenderedPageBreak/>
              <w:t>HMD</w:t>
            </w:r>
          </w:p>
        </w:tc>
        <w:tc>
          <w:tcPr>
            <w:tcW w:w="3402" w:type="dxa"/>
          </w:tcPr>
          <w:p w14:paraId="41A52250"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Head-</w:t>
            </w:r>
            <w:proofErr w:type="spellStart"/>
            <w:r w:rsidRPr="003A1762">
              <w:t>Mounted</w:t>
            </w:r>
            <w:proofErr w:type="spellEnd"/>
            <w:r w:rsidRPr="003A1762">
              <w:t xml:space="preserve"> Display</w:t>
            </w:r>
          </w:p>
        </w:tc>
        <w:tc>
          <w:tcPr>
            <w:tcW w:w="4529" w:type="dxa"/>
          </w:tcPr>
          <w:p w14:paraId="77223A0A" w14:textId="77777777" w:rsidR="00371F59" w:rsidRPr="003A1762" w:rsidRDefault="00371F59"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371F59" w:rsidRPr="00A36A06" w14:paraId="16F12B5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AAEF3E8" w14:textId="77777777" w:rsidR="00371F59" w:rsidRDefault="00371F59" w:rsidP="0073618E">
            <w:pPr>
              <w:rPr>
                <w:b w:val="0"/>
              </w:rPr>
            </w:pPr>
            <w:r>
              <w:rPr>
                <w:b w:val="0"/>
              </w:rPr>
              <w:t>ODT</w:t>
            </w:r>
          </w:p>
        </w:tc>
        <w:tc>
          <w:tcPr>
            <w:tcW w:w="3402" w:type="dxa"/>
          </w:tcPr>
          <w:p w14:paraId="14CFE0ED" w14:textId="77777777" w:rsidR="00371F59" w:rsidRPr="004C40A3" w:rsidRDefault="00371F59" w:rsidP="0073618E">
            <w:pPr>
              <w:cnfStyle w:val="000000000000" w:firstRow="0" w:lastRow="0" w:firstColumn="0" w:lastColumn="0" w:oddVBand="0" w:evenVBand="0" w:oddHBand="0" w:evenHBand="0" w:firstRowFirstColumn="0" w:firstRowLastColumn="0" w:lastRowFirstColumn="0" w:lastRowLastColumn="0"/>
            </w:pPr>
            <w:proofErr w:type="spellStart"/>
            <w:r>
              <w:t>Omnidirectional</w:t>
            </w:r>
            <w:proofErr w:type="spellEnd"/>
            <w:r>
              <w:t xml:space="preserve"> </w:t>
            </w:r>
            <w:proofErr w:type="spellStart"/>
            <w:r>
              <w:t>Treadmill</w:t>
            </w:r>
            <w:proofErr w:type="spellEnd"/>
          </w:p>
        </w:tc>
        <w:tc>
          <w:tcPr>
            <w:tcW w:w="4529" w:type="dxa"/>
          </w:tcPr>
          <w:p w14:paraId="05F4AF2E" w14:textId="77777777" w:rsidR="00371F59" w:rsidRDefault="00371F59"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371F59" w:rsidRPr="00A36A06" w14:paraId="6EDA8FC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D1861DA" w14:textId="77777777" w:rsidR="00371F59" w:rsidRPr="004C40A3" w:rsidRDefault="00371F59" w:rsidP="0073618E">
            <w:pPr>
              <w:rPr>
                <w:b w:val="0"/>
              </w:rPr>
            </w:pPr>
            <w:r w:rsidRPr="004C40A3">
              <w:rPr>
                <w:b w:val="0"/>
              </w:rPr>
              <w:t>VR</w:t>
            </w:r>
          </w:p>
        </w:tc>
        <w:tc>
          <w:tcPr>
            <w:tcW w:w="3402" w:type="dxa"/>
          </w:tcPr>
          <w:p w14:paraId="6B6EB957"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11C933F2" w14:textId="77777777" w:rsidR="00371F59" w:rsidRPr="00A36A06" w:rsidRDefault="00371F59" w:rsidP="0073618E">
            <w:pPr>
              <w:cnfStyle w:val="000000100000" w:firstRow="0" w:lastRow="0" w:firstColumn="0" w:lastColumn="0" w:oddVBand="0" w:evenVBand="0" w:oddHBand="1" w:evenHBand="0" w:firstRowFirstColumn="0" w:firstRowLastColumn="0" w:lastRowFirstColumn="0" w:lastRowLastColumn="0"/>
            </w:pPr>
            <w:r>
              <w:t>eine virtuelle Welt, die dem Nutzer das G</w:t>
            </w:r>
            <w:r>
              <w:t>e</w:t>
            </w:r>
            <w:r>
              <w:t>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41" w:name="_Toc224637405"/>
    <w:bookmarkStart w:id="42" w:name="_Toc224707536"/>
    <w:bookmarkStart w:id="43" w:name="_Toc224810293"/>
    <w:bookmarkStart w:id="44" w:name="_Toc225071778"/>
    <w:bookmarkStart w:id="45" w:name="_Toc408842487"/>
    <w:commentRangeStart w:id="46"/>
    <w:p w14:paraId="7725824D" w14:textId="25A253E7" w:rsidR="002F147F" w:rsidRDefault="00CA6732" w:rsidP="00A06DE0">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41"/>
      <w:bookmarkEnd w:id="42"/>
      <w:bookmarkEnd w:id="43"/>
      <w:bookmarkEnd w:id="44"/>
      <w:commentRangeEnd w:id="46"/>
      <w:r w:rsidR="00D8008E">
        <w:rPr>
          <w:rStyle w:val="Kommentarzeichen"/>
          <w:rFonts w:ascii="Adobe Garamond Pro" w:hAnsi="Adobe Garamond Pro" w:cs="Times New Roman"/>
          <w:b w:val="0"/>
          <w:bCs w:val="0"/>
          <w:kern w:val="0"/>
        </w:rPr>
        <w:commentReference w:id="46"/>
      </w:r>
      <w:bookmarkEnd w:id="45"/>
    </w:p>
    <w:p w14:paraId="39D9C55D" w14:textId="77777777" w:rsidR="00C55B52" w:rsidRDefault="00C55B52" w:rsidP="00C55B52"/>
    <w:p w14:paraId="1EC72D3B" w14:textId="3FBA7CF1" w:rsidR="006C3662" w:rsidRDefault="006C3662" w:rsidP="00C55B52">
      <w:r>
        <w:t>Die Entwicklung von Anwendungen für mobile Endgeräte, die dem Nutzer die Möglic</w:t>
      </w:r>
      <w:r>
        <w:t>h</w:t>
      </w:r>
      <w:r>
        <w:t xml:space="preserve">keit bieten in einer virtuellen Realität (VR) einzutauchen, ist mit aktuellen Smartphones und Entwicklungsumgebungen möglich. </w:t>
      </w:r>
      <w:r w:rsidR="007468BE">
        <w:t>Herausforderungen, die bei der Weiterentwic</w:t>
      </w:r>
      <w:r w:rsidR="007468BE">
        <w:t>k</w:t>
      </w:r>
      <w:r w:rsidR="007468BE">
        <w:t xml:space="preserve">lung und der Erzeugung </w:t>
      </w:r>
      <w:proofErr w:type="spellStart"/>
      <w:r w:rsidR="007468BE">
        <w:t>immersiver</w:t>
      </w:r>
      <w:proofErr w:type="spellEnd"/>
      <w:r w:rsidR="007468BE">
        <w:t xml:space="preserve"> Nutzererfahrungen entstehen, liegen in der Interaktion mit Elementen in der VR sowie die Umsetzung von intuitiven Möglichkeiten der Fortb</w:t>
      </w:r>
      <w:r w:rsidR="007468BE">
        <w:t>e</w:t>
      </w:r>
      <w:r w:rsidR="007468BE">
        <w:t xml:space="preserv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47" w:name="_Toc408842488"/>
      <w:r w:rsidRPr="00BD7578">
        <w:t>Einführung in die Thematik</w:t>
      </w:r>
      <w:bookmarkEnd w:id="47"/>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w:t>
      </w:r>
      <w:r>
        <w:t>u</w:t>
      </w:r>
      <w:r>
        <w:t>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Mit der Entwicklung immer leistungsfähigerer Smartphones ist es nun möglich eine VR zu erzeugen und diese auf dem mobilen Gerät darzustellen. Mithilfe von entsprechenden G</w:t>
      </w:r>
      <w:r>
        <w:t>e</w:t>
      </w:r>
      <w:r>
        <w:t xml:space="preserve">häusen, die das Smartphone halten und </w:t>
      </w:r>
      <w:r w:rsidR="004C2C8F">
        <w:t>weitestgehend</w:t>
      </w:r>
      <w:r>
        <w:t xml:space="preserve"> Einflüsse von der Realität ausble</w:t>
      </w:r>
      <w:r>
        <w:t>n</w:t>
      </w:r>
      <w:r>
        <w:t xml:space="preserve">den, ist es möglich ein </w:t>
      </w:r>
      <w:proofErr w:type="spellStart"/>
      <w:r>
        <w:t>immersives</w:t>
      </w:r>
      <w:proofErr w:type="spellEnd"/>
      <w:r>
        <w:t xml:space="preserve"> Gefühl zu erzeugen.</w:t>
      </w:r>
      <w:r w:rsidR="004C2C8F">
        <w:t xml:space="preserve"> </w:t>
      </w:r>
    </w:p>
    <w:p w14:paraId="4E57ABE6" w14:textId="133291EE" w:rsidR="004C2C8F" w:rsidRDefault="00064B10" w:rsidP="006C3662">
      <w:r>
        <w:t>Im Gegensatz zu Head-</w:t>
      </w:r>
      <w:proofErr w:type="spellStart"/>
      <w:r>
        <w:t>Mounted</w:t>
      </w:r>
      <w:proofErr w:type="spellEnd"/>
      <w:r>
        <w:t xml:space="preserve"> Displays sind keine Bildschirme im Gehäuse integriert sondern, das Smartphone wird für die Darstellung genutzt. Des Weiteren wird auf die int</w:t>
      </w:r>
      <w:r>
        <w:t>e</w:t>
      </w:r>
      <w:r>
        <w:t>grierten Sensoren des Smartphones zurückgegriffen, um Rotationsbewegungen des Kopfes festzustellen und in die VR zu übertragen.</w:t>
      </w:r>
    </w:p>
    <w:p w14:paraId="550A25F9" w14:textId="733E3B40" w:rsidR="004C2C8F" w:rsidRDefault="00064B10" w:rsidP="006C3662">
      <w:r>
        <w:t>Es ist also möglich sich in einer VR umzuschauen. Die Herausforderung liegt in der For</w:t>
      </w:r>
      <w:r>
        <w:t>t</w:t>
      </w:r>
      <w:r>
        <w:t>bewegung. Lösungen dafür werden aktuell en</w:t>
      </w:r>
      <w:r w:rsidR="008203DB">
        <w:t>twickelt und getestet. Dabei gibt es verschi</w:t>
      </w:r>
      <w:r w:rsidR="008203DB">
        <w:t>e</w:t>
      </w:r>
      <w:r w:rsidR="008203DB">
        <w:t xml:space="preserve">dene Ansätze wie gängige Gamecontroller, Laufbänder oder das Verfolgen des Nutzers mit Kameras. </w:t>
      </w:r>
    </w:p>
    <w:p w14:paraId="16A1084F" w14:textId="68C9C02E" w:rsidR="00220480" w:rsidRPr="00220480" w:rsidRDefault="00220480" w:rsidP="00220480"/>
    <w:p w14:paraId="2D8CE5DA" w14:textId="0D04477E" w:rsidR="0073618E" w:rsidRDefault="008133A7" w:rsidP="00067295">
      <w:pPr>
        <w:pStyle w:val="berschrift2"/>
      </w:pPr>
      <w:bookmarkStart w:id="48" w:name="_Toc408842489"/>
      <w:r w:rsidRPr="00BD7578">
        <w:lastRenderedPageBreak/>
        <w:t>Ziele der Arbeit</w:t>
      </w:r>
      <w:bookmarkEnd w:id="48"/>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w:t>
      </w:r>
      <w:r>
        <w:t>n</w:t>
      </w:r>
      <w:r>
        <w:t>troller muss bestimmte Kriterien erfüllen, damit eine Nutzung ermöglich ist. Der Contro</w:t>
      </w:r>
      <w:r>
        <w:t>l</w:t>
      </w:r>
      <w:r>
        <w:t>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Dieses soll die Ei</w:t>
      </w:r>
      <w:r>
        <w:t>n</w:t>
      </w:r>
      <w:r>
        <w:t xml:space="preserve">gaben des Controllers entgegennehmen und in die VR übersetzen. </w:t>
      </w:r>
      <w:r w:rsidR="00293228">
        <w:t>Dabei sollen die Herau</w:t>
      </w:r>
      <w:r w:rsidR="00293228">
        <w:t>s</w:t>
      </w:r>
      <w:r w:rsidR="00293228">
        <w:t>forderungen bei der Verbindungsherstellung hervorgehoben und benötigte Software vorg</w:t>
      </w:r>
      <w:r w:rsidR="00293228">
        <w:t>e</w:t>
      </w:r>
      <w:r w:rsidR="00293228">
        <w:t>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49" w:name="_Toc408842490"/>
      <w:bookmarkStart w:id="50" w:name="_Toc224707539"/>
      <w:bookmarkStart w:id="51" w:name="_Toc224810296"/>
      <w:bookmarkStart w:id="52" w:name="_Toc225071781"/>
      <w:commentRangeStart w:id="53"/>
      <w:r w:rsidRPr="00BD7578">
        <w:t>Vorstellung des Unternehmens</w:t>
      </w:r>
      <w:commentRangeEnd w:id="53"/>
      <w:r w:rsidR="00DF420A">
        <w:rPr>
          <w:rStyle w:val="Kommentarzeichen"/>
          <w:rFonts w:ascii="Adobe Garamond Pro" w:hAnsi="Adobe Garamond Pro" w:cs="Times New Roman"/>
          <w:b w:val="0"/>
          <w:bCs w:val="0"/>
          <w:iCs w:val="0"/>
        </w:rPr>
        <w:commentReference w:id="53"/>
      </w:r>
      <w:bookmarkEnd w:id="49"/>
    </w:p>
    <w:p w14:paraId="3EADE501" w14:textId="77777777" w:rsidR="0092529D" w:rsidRPr="0092529D" w:rsidRDefault="0092529D" w:rsidP="0092529D"/>
    <w:p w14:paraId="6DFFDCA4" w14:textId="77777777" w:rsidR="00993366" w:rsidRDefault="00993366" w:rsidP="00993366">
      <w:r>
        <w:t xml:space="preserve">Die Etagen GmbH ist eine </w:t>
      </w:r>
      <w:proofErr w:type="spellStart"/>
      <w:r>
        <w:t>Full</w:t>
      </w:r>
      <w:proofErr w:type="spellEnd"/>
      <w:r>
        <w:t xml:space="preserve">-Service Werbeagentur mit Hauptsitz in Osnabrück die 1998 gegründet wurde. </w:t>
      </w:r>
    </w:p>
    <w:p w14:paraId="71635F4D" w14:textId="77777777" w:rsidR="00993366" w:rsidRDefault="00993366" w:rsidP="00993366">
      <w:r>
        <w:t>Neben dem Hauptsitz existieren noch zwei Standorte in Hamburg und Berlin. Der Standort Berlin ist die Effekt-Etage und realisiert 3D-, Installations- und Film-Projekte und ist mehr im Bereich der visuellen Medien anzusiedeln. Der Schwerpunkt in Osnabrück und Ha</w:t>
      </w:r>
      <w:r>
        <w:t>m</w:t>
      </w:r>
      <w:r>
        <w:t>burg ist die Erstellung komplexer Kommunikationsmodelle im Gebiet der Digitalen Med</w:t>
      </w:r>
      <w:r>
        <w:t>i</w:t>
      </w:r>
      <w:r>
        <w:t xml:space="preserve">en und klassischem Corporate Design. </w:t>
      </w:r>
    </w:p>
    <w:p w14:paraId="2EAE4DB7" w14:textId="0E068DBC" w:rsidR="00993366" w:rsidRDefault="00993366" w:rsidP="00993366">
      <w:r>
        <w:t xml:space="preserve">Im </w:t>
      </w:r>
      <w:del w:id="54" w:author="Autor">
        <w:r w:rsidDel="0056431A">
          <w:delText xml:space="preserve">speziellen </w:delText>
        </w:r>
      </w:del>
      <w:ins w:id="55" w:author="Autor">
        <w:r w:rsidR="0056431A">
          <w:t xml:space="preserve">Speziellen </w:t>
        </w:r>
      </w:ins>
      <w:r>
        <w:t xml:space="preserve">bieten sie Leistungen in den Bereichen Corporate Design, Brand Identity, Klassische Kommunikation, Webapplikationen, Mobile </w:t>
      </w:r>
      <w:proofErr w:type="spellStart"/>
      <w:r>
        <w:t>Applications</w:t>
      </w:r>
      <w:proofErr w:type="spellEnd"/>
      <w:r>
        <w:t xml:space="preserve">, </w:t>
      </w:r>
      <w:proofErr w:type="spellStart"/>
      <w:r>
        <w:t>Augmented</w:t>
      </w:r>
      <w:proofErr w:type="spellEnd"/>
      <w:r>
        <w:t xml:space="preserve">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08BD9B23" w14:textId="77777777" w:rsidR="005963B3" w:rsidRPr="00BD7578" w:rsidRDefault="005963B3" w:rsidP="00CF01AD"/>
    <w:p w14:paraId="35A96682" w14:textId="3824A38B" w:rsidR="009F2BA0" w:rsidRDefault="0073618E" w:rsidP="009F2BA0">
      <w:pPr>
        <w:pStyle w:val="berschrift2"/>
      </w:pPr>
      <w:bookmarkStart w:id="56" w:name="_Toc408842491"/>
      <w:r w:rsidRPr="00BD7578">
        <w:t xml:space="preserve">Aufbau des </w:t>
      </w:r>
      <w:bookmarkEnd w:id="50"/>
      <w:r w:rsidRPr="00BD7578">
        <w:t>Berichtes</w:t>
      </w:r>
      <w:bookmarkEnd w:id="51"/>
      <w:bookmarkEnd w:id="52"/>
      <w:bookmarkEnd w:id="56"/>
    </w:p>
    <w:p w14:paraId="50EBA39D" w14:textId="77777777" w:rsidR="0092529D" w:rsidRPr="0092529D" w:rsidRDefault="0092529D" w:rsidP="0092529D"/>
    <w:p w14:paraId="2E99493F" w14:textId="2C780ECF" w:rsidR="00DF420A" w:rsidRDefault="00DF420A" w:rsidP="00DF420A">
      <w:r>
        <w:t xml:space="preserve">Der Bericht lässt sich in </w:t>
      </w:r>
      <w:r w:rsidR="00B92472">
        <w:t>vier</w:t>
      </w:r>
      <w:r>
        <w:t xml:space="preserve"> Teile gliedern. Der erste Teil behandelt die Grundlagen und den aktuellen Stand der Technik. Hier werden Begriffe erläutert, die Entwicklungsumg</w:t>
      </w:r>
      <w:r>
        <w:t>e</w:t>
      </w:r>
      <w:r>
        <w:t>bung und Ar</w:t>
      </w:r>
      <w:r w:rsidR="00B7677B">
        <w:t>ten von Controller vorgestellt</w:t>
      </w:r>
      <w:del w:id="57" w:author="Autor">
        <w:r w:rsidR="00B7677B" w:rsidDel="0056431A">
          <w:delText>,</w:delText>
        </w:r>
      </w:del>
      <w:r w:rsidR="00B7677B">
        <w:t xml:space="preserve"> und weitere genutzte Werkzeuge aufgezeigt.</w:t>
      </w:r>
    </w:p>
    <w:p w14:paraId="31E9E916" w14:textId="5A884E58" w:rsidR="00DF420A"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del w:id="58" w:author="Autor">
        <w:r w:rsidDel="0056431A">
          <w:delText>Des Weiteren</w:delText>
        </w:r>
      </w:del>
      <w:ins w:id="59" w:author="Autor">
        <w:r w:rsidR="0056431A">
          <w:t>Hier</w:t>
        </w:r>
      </w:ins>
      <w:r>
        <w:t xml:space="preserve"> findet eine Bewertung anhand von bestimmten Kr</w:t>
      </w:r>
      <w:r>
        <w:t>i</w:t>
      </w:r>
      <w:r>
        <w:t xml:space="preserve">terien statt, um einen geeigneten Controller zu evaluieren. </w:t>
      </w:r>
    </w:p>
    <w:p w14:paraId="0402201A" w14:textId="6B559EA4" w:rsidR="00B615AB" w:rsidRDefault="00B615AB" w:rsidP="00DF420A">
      <w:r>
        <w:t>Der dritte Teil beschäftigt sich mit der Umsetzung der VR Applikation und die Anbindung des Controllers an das Smartphone. Des Weiteren werden durchgeführte Tests</w:t>
      </w:r>
      <w:r w:rsidR="00E53D5F">
        <w:t xml:space="preserve"> vorgestellt und die Ergebnisse aufgezeigt. </w:t>
      </w:r>
    </w:p>
    <w:p w14:paraId="50E264E0" w14:textId="5200F8A7" w:rsidR="00B92472" w:rsidRPr="00DF420A" w:rsidRDefault="00B92472" w:rsidP="00DF420A">
      <w:r>
        <w:t>Der letzte Teil fasst alle Ergebnisse zusammen und gibt einen Ausblick auf mögliche z</w:t>
      </w:r>
      <w:r>
        <w:t>u</w:t>
      </w:r>
      <w:r>
        <w:t xml:space="preserve">künftige sowie in Entwicklung befindliche Technologien. </w:t>
      </w:r>
    </w:p>
    <w:p w14:paraId="64985F31" w14:textId="3CC90152" w:rsidR="00067295" w:rsidRDefault="00067295" w:rsidP="00285F80">
      <w:pPr>
        <w:pStyle w:val="Hervorhebenfett"/>
      </w:pP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22"/>
          <w:headerReference w:type="first" r:id="rId23"/>
          <w:footerReference w:type="first" r:id="rId24"/>
          <w:pgSz w:w="11906" w:h="16838" w:code="9"/>
          <w:pgMar w:top="1531" w:right="1418" w:bottom="1701" w:left="1701" w:header="510" w:footer="624" w:gutter="0"/>
          <w:pgNumType w:start="1"/>
          <w:cols w:space="708"/>
          <w:docGrid w:linePitch="360"/>
        </w:sectPr>
      </w:pPr>
    </w:p>
    <w:bookmarkStart w:id="60" w:name="_Toc224810297"/>
    <w:bookmarkStart w:id="61" w:name="_Toc225071782"/>
    <w:bookmarkStart w:id="62" w:name="_Toc408842492"/>
    <w:bookmarkStart w:id="63" w:name="_Toc224637410"/>
    <w:bookmarkStart w:id="64" w:name="_Toc224707540"/>
    <w:p w14:paraId="4488BEAE" w14:textId="5B505C26" w:rsidR="0073618E" w:rsidRDefault="004E03F1" w:rsidP="00E5084F">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60"/>
      <w:bookmarkEnd w:id="61"/>
      <w:r w:rsidR="00A86FEA" w:rsidRPr="00DE2F10">
        <w:t>Grundlagen</w:t>
      </w:r>
      <w:r w:rsidR="00742309">
        <w:t xml:space="preserve"> </w:t>
      </w:r>
      <w:r w:rsidR="00034B1E">
        <w:t>/</w:t>
      </w:r>
      <w:r w:rsidR="00742309">
        <w:t xml:space="preserve"> </w:t>
      </w:r>
      <w:r w:rsidR="00034B1E">
        <w:t>Stand der Technik</w:t>
      </w:r>
      <w:bookmarkEnd w:id="62"/>
    </w:p>
    <w:p w14:paraId="4D56E5FA" w14:textId="77777777" w:rsidR="00565AC2" w:rsidRPr="00565AC2" w:rsidRDefault="00565AC2" w:rsidP="00565AC2"/>
    <w:bookmarkEnd w:id="63"/>
    <w:bookmarkEnd w:id="64"/>
    <w:p w14:paraId="222F264C" w14:textId="3B0AE8EE"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w:t>
      </w:r>
      <w:del w:id="65" w:author="Autor">
        <w:r w:rsidR="00D17C24" w:rsidDel="0056431A">
          <w:rPr>
            <w:noProof/>
          </w:rPr>
          <w:delText>Des Weiteren</w:delText>
        </w:r>
      </w:del>
      <w:ins w:id="66" w:author="Autor">
        <w:r w:rsidR="0056431A">
          <w:rPr>
            <w:noProof/>
          </w:rPr>
          <w:t>Es</w:t>
        </w:r>
      </w:ins>
      <w:r w:rsidR="00D17C24">
        <w:rPr>
          <w:noProof/>
        </w:rPr>
        <w:t xml:space="preserve">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67" w:name="_Toc408842493"/>
      <w:r>
        <w:t>Virtual Reality</w:t>
      </w:r>
      <w:bookmarkEnd w:id="67"/>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die Realität e</w:t>
      </w:r>
      <w:r w:rsidR="00150F12">
        <w:t>r</w:t>
      </w:r>
      <w:r w:rsidR="00150F12">
        <w:t xml:space="preserve">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ko</w:t>
      </w:r>
      <w:r w:rsidR="003F7E7B">
        <w:t>n</w:t>
      </w:r>
      <w:r w:rsidR="003F7E7B">
        <w:t xml:space="preserve">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68" w:name="_Toc408842494"/>
      <w:r>
        <w:t>Wahrnehmung von Bewegung</w:t>
      </w:r>
      <w:bookmarkEnd w:id="68"/>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C9DD83C" w14:textId="7B2F4DA2" w:rsidR="00947303" w:rsidRDefault="001C46D3" w:rsidP="001C46D3">
      <w:r>
        <w:t>Aus physikalischer Sicht ist Bewegung definiert als Ortsveränderung über einen bestim</w:t>
      </w:r>
      <w:r>
        <w:t>m</w:t>
      </w:r>
      <w:r>
        <w:t>ten Zeitraum. Für den Mensch</w:t>
      </w:r>
      <w:ins w:id="69" w:author="Autor">
        <w:r w:rsidR="00387BE6">
          <w:t>en</w:t>
        </w:r>
      </w:ins>
      <w:r>
        <w:t xml:space="preserve"> bedeutet das, das</w:t>
      </w:r>
      <w:r w:rsidR="00817DC9">
        <w:t>s</w:t>
      </w:r>
      <w:r>
        <w:t xml:space="preserve"> ein auf der Netzhaut auftreffendes Bild verschoben wird und so de</w:t>
      </w:r>
      <w:r w:rsidR="00817DC9">
        <w:t xml:space="preserve">r entsprechende Reiz entsteht. </w:t>
      </w:r>
      <w:r>
        <w:t>Neben dieser so g</w:t>
      </w:r>
      <w:r w:rsidR="00817DC9">
        <w:t xml:space="preserve">enannten </w:t>
      </w:r>
      <w:proofErr w:type="spellStart"/>
      <w:r w:rsidR="00817DC9">
        <w:t>retin</w:t>
      </w:r>
      <w:r w:rsidR="00817DC9">
        <w:t>a</w:t>
      </w:r>
      <w:r w:rsidR="00817DC9">
        <w:t>len</w:t>
      </w:r>
      <w:proofErr w:type="spellEnd"/>
      <w:r w:rsidR="00817DC9">
        <w:t xml:space="preserve"> Verschiebung werden Bewegungen mit einer bestimmten Geschwindigkeit in eine b</w:t>
      </w:r>
      <w:r w:rsidR="00817DC9">
        <w:t>e</w:t>
      </w:r>
      <w:r w:rsidR="00817DC9">
        <w:t>stimmte Richtung wahrgenommen, was als physikalische Geschwindigkeit definiert ist. Ein</w:t>
      </w:r>
      <w:ins w:id="70" w:author="Autor">
        <w:r w:rsidR="00387BE6">
          <w:t>e</w:t>
        </w:r>
      </w:ins>
      <w:r w:rsidR="00817DC9">
        <w:t xml:space="preserve"> weitere Art der Wahrnehmung ist der vestibuläre Sinn, der Gleichgewichtsinn. Dieser sorgt dafür, dass lineare Beschleunigungen und Drehbeschleunigungen wahrg</w:t>
      </w:r>
      <w:r w:rsidR="000C15DC">
        <w:t>enommen werden können [Dör13].</w:t>
      </w:r>
    </w:p>
    <w:p w14:paraId="67FC3C44" w14:textId="77777777" w:rsidR="00947303" w:rsidRDefault="00947303">
      <w:pPr>
        <w:spacing w:before="0" w:after="0" w:line="240" w:lineRule="auto"/>
        <w:jc w:val="left"/>
      </w:pPr>
      <w:r>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60C2356A" w:rsidR="00B53C84" w:rsidRDefault="006148A1" w:rsidP="001C46D3">
      <w:r>
        <w:t xml:space="preserve">Durch diese Stimuli können </w:t>
      </w:r>
      <w:r w:rsidR="00C365B4">
        <w:t>dementsprechend</w:t>
      </w:r>
      <w:r>
        <w:t xml:space="preserve"> VR Anwendungen umgesetzt werden, die ohne eigene Steuerung und </w:t>
      </w:r>
      <w:r w:rsidR="00C365B4">
        <w:t>nur durch visuelle Stimuli Wahrnehmung von Eigenbewegung hervorrufen.</w:t>
      </w:r>
      <w:r w:rsidR="00B53C84">
        <w:t xml:space="preserve"> </w:t>
      </w:r>
      <w:ins w:id="71" w:author="Autor">
        <w:r w:rsidR="00387BE6">
          <w:t>Satz noch einmal überdenken.</w:t>
        </w:r>
      </w:ins>
    </w:p>
    <w:p w14:paraId="63A870CA" w14:textId="1D095144" w:rsidR="003F31F9" w:rsidRDefault="00B53C84" w:rsidP="001C46D3">
      <w:r>
        <w:t>Durch die selbständige Steuerung eines Nutzers</w:t>
      </w:r>
      <w:ins w:id="72" w:author="Autor">
        <w:r w:rsidR="00387BE6">
          <w:t>,</w:t>
        </w:r>
      </w:ins>
      <w:r>
        <w:t xml:space="preserve"> idealerweise durch Eigenbewegung</w:t>
      </w:r>
      <w:ins w:id="73" w:author="Autor">
        <w:r w:rsidR="00387BE6">
          <w:t>,</w:t>
        </w:r>
      </w:ins>
      <w:r>
        <w:t xml:space="preserve">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74" w:name="_Toc408842495"/>
      <w:r>
        <w:t>Ausgabegeräte</w:t>
      </w:r>
      <w:bookmarkEnd w:id="74"/>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5D419C7A" w:rsidR="00561D5A" w:rsidRDefault="00741FE5" w:rsidP="00E67953">
      <w:r>
        <w:t>Allgemein kann eine Klassifikation zwischen kabelgebundenen und kabellosen Ausgab</w:t>
      </w:r>
      <w:r>
        <w:t>e</w:t>
      </w:r>
      <w:r>
        <w:t>geräten erfolgen. In diesem Fall werden nur kabellose näher betrachtet. Die visuelle Au</w:t>
      </w:r>
      <w:r>
        <w:t>s</w:t>
      </w:r>
      <w:r>
        <w:t>gabe erfolgt über ein Displaysystem welches ein Monitor sein kann oder mehrere zusa</w:t>
      </w:r>
      <w:r>
        <w:t>m</w:t>
      </w:r>
      <w:r>
        <w:t xml:space="preserve">mengesetzte. </w:t>
      </w:r>
      <w:ins w:id="75" w:author="Autor">
        <w:r w:rsidR="006611C8">
          <w:t xml:space="preserve">Was? </w:t>
        </w:r>
      </w:ins>
      <w:r>
        <w:t>Das hier gewählte Ausgabegerät ist eine Art eines Head-</w:t>
      </w:r>
      <w:proofErr w:type="spellStart"/>
      <w:r>
        <w:t>Mounted</w:t>
      </w:r>
      <w:proofErr w:type="spellEnd"/>
      <w:r>
        <w:t xml:space="preserve"> Di</w:t>
      </w:r>
      <w:r>
        <w:t>s</w:t>
      </w:r>
      <w:r>
        <w:t>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391CDBF2"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t xml:space="preserve"> erfasst und am HMD ausge</w:t>
      </w:r>
      <w:del w:id="76" w:author="Autor">
        <w:r w:rsidDel="006611C8">
          <w:delText>b</w:delText>
        </w:r>
      </w:del>
      <w:r>
        <w:t>g</w:t>
      </w:r>
      <w:r>
        <w:t>e</w:t>
      </w:r>
      <w:r>
        <w:t xml:space="preserve">ben. </w:t>
      </w:r>
      <w:r w:rsidR="00B6001F">
        <w:t>Dabei ist darauf zu achten das eine korrekte Berechnung der Stereobildpaare stattfi</w:t>
      </w:r>
      <w:r w:rsidR="00B6001F">
        <w:t>n</w:t>
      </w:r>
      <w:r w:rsidR="00B6001F">
        <w:t>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016DBF3B">
                <wp:simplePos x="0" y="0"/>
                <wp:positionH relativeFrom="column">
                  <wp:posOffset>3329305</wp:posOffset>
                </wp:positionH>
                <wp:positionV relativeFrom="paragraph">
                  <wp:posOffset>2091055</wp:posOffset>
                </wp:positionV>
                <wp:extent cx="207899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2078990" cy="386715"/>
                        </a:xfrm>
                        <a:prstGeom prst="rect">
                          <a:avLst/>
                        </a:prstGeom>
                        <a:solidFill>
                          <a:prstClr val="white"/>
                        </a:solidFill>
                        <a:ln>
                          <a:noFill/>
                        </a:ln>
                        <a:effectLst/>
                      </wps:spPr>
                      <wps:txbx>
                        <w:txbxContent>
                          <w:p w14:paraId="348A0EC8" w14:textId="5E3D7636" w:rsidR="00D75100" w:rsidRPr="006434DC" w:rsidRDefault="00D75100" w:rsidP="00F46ED1">
                            <w:pPr>
                              <w:pStyle w:val="Beschriftung"/>
                              <w:jc w:val="left"/>
                              <w:rPr>
                                <w:noProof/>
                                <w:sz w:val="24"/>
                                <w:szCs w:val="24"/>
                              </w:rPr>
                            </w:pPr>
                            <w:bookmarkStart w:id="77" w:name="_Toc408842563"/>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6" o:spid="_x0000_s1026" type="#_x0000_t202" style="position:absolute;left:0;text-align:left;margin-left:262.15pt;margin-top:164.65pt;width:163.7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" stroked="f">
                <v:textbox inset="0,0,0,0">
                  <w:txbxContent>
                    <w:p w14:paraId="348A0EC8" w14:textId="5E3D7636" w:rsidR="00D75100" w:rsidRPr="006434DC" w:rsidRDefault="00D75100" w:rsidP="00F46ED1">
                      <w:pPr>
                        <w:pStyle w:val="Beschriftung"/>
                        <w:jc w:val="left"/>
                        <w:rPr>
                          <w:noProof/>
                          <w:sz w:val="24"/>
                          <w:szCs w:val="24"/>
                        </w:rPr>
                      </w:pPr>
                      <w:bookmarkStart w:id="78" w:name="_Toc408842563"/>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78"/>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25">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79" w:name="_Toc408842496"/>
      <w:r>
        <w:t>Eingabegeräte</w:t>
      </w:r>
      <w:bookmarkEnd w:id="79"/>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w:t>
      </w:r>
      <w:r>
        <w:t>e</w:t>
      </w:r>
      <w:r>
        <w:t>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gabegerät. Dabei werden Position und Orienti</w:t>
      </w:r>
      <w:r w:rsidR="000E0734">
        <w:t>e</w:t>
      </w:r>
      <w:r w:rsidR="000E0734">
        <w:t xml:space="preserve">rung eines Objektes bestimmt </w:t>
      </w:r>
      <w:r w:rsidR="00B74807">
        <w:t>[Dör13]</w:t>
      </w:r>
      <w:r w:rsidR="000641F2">
        <w:t xml:space="preserve">. </w:t>
      </w:r>
    </w:p>
    <w:p w14:paraId="0F4DAB80" w14:textId="48550CEF" w:rsidR="00D7154E" w:rsidRDefault="00B74807" w:rsidP="00B74807">
      <w:r>
        <w:t>Das Ziel des Tracking</w:t>
      </w:r>
      <w:r w:rsidR="00E540F5">
        <w:t xml:space="preserve"> ist es, die Werte entsprechend von Freiheitsgraden </w:t>
      </w:r>
      <w:r w:rsidR="00AB4342" w:rsidRPr="00AB4342">
        <w:t xml:space="preserve">(engl. </w:t>
      </w:r>
      <w:proofErr w:type="spellStart"/>
      <w:r w:rsidR="00AB4342" w:rsidRPr="00AB4342">
        <w:t>Degrees</w:t>
      </w:r>
      <w:proofErr w:type="spellEnd"/>
      <w:r w:rsidR="00AB4342" w:rsidRPr="00AB4342">
        <w:t xml:space="preserve"> </w:t>
      </w:r>
      <w:proofErr w:type="spellStart"/>
      <w:r w:rsidR="00AB4342" w:rsidRPr="00AB4342">
        <w:t>of</w:t>
      </w:r>
      <w:proofErr w:type="spellEnd"/>
      <w:r w:rsidR="00AB4342" w:rsidRPr="00AB4342">
        <w:t xml:space="preserve"> Freedom, DOF) </w:t>
      </w:r>
      <w:r w:rsidR="00E540F5">
        <w:t xml:space="preserve"> </w:t>
      </w:r>
      <w:r>
        <w:t xml:space="preserve"> der verfolgten Körper für die kontinuierliche Interaktion zu bestimmen bzw. zu schätzen. Dadurch wird die Interaktion mit der virtuellen Welt möglich. Die D</w:t>
      </w:r>
      <w:r>
        <w:t>a</w:t>
      </w:r>
      <w:r>
        <w:t>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Die Grundlagen für solche Eingabegeräte lassen sich nach [Dör13] in zehn Kriterien unte</w:t>
      </w:r>
      <w:r>
        <w:t>r</w:t>
      </w:r>
      <w:r>
        <w:t xml:space="preserve">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w:t>
      </w:r>
      <w:r w:rsidR="00EE5C98">
        <w:t>i</w:t>
      </w:r>
      <w:r w:rsidR="00EE5C98">
        <w:t>schen Systems. Dabei kann die Bewegung eines starren Objektes in eine Verschiebung im Raum (Translation) und eine Drehung (Rotation) resultieren. Entsprechend der drei Koo</w:t>
      </w:r>
      <w:r w:rsidR="00EE5C98">
        <w:t>r</w:t>
      </w:r>
      <w:r w:rsidR="00EE5C98">
        <w:t>dinaten als Position und der drei Winkel zur Beschreibung der Orientierung hat e</w:t>
      </w:r>
      <w:r w:rsidR="00030F06">
        <w:t xml:space="preserve">in starrer Körper 6 DOF. Es ist wünschenswert diese Anzahl der DOF mit einem Eingabegerät zu erreichen, um ein möglichst </w:t>
      </w:r>
      <w:proofErr w:type="spellStart"/>
      <w:r w:rsidR="00030F06">
        <w:t>immersives</w:t>
      </w:r>
      <w:proofErr w:type="spellEnd"/>
      <w:r w:rsidR="00030F06">
        <w:t xml:space="preserve">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51D9CBF2" w:rsidR="000E0734" w:rsidRDefault="000E0734" w:rsidP="000E0734">
      <w:pPr>
        <w:pStyle w:val="Textkrper"/>
      </w:pPr>
      <w:r>
        <w:t>Hierbei ist es wichtig wie viele Objek</w:t>
      </w:r>
      <w:r w:rsidR="000A495B">
        <w:t xml:space="preserve">te gleichzeitig verfolgt werden sollen. So soll neben der Blickverfolgung auch das Eingabegerät verfolgt </w:t>
      </w:r>
      <w:del w:id="80" w:author="Autor">
        <w:r w:rsidR="000A495B" w:rsidDel="006611C8">
          <w:delText xml:space="preserve">werden </w:delText>
        </w:r>
      </w:del>
      <w:r w:rsidR="000A495B">
        <w:t>und die Daten ausgewertet werden. Hierbei ist eine eindeutige Zuteilung der Objekte nützlich</w:t>
      </w:r>
      <w:del w:id="81" w:author="Autor">
        <w:r w:rsidR="000A495B" w:rsidDel="006611C8">
          <w:delText>,</w:delText>
        </w:r>
      </w:del>
      <w:r w:rsidR="000A495B">
        <w:t xml:space="preserve">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04ADD9EF" w:rsidR="00DB7A5E" w:rsidRDefault="009C3054" w:rsidP="009C3054">
      <w:pPr>
        <w:pStyle w:val="Textkrper"/>
      </w:pPr>
      <w:r>
        <w:t xml:space="preserve">Hier ist eine sehr große Differenz der Fläche möglich je nachdem welches Eingabegerät genutzt wird. Es </w:t>
      </w:r>
      <w:del w:id="82" w:author="Autor">
        <w:r w:rsidDel="00BE2578">
          <w:delText xml:space="preserve">muss </w:delText>
        </w:r>
      </w:del>
      <w:ins w:id="83" w:author="Autor">
        <w:r w:rsidR="00BE2578">
          <w:t xml:space="preserve">muss </w:t>
        </w:r>
      </w:ins>
      <w:r>
        <w:t>den Eingabegeräten ein entsprechend großer Bereich zur Ve</w:t>
      </w:r>
      <w:r>
        <w:t>r</w:t>
      </w:r>
      <w:r>
        <w:t xml:space="preserve">fügung gestellt </w:t>
      </w:r>
      <w:del w:id="84" w:author="Autor">
        <w:r w:rsidDel="00BE2578">
          <w:delText>werden</w:delText>
        </w:r>
      </w:del>
      <w:ins w:id="85" w:author="Autor">
        <w:r w:rsidR="00BE2578">
          <w:t>sein</w:t>
        </w:r>
      </w:ins>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2C629907" w:rsidR="00FE4B5A" w:rsidRDefault="00566D61" w:rsidP="00FE4B5A">
      <w:pPr>
        <w:pStyle w:val="Textkrper"/>
      </w:pPr>
      <w:r>
        <w:t>Die Wiederholrate beschreibt das Auflösungsvermögen eines Eingabegeräts in der</w:t>
      </w:r>
      <w:proofErr w:type="gramStart"/>
      <w:ins w:id="86" w:author="Autor">
        <w:r w:rsidR="00BE2578">
          <w:t>.(</w:t>
        </w:r>
        <w:proofErr w:type="gramEnd"/>
        <w:r w:rsidR="00BE2578">
          <w:t>welcher Zeit</w:t>
        </w:r>
      </w:ins>
      <w:r>
        <w:t xml:space="preserve"> Zeit</w:t>
      </w:r>
      <w:del w:id="87" w:author="Autor">
        <w:r w:rsidDel="00BE2578">
          <w:delText>.</w:delText>
        </w:r>
      </w:del>
      <w:ins w:id="88" w:author="Autor">
        <w:r w:rsidR="00BE2578">
          <w:t>)</w:t>
        </w:r>
      </w:ins>
      <w:r>
        <w:t xml:space="preserve">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w:t>
      </w:r>
      <w:r>
        <w:t>o</w:t>
      </w:r>
      <w:r>
        <w:t>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60519D7B" w:rsidR="00D75100" w:rsidRPr="00EE7C21" w:rsidRDefault="00D75100" w:rsidP="00412887">
                            <w:pPr>
                              <w:pStyle w:val="Beschriftung"/>
                              <w:jc w:val="left"/>
                              <w:rPr>
                                <w:noProof/>
                                <w:sz w:val="24"/>
                                <w:szCs w:val="24"/>
                              </w:rPr>
                            </w:pPr>
                            <w:bookmarkStart w:id="89" w:name="_Toc408842564"/>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60519D7B" w:rsidR="00D75100" w:rsidRPr="00EE7C21" w:rsidRDefault="00D75100" w:rsidP="00412887">
                      <w:pPr>
                        <w:pStyle w:val="Beschriftung"/>
                        <w:jc w:val="left"/>
                        <w:rPr>
                          <w:noProof/>
                          <w:sz w:val="24"/>
                          <w:szCs w:val="24"/>
                        </w:rPr>
                      </w:pPr>
                      <w:bookmarkStart w:id="90" w:name="_Toc408842564"/>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90"/>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0F3DBFE8" w:rsidR="00631B9B" w:rsidRDefault="0028677B" w:rsidP="00631B9B">
      <w:pPr>
        <w:pStyle w:val="Textkrper"/>
      </w:pPr>
      <w:r>
        <w:t>Äußere Rahmenbedingungen wie Licht, Temperatur oder die Möblierung eines Raumes, können je nach Eingabegerät Einfluss haben auf die Funktionalität</w:t>
      </w:r>
      <w:ins w:id="91" w:author="Autor">
        <w:r w:rsidR="00BE2578">
          <w:t>.</w:t>
        </w:r>
      </w:ins>
      <w:del w:id="92" w:author="Autor">
        <w:r w:rsidDel="00BE2578">
          <w:delText xml:space="preserve"> dessen.</w:delText>
        </w:r>
      </w:del>
      <w:r>
        <w:t xml:space="preserve"> Optische Ve</w:t>
      </w:r>
      <w:r>
        <w:t>r</w:t>
      </w:r>
      <w:r>
        <w:t>fahren können bei gleichmäßiger Beleuchtung besser arbeiten. Bei Verfahren die den Schall nutzen spielen unterschiedliche Temperaturen oder Luftdrücke eine Rolle. Elektr</w:t>
      </w:r>
      <w:r>
        <w:t>o</w:t>
      </w:r>
      <w:r>
        <w:t>magnetische Verfahren werden von magnetischen Stoffen oder elektromagnetischen Fe</w:t>
      </w:r>
      <w:r>
        <w:t>l</w:t>
      </w:r>
      <w:r>
        <w:t>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2B4F022D" w:rsidR="00274A41" w:rsidRDefault="00274A41" w:rsidP="00274A41">
      <w:pPr>
        <w:pStyle w:val="Textkrper"/>
      </w:pPr>
      <w:r>
        <w:t xml:space="preserve">Die Kalibrierung behandelt den Abgleich von Messwerten. Hier werden Einstellungen vorgenommen, um verfolgte reale Bewegungen </w:t>
      </w:r>
      <w:ins w:id="93" w:author="Autor">
        <w:r w:rsidR="00AC7F19">
          <w:t xml:space="preserve">sich </w:t>
        </w:r>
      </w:ins>
      <w:r>
        <w:t>den Maßen der virtuellen Welt anz</w:t>
      </w:r>
      <w:r>
        <w:t>u</w:t>
      </w:r>
      <w:r>
        <w:t>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11133BB6" w:rsidR="004A1CDC" w:rsidRDefault="00477A71" w:rsidP="00943EB4">
      <w:pPr>
        <w:pStyle w:val="Textkrper"/>
      </w:pPr>
      <w:r>
        <w:t>Usability kann vor allem durch die Freiheiten, die das Eingabegerät den Nutzer gibt, b</w:t>
      </w:r>
      <w:r>
        <w:t>e</w:t>
      </w:r>
      <w:r>
        <w:t>schrieben werden. So sind zum einen Einschränkungen durch das Tragen von bestimmten Sensoren oder das Halten eines Contro</w:t>
      </w:r>
      <w:r w:rsidR="00CF4E50">
        <w:t>llers gegeben. Des Weiteren sind über Funk verbu</w:t>
      </w:r>
      <w:r w:rsidR="00CF4E50">
        <w:t>n</w:t>
      </w:r>
      <w:r w:rsidR="00CF4E50">
        <w:t>dene Eingabegeräte benutzerfreundlicher als über Kabel verbundene. Bei optischen Ve</w:t>
      </w:r>
      <w:r w:rsidR="00CF4E50">
        <w:t>r</w:t>
      </w:r>
      <w:r w:rsidR="00CF4E50">
        <w:t xml:space="preserve">fahren, die den Nutzer über Kameras verfolgen ist der Interaktionsradius bestimmend für die Usability [Dör13]. </w:t>
      </w:r>
      <w:ins w:id="94" w:author="Autor">
        <w:r w:rsidR="00AC7F19">
          <w:t>Ganzen Text bitte noch einmal Satz für Satz überdenken.</w:t>
        </w:r>
      </w:ins>
    </w:p>
    <w:p w14:paraId="1DF89F9B" w14:textId="77777777" w:rsidR="00943EB4" w:rsidRDefault="00943EB4" w:rsidP="00943EB4">
      <w:pPr>
        <w:pStyle w:val="Textkrper"/>
      </w:pPr>
    </w:p>
    <w:p w14:paraId="5C0F46D1" w14:textId="11A28B01" w:rsidR="00873B5B" w:rsidRDefault="00873B5B" w:rsidP="00873B5B">
      <w:pPr>
        <w:pStyle w:val="berschrift3"/>
      </w:pPr>
      <w:bookmarkStart w:id="95" w:name="_Toc408842497"/>
      <w:r>
        <w:t>Bewegungskontrolle</w:t>
      </w:r>
      <w:bookmarkEnd w:id="95"/>
    </w:p>
    <w:p w14:paraId="25A93F74" w14:textId="77777777" w:rsidR="0073627D" w:rsidRPr="0073627D" w:rsidRDefault="0073627D" w:rsidP="0073627D"/>
    <w:p w14:paraId="58909B0D" w14:textId="08F96D5E" w:rsidR="00E83D25" w:rsidRDefault="00FB6972" w:rsidP="00E83D25">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w:t>
      </w:r>
      <w:del w:id="96" w:author="Autor">
        <w:r w:rsidDel="00AC7F19">
          <w:delText xml:space="preserve">werden </w:delText>
        </w:r>
      </w:del>
      <w:r>
        <w:t xml:space="preserve">und in Bewegung in der virtuellen Welt </w:t>
      </w:r>
      <w:r w:rsidR="009F25E4">
        <w:t>umgewandelt</w:t>
      </w:r>
      <w:r>
        <w:t xml:space="preserve"> werden</w:t>
      </w:r>
      <w:r w:rsidR="00AD481B">
        <w:t xml:space="preserve">. </w:t>
      </w:r>
      <w:r w:rsidR="005C1850">
        <w:t>Im Folgenden werden mögliche Arten von Eingabegräten und Verfahren zur Ko</w:t>
      </w:r>
      <w:r w:rsidR="005C1850">
        <w:t>n</w:t>
      </w:r>
      <w:r w:rsidR="005C1850">
        <w:t>trolle</w:t>
      </w:r>
      <w:del w:id="97" w:author="Autor">
        <w:r w:rsidR="005C1850" w:rsidDel="00AC7F19">
          <w:delText>r</w:delText>
        </w:r>
      </w:del>
      <w:r w:rsidR="005C1850">
        <w:t xml:space="preserve"> von Bewegung vorgestellt.</w:t>
      </w:r>
    </w:p>
    <w:p w14:paraId="4F9DA5DF" w14:textId="77777777" w:rsidR="00FB6972" w:rsidRDefault="00FB6972" w:rsidP="00D00F7A">
      <w:pPr>
        <w:pStyle w:val="berschrift4"/>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D00F7A">
      <w:pPr>
        <w:pStyle w:val="berschrift4"/>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Diese Feststellung findet anhand von Tiefen- und Far</w:t>
      </w:r>
      <w:r>
        <w:t>b</w:t>
      </w:r>
      <w:r>
        <w:t xml:space="preserve">kameras </w:t>
      </w:r>
      <w:r w:rsidR="00CD3EDE">
        <w:t xml:space="preserve"> (RGBD-Kamera) </w:t>
      </w:r>
      <w:r>
        <w:t>statt</w:t>
      </w:r>
      <w:r w:rsidR="00CD3EDE">
        <w:t xml:space="preserve">. </w:t>
      </w:r>
      <w:r>
        <w:t xml:space="preserve">Diese können über ein mit Infrarot projiziertes Muster oder über die Berechnung der Laufzeiten des reflektierten Lichts (Time </w:t>
      </w:r>
      <w:proofErr w:type="spellStart"/>
      <w:r>
        <w:t>of</w:t>
      </w:r>
      <w:proofErr w:type="spellEnd"/>
      <w:r>
        <w:t xml:space="preserve"> Flight, TOF) eine Tiefenerkennung </w:t>
      </w:r>
      <w:r w:rsidR="000705D5">
        <w:t xml:space="preserve">durchführen und Bewegungen erkennen. </w:t>
      </w:r>
    </w:p>
    <w:p w14:paraId="6302F928" w14:textId="21BCC085" w:rsidR="00844C3B" w:rsidRDefault="00105C9B" w:rsidP="0080232F">
      <w:r>
        <w:t>Aktuelle Hardware</w:t>
      </w:r>
      <w:r w:rsidR="00D3188B">
        <w:t>,</w:t>
      </w:r>
      <w:r>
        <w:t xml:space="preserve"> </w:t>
      </w:r>
      <w:r w:rsidR="00D3188B">
        <w:t xml:space="preserve">die diese Technik anwendet, </w:t>
      </w:r>
      <w:r>
        <w:t>ist die Kinect von Microsoft, die es einem Nutzer erlaubt</w:t>
      </w:r>
      <w:r w:rsidR="00FC7607">
        <w:t>,</w:t>
      </w:r>
      <w:r>
        <w:t xml:space="preserve"> ohne einen Controller Bewegungen in eine virtuelle Welt zu übertragen</w:t>
      </w:r>
      <w:r w:rsidR="00714B7E">
        <w:t xml:space="preserve"> [Dör13]</w:t>
      </w:r>
      <w:r w:rsidR="007D5ABA">
        <w:t xml:space="preserve"> sowie die </w:t>
      </w:r>
      <w:proofErr w:type="spellStart"/>
      <w:r w:rsidR="007D5ABA">
        <w:t>Leap</w:t>
      </w:r>
      <w:proofErr w:type="spellEnd"/>
      <w:r w:rsidR="007D5ABA">
        <w:t xml:space="preserve"> Motion, die im Gegensatz zur Kinect nicht den ganzen Körper aufnimmt</w:t>
      </w:r>
      <w:ins w:id="98" w:author="Autor">
        <w:r w:rsidR="00F351A3">
          <w:t>,</w:t>
        </w:r>
      </w:ins>
      <w:r w:rsidR="007D5ABA">
        <w:t xml:space="preserve"> sondern nur die Hände des Nutzers</w:t>
      </w:r>
      <w:r w:rsidR="00D94E83">
        <w:t xml:space="preserve"> [@</w:t>
      </w:r>
      <w:proofErr w:type="spellStart"/>
      <w:r w:rsidR="00D94E83">
        <w:t>Leap</w:t>
      </w:r>
      <w:proofErr w:type="spellEnd"/>
      <w:r w:rsidR="00D94E83">
        <w:t>]</w:t>
      </w:r>
      <w:r w:rsidR="00173E70">
        <w:t>.</w:t>
      </w:r>
      <w:r w:rsidR="00D95D22">
        <w:t xml:space="preserve"> Eine noch in der Entwicklung befindliche Hardware ist Project Tango von Google, was </w:t>
      </w:r>
      <w:r w:rsidR="00674200">
        <w:t>Ähnlichkeiten zu einem Android-Smartphone besitzt und es ermöglicht 3D Bewegungen, was auch die Translation mit ei</w:t>
      </w:r>
      <w:r w:rsidR="00674200">
        <w:t>n</w:t>
      </w:r>
      <w:r w:rsidR="00674200">
        <w:t xml:space="preserve">bezieht, innerhalb eines Raumes </w:t>
      </w:r>
      <w:r w:rsidR="008A15F4">
        <w:t>zu verfolgen [@Tan].</w:t>
      </w:r>
    </w:p>
    <w:p w14:paraId="195F7D7B" w14:textId="660FAF49" w:rsidR="003C31C1" w:rsidRDefault="003C31C1">
      <w:pPr>
        <w:spacing w:before="0" w:after="0" w:line="240" w:lineRule="auto"/>
        <w:jc w:val="left"/>
      </w:pPr>
    </w:p>
    <w:p w14:paraId="103E0BC2" w14:textId="1F1D6D6B" w:rsidR="00636D8D" w:rsidRDefault="00A6097E" w:rsidP="00636D8D">
      <w:pPr>
        <w:keepNext/>
      </w:pPr>
      <w:r>
        <w:rPr>
          <w:noProof/>
        </w:rPr>
        <w:drawing>
          <wp:inline distT="0" distB="0" distL="0" distR="0" wp14:anchorId="17857721" wp14:editId="665FB0E7">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r w:rsidR="00636D8D">
        <w:rPr>
          <w:noProof/>
        </w:rPr>
        <w:drawing>
          <wp:inline distT="0" distB="0" distL="0" distR="0" wp14:anchorId="6CD7BDBE" wp14:editId="2B9719AF">
            <wp:extent cx="1822203" cy="1368000"/>
            <wp:effectExtent l="0" t="0" r="6985" b="3810"/>
            <wp:docPr id="33" name="Grafik 33" descr="C:\projects\_ba\doc\img\placeh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2203" cy="1368000"/>
                    </a:xfrm>
                    <a:prstGeom prst="rect">
                      <a:avLst/>
                    </a:prstGeom>
                    <a:noFill/>
                    <a:ln>
                      <a:noFill/>
                    </a:ln>
                  </pic:spPr>
                </pic:pic>
              </a:graphicData>
            </a:graphic>
          </wp:inline>
        </w:drawing>
      </w:r>
    </w:p>
    <w:p w14:paraId="346FD700" w14:textId="51DD399D" w:rsidR="00943EB4" w:rsidRDefault="00636D8D" w:rsidP="00976F41">
      <w:pPr>
        <w:pStyle w:val="Beschriftung"/>
      </w:pPr>
      <w:bookmarkStart w:id="99" w:name="_Toc408842565"/>
      <w:r>
        <w:t xml:space="preserve">Abb. </w:t>
      </w:r>
      <w:fldSimple w:instr=" STYLEREF 1 \s ">
        <w:r w:rsidR="00E20D0E">
          <w:rPr>
            <w:noProof/>
          </w:rPr>
          <w:t>2</w:t>
        </w:r>
      </w:fldSimple>
      <w:r w:rsidR="00B83673">
        <w:t>.</w:t>
      </w:r>
      <w:fldSimple w:instr=" SEQ Abb. \* ARABIC \s 1 ">
        <w:r w:rsidR="00E20D0E">
          <w:rPr>
            <w:noProof/>
          </w:rPr>
          <w:t>3</w:t>
        </w:r>
      </w:fldSimple>
      <w:r w:rsidR="00486D1F">
        <w:t xml:space="preserve"> Ansicht von Kinect und </w:t>
      </w:r>
      <w:proofErr w:type="spellStart"/>
      <w:r>
        <w:t>Leap</w:t>
      </w:r>
      <w:proofErr w:type="spellEnd"/>
      <w:r>
        <w:t xml:space="preserve"> Motion</w:t>
      </w:r>
      <w:bookmarkEnd w:id="99"/>
      <w:r>
        <w:t xml:space="preserve"> </w:t>
      </w:r>
      <w:r w:rsidR="00943EB4">
        <w:br w:type="page"/>
      </w:r>
    </w:p>
    <w:p w14:paraId="3EF86DAE" w14:textId="2A820480" w:rsidR="00E46384" w:rsidRDefault="00855724" w:rsidP="00D00F7A">
      <w:pPr>
        <w:pStyle w:val="berschrift4"/>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w:t>
      </w:r>
      <w:proofErr w:type="spellStart"/>
      <w:r>
        <w:t>omnidirektionale</w:t>
      </w:r>
      <w:proofErr w:type="spellEnd"/>
      <w:r>
        <w:t xml:space="preserve"> Bewegung, d.h. eine Bewegung in alle Richtungen ermöglichen. Solche </w:t>
      </w:r>
      <w:proofErr w:type="spellStart"/>
      <w:r>
        <w:t>omnidirektionalen</w:t>
      </w:r>
      <w:proofErr w:type="spellEnd"/>
      <w:r>
        <w:t xml:space="preserve"> Laufbänder (</w:t>
      </w:r>
      <w:proofErr w:type="spellStart"/>
      <w:r>
        <w:t>omnidirectional</w:t>
      </w:r>
      <w:proofErr w:type="spellEnd"/>
      <w:r>
        <w:t xml:space="preserve"> </w:t>
      </w:r>
      <w:proofErr w:type="spellStart"/>
      <w:r>
        <w:t>treadmill</w:t>
      </w:r>
      <w:proofErr w:type="spellEnd"/>
      <w:r>
        <w:t xml:space="preserve">, ODT) </w:t>
      </w:r>
      <w:r w:rsidR="00F83D98">
        <w:t>können aus mehreren kleinen Laufbändern bestehen, die orthogonal zur Hauptric</w:t>
      </w:r>
      <w:r w:rsidR="00F83D98">
        <w:t>h</w:t>
      </w:r>
      <w:r w:rsidR="00F83D98">
        <w:t>tung angeordnet sind. Über Tracking wird die Geschwindigkeit der Laufbänder so geste</w:t>
      </w:r>
      <w:r w:rsidR="00F83D98">
        <w:t>u</w:t>
      </w:r>
      <w:r w:rsidR="00F83D98">
        <w:t>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 xml:space="preserve">Als Beispiel ist hier die </w:t>
      </w:r>
      <w:proofErr w:type="spellStart"/>
      <w:r w:rsidR="008A0CC9">
        <w:t>Cybers</w:t>
      </w:r>
      <w:r w:rsidR="008A0CC9">
        <w:t>p</w:t>
      </w:r>
      <w:r w:rsidR="008A0CC9">
        <w:t>here</w:t>
      </w:r>
      <w:proofErr w:type="spellEnd"/>
      <w:r w:rsidR="008A0CC9">
        <w:t xml:space="preserv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22DDAA41">
                <wp:simplePos x="0" y="0"/>
                <wp:positionH relativeFrom="column">
                  <wp:posOffset>2182292</wp:posOffset>
                </wp:positionH>
                <wp:positionV relativeFrom="paragraph">
                  <wp:posOffset>2144946</wp:posOffset>
                </wp:positionV>
                <wp:extent cx="2602230" cy="214548"/>
                <wp:effectExtent l="0" t="0" r="7620" b="14605"/>
                <wp:wrapTopAndBottom/>
                <wp:docPr id="20" name="Textfeld 20"/>
                <wp:cNvGraphicFramePr/>
                <a:graphic xmlns:a="http://schemas.openxmlformats.org/drawingml/2006/main">
                  <a:graphicData uri="http://schemas.microsoft.com/office/word/2010/wordprocessingShape">
                    <wps:wsp>
                      <wps:cNvSpPr txBox="1"/>
                      <wps:spPr>
                        <a:xfrm>
                          <a:off x="0" y="0"/>
                          <a:ext cx="2602230" cy="214548"/>
                        </a:xfrm>
                        <a:prstGeom prst="rect">
                          <a:avLst/>
                        </a:prstGeom>
                        <a:noFill/>
                        <a:ln>
                          <a:noFill/>
                        </a:ln>
                        <a:effectLst/>
                      </wps:spPr>
                      <wps:txbx>
                        <w:txbxContent>
                          <w:p w14:paraId="4855E323" w14:textId="124EFA9A" w:rsidR="00D75100" w:rsidRPr="00D47D96" w:rsidRDefault="00D75100" w:rsidP="00CD56DB">
                            <w:pPr>
                              <w:pStyle w:val="Beschriftung"/>
                              <w:rPr>
                                <w:noProof/>
                                <w:sz w:val="24"/>
                                <w:szCs w:val="24"/>
                              </w:rPr>
                            </w:pPr>
                            <w:bookmarkStart w:id="100" w:name="_Toc408842566"/>
                            <w:r>
                              <w:t xml:space="preserve">Abb. </w:t>
                            </w:r>
                            <w:fldSimple w:instr=" STYLEREF 1 \s ">
                              <w:r>
                                <w:rPr>
                                  <w:noProof/>
                                </w:rPr>
                                <w:t>2</w:t>
                              </w:r>
                            </w:fldSimple>
                            <w:r>
                              <w:t>.</w:t>
                            </w:r>
                            <w:fldSimple w:instr=" SEQ Abb. \* ARABIC \s 1 ">
                              <w:r>
                                <w:rPr>
                                  <w:noProof/>
                                </w:rPr>
                                <w:t>4</w:t>
                              </w:r>
                            </w:fldSimple>
                            <w:r>
                              <w:t xml:space="preserve"> ODT mit Halterung für den Nutzer</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20" o:spid="_x0000_s1028" type="#_x0000_t202" style="position:absolute;left:0;text-align:left;margin-left:171.85pt;margin-top:168.9pt;width:204.9pt;height:16.9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" filled="f" stroked="f">
                <v:textbox inset="0,0,0,0">
                  <w:txbxContent>
                    <w:p w14:paraId="4855E323" w14:textId="124EFA9A" w:rsidR="00D75100" w:rsidRPr="00D47D96" w:rsidRDefault="00D75100" w:rsidP="00CD56DB">
                      <w:pPr>
                        <w:pStyle w:val="Beschriftung"/>
                        <w:rPr>
                          <w:noProof/>
                          <w:sz w:val="24"/>
                          <w:szCs w:val="24"/>
                        </w:rPr>
                      </w:pPr>
                      <w:bookmarkStart w:id="101" w:name="_Toc408842566"/>
                      <w:r>
                        <w:t xml:space="preserve">Abb. </w:t>
                      </w:r>
                      <w:fldSimple w:instr=" STYLEREF 1 \s ">
                        <w:r>
                          <w:rPr>
                            <w:noProof/>
                          </w:rPr>
                          <w:t>2</w:t>
                        </w:r>
                      </w:fldSimple>
                      <w:r>
                        <w:t>.</w:t>
                      </w:r>
                      <w:fldSimple w:instr=" SEQ Abb. \* ARABIC \s 1 ">
                        <w:r>
                          <w:rPr>
                            <w:noProof/>
                          </w:rPr>
                          <w:t>4</w:t>
                        </w:r>
                      </w:fldSimple>
                      <w:r>
                        <w:t xml:space="preserve"> ODT mit Halterung für den Nutzer</w:t>
                      </w:r>
                      <w:bookmarkEnd w:id="101"/>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1CB9BF13">
            <wp:simplePos x="0" y="0"/>
            <wp:positionH relativeFrom="column">
              <wp:posOffset>-24765</wp:posOffset>
            </wp:positionH>
            <wp:positionV relativeFrom="paragraph">
              <wp:posOffset>307256</wp:posOffset>
            </wp:positionV>
            <wp:extent cx="2211972" cy="2052000"/>
            <wp:effectExtent l="0" t="0" r="0" b="5715"/>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957" t="2444" r="5128" b="5827"/>
                    <a:stretch/>
                  </pic:blipFill>
                  <pic:spPr bwMode="auto">
                    <a:xfrm>
                      <a:off x="0" y="0"/>
                      <a:ext cx="2211972" cy="205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D00F7A">
      <w:pPr>
        <w:pStyle w:val="berschrift4"/>
      </w:pPr>
      <w:r>
        <w:t>Akustisches Tracking</w:t>
      </w:r>
    </w:p>
    <w:p w14:paraId="561B5D65" w14:textId="1CBB4903" w:rsidR="00437F9F" w:rsidRDefault="00437F9F" w:rsidP="00437F9F"/>
    <w:p w14:paraId="428DBCE9" w14:textId="0A8913C5" w:rsidR="00F3027D" w:rsidRDefault="0083196E" w:rsidP="00F3027D">
      <w:r>
        <w:t>Das akustische Tracking</w:t>
      </w:r>
      <w:r w:rsidR="00D27D98">
        <w:t xml:space="preserve"> nutzt Unterschiede in der Laufzeit oder Phase von Schallwellen. </w:t>
      </w:r>
      <w:r w:rsidR="00F86321">
        <w:t>Dabei wird Ultraschall verwendet und mithilfe eines Senders</w:t>
      </w:r>
      <w:ins w:id="102" w:author="Autor">
        <w:r w:rsidR="00F351A3" w:rsidRPr="00F351A3">
          <w:t xml:space="preserve"> </w:t>
        </w:r>
        <w:r w:rsidR="00F351A3">
          <w:t xml:space="preserve">und Empfängers wird eine Abstandsbestimmung </w:t>
        </w:r>
        <w:proofErr w:type="gramStart"/>
        <w:r w:rsidR="00F351A3">
          <w:t>durchgeführt.</w:t>
        </w:r>
      </w:ins>
      <w:r w:rsidR="00F86321">
        <w:t>,</w:t>
      </w:r>
      <w:proofErr w:type="gramEnd"/>
      <w:r w:rsidR="00F86321">
        <w:t xml:space="preserve"> </w:t>
      </w:r>
      <w:del w:id="103" w:author="Autor">
        <w:r w:rsidR="00F86321" w:rsidDel="00F351A3">
          <w:delText xml:space="preserve">der </w:delText>
        </w:r>
      </w:del>
      <w:ins w:id="104" w:author="Autor">
        <w:r w:rsidR="00F351A3">
          <w:t xml:space="preserve">Der Sender wird </w:t>
        </w:r>
      </w:ins>
      <w:r w:rsidR="00F86321">
        <w:t>am zu überwachenden Objekt angebracht</w:t>
      </w:r>
      <w:ins w:id="105" w:author="Autor">
        <w:r w:rsidR="00F351A3">
          <w:t>.</w:t>
        </w:r>
      </w:ins>
      <w:del w:id="106" w:author="Autor">
        <w:r w:rsidR="00F86321" w:rsidDel="00F351A3">
          <w:delText xml:space="preserve"> ist</w:delText>
        </w:r>
      </w:del>
      <w:r w:rsidR="00F86321">
        <w:t xml:space="preserve">, </w:t>
      </w:r>
      <w:del w:id="107" w:author="Autor">
        <w:r w:rsidR="00F86321" w:rsidDel="00F351A3">
          <w:delText xml:space="preserve">und Empfängers wird eine Abstandsbestimmung durchgeführt. </w:delText>
        </w:r>
      </w:del>
      <w:r w:rsidR="00F86321">
        <w:t>Durch die so gesammelten Daten können Bewegungen in die VR übertragen werden.</w:t>
      </w:r>
      <w:r w:rsidR="00F3027D">
        <w:br w:type="page"/>
      </w:r>
    </w:p>
    <w:p w14:paraId="796B937F" w14:textId="630117EB" w:rsidR="00BE02C1" w:rsidRDefault="006A45FE" w:rsidP="00437F9F">
      <w:r>
        <w:lastRenderedPageBreak/>
        <w:t>Je mehr Sender und Empfänger genutzt werden, desto höher sind die DOF die erreicht werden können</w:t>
      </w:r>
      <w:r w:rsidR="00D85E2C">
        <w:t xml:space="preserve"> [Dör13]</w:t>
      </w:r>
      <w:r w:rsidR="006B657E">
        <w:t xml:space="preserve">. </w:t>
      </w:r>
    </w:p>
    <w:p w14:paraId="2A83B3CD" w14:textId="77777777" w:rsidR="0069784E" w:rsidRDefault="0069784E" w:rsidP="00437F9F"/>
    <w:p w14:paraId="62733956" w14:textId="63AC3336" w:rsidR="006A7088" w:rsidRDefault="00F942CE" w:rsidP="00BE02C1">
      <w:pPr>
        <w:ind w:left="431" w:firstLine="4"/>
        <w:rPr>
          <w:rStyle w:val="Hervorhebung"/>
        </w:rPr>
      </w:pPr>
      <w:r>
        <w:rPr>
          <w:rStyle w:val="Hervorhebung"/>
        </w:rPr>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w:t>
      </w:r>
      <w:r w:rsidR="00BE02C1" w:rsidRPr="006B657E">
        <w:rPr>
          <w:rStyle w:val="Hervorhebung"/>
        </w:rPr>
        <w:t>i</w:t>
      </w:r>
      <w:r w:rsidR="00BE02C1" w:rsidRPr="006B657E">
        <w:rPr>
          <w:rStyle w:val="Hervorhebung"/>
        </w:rPr>
        <w:t>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4AB10CF4" w:rsidR="00FC7607" w:rsidRDefault="006A7088" w:rsidP="00FC7607">
      <w:r>
        <w:t xml:space="preserve">Der Vorteil liegt hier </w:t>
      </w:r>
      <w:del w:id="108" w:author="Autor">
        <w:r w:rsidDel="006E246B">
          <w:delText xml:space="preserve">an </w:delText>
        </w:r>
      </w:del>
      <w:ins w:id="109" w:author="Autor">
        <w:r w:rsidR="006E246B">
          <w:t xml:space="preserve">in </w:t>
        </w:r>
      </w:ins>
      <w:r>
        <w:t xml:space="preserve">den günstigen Anschaffungskosten. Diese stehen aber einem </w:t>
      </w:r>
      <w:r w:rsidR="00A07C40">
        <w:t>großen</w:t>
      </w:r>
      <w:r>
        <w:t xml:space="preserve"> Nachteil gegenüber. Dieser</w:t>
      </w:r>
      <w:ins w:id="110" w:author="Autor">
        <w:r w:rsidR="006E246B">
          <w:t xml:space="preserve"> Nachteil</w:t>
        </w:r>
      </w:ins>
      <w:r>
        <w:t xml:space="preserve"> besteht in der Empfindlichkeit des Systems in Bezug auf Temperatur- oder Luftdruckänderungen. Eine solche Änderung hat jedes Mal eine </w:t>
      </w:r>
      <w:proofErr w:type="spellStart"/>
      <w:r>
        <w:t>Neukalibrierung</w:t>
      </w:r>
      <w:proofErr w:type="spellEnd"/>
      <w:r>
        <w:t xml:space="preserve"> des Systems zur Folge.</w:t>
      </w:r>
    </w:p>
    <w:p w14:paraId="32D29E9B" w14:textId="77777777" w:rsidR="00244058" w:rsidRPr="00FC7607" w:rsidRDefault="00244058" w:rsidP="00FC7607"/>
    <w:p w14:paraId="5C85F647" w14:textId="0E44750B" w:rsidR="00FB6972" w:rsidRDefault="00437F9F" w:rsidP="00D00F7A">
      <w:pPr>
        <w:pStyle w:val="berschrift4"/>
      </w:pPr>
      <w:proofErr w:type="spellStart"/>
      <w:r>
        <w:t>Inertial</w:t>
      </w:r>
      <w:proofErr w:type="spellEnd"/>
      <w:r>
        <w:t xml:space="preserve"> Tracking</w:t>
      </w:r>
    </w:p>
    <w:p w14:paraId="08193FC9" w14:textId="77777777" w:rsidR="00244058" w:rsidRPr="00244058" w:rsidRDefault="00244058" w:rsidP="00244058"/>
    <w:p w14:paraId="7E0A2B5A" w14:textId="2B3B9874" w:rsidR="00B00AEF" w:rsidRDefault="00341637" w:rsidP="00FB6972">
      <w:r>
        <w:t xml:space="preserve">Das </w:t>
      </w:r>
      <w:proofErr w:type="spellStart"/>
      <w:r>
        <w:t>Inertial</w:t>
      </w:r>
      <w:proofErr w:type="spellEnd"/>
      <w:r>
        <w:t xml:space="preserve"> Tracking nutzt Sensoren, die die Beschleunigung messen. Diese werden auch Trägheits- oder Beschleunigungssensoren genannt. Diese können in lineare </w:t>
      </w:r>
      <w:proofErr w:type="spellStart"/>
      <w:r>
        <w:t>Inertialsens</w:t>
      </w:r>
      <w:r>
        <w:t>o</w:t>
      </w:r>
      <w:r>
        <w:t>ren</w:t>
      </w:r>
      <w:proofErr w:type="spellEnd"/>
      <w:r>
        <w:t xml:space="preserve">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w:t>
      </w:r>
      <w:r w:rsidR="0035501C">
        <w:t>o</w:t>
      </w:r>
      <w:r w:rsidR="0035501C">
        <w:t>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 xml:space="preserve">Dann kann auf Basis der Erdbeschleunigung die Neigung zu deren Richtung (d. h. der Senkrechten) gemessen werden. Da die Ausrichtung in der Horizontalen (y-Achse) senkrecht zur Gravitation liegt, kann diese mit linearen </w:t>
      </w:r>
      <w:proofErr w:type="spellStart"/>
      <w:r w:rsidR="00BB0CE1" w:rsidRPr="000A7EB5">
        <w:rPr>
          <w:rStyle w:val="Hervorhebung"/>
        </w:rPr>
        <w:t>Inertialsensoren</w:t>
      </w:r>
      <w:proofErr w:type="spellEnd"/>
      <w:r w:rsidR="00BB0CE1" w:rsidRPr="000A7EB5">
        <w:rPr>
          <w:rStyle w:val="Hervorhebung"/>
        </w:rPr>
        <w:t xml:space="preserve"> nicht erfasst werden. Es werden somit maximal Rotationen um die beiden in der horizontalen Eb</w:t>
      </w:r>
      <w:r w:rsidR="00BB0CE1" w:rsidRPr="000A7EB5">
        <w:rPr>
          <w:rStyle w:val="Hervorhebung"/>
        </w:rPr>
        <w:t>e</w:t>
      </w:r>
      <w:r w:rsidR="00BB0CE1" w:rsidRPr="000A7EB5">
        <w:rPr>
          <w:rStyle w:val="Hervorhebung"/>
        </w:rPr>
        <w:t>ne liegenden Achsen (x-Achse und z-Achse) erfasst</w:t>
      </w:r>
      <w:r>
        <w:rPr>
          <w:rStyle w:val="Hervorhebung"/>
        </w:rPr>
        <w:t>.“</w:t>
      </w:r>
      <w:r w:rsidR="000A7EB5">
        <w:rPr>
          <w:rStyle w:val="Hervorhebung"/>
        </w:rPr>
        <w:t xml:space="preserve"> [Dör13]</w:t>
      </w:r>
    </w:p>
    <w:p w14:paraId="495BDDDB" w14:textId="77777777" w:rsidR="00F3027D" w:rsidRDefault="00F3027D">
      <w:pPr>
        <w:spacing w:before="0" w:after="0" w:line="240" w:lineRule="auto"/>
        <w:jc w:val="left"/>
        <w:rPr>
          <w:rStyle w:val="Hervorhebung"/>
        </w:rPr>
      </w:pPr>
      <w:r>
        <w:rPr>
          <w:rStyle w:val="Hervorhebung"/>
        </w:rPr>
        <w:br w:type="page"/>
      </w:r>
    </w:p>
    <w:p w14:paraId="5A4782F3" w14:textId="77777777" w:rsidR="00EE2569" w:rsidRDefault="00853B88" w:rsidP="00FB6972">
      <w:pPr>
        <w:rPr>
          <w:rStyle w:val="Hervorhebung"/>
          <w:i w:val="0"/>
        </w:rPr>
      </w:pPr>
      <w:r>
        <w:rPr>
          <w:rStyle w:val="Hervorhebung"/>
          <w:i w:val="0"/>
        </w:rPr>
        <w:lastRenderedPageBreak/>
        <w:t>Neben der Lageerfassung kann auch eine Positionsbestimmung stattfinden. Diese ist au</w:t>
      </w:r>
      <w:r>
        <w:rPr>
          <w:rStyle w:val="Hervorhebung"/>
          <w:i w:val="0"/>
        </w:rPr>
        <w:t>f</w:t>
      </w:r>
      <w:r>
        <w:rPr>
          <w:rStyle w:val="Hervorhebung"/>
          <w:i w:val="0"/>
        </w:rPr>
        <w:t>grund der geringen Genauigkeit bei der Umwandlung von analogen Messwerten zu digit</w:t>
      </w:r>
      <w:r>
        <w:rPr>
          <w:rStyle w:val="Hervorhebung"/>
          <w:i w:val="0"/>
        </w:rPr>
        <w:t>a</w:t>
      </w:r>
      <w:r>
        <w:rPr>
          <w:rStyle w:val="Hervorhebung"/>
          <w:i w:val="0"/>
        </w:rPr>
        <w:t xml:space="preserve">len Werten aber nicht optimal und kann zu Drifteffekten führen. </w:t>
      </w:r>
      <w:r w:rsidR="000E11B1">
        <w:rPr>
          <w:rStyle w:val="Hervorhebung"/>
          <w:i w:val="0"/>
        </w:rPr>
        <w:t>Dasselbe gilt für die Me</w:t>
      </w:r>
      <w:r w:rsidR="000E11B1">
        <w:rPr>
          <w:rStyle w:val="Hervorhebung"/>
          <w:i w:val="0"/>
        </w:rPr>
        <w:t>s</w:t>
      </w:r>
      <w:r w:rsidR="000E11B1">
        <w:rPr>
          <w:rStyle w:val="Hervorhebung"/>
          <w:i w:val="0"/>
        </w:rPr>
        <w:t>sung der Winkelgeschwindigkeit um einen Rotat</w:t>
      </w:r>
      <w:r w:rsidR="006B0DD9">
        <w:rPr>
          <w:rStyle w:val="Hervorhebung"/>
          <w:i w:val="0"/>
        </w:rPr>
        <w:t xml:space="preserve">ionswinkel zu erhalten [Dör13]. </w:t>
      </w:r>
    </w:p>
    <w:p w14:paraId="4AC092BF" w14:textId="4A98F1F6" w:rsidR="000F675C" w:rsidRDefault="006B0DD9" w:rsidP="00FB6972">
      <w:pPr>
        <w:rPr>
          <w:rStyle w:val="Hervorhebung"/>
          <w:i w:val="0"/>
        </w:rPr>
      </w:pPr>
      <w:r>
        <w:rPr>
          <w:rStyle w:val="Hervorhebung"/>
          <w:i w:val="0"/>
        </w:rPr>
        <w:t xml:space="preserve">Als Beispiel ist hier </w:t>
      </w:r>
      <w:proofErr w:type="spellStart"/>
      <w:r>
        <w:rPr>
          <w:rStyle w:val="Hervorhebung"/>
          <w:i w:val="0"/>
        </w:rPr>
        <w:t>Sphero</w:t>
      </w:r>
      <w:proofErr w:type="spellEnd"/>
      <w:r w:rsidR="001D50CE">
        <w:rPr>
          <w:rStyle w:val="Hervorhebung"/>
          <w:i w:val="0"/>
        </w:rPr>
        <w:t xml:space="preserve"> [@</w:t>
      </w:r>
      <w:proofErr w:type="spellStart"/>
      <w:r w:rsidR="001D50CE">
        <w:rPr>
          <w:rStyle w:val="Hervorhebung"/>
          <w:i w:val="0"/>
        </w:rPr>
        <w:t>Sph</w:t>
      </w:r>
      <w:proofErr w:type="spellEnd"/>
      <w:r w:rsidR="001D50CE">
        <w:rPr>
          <w:rStyle w:val="Hervorhebung"/>
          <w:i w:val="0"/>
        </w:rPr>
        <w:t>]</w:t>
      </w:r>
      <w:r>
        <w:rPr>
          <w:rStyle w:val="Hervorhebung"/>
          <w:i w:val="0"/>
        </w:rPr>
        <w:t xml:space="preserve"> und 3DRudder</w:t>
      </w:r>
      <w:r w:rsidR="001D50CE">
        <w:rPr>
          <w:rStyle w:val="Hervorhebung"/>
          <w:i w:val="0"/>
        </w:rPr>
        <w:t xml:space="preserve"> [@</w:t>
      </w:r>
      <w:proofErr w:type="spellStart"/>
      <w:r w:rsidR="001D50CE">
        <w:rPr>
          <w:rStyle w:val="Hervorhebung"/>
          <w:i w:val="0"/>
        </w:rPr>
        <w:t>Rud</w:t>
      </w:r>
      <w:proofErr w:type="spellEnd"/>
      <w:r w:rsidR="001D50CE">
        <w:rPr>
          <w:rStyle w:val="Hervorhebung"/>
          <w:i w:val="0"/>
        </w:rPr>
        <w:t>]</w:t>
      </w:r>
      <w:r>
        <w:rPr>
          <w:rStyle w:val="Hervorhebung"/>
          <w:i w:val="0"/>
        </w:rPr>
        <w:t xml:space="preserve"> aufzuführen, die später gena</w:t>
      </w:r>
      <w:r>
        <w:rPr>
          <w:rStyle w:val="Hervorhebung"/>
          <w:i w:val="0"/>
        </w:rPr>
        <w:t>u</w:t>
      </w:r>
      <w:r>
        <w:rPr>
          <w:rStyle w:val="Hervorhebung"/>
          <w:i w:val="0"/>
        </w:rPr>
        <w:t>er behandelt werden.</w:t>
      </w:r>
    </w:p>
    <w:p w14:paraId="5533C1DF" w14:textId="77777777" w:rsidR="00F7293F" w:rsidRPr="00F7293F" w:rsidRDefault="00F7293F" w:rsidP="00FB6972">
      <w:pPr>
        <w:rPr>
          <w:iCs/>
        </w:rPr>
      </w:pPr>
    </w:p>
    <w:p w14:paraId="045B2F49" w14:textId="1B633EB7" w:rsidR="00FB6972" w:rsidRDefault="00BF1067" w:rsidP="00D00F7A">
      <w:pPr>
        <w:pStyle w:val="berschrift4"/>
      </w:pPr>
      <w:r>
        <w:t>Magnet</w:t>
      </w:r>
    </w:p>
    <w:p w14:paraId="7E1FF323" w14:textId="77777777" w:rsidR="005A59AD" w:rsidRDefault="005A59AD" w:rsidP="005A59AD"/>
    <w:p w14:paraId="43B28B47" w14:textId="068E443B" w:rsidR="003002BD" w:rsidRPr="005A59A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45C44999" w14:textId="3AE45D1A" w:rsidR="00262125" w:rsidRDefault="00262125">
      <w:pPr>
        <w:spacing w:before="0" w:after="0" w:line="240" w:lineRule="auto"/>
        <w:jc w:val="left"/>
      </w:pPr>
    </w:p>
    <w:p w14:paraId="62EEBA68" w14:textId="4A9D960D" w:rsidR="0036461E" w:rsidRDefault="008E3041" w:rsidP="00045ED3">
      <w:pPr>
        <w:pStyle w:val="berschrift2"/>
      </w:pPr>
      <w:bookmarkStart w:id="111" w:name="_Toc408842498"/>
      <w:r>
        <w:t xml:space="preserve">Virtual Reality </w:t>
      </w:r>
      <w:r w:rsidR="00E12123">
        <w:t>für</w:t>
      </w:r>
      <w:r>
        <w:t xml:space="preserve"> mobile Geräte</w:t>
      </w:r>
      <w:bookmarkEnd w:id="111"/>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w:t>
      </w:r>
      <w:proofErr w:type="spellStart"/>
      <w:r>
        <w:t>Oculus</w:t>
      </w:r>
      <w:proofErr w:type="spellEnd"/>
      <w:r>
        <w:t xml:space="preserve"> Rift haben aber hohe Anschaffungskosten und </w:t>
      </w:r>
      <w:r w:rsidR="000662E6">
        <w:t xml:space="preserve">sind per Kabel </w:t>
      </w:r>
      <w:r w:rsidR="000855D1">
        <w:t>an einen PC ang</w:t>
      </w:r>
      <w:r w:rsidR="000855D1">
        <w:t>e</w:t>
      </w:r>
      <w:r w:rsidR="000855D1">
        <w:t>schlossen. Dieser PC ist auch unabdingbar, da hier die Spiele oder v</w:t>
      </w:r>
      <w:r w:rsidR="001552F3">
        <w:t>irtuell</w:t>
      </w:r>
      <w:r w:rsidR="007C3A85">
        <w:t>e Welten erzeugt werden [@</w:t>
      </w:r>
      <w:proofErr w:type="spellStart"/>
      <w:r w:rsidR="007C3A85">
        <w:t>Ocu</w:t>
      </w:r>
      <w:proofErr w:type="spellEnd"/>
      <w:r w:rsidR="007C3A85">
        <w:t>].</w:t>
      </w:r>
    </w:p>
    <w:p w14:paraId="19512FC3" w14:textId="5AA1FB0B" w:rsidR="00EC3EF2" w:rsidRDefault="007C3A85" w:rsidP="00EC3EF2">
      <w:r>
        <w:t xml:space="preserve">Aufgrund dieser Einschränkungen wurden </w:t>
      </w:r>
      <w:r w:rsidR="00172C30">
        <w:t xml:space="preserve">kostengünstige </w:t>
      </w:r>
      <w:r>
        <w:t>Instrumente entwickelt, die a</w:t>
      </w:r>
      <w:r>
        <w:t>k</w:t>
      </w:r>
      <w:r>
        <w:t>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Grun</w:t>
      </w:r>
      <w:r w:rsidR="00C42C34">
        <w:t>d</w:t>
      </w:r>
      <w:r w:rsidR="00C42C34">
        <w:t xml:space="preserve">legend besitzen alle </w:t>
      </w:r>
      <w:r w:rsidR="00323925">
        <w:t>Behälter</w:t>
      </w:r>
      <w:r w:rsidR="00C42C34">
        <w:t xml:space="preserve"> zwei Linsen, um das Sichtfeld des Nutzers auf den Hand</w:t>
      </w:r>
      <w:r w:rsidR="00C42C34">
        <w:t>y</w:t>
      </w:r>
      <w:r w:rsidR="00C42C34">
        <w:t xml:space="preserve">bildschirm zu reduzieren und teilen das Sichtfeld durch eine Trennwand innerhalb </w:t>
      </w:r>
      <w:r w:rsidR="000E0AF6">
        <w:t>des B</w:t>
      </w:r>
      <w:r w:rsidR="000E0AF6">
        <w:t>e</w:t>
      </w:r>
      <w:r w:rsidR="000E0AF6">
        <w:t xml:space="preserve">hälters. Dadurch kann für jedes Auge ein separates Bild erzeugt werden und dem Nutzer ein </w:t>
      </w:r>
      <w:proofErr w:type="spellStart"/>
      <w:r w:rsidR="000E0AF6">
        <w:t>immersives</w:t>
      </w:r>
      <w:proofErr w:type="spellEnd"/>
      <w:r w:rsidR="000E0AF6">
        <w:t xml:space="preserve"> Gefühl vermittelt werden. </w:t>
      </w:r>
      <w:r w:rsidR="009B7C35">
        <w:t>Im folgenden Abschnitt werden aktuelle VR-erzeugenden Instrument</w:t>
      </w:r>
      <w:r w:rsidR="00CC5105">
        <w:t>e für mobile Geräte vorgestellt.</w:t>
      </w:r>
      <w:r w:rsidR="00EC3EF2">
        <w:br w:type="page"/>
      </w:r>
    </w:p>
    <w:p w14:paraId="6072A2A4" w14:textId="52000CB3" w:rsidR="00C00D0E" w:rsidRDefault="00C00D0E" w:rsidP="00C00D0E">
      <w:pPr>
        <w:pStyle w:val="berschrift3"/>
      </w:pPr>
      <w:bookmarkStart w:id="112" w:name="_Toc408842499"/>
      <w:r>
        <w:lastRenderedPageBreak/>
        <w:t>Boxx3D</w:t>
      </w:r>
      <w:bookmarkEnd w:id="112"/>
    </w:p>
    <w:p w14:paraId="1D24BC46" w14:textId="030767B0" w:rsidR="00BB4D16" w:rsidRDefault="00BB4D16" w:rsidP="00BB4D16"/>
    <w:p w14:paraId="4019CC37" w14:textId="054AD95E" w:rsidR="00BB4D16" w:rsidRPr="00BB4D16" w:rsidRDefault="00E466F2" w:rsidP="00BB4D16">
      <w:r>
        <w:t xml:space="preserve">Die Boxx3D von der Firma Die Etagen ist eine Halterung für Smartphones, um eine </w:t>
      </w:r>
      <w:proofErr w:type="spellStart"/>
      <w:r>
        <w:t>i</w:t>
      </w:r>
      <w:r>
        <w:t>m</w:t>
      </w:r>
      <w:r>
        <w:t>mersive</w:t>
      </w:r>
      <w:proofErr w:type="spellEnd"/>
      <w:r>
        <w:t xml:space="preserve"> VR zu erzeugen. Sie besitzt die Grundlege</w:t>
      </w:r>
      <w:ins w:id="113" w:author="Autor">
        <w:r w:rsidR="006E246B">
          <w:t>n</w:t>
        </w:r>
      </w:ins>
      <w:r>
        <w:t xml:space="preserve">den Eigenschaften und unterstützt </w:t>
      </w:r>
      <w:r w:rsidR="00363EBC">
        <w:t>u</w:t>
      </w:r>
      <w:r w:rsidR="00363EBC">
        <w:t>n</w:t>
      </w:r>
      <w:r w:rsidR="00363EBC">
        <w:t>terschiedliche</w:t>
      </w:r>
      <w:r>
        <w:t xml:space="preserve"> Smartphone Größen</w:t>
      </w:r>
      <w:r w:rsidR="00F47405">
        <w:t xml:space="preserve"> [Bus14]</w:t>
      </w:r>
      <w:r>
        <w:t>.</w:t>
      </w:r>
      <w:r w:rsidR="00F47405">
        <w:t xml:space="preserve"> </w:t>
      </w:r>
    </w:p>
    <w:p w14:paraId="2DD45BBB" w14:textId="274E6C1C" w:rsidR="00BB4D16" w:rsidRDefault="00CB1FD9">
      <w:pPr>
        <w:spacing w:before="0" w:after="0" w:line="240" w:lineRule="auto"/>
        <w:jc w:val="left"/>
      </w:pPr>
      <w:r>
        <w:rPr>
          <w:noProof/>
        </w:rPr>
        <w:drawing>
          <wp:anchor distT="0" distB="0" distL="114300" distR="114300" simplePos="0" relativeHeight="251704320" behindDoc="0" locked="0" layoutInCell="1" allowOverlap="1" wp14:anchorId="59F95B8F" wp14:editId="4B0E1286">
            <wp:simplePos x="0" y="0"/>
            <wp:positionH relativeFrom="column">
              <wp:posOffset>15240</wp:posOffset>
            </wp:positionH>
            <wp:positionV relativeFrom="paragraph">
              <wp:posOffset>405130</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3296" behindDoc="1" locked="0" layoutInCell="1" allowOverlap="1" wp14:anchorId="67BCED03" wp14:editId="4E2864DE">
            <wp:simplePos x="0" y="0"/>
            <wp:positionH relativeFrom="column">
              <wp:posOffset>2815590</wp:posOffset>
            </wp:positionH>
            <wp:positionV relativeFrom="paragraph">
              <wp:posOffset>408305</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6368" behindDoc="0" locked="0" layoutInCell="1" allowOverlap="1" wp14:anchorId="5A06A4E8" wp14:editId="49060132">
                <wp:simplePos x="0" y="0"/>
                <wp:positionH relativeFrom="column">
                  <wp:posOffset>15240</wp:posOffset>
                </wp:positionH>
                <wp:positionV relativeFrom="paragraph">
                  <wp:posOffset>2275205</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24528A9F" w:rsidR="00D75100" w:rsidRPr="003A7439" w:rsidRDefault="00D75100" w:rsidP="00E466F2">
                            <w:pPr>
                              <w:pStyle w:val="Beschriftung"/>
                              <w:rPr>
                                <w:noProof/>
                                <w:sz w:val="24"/>
                                <w:szCs w:val="24"/>
                              </w:rPr>
                            </w:pPr>
                            <w:bookmarkStart w:id="114" w:name="_Toc408842567"/>
                            <w:r>
                              <w:t xml:space="preserve">Abb. </w:t>
                            </w:r>
                            <w:fldSimple w:instr=" STYLEREF 1 \s ">
                              <w:r>
                                <w:rPr>
                                  <w:noProof/>
                                </w:rPr>
                                <w:t>2</w:t>
                              </w:r>
                            </w:fldSimple>
                            <w:r>
                              <w:t>.</w:t>
                            </w:r>
                            <w:fldSimple w:instr=" SEQ Abb. \* ARABIC \s 1 ">
                              <w:r>
                                <w:rPr>
                                  <w:noProof/>
                                </w:rPr>
                                <w:t>5</w:t>
                              </w:r>
                            </w:fldSimple>
                            <w:r>
                              <w:t xml:space="preserve"> Verschiedene Ansichten der Boxx3D</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29" type="#_x0000_t202" style="position:absolute;margin-left:1.2pt;margin-top:179.15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" filled="f" stroked="f">
                <v:textbox inset="0,0,0,0">
                  <w:txbxContent>
                    <w:p w14:paraId="7B87ADCD" w14:textId="24528A9F" w:rsidR="00D75100" w:rsidRPr="003A7439" w:rsidRDefault="00D75100" w:rsidP="00E466F2">
                      <w:pPr>
                        <w:pStyle w:val="Beschriftung"/>
                        <w:rPr>
                          <w:noProof/>
                          <w:sz w:val="24"/>
                          <w:szCs w:val="24"/>
                        </w:rPr>
                      </w:pPr>
                      <w:bookmarkStart w:id="115" w:name="_Toc408842567"/>
                      <w:r>
                        <w:t xml:space="preserve">Abb. </w:t>
                      </w:r>
                      <w:fldSimple w:instr=" STYLEREF 1 \s ">
                        <w:r>
                          <w:rPr>
                            <w:noProof/>
                          </w:rPr>
                          <w:t>2</w:t>
                        </w:r>
                      </w:fldSimple>
                      <w:r>
                        <w:t>.</w:t>
                      </w:r>
                      <w:fldSimple w:instr=" SEQ Abb. \* ARABIC \s 1 ">
                        <w:r>
                          <w:rPr>
                            <w:noProof/>
                          </w:rPr>
                          <w:t>5</w:t>
                        </w:r>
                      </w:fldSimple>
                      <w:r>
                        <w:t xml:space="preserve"> Verschiedene Ansichten der Boxx3D</w:t>
                      </w:r>
                      <w:bookmarkEnd w:id="115"/>
                    </w:p>
                  </w:txbxContent>
                </v:textbox>
                <w10:wrap type="topAndBottom"/>
              </v:shape>
            </w:pict>
          </mc:Fallback>
        </mc:AlternateContent>
      </w:r>
    </w:p>
    <w:p w14:paraId="2F41CCB3" w14:textId="140B3B76" w:rsidR="004D5834" w:rsidRDefault="004D5834" w:rsidP="004D5834"/>
    <w:p w14:paraId="28D647B8" w14:textId="4DA8778F" w:rsidR="00C00D0E" w:rsidRDefault="00C00D0E" w:rsidP="00C00D0E">
      <w:pPr>
        <w:pStyle w:val="berschrift3"/>
      </w:pPr>
      <w:bookmarkStart w:id="116" w:name="_Toc408842500"/>
      <w:r>
        <w:t xml:space="preserve">Google </w:t>
      </w:r>
      <w:proofErr w:type="spellStart"/>
      <w:r>
        <w:t>Cardboard</w:t>
      </w:r>
      <w:bookmarkEnd w:id="116"/>
      <w:proofErr w:type="spellEnd"/>
    </w:p>
    <w:p w14:paraId="277F8E96" w14:textId="1DCD0D7B" w:rsidR="001C12B7" w:rsidRPr="001C12B7" w:rsidRDefault="001C12B7" w:rsidP="001C12B7"/>
    <w:p w14:paraId="223BA412" w14:textId="4BAC4678" w:rsidR="00882FB4" w:rsidRDefault="00D520F2" w:rsidP="00D520F2">
      <w:proofErr w:type="spellStart"/>
      <w:r>
        <w:t>Cardboard</w:t>
      </w:r>
      <w:proofErr w:type="spellEnd"/>
      <w:ins w:id="117" w:author="Autor">
        <w:r w:rsidR="006E246B">
          <w:t>,</w:t>
        </w:r>
      </w:ins>
      <w:r>
        <w:t xml:space="preserve"> von Google entwickelt</w:t>
      </w:r>
      <w:ins w:id="118" w:author="Autor">
        <w:r w:rsidR="006E246B">
          <w:t>,</w:t>
        </w:r>
      </w:ins>
      <w:r>
        <w:t xml:space="preserve"> </w:t>
      </w:r>
      <w:r w:rsidR="00C06F02">
        <w:t>ist ähnlich zu der Boxx3D. Auch hier kann ein Smar</w:t>
      </w:r>
      <w:r w:rsidR="00C06F02">
        <w:t>t</w:t>
      </w:r>
      <w:r w:rsidR="00C06F02">
        <w:t xml:space="preserve">phone hineingelegt </w:t>
      </w:r>
      <w:del w:id="119" w:author="Autor">
        <w:r w:rsidR="00C06F02" w:rsidDel="006E246B">
          <w:delText>werden</w:delText>
        </w:r>
      </w:del>
      <w:proofErr w:type="spellStart"/>
      <w:ins w:id="120" w:author="Autor">
        <w:r w:rsidR="006E246B">
          <w:t>werden</w:t>
        </w:r>
      </w:ins>
      <w:del w:id="121" w:author="Autor">
        <w:r w:rsidR="00C06F02" w:rsidDel="006E246B">
          <w:delText xml:space="preserve"> </w:delText>
        </w:r>
      </w:del>
      <w:r w:rsidR="00C06F02">
        <w:t>und</w:t>
      </w:r>
      <w:proofErr w:type="spellEnd"/>
      <w:r w:rsidR="00C06F02">
        <w:t xml:space="preserve"> </w:t>
      </w:r>
      <w:ins w:id="122" w:author="Autor">
        <w:r w:rsidR="006E246B">
          <w:t xml:space="preserve">es wird </w:t>
        </w:r>
      </w:ins>
      <w:r w:rsidR="00C06F02">
        <w:t xml:space="preserve">ein </w:t>
      </w:r>
      <w:proofErr w:type="spellStart"/>
      <w:r w:rsidR="00C06F02">
        <w:t>immersiver</w:t>
      </w:r>
      <w:proofErr w:type="spellEnd"/>
      <w:r w:rsidR="00C06F02">
        <w:t xml:space="preserve"> Eindruck </w:t>
      </w:r>
      <w:del w:id="123" w:author="Autor">
        <w:r w:rsidR="00C06F02" w:rsidDel="006E246B">
          <w:delText xml:space="preserve">wird </w:delText>
        </w:r>
      </w:del>
      <w:r w:rsidR="00C06F02">
        <w:t xml:space="preserve">vermittelt. </w:t>
      </w:r>
      <w:r w:rsidR="0070461E">
        <w:t xml:space="preserve">Neben den grundlegenden Eigenschaften besitzt </w:t>
      </w:r>
      <w:proofErr w:type="spellStart"/>
      <w:r w:rsidR="0070461E">
        <w:t>Cardboard</w:t>
      </w:r>
      <w:proofErr w:type="spellEnd"/>
      <w:r w:rsidR="0070461E">
        <w:t xml:space="preserve">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w:t>
      </w:r>
      <w:ins w:id="124" w:author="Autor">
        <w:r w:rsidR="006E246B">
          <w:t xml:space="preserve">ist </w:t>
        </w:r>
      </w:ins>
      <w:r w:rsidR="00C06F02">
        <w:t>an der Außenseite und ein weiterer an der Innenseite des Gehäuses befestigt.</w:t>
      </w:r>
      <w:r w:rsidR="00DC2709">
        <w:t xml:space="preserve"> Durch das He</w:t>
      </w:r>
      <w:r w:rsidR="00DC2709">
        <w:t>r</w:t>
      </w:r>
      <w:r w:rsidR="00DC2709">
        <w:t xml:space="preserve">unterziehen des Schalters und das darauf </w:t>
      </w:r>
    </w:p>
    <w:p w14:paraId="7DC83C16" w14:textId="7B15E737" w:rsidR="00882FB4" w:rsidRDefault="00D06253" w:rsidP="00D520F2">
      <w:r>
        <w:rPr>
          <w:noProof/>
        </w:rPr>
        <w:drawing>
          <wp:anchor distT="0" distB="0" distL="114300" distR="114300" simplePos="0" relativeHeight="251707392" behindDoc="0" locked="0" layoutInCell="1" allowOverlap="1" wp14:anchorId="61FBC747" wp14:editId="3C3DEEEE">
            <wp:simplePos x="0" y="0"/>
            <wp:positionH relativeFrom="column">
              <wp:posOffset>19589</wp:posOffset>
            </wp:positionH>
            <wp:positionV relativeFrom="paragraph">
              <wp:posOffset>317500</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0" behindDoc="0" locked="0" layoutInCell="1" allowOverlap="1" wp14:anchorId="1B739DAB" wp14:editId="123051EB">
                <wp:simplePos x="0" y="0"/>
                <wp:positionH relativeFrom="column">
                  <wp:posOffset>-71120</wp:posOffset>
                </wp:positionH>
                <wp:positionV relativeFrom="paragraph">
                  <wp:posOffset>1936750</wp:posOffset>
                </wp:positionV>
                <wp:extent cx="5622925" cy="209550"/>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622925" cy="209550"/>
                        </a:xfrm>
                        <a:prstGeom prst="rect">
                          <a:avLst/>
                        </a:prstGeom>
                        <a:solidFill>
                          <a:prstClr val="white"/>
                        </a:solidFill>
                        <a:ln>
                          <a:noFill/>
                        </a:ln>
                        <a:effectLst/>
                      </wps:spPr>
                      <wps:txbx>
                        <w:txbxContent>
                          <w:p w14:paraId="328983BF" w14:textId="058A4E30" w:rsidR="00D75100" w:rsidRPr="007024C6" w:rsidRDefault="00D75100" w:rsidP="00014774">
                            <w:pPr>
                              <w:pStyle w:val="Beschriftung"/>
                              <w:rPr>
                                <w:noProof/>
                                <w:sz w:val="24"/>
                                <w:szCs w:val="24"/>
                              </w:rPr>
                            </w:pPr>
                            <w:bookmarkStart w:id="125" w:name="_Toc408842568"/>
                            <w:r>
                              <w:t xml:space="preserve">Abb. </w:t>
                            </w:r>
                            <w:fldSimple w:instr=" STYLEREF 1 \s ">
                              <w:r>
                                <w:rPr>
                                  <w:noProof/>
                                </w:rPr>
                                <w:t>2</w:t>
                              </w:r>
                            </w:fldSimple>
                            <w:r>
                              <w:t>.</w:t>
                            </w:r>
                            <w:fldSimple w:instr=" SEQ Abb. \* ARABIC \s 1 ">
                              <w:r>
                                <w:rPr>
                                  <w:noProof/>
                                </w:rPr>
                                <w:t>6</w:t>
                              </w:r>
                            </w:fldSimple>
                            <w:r>
                              <w:t xml:space="preserve"> Verschiedene Ansichten der </w:t>
                            </w:r>
                            <w:proofErr w:type="spellStart"/>
                            <w:r>
                              <w:t>Cardbox</w:t>
                            </w:r>
                            <w:bookmarkEnd w:id="125"/>
                            <w:proofErr w:type="spell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30" type="#_x0000_t202" style="position:absolute;left:0;text-align:left;margin-left:-5.6pt;margin-top:152.5pt;width:442.75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" stroked="f">
                <v:textbox inset="0,0,0,0">
                  <w:txbxContent>
                    <w:p w14:paraId="328983BF" w14:textId="058A4E30" w:rsidR="00D75100" w:rsidRPr="007024C6" w:rsidRDefault="00D75100" w:rsidP="00014774">
                      <w:pPr>
                        <w:pStyle w:val="Beschriftung"/>
                        <w:rPr>
                          <w:noProof/>
                          <w:sz w:val="24"/>
                          <w:szCs w:val="24"/>
                        </w:rPr>
                      </w:pPr>
                      <w:bookmarkStart w:id="126" w:name="_Toc408842568"/>
                      <w:r>
                        <w:t xml:space="preserve">Abb. </w:t>
                      </w:r>
                      <w:fldSimple w:instr=" STYLEREF 1 \s ">
                        <w:r>
                          <w:rPr>
                            <w:noProof/>
                          </w:rPr>
                          <w:t>2</w:t>
                        </w:r>
                      </w:fldSimple>
                      <w:r>
                        <w:t>.</w:t>
                      </w:r>
                      <w:fldSimple w:instr=" SEQ Abb. \* ARABIC \s 1 ">
                        <w:r>
                          <w:rPr>
                            <w:noProof/>
                          </w:rPr>
                          <w:t>6</w:t>
                        </w:r>
                      </w:fldSimple>
                      <w:r>
                        <w:t xml:space="preserve"> Verschiedene Ansichten der </w:t>
                      </w:r>
                      <w:proofErr w:type="spellStart"/>
                      <w:r>
                        <w:t>Cardbox</w:t>
                      </w:r>
                      <w:bookmarkEnd w:id="126"/>
                      <w:proofErr w:type="spellEnd"/>
                      <w:r>
                        <w:t xml:space="preserve"> </w:t>
                      </w:r>
                    </w:p>
                  </w:txbxContent>
                </v:textbox>
                <w10:wrap type="topAndBottom"/>
              </v:shape>
            </w:pict>
          </mc:Fallback>
        </mc:AlternateContent>
      </w:r>
      <w:r>
        <w:rPr>
          <w:noProof/>
        </w:rPr>
        <w:drawing>
          <wp:anchor distT="0" distB="0" distL="114300" distR="114300" simplePos="0" relativeHeight="251709440" behindDoc="0" locked="0" layoutInCell="1" allowOverlap="1" wp14:anchorId="29682BCA" wp14:editId="3F9C1C8A">
            <wp:simplePos x="0" y="0"/>
            <wp:positionH relativeFrom="column">
              <wp:posOffset>2817495</wp:posOffset>
            </wp:positionH>
            <wp:positionV relativeFrom="paragraph">
              <wp:posOffset>318111</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66B371" w14:textId="6511FA9D" w:rsidR="00D520F2" w:rsidRDefault="00DC2709" w:rsidP="00D520F2">
      <w:r>
        <w:lastRenderedPageBreak/>
        <w:t>folgende Zurückschnellen des äußeren Magneten, wird das Magnetfeld beeinflusst. Dieses wiederum kann von bestimmten Smartphones registriert werden und d</w:t>
      </w:r>
      <w:r w:rsidR="003B4179">
        <w:t>ann bestimmte Akt</w:t>
      </w:r>
      <w:r w:rsidR="003B4179">
        <w:t>i</w:t>
      </w:r>
      <w:r w:rsidR="003B4179">
        <w:t>onen auslösen [@Car].</w:t>
      </w:r>
    </w:p>
    <w:p w14:paraId="307E836A" w14:textId="08AD4EF5" w:rsidR="00765DE7" w:rsidRDefault="00765DE7" w:rsidP="00765DE7"/>
    <w:p w14:paraId="0DB3D243" w14:textId="6AB1F917" w:rsidR="00C00D0E" w:rsidRDefault="00C00D0E" w:rsidP="00C00D0E">
      <w:pPr>
        <w:pStyle w:val="berschrift3"/>
      </w:pPr>
      <w:bookmarkStart w:id="127" w:name="_Toc408842501"/>
      <w:proofErr w:type="spellStart"/>
      <w:r>
        <w:t>Gear</w:t>
      </w:r>
      <w:proofErr w:type="spellEnd"/>
      <w:r w:rsidR="000601AF">
        <w:t xml:space="preserve"> </w:t>
      </w:r>
      <w:r>
        <w:t>VR</w:t>
      </w:r>
      <w:bookmarkEnd w:id="127"/>
    </w:p>
    <w:p w14:paraId="7EC7ADE3" w14:textId="65D954A3" w:rsidR="0058072A" w:rsidRDefault="0058072A">
      <w:pPr>
        <w:spacing w:before="0" w:after="0" w:line="240" w:lineRule="auto"/>
        <w:jc w:val="left"/>
      </w:pPr>
    </w:p>
    <w:p w14:paraId="400AE2B4" w14:textId="06BE9686" w:rsidR="007577CA" w:rsidRDefault="000601AF" w:rsidP="00FB2FA8">
      <w:r>
        <w:t xml:space="preserve">Die </w:t>
      </w:r>
      <w:proofErr w:type="spellStart"/>
      <w:r>
        <w:t>Gear</w:t>
      </w:r>
      <w:proofErr w:type="spellEnd"/>
      <w:r w:rsidR="00AE43BC">
        <w:t xml:space="preserve"> </w:t>
      </w:r>
      <w:r w:rsidR="00684079">
        <w:t xml:space="preserve">VR ist durch eine Kollaboration von Samsung Electronics und </w:t>
      </w:r>
      <w:proofErr w:type="spellStart"/>
      <w:r w:rsidR="00684079">
        <w:t>Oculus</w:t>
      </w:r>
      <w:proofErr w:type="spellEnd"/>
      <w:r w:rsidR="00684079">
        <w:t xml:space="preserve"> VR en</w:t>
      </w:r>
      <w:r w:rsidR="00684079">
        <w:t>t</w:t>
      </w:r>
      <w:r w:rsidR="00684079">
        <w:t xml:space="preserve">standen. Im Gegensatz zu der Boxx3D und </w:t>
      </w:r>
      <w:proofErr w:type="spellStart"/>
      <w:r w:rsidR="00684079">
        <w:t>Cardboard</w:t>
      </w:r>
      <w:proofErr w:type="spellEnd"/>
      <w:r w:rsidR="00684079">
        <w:t xml:space="preserve"> besitzt diese eine Kopf</w:t>
      </w:r>
      <w:r w:rsidR="00D260D7">
        <w:t xml:space="preserve">befestigung. </w:t>
      </w:r>
      <w:ins w:id="128" w:author="Autor">
        <w:r w:rsidR="00F24962">
          <w:t xml:space="preserve">Die </w:t>
        </w:r>
      </w:ins>
      <w:del w:id="129" w:author="Autor">
        <w:r w:rsidR="00D260D7" w:rsidDel="00F24962">
          <w:delText xml:space="preserve">Des Weiteren sind die </w:delText>
        </w:r>
      </w:del>
      <w:r w:rsidR="00D260D7">
        <w:t xml:space="preserve">Kosten </w:t>
      </w:r>
      <w:ins w:id="130" w:author="Autor">
        <w:r w:rsidR="00F24962">
          <w:t xml:space="preserve">sind </w:t>
        </w:r>
      </w:ins>
      <w:r w:rsidR="00D260D7">
        <w:t>gegenüber den anderen beiden vorgestellten I</w:t>
      </w:r>
      <w:r w:rsidR="00D260D7">
        <w:t>n</w:t>
      </w:r>
      <w:r w:rsidR="00D260D7">
        <w:t xml:space="preserve">strumenten deutlich höher, da das Gehäuse der </w:t>
      </w:r>
      <w:proofErr w:type="spellStart"/>
      <w:r w:rsidR="00D260D7">
        <w:t>Gear</w:t>
      </w:r>
      <w:proofErr w:type="spellEnd"/>
      <w:r w:rsidR="00D260D7">
        <w:t xml:space="preserve"> VR hochwertiger ist und Anschlüsse innerhalb des Gehäuses verbaut sind. </w:t>
      </w:r>
      <w:r w:rsidR="007577CA">
        <w:t>A</w:t>
      </w:r>
      <w:r w:rsidR="00D260D7">
        <w:t xml:space="preserve">ußerdem kann die </w:t>
      </w:r>
      <w:proofErr w:type="spellStart"/>
      <w:r w:rsidR="00D260D7">
        <w:t>Gear</w:t>
      </w:r>
      <w:proofErr w:type="spellEnd"/>
      <w:r w:rsidR="00D260D7">
        <w:t xml:space="preserve"> VR nur mit einem b</w:t>
      </w:r>
      <w:r w:rsidR="00D260D7">
        <w:t>e</w:t>
      </w:r>
      <w:r w:rsidR="00D260D7">
        <w:t>stimmten Smartphone benutzt werden, was wieder Kosten verursachen kann</w:t>
      </w:r>
      <w:r w:rsidR="00CC6EB7">
        <w:t xml:space="preserve"> [@</w:t>
      </w:r>
      <w:proofErr w:type="spellStart"/>
      <w:r w:rsidR="00CC6EB7">
        <w:t>Gear</w:t>
      </w:r>
      <w:proofErr w:type="spellEnd"/>
      <w:r w:rsidR="00CC6EB7">
        <w:t>]</w:t>
      </w:r>
      <w:r w:rsidR="007577CA">
        <w:t>.</w:t>
      </w:r>
    </w:p>
    <w:p w14:paraId="0C6CBC4C" w14:textId="60D529F3" w:rsidR="007577CA" w:rsidRDefault="007577CA">
      <w:pPr>
        <w:spacing w:before="0" w:after="0" w:line="240" w:lineRule="auto"/>
        <w:jc w:val="left"/>
      </w:pPr>
    </w:p>
    <w:p w14:paraId="052EB237" w14:textId="48E8BE05" w:rsidR="00F62CAF" w:rsidRDefault="007577CA" w:rsidP="00835D92">
      <w:r>
        <w:rPr>
          <w:noProof/>
        </w:rPr>
        <mc:AlternateContent>
          <mc:Choice Requires="wps">
            <w:drawing>
              <wp:anchor distT="0" distB="0" distL="114300" distR="114300" simplePos="0" relativeHeight="251712512" behindDoc="0" locked="0" layoutInCell="1" allowOverlap="1" wp14:anchorId="4071539A" wp14:editId="56D5BDB3">
                <wp:simplePos x="0" y="0"/>
                <wp:positionH relativeFrom="column">
                  <wp:posOffset>2775869</wp:posOffset>
                </wp:positionH>
                <wp:positionV relativeFrom="paragraph">
                  <wp:posOffset>1603375</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1AB8D829" w:rsidR="00D75100" w:rsidRPr="006D0E94" w:rsidRDefault="00D75100" w:rsidP="007577CA">
                            <w:pPr>
                              <w:pStyle w:val="Beschriftung"/>
                              <w:jc w:val="left"/>
                              <w:rPr>
                                <w:noProof/>
                                <w:sz w:val="24"/>
                                <w:szCs w:val="24"/>
                              </w:rPr>
                            </w:pPr>
                            <w:bookmarkStart w:id="131" w:name="_Toc408842569"/>
                            <w:r>
                              <w:t xml:space="preserve">Abb. </w:t>
                            </w:r>
                            <w:fldSimple w:instr=" STYLEREF 1 \s ">
                              <w:r>
                                <w:rPr>
                                  <w:noProof/>
                                </w:rPr>
                                <w:t>2</w:t>
                              </w:r>
                            </w:fldSimple>
                            <w:r>
                              <w:t>.</w:t>
                            </w:r>
                            <w:fldSimple w:instr=" SEQ Abb. \* ARABIC \s 1 ">
                              <w:r>
                                <w:rPr>
                                  <w:noProof/>
                                </w:rPr>
                                <w:t>7</w:t>
                              </w:r>
                            </w:fldSimple>
                            <w:r>
                              <w:t xml:space="preserve"> Ansicht der </w:t>
                            </w:r>
                            <w:proofErr w:type="spellStart"/>
                            <w:r>
                              <w:t>Gear</w:t>
                            </w:r>
                            <w:proofErr w:type="spellEnd"/>
                            <w:r>
                              <w:t xml:space="preserve"> VR</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9" o:spid="_x0000_s1031" type="#_x0000_t202" style="position:absolute;left:0;text-align:left;margin-left:218.55pt;margin-top:126.25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" stroked="f">
                <v:textbox inset="0,0,0,0">
                  <w:txbxContent>
                    <w:p w14:paraId="7424B1FB" w14:textId="1AB8D829" w:rsidR="00D75100" w:rsidRPr="006D0E94" w:rsidRDefault="00D75100" w:rsidP="007577CA">
                      <w:pPr>
                        <w:pStyle w:val="Beschriftung"/>
                        <w:jc w:val="left"/>
                        <w:rPr>
                          <w:noProof/>
                          <w:sz w:val="24"/>
                          <w:szCs w:val="24"/>
                        </w:rPr>
                      </w:pPr>
                      <w:bookmarkStart w:id="132" w:name="_Toc408842569"/>
                      <w:r>
                        <w:t xml:space="preserve">Abb. </w:t>
                      </w:r>
                      <w:fldSimple w:instr=" STYLEREF 1 \s ">
                        <w:r>
                          <w:rPr>
                            <w:noProof/>
                          </w:rPr>
                          <w:t>2</w:t>
                        </w:r>
                      </w:fldSimple>
                      <w:r>
                        <w:t>.</w:t>
                      </w:r>
                      <w:fldSimple w:instr=" SEQ Abb. \* ARABIC \s 1 ">
                        <w:r>
                          <w:rPr>
                            <w:noProof/>
                          </w:rPr>
                          <w:t>7</w:t>
                        </w:r>
                      </w:fldSimple>
                      <w:r>
                        <w:t xml:space="preserve"> Ansicht der </w:t>
                      </w:r>
                      <w:proofErr w:type="spellStart"/>
                      <w:r>
                        <w:t>Gear</w:t>
                      </w:r>
                      <w:proofErr w:type="spellEnd"/>
                      <w:r>
                        <w:t xml:space="preserve"> VR</w:t>
                      </w:r>
                      <w:bookmarkEnd w:id="132"/>
                    </w:p>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7B4BF026">
            <wp:simplePos x="0" y="0"/>
            <wp:positionH relativeFrom="column">
              <wp:posOffset>-60960</wp:posOffset>
            </wp:positionH>
            <wp:positionV relativeFrom="paragraph">
              <wp:posOffset>0</wp:posOffset>
            </wp:positionV>
            <wp:extent cx="2732146" cy="1821600"/>
            <wp:effectExtent l="0" t="0" r="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32146"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305B7A" w14:textId="50A118F9" w:rsidR="00F04C4F" w:rsidRDefault="00F04C4F" w:rsidP="00F04C4F">
      <w:pPr>
        <w:pStyle w:val="berschrift2"/>
        <w:rPr>
          <w:noProof/>
        </w:rPr>
      </w:pPr>
      <w:bookmarkStart w:id="133" w:name="_Toc408842502"/>
      <w:r>
        <w:rPr>
          <w:noProof/>
        </w:rPr>
        <w:t>Unity</w:t>
      </w:r>
      <w:bookmarkEnd w:id="133"/>
    </w:p>
    <w:p w14:paraId="70E83507" w14:textId="6DDE4E5B" w:rsidR="008704CA" w:rsidRPr="007B35F8" w:rsidRDefault="008704CA" w:rsidP="007B35F8">
      <w:proofErr w:type="spellStart"/>
      <w:r>
        <w:t>Unity</w:t>
      </w:r>
      <w:proofErr w:type="spellEnd"/>
      <w:r>
        <w:t xml:space="preserve"> wird als Entwicklungsumgebung genutzt, um die prototypische Anwendung umz</w:t>
      </w:r>
      <w:r>
        <w:t>u</w:t>
      </w:r>
      <w:r>
        <w:t xml:space="preserve">setzen. </w:t>
      </w:r>
      <w:proofErr w:type="spellStart"/>
      <w:r>
        <w:t>Unity</w:t>
      </w:r>
      <w:proofErr w:type="spellEnd"/>
      <w:r>
        <w:t xml:space="preserve"> ist besonders für Anwendungen im B</w:t>
      </w:r>
      <w:r w:rsidR="00E31CB6">
        <w:t xml:space="preserve">ereich VR geeignet, da </w:t>
      </w:r>
      <w:proofErr w:type="spellStart"/>
      <w:r w:rsidR="00E31CB6">
        <w:t>Unity</w:t>
      </w:r>
      <w:proofErr w:type="spellEnd"/>
      <w:r w:rsidR="00E31CB6">
        <w:t xml:space="preserve"> das Pr</w:t>
      </w:r>
      <w:r w:rsidR="00E31CB6">
        <w:t>o</w:t>
      </w:r>
      <w:r w:rsidR="00E31CB6">
        <w:t xml:space="preserve">grammieren auf Objekte ermöglicht und die Platzierung von virtuellen Kameras trivial gestaltet. </w:t>
      </w:r>
      <w:del w:id="134" w:author="Autor">
        <w:r w:rsidR="00E31CB6" w:rsidDel="00F24962">
          <w:delText>Des Weiteren</w:delText>
        </w:r>
      </w:del>
      <w:ins w:id="135" w:author="Autor">
        <w:r w:rsidR="00F24962">
          <w:t>Es</w:t>
        </w:r>
      </w:ins>
      <w:r w:rsidR="00E31CB6">
        <w:t xml:space="preserve"> können</w:t>
      </w:r>
      <w:ins w:id="136" w:author="Autor">
        <w:r w:rsidR="00F24962">
          <w:t xml:space="preserve"> auch</w:t>
        </w:r>
      </w:ins>
      <w:r w:rsidR="00E31CB6">
        <w:t xml:space="preserve"> die Anwendungen auf verschiedene Plattformen veröffentlicht werden, ohne die Anwendung zu ändern [Sei14]. Dieser Abschnitt gibt einen Überblick über die </w:t>
      </w:r>
      <w:r w:rsidR="00342C6C">
        <w:t xml:space="preserve">Funktionen und Werkzeuge </w:t>
      </w:r>
      <w:r w:rsidR="003204F8">
        <w:t>die genutzt werden</w:t>
      </w:r>
      <w:r w:rsidR="00C644AA">
        <w:t xml:space="preserve"> und stellt verwendete </w:t>
      </w:r>
      <w:proofErr w:type="spellStart"/>
      <w:r w:rsidR="00C644AA">
        <w:t>Plugins</w:t>
      </w:r>
      <w:proofErr w:type="spellEnd"/>
      <w:r w:rsidR="00C644AA">
        <w:t xml:space="preserve"> vor.</w:t>
      </w:r>
    </w:p>
    <w:p w14:paraId="2ECF1555" w14:textId="5972329F" w:rsidR="00702AFA" w:rsidRDefault="008704CA" w:rsidP="00702AFA">
      <w:r>
        <w:t>Es wird mit Version 4.6 gearbeitet</w:t>
      </w:r>
      <w:r w:rsidR="004724F1">
        <w:t xml:space="preserve">, die zum Vorgänger Änderungen am GUI-System hat und allgemein </w:t>
      </w:r>
      <w:r w:rsidR="00184883">
        <w:t>eine höhere Leistung aufweist</w:t>
      </w:r>
      <w:r>
        <w:t xml:space="preserve"> [@Uni].</w:t>
      </w:r>
      <w:r w:rsidR="00702AFA">
        <w:br w:type="page"/>
      </w:r>
    </w:p>
    <w:p w14:paraId="5FE55E53" w14:textId="469A1703" w:rsidR="00B95B04" w:rsidRDefault="002F1758" w:rsidP="00B95B04">
      <w:pPr>
        <w:pStyle w:val="berschrift3"/>
      </w:pPr>
      <w:bookmarkStart w:id="137" w:name="_Toc408842503"/>
      <w:r>
        <w:lastRenderedPageBreak/>
        <w:t>Programmierung über Skripte</w:t>
      </w:r>
      <w:bookmarkEnd w:id="137"/>
    </w:p>
    <w:p w14:paraId="7D608079" w14:textId="4970AA2D" w:rsidR="00B95B04" w:rsidRDefault="00B95B04" w:rsidP="00B95B04"/>
    <w:p w14:paraId="42592868" w14:textId="059DCCBD" w:rsidR="009C654F" w:rsidRDefault="00E1534C" w:rsidP="000A53E7">
      <w:proofErr w:type="spellStart"/>
      <w:r>
        <w:t>Unity</w:t>
      </w:r>
      <w:proofErr w:type="spellEnd"/>
      <w:r>
        <w:t xml:space="preserve"> hat für das Programmieren von Skripten eine eigene Entwicklungsumgebung. </w:t>
      </w:r>
      <w:r w:rsidR="00540D63">
        <w:t>Diese ist Mono</w:t>
      </w:r>
      <w:ins w:id="138" w:author="Autor">
        <w:r w:rsidR="00F24962">
          <w:t xml:space="preserve"> </w:t>
        </w:r>
      </w:ins>
      <w:proofErr w:type="spellStart"/>
      <w:r w:rsidR="00540D63">
        <w:t>Develop</w:t>
      </w:r>
      <w:proofErr w:type="spellEnd"/>
      <w:r w:rsidR="00540D63">
        <w:t xml:space="preserve">, welche </w:t>
      </w:r>
      <w:r>
        <w:t>Open-Source</w:t>
      </w:r>
      <w:r w:rsidR="00540D63">
        <w:t xml:space="preserve"> ist</w:t>
      </w:r>
      <w:r>
        <w:t xml:space="preserve"> und unter dem Aspekt entstanden</w:t>
      </w:r>
      <w:r w:rsidR="00540D63">
        <w:t xml:space="preserve"> </w:t>
      </w:r>
      <w:del w:id="139" w:author="Autor">
        <w:r w:rsidR="00540D63" w:rsidDel="00F24962">
          <w:delText>ist</w:delText>
        </w:r>
        <w:r w:rsidDel="00F24962">
          <w:delText xml:space="preserve"> </w:delText>
        </w:r>
      </w:del>
      <w:r>
        <w:t>ein leic</w:t>
      </w:r>
      <w:r>
        <w:t>h</w:t>
      </w:r>
      <w:r>
        <w:t xml:space="preserve">teres Debuggen von </w:t>
      </w:r>
      <w:proofErr w:type="spellStart"/>
      <w:r>
        <w:t>Unity</w:t>
      </w:r>
      <w:proofErr w:type="spellEnd"/>
      <w:r>
        <w:t xml:space="preserve"> Projekten zu ermöglichen. </w:t>
      </w:r>
      <w:r w:rsidR="00E2566B">
        <w:t>Verfügbare Programmiersprachen sind C#, JavaScript und Boo. In dieser</w:t>
      </w:r>
      <w:r w:rsidR="00B478C9">
        <w:t xml:space="preserve"> Arbeit wird mit C# gearbeitet. </w:t>
      </w:r>
      <w:r>
        <w:t>Skripte sind als eig</w:t>
      </w:r>
      <w:r>
        <w:t>e</w:t>
      </w:r>
      <w:r>
        <w:t xml:space="preserve">ne Klassen aufzufassen, die als Komponente an Objekte angehängt </w:t>
      </w:r>
      <w:del w:id="140" w:author="Autor">
        <w:r w:rsidDel="00F24962">
          <w:delText xml:space="preserve">werden </w:delText>
        </w:r>
      </w:del>
      <w:r>
        <w:t xml:space="preserve">und dadurch erst genutzt werden können. </w:t>
      </w:r>
      <w:r w:rsidR="00B933C0">
        <w:t xml:space="preserve">Jedes Skript muss von der Klasse </w:t>
      </w:r>
      <w:proofErr w:type="spellStart"/>
      <w:r w:rsidR="00B933C0">
        <w:t>MonoBehaviour</w:t>
      </w:r>
      <w:proofErr w:type="spellEnd"/>
      <w:r w:rsidR="00B933C0">
        <w:t xml:space="preserve"> erben und die Funktionalität eines Skripts als Komponente </w:t>
      </w:r>
      <w:proofErr w:type="spellStart"/>
      <w:r w:rsidR="00B933C0">
        <w:t>ermöglicht.</w:t>
      </w:r>
      <w:ins w:id="141" w:author="Autor">
        <w:r w:rsidR="00F3324D">
          <w:t>Satz</w:t>
        </w:r>
        <w:proofErr w:type="spellEnd"/>
        <w:r w:rsidR="00F3324D">
          <w:t xml:space="preserve"> überdenken!!</w:t>
        </w:r>
      </w:ins>
      <w:r w:rsidR="00540D63">
        <w:t xml:space="preserve"> Skripte la</w:t>
      </w:r>
      <w:r w:rsidR="00540D63">
        <w:t>s</w:t>
      </w:r>
      <w:r w:rsidR="00540D63">
        <w:t>sen</w:t>
      </w:r>
      <w:ins w:id="142" w:author="Autor">
        <w:r w:rsidR="00F3324D">
          <w:t xml:space="preserve"> sich</w:t>
        </w:r>
      </w:ins>
      <w:r w:rsidR="00540D63">
        <w:t xml:space="preserve"> über das Hauptmenü erstellen oder können direkt als Komponenten eines Objektes zugewiesen werden</w:t>
      </w:r>
      <w:r w:rsidR="009C654F">
        <w:t xml:space="preserve"> [Sei14]</w:t>
      </w:r>
      <w:r w:rsidR="00540D63">
        <w:t>.</w:t>
      </w:r>
      <w:ins w:id="143" w:author="Autor">
        <w:r w:rsidR="00F3324D">
          <w:t xml:space="preserve"> Bitte noch einmal Satz überdenken.</w:t>
        </w:r>
      </w:ins>
    </w:p>
    <w:p w14:paraId="7B7A233E" w14:textId="2C1F2D3C" w:rsidR="00AB269A" w:rsidRDefault="008B7201" w:rsidP="000A53E7">
      <w:r>
        <w:t xml:space="preserve">Ein neu erstelltes C#-Skript enthält über </w:t>
      </w:r>
      <w:proofErr w:type="spellStart"/>
      <w:r>
        <w:t>using</w:t>
      </w:r>
      <w:proofErr w:type="spellEnd"/>
      <w:r>
        <w:t xml:space="preserve"> eingebundene </w:t>
      </w:r>
      <w:proofErr w:type="spellStart"/>
      <w:r>
        <w:t>Namespaces</w:t>
      </w:r>
      <w:proofErr w:type="spellEnd"/>
      <w:r w:rsidR="001B642E">
        <w:t xml:space="preserve">, um bestimmte Grundlegende Funktionalitäten zur Verfügung zu stellen. Nach den </w:t>
      </w:r>
      <w:proofErr w:type="spellStart"/>
      <w:r w:rsidR="001B642E">
        <w:t>Namespaces</w:t>
      </w:r>
      <w:proofErr w:type="spellEnd"/>
      <w:r w:rsidR="001B642E">
        <w:t xml:space="preserve"> komm</w:t>
      </w:r>
      <w:ins w:id="144" w:author="Autor">
        <w:r w:rsidR="00F3324D">
          <w:t>en</w:t>
        </w:r>
      </w:ins>
      <w:del w:id="145" w:author="Autor">
        <w:r w:rsidR="001B642E" w:rsidDel="00F3324D">
          <w:delText>t</w:delText>
        </w:r>
      </w:del>
      <w:r w:rsidR="001B642E">
        <w:t xml:space="preserve"> die Klassendefinition und die </w:t>
      </w:r>
      <w:proofErr w:type="spellStart"/>
      <w:r w:rsidR="001B642E">
        <w:t>MonoBehaviour-Erbung</w:t>
      </w:r>
      <w:proofErr w:type="spellEnd"/>
      <w:r w:rsidR="001B642E">
        <w:t xml:space="preserve">. </w:t>
      </w:r>
      <w:r w:rsidR="002E38A0">
        <w:t xml:space="preserve">Diese </w:t>
      </w:r>
      <w:proofErr w:type="spellStart"/>
      <w:r w:rsidR="002E38A0">
        <w:t>Erbung</w:t>
      </w:r>
      <w:proofErr w:type="spellEnd"/>
      <w:r w:rsidR="002E38A0">
        <w:t xml:space="preserve"> erhä</w:t>
      </w:r>
      <w:r w:rsidR="00A07824">
        <w:t>l</w:t>
      </w:r>
      <w:r w:rsidR="002E38A0">
        <w:t>t jedes Skript Standardmäßig da hier auch die Start- und Update-Methoden bereitgestellt werden [Sei14].</w:t>
      </w:r>
    </w:p>
    <w:p w14:paraId="37B583C9" w14:textId="77777777" w:rsidR="00AD452F" w:rsidRDefault="00AD452F" w:rsidP="000A53E7"/>
    <w:p w14:paraId="7A3A65AF" w14:textId="2D5BD98B" w:rsidR="00AD452F" w:rsidRDefault="00AD452F" w:rsidP="00E75394">
      <w:pPr>
        <w:pStyle w:val="Hervorhebenfett"/>
      </w:pPr>
      <w:r>
        <w:t>Event-Methoden</w:t>
      </w:r>
    </w:p>
    <w:p w14:paraId="498D8B23" w14:textId="77777777" w:rsidR="00AD452F" w:rsidRPr="00AD452F" w:rsidRDefault="00AD452F" w:rsidP="00AD452F"/>
    <w:p w14:paraId="12AF1718" w14:textId="7E57396C" w:rsidR="002E38A0" w:rsidRDefault="00E350A5" w:rsidP="000A53E7">
      <w:r>
        <w:t xml:space="preserve">Die Start-Methode wird einmalig ausgeführt, und dient der Initialisierung von Variablen. Sobald eine Skript-Instanz aktiviert ist, wird als erstes die Start-Methode ausgeführt. Dadurch ist es möglich die Reihenfolge von Initialisierungen zu bestimmen [Sei14]. </w:t>
      </w:r>
    </w:p>
    <w:p w14:paraId="7ED808D1" w14:textId="431717C3" w:rsidR="00AB269A" w:rsidRDefault="00A52BD3" w:rsidP="00B95B04">
      <w:r>
        <w:t xml:space="preserve">Die Update-Methode zählt zu den wichtigsten Methoden in </w:t>
      </w:r>
      <w:proofErr w:type="spellStart"/>
      <w:r>
        <w:t>Unity</w:t>
      </w:r>
      <w:proofErr w:type="spellEnd"/>
      <w:r>
        <w:t>. Update wird jedes Mal aufgerufen</w:t>
      </w:r>
      <w:r w:rsidR="00356886">
        <w:t xml:space="preserve"> bevor ein Frame gerendert wird. Hier ist es z.B. möglich eine</w:t>
      </w:r>
      <w:del w:id="146" w:author="Autor">
        <w:r w:rsidR="00356886" w:rsidDel="00F3324D">
          <w:delText>n</w:delText>
        </w:r>
      </w:del>
      <w:r w:rsidR="00356886">
        <w:t>m Objekt Bew</w:t>
      </w:r>
      <w:r w:rsidR="00356886">
        <w:t>e</w:t>
      </w:r>
      <w:r w:rsidR="00356886">
        <w:t>gungen zuzufügen durch das Verändern der Positionsparameter</w:t>
      </w:r>
      <w:r w:rsidR="008575CD">
        <w:t xml:space="preserve"> [Sei14]</w:t>
      </w:r>
      <w:r w:rsidR="00356886">
        <w:t>.</w:t>
      </w:r>
      <w:r w:rsidR="00202AE9">
        <w:t xml:space="preserve"> </w:t>
      </w:r>
    </w:p>
    <w:p w14:paraId="22D621CD" w14:textId="77777777" w:rsidR="00062D1B" w:rsidRDefault="00062D1B" w:rsidP="00062D1B">
      <w:r>
        <w:t>Neben diesen beiden Methoden gibt es noch weitere Grundlegende Methoden die je nach Notwendigkeit genutzt, aber hier nicht näher beleuchtet werden.</w:t>
      </w:r>
    </w:p>
    <w:p w14:paraId="4695BDC9" w14:textId="703E38AE" w:rsidR="00AD452F" w:rsidRDefault="00AD452F">
      <w:pPr>
        <w:spacing w:before="0" w:after="0" w:line="240" w:lineRule="auto"/>
        <w:jc w:val="left"/>
      </w:pPr>
      <w:r>
        <w:br w:type="page"/>
      </w:r>
    </w:p>
    <w:p w14:paraId="6148E93D" w14:textId="77777777" w:rsidR="00AB269A" w:rsidRPr="0023206C" w:rsidRDefault="00AB269A" w:rsidP="00AB269A">
      <w:pPr>
        <w:pStyle w:val="Code"/>
        <w:rPr>
          <w:lang w:val="en-US"/>
          <w:rPrChange w:id="147" w:author="Autor">
            <w:rPr/>
          </w:rPrChange>
        </w:rPr>
      </w:pPr>
      <w:proofErr w:type="gramStart"/>
      <w:r w:rsidRPr="0023206C">
        <w:rPr>
          <w:lang w:val="en-US"/>
          <w:rPrChange w:id="148" w:author="Autor">
            <w:rPr/>
          </w:rPrChange>
        </w:rPr>
        <w:lastRenderedPageBreak/>
        <w:t>using</w:t>
      </w:r>
      <w:proofErr w:type="gramEnd"/>
      <w:r w:rsidRPr="0023206C">
        <w:rPr>
          <w:lang w:val="en-US"/>
          <w:rPrChange w:id="149" w:author="Autor">
            <w:rPr/>
          </w:rPrChange>
        </w:rPr>
        <w:t xml:space="preserve"> </w:t>
      </w:r>
      <w:proofErr w:type="spellStart"/>
      <w:r w:rsidRPr="0023206C">
        <w:rPr>
          <w:lang w:val="en-US"/>
          <w:rPrChange w:id="150" w:author="Autor">
            <w:rPr/>
          </w:rPrChange>
        </w:rPr>
        <w:t>UnityEngine</w:t>
      </w:r>
      <w:proofErr w:type="spellEnd"/>
      <w:r w:rsidRPr="0023206C">
        <w:rPr>
          <w:lang w:val="en-US"/>
          <w:rPrChange w:id="151" w:author="Autor">
            <w:rPr/>
          </w:rPrChange>
        </w:rPr>
        <w:t>;</w:t>
      </w:r>
    </w:p>
    <w:p w14:paraId="4528C34B" w14:textId="77777777" w:rsidR="00AB269A" w:rsidRPr="0023206C" w:rsidRDefault="00AB269A" w:rsidP="00AB269A">
      <w:pPr>
        <w:pStyle w:val="Code"/>
        <w:rPr>
          <w:lang w:val="en-US"/>
          <w:rPrChange w:id="152" w:author="Autor">
            <w:rPr/>
          </w:rPrChange>
        </w:rPr>
      </w:pPr>
      <w:proofErr w:type="gramStart"/>
      <w:r w:rsidRPr="0023206C">
        <w:rPr>
          <w:lang w:val="en-US"/>
          <w:rPrChange w:id="153" w:author="Autor">
            <w:rPr/>
          </w:rPrChange>
        </w:rPr>
        <w:t>using</w:t>
      </w:r>
      <w:proofErr w:type="gramEnd"/>
      <w:r w:rsidRPr="0023206C">
        <w:rPr>
          <w:lang w:val="en-US"/>
          <w:rPrChange w:id="154" w:author="Autor">
            <w:rPr/>
          </w:rPrChange>
        </w:rPr>
        <w:t xml:space="preserve"> </w:t>
      </w:r>
      <w:proofErr w:type="spellStart"/>
      <w:r w:rsidRPr="0023206C">
        <w:rPr>
          <w:lang w:val="en-US"/>
          <w:rPrChange w:id="155" w:author="Autor">
            <w:rPr/>
          </w:rPrChange>
        </w:rPr>
        <w:t>System.Collections</w:t>
      </w:r>
      <w:proofErr w:type="spellEnd"/>
      <w:r w:rsidRPr="0023206C">
        <w:rPr>
          <w:lang w:val="en-US"/>
          <w:rPrChange w:id="156" w:author="Autor">
            <w:rPr/>
          </w:rPrChange>
        </w:rPr>
        <w:t>;</w:t>
      </w:r>
    </w:p>
    <w:p w14:paraId="47D8F0EF" w14:textId="77777777" w:rsidR="00AB269A" w:rsidRPr="0023206C" w:rsidRDefault="00AB269A" w:rsidP="00AB269A">
      <w:pPr>
        <w:pStyle w:val="Code"/>
        <w:rPr>
          <w:lang w:val="en-US"/>
          <w:rPrChange w:id="157" w:author="Autor">
            <w:rPr/>
          </w:rPrChange>
        </w:rPr>
      </w:pPr>
    </w:p>
    <w:p w14:paraId="689FCEBF" w14:textId="77777777" w:rsidR="00AB269A" w:rsidRPr="0023206C" w:rsidRDefault="00AB269A" w:rsidP="00AB269A">
      <w:pPr>
        <w:pStyle w:val="Code"/>
        <w:rPr>
          <w:lang w:val="en-US"/>
          <w:rPrChange w:id="158" w:author="Autor">
            <w:rPr/>
          </w:rPrChange>
        </w:rPr>
      </w:pPr>
      <w:proofErr w:type="gramStart"/>
      <w:r w:rsidRPr="0023206C">
        <w:rPr>
          <w:lang w:val="en-US"/>
          <w:rPrChange w:id="159" w:author="Autor">
            <w:rPr/>
          </w:rPrChange>
        </w:rPr>
        <w:t>public</w:t>
      </w:r>
      <w:proofErr w:type="gramEnd"/>
      <w:r w:rsidRPr="0023206C">
        <w:rPr>
          <w:lang w:val="en-US"/>
          <w:rPrChange w:id="160" w:author="Autor">
            <w:rPr/>
          </w:rPrChange>
        </w:rPr>
        <w:t xml:space="preserve"> class </w:t>
      </w:r>
      <w:proofErr w:type="spellStart"/>
      <w:r w:rsidRPr="0023206C">
        <w:rPr>
          <w:lang w:val="en-US"/>
          <w:rPrChange w:id="161" w:author="Autor">
            <w:rPr/>
          </w:rPrChange>
        </w:rPr>
        <w:t>NewScript</w:t>
      </w:r>
      <w:proofErr w:type="spellEnd"/>
      <w:r w:rsidRPr="0023206C">
        <w:rPr>
          <w:lang w:val="en-US"/>
          <w:rPrChange w:id="162" w:author="Autor">
            <w:rPr/>
          </w:rPrChange>
        </w:rPr>
        <w:t xml:space="preserve"> : </w:t>
      </w:r>
      <w:proofErr w:type="spellStart"/>
      <w:r w:rsidRPr="0023206C">
        <w:rPr>
          <w:lang w:val="en-US"/>
          <w:rPrChange w:id="163" w:author="Autor">
            <w:rPr/>
          </w:rPrChange>
        </w:rPr>
        <w:t>MonoBehaviour</w:t>
      </w:r>
      <w:proofErr w:type="spellEnd"/>
      <w:r w:rsidRPr="0023206C">
        <w:rPr>
          <w:lang w:val="en-US"/>
          <w:rPrChange w:id="164" w:author="Autor">
            <w:rPr/>
          </w:rPrChange>
        </w:rPr>
        <w:t xml:space="preserve"> {</w:t>
      </w:r>
    </w:p>
    <w:p w14:paraId="55CB71FE" w14:textId="77777777" w:rsidR="00AB269A" w:rsidRPr="0023206C" w:rsidRDefault="00AB269A" w:rsidP="00AB269A">
      <w:pPr>
        <w:pStyle w:val="Code"/>
        <w:rPr>
          <w:lang w:val="en-US"/>
          <w:rPrChange w:id="165" w:author="Autor">
            <w:rPr/>
          </w:rPrChange>
        </w:rPr>
      </w:pPr>
    </w:p>
    <w:p w14:paraId="78E0F9BB" w14:textId="77777777" w:rsidR="00AB269A" w:rsidRPr="0023206C" w:rsidRDefault="00AB269A" w:rsidP="00AB269A">
      <w:pPr>
        <w:pStyle w:val="Code"/>
        <w:rPr>
          <w:lang w:val="en-US"/>
          <w:rPrChange w:id="166" w:author="Autor">
            <w:rPr/>
          </w:rPrChange>
        </w:rPr>
      </w:pPr>
      <w:r w:rsidRPr="0023206C">
        <w:rPr>
          <w:lang w:val="en-US"/>
          <w:rPrChange w:id="167" w:author="Autor">
            <w:rPr/>
          </w:rPrChange>
        </w:rPr>
        <w:tab/>
        <w:t>// Use this for initialization</w:t>
      </w:r>
    </w:p>
    <w:p w14:paraId="582A75E4" w14:textId="09AFDA97" w:rsidR="00AB269A" w:rsidRPr="0023206C" w:rsidRDefault="00BF2B0E" w:rsidP="00BF2B0E">
      <w:pPr>
        <w:pStyle w:val="Code"/>
        <w:rPr>
          <w:lang w:val="en-US"/>
          <w:rPrChange w:id="168" w:author="Autor">
            <w:rPr/>
          </w:rPrChange>
        </w:rPr>
      </w:pPr>
      <w:r w:rsidRPr="0023206C">
        <w:rPr>
          <w:lang w:val="en-US"/>
          <w:rPrChange w:id="169" w:author="Autor">
            <w:rPr/>
          </w:rPrChange>
        </w:rPr>
        <w:tab/>
      </w:r>
      <w:proofErr w:type="gramStart"/>
      <w:r w:rsidRPr="0023206C">
        <w:rPr>
          <w:lang w:val="en-US"/>
          <w:rPrChange w:id="170" w:author="Autor">
            <w:rPr/>
          </w:rPrChange>
        </w:rPr>
        <w:t>void</w:t>
      </w:r>
      <w:proofErr w:type="gramEnd"/>
      <w:r w:rsidRPr="0023206C">
        <w:rPr>
          <w:lang w:val="en-US"/>
          <w:rPrChange w:id="171" w:author="Autor">
            <w:rPr/>
          </w:rPrChange>
        </w:rPr>
        <w:t xml:space="preserve"> Start () {</w:t>
      </w:r>
    </w:p>
    <w:p w14:paraId="6FF98E22" w14:textId="77777777" w:rsidR="00AB269A" w:rsidRPr="0023206C" w:rsidRDefault="00AB269A" w:rsidP="00AB269A">
      <w:pPr>
        <w:pStyle w:val="Code"/>
        <w:rPr>
          <w:lang w:val="en-US"/>
          <w:rPrChange w:id="172" w:author="Autor">
            <w:rPr/>
          </w:rPrChange>
        </w:rPr>
      </w:pPr>
      <w:r w:rsidRPr="0023206C">
        <w:rPr>
          <w:lang w:val="en-US"/>
          <w:rPrChange w:id="173" w:author="Autor">
            <w:rPr/>
          </w:rPrChange>
        </w:rPr>
        <w:tab/>
        <w:t>}</w:t>
      </w:r>
    </w:p>
    <w:p w14:paraId="53CE942E" w14:textId="1B73DDF6" w:rsidR="00AB269A" w:rsidRPr="0023206C" w:rsidRDefault="00AB269A" w:rsidP="00AB269A">
      <w:pPr>
        <w:pStyle w:val="Code"/>
        <w:rPr>
          <w:lang w:val="en-US"/>
          <w:rPrChange w:id="174" w:author="Autor">
            <w:rPr/>
          </w:rPrChange>
        </w:rPr>
      </w:pPr>
    </w:p>
    <w:p w14:paraId="37177CDB" w14:textId="77777777" w:rsidR="00AB269A" w:rsidRPr="0023206C" w:rsidRDefault="00AB269A" w:rsidP="00AB269A">
      <w:pPr>
        <w:pStyle w:val="Code"/>
        <w:rPr>
          <w:lang w:val="en-US"/>
          <w:rPrChange w:id="175" w:author="Autor">
            <w:rPr/>
          </w:rPrChange>
        </w:rPr>
      </w:pPr>
      <w:r w:rsidRPr="0023206C">
        <w:rPr>
          <w:lang w:val="en-US"/>
          <w:rPrChange w:id="176" w:author="Autor">
            <w:rPr/>
          </w:rPrChange>
        </w:rPr>
        <w:tab/>
        <w:t>// Update is called once per frame</w:t>
      </w:r>
    </w:p>
    <w:p w14:paraId="5DF7B6E4" w14:textId="12D1F36A" w:rsidR="00AB269A" w:rsidRDefault="00AB269A" w:rsidP="00356886">
      <w:pPr>
        <w:pStyle w:val="Code"/>
      </w:pPr>
      <w:r w:rsidRPr="0023206C">
        <w:rPr>
          <w:lang w:val="en-US"/>
          <w:rPrChange w:id="177" w:author="Autor">
            <w:rPr/>
          </w:rPrChange>
        </w:rPr>
        <w:tab/>
      </w:r>
      <w:proofErr w:type="spellStart"/>
      <w:r>
        <w:t>v</w:t>
      </w:r>
      <w:r w:rsidR="00356886">
        <w:t>oid</w:t>
      </w:r>
      <w:proofErr w:type="spellEnd"/>
      <w:r w:rsidR="00356886">
        <w:t xml:space="preserve">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1A1928FA" w:rsidR="007E6C9E" w:rsidRDefault="009113B1" w:rsidP="00AB269A">
      <w:pPr>
        <w:pStyle w:val="Beschriftung"/>
      </w:pPr>
      <w:bookmarkStart w:id="178" w:name="_Toc408842576"/>
      <w:r>
        <w:t>Listing</w:t>
      </w:r>
      <w:r w:rsidR="00AB269A">
        <w:t xml:space="preserve"> </w:t>
      </w:r>
      <w:fldSimple w:instr=" STYLEREF 1 \s ">
        <w:r w:rsidR="00E20D0E">
          <w:rPr>
            <w:noProof/>
          </w:rPr>
          <w:t>2</w:t>
        </w:r>
      </w:fldSimple>
      <w:r w:rsidR="007E5DAC">
        <w:t>.</w:t>
      </w:r>
      <w:fldSimple w:instr=" SEQ Listing \* ARABIC \s 1 ">
        <w:r w:rsidR="00E20D0E">
          <w:rPr>
            <w:noProof/>
          </w:rPr>
          <w:t>1</w:t>
        </w:r>
      </w:fldSimple>
      <w:r w:rsidR="00AB269A">
        <w:t xml:space="preserve"> Grundgerüst eines </w:t>
      </w:r>
      <w:r w:rsidR="008B23BC">
        <w:t>C#-</w:t>
      </w:r>
      <w:r w:rsidR="00AB269A">
        <w:t>Skripts</w:t>
      </w:r>
      <w:bookmarkEnd w:id="178"/>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 xml:space="preserve">Ein wichtiger Grundsatz von </w:t>
      </w:r>
      <w:proofErr w:type="spellStart"/>
      <w:r w:rsidR="008575CD" w:rsidRPr="008575CD">
        <w:rPr>
          <w:rStyle w:val="Hervorhebung"/>
        </w:rPr>
        <w:t>Unity</w:t>
      </w:r>
      <w:proofErr w:type="spellEnd"/>
      <w:r w:rsidR="008575CD" w:rsidRPr="008575CD">
        <w:rPr>
          <w:rStyle w:val="Hervorhebung"/>
        </w:rPr>
        <w:t xml:space="preserve"> ist, dass jedes </w:t>
      </w:r>
      <w:proofErr w:type="spellStart"/>
      <w:r w:rsidR="008575CD" w:rsidRPr="008575CD">
        <w:rPr>
          <w:rStyle w:val="Hervorhebung"/>
        </w:rPr>
        <w:t>GameObject</w:t>
      </w:r>
      <w:proofErr w:type="spellEnd"/>
      <w:r w:rsidR="008575CD" w:rsidRPr="008575CD">
        <w:rPr>
          <w:rStyle w:val="Hervorhebung"/>
        </w:rPr>
        <w:t xml:space="preserve"> seine eigenen Co</w:t>
      </w:r>
      <w:r w:rsidR="008575CD" w:rsidRPr="008575CD">
        <w:rPr>
          <w:rStyle w:val="Hervorhebung"/>
        </w:rPr>
        <w:t>m</w:t>
      </w:r>
      <w:r w:rsidR="008575CD" w:rsidRPr="008575CD">
        <w:rPr>
          <w:rStyle w:val="Hervorhebung"/>
        </w:rPr>
        <w:t>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67F759D2"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w:t>
      </w:r>
      <w:ins w:id="179" w:author="Autor">
        <w:r w:rsidR="00F3324D">
          <w:rPr>
            <w:rStyle w:val="Hervorhebung"/>
          </w:rPr>
          <w:t xml:space="preserve"> </w:t>
        </w:r>
      </w:ins>
      <w:r w:rsidRPr="008575CD">
        <w:rPr>
          <w:rStyle w:val="Hervorhebung"/>
        </w:rPr>
        <w:t>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 xml:space="preserve">So ist es möglich über die Variable </w:t>
      </w:r>
      <w:proofErr w:type="spellStart"/>
      <w:r>
        <w:rPr>
          <w:rStyle w:val="Hervorhebung"/>
          <w:i w:val="0"/>
        </w:rPr>
        <w:t>gameObject</w:t>
      </w:r>
      <w:proofErr w:type="spellEnd"/>
      <w:r>
        <w:rPr>
          <w:rStyle w:val="Hervorhebung"/>
          <w:i w:val="0"/>
        </w:rPr>
        <w:t xml:space="preserve">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23206C" w:rsidRDefault="00411564" w:rsidP="000B0FDA">
      <w:pPr>
        <w:pStyle w:val="Code"/>
        <w:rPr>
          <w:rStyle w:val="Hervorhebung"/>
          <w:rFonts w:ascii="Courier New" w:hAnsi="Courier New"/>
          <w:i w:val="0"/>
          <w:iCs w:val="0"/>
          <w:lang w:val="en-US"/>
          <w:rPrChange w:id="180" w:author="Autor">
            <w:rPr>
              <w:rStyle w:val="Hervorhebung"/>
              <w:rFonts w:ascii="Courier New" w:hAnsi="Courier New"/>
              <w:i w:val="0"/>
              <w:iCs w:val="0"/>
              <w:sz w:val="24"/>
            </w:rPr>
          </w:rPrChange>
        </w:rPr>
      </w:pPr>
      <w:r w:rsidRPr="0023206C">
        <w:rPr>
          <w:rStyle w:val="Hervorhebung"/>
          <w:rFonts w:ascii="Courier New" w:hAnsi="Courier New"/>
          <w:i w:val="0"/>
          <w:iCs w:val="0"/>
          <w:lang w:val="en-US"/>
          <w:rPrChange w:id="181" w:author="Autor">
            <w:rPr>
              <w:rStyle w:val="Hervorhebung"/>
              <w:rFonts w:ascii="Courier New" w:hAnsi="Courier New"/>
              <w:i w:val="0"/>
              <w:iCs w:val="0"/>
            </w:rPr>
          </w:rPrChange>
        </w:rPr>
        <w:t xml:space="preserve">Transform </w:t>
      </w:r>
      <w:proofErr w:type="spellStart"/>
      <w:r w:rsidRPr="0023206C">
        <w:rPr>
          <w:rStyle w:val="Hervorhebung"/>
          <w:rFonts w:ascii="Courier New" w:hAnsi="Courier New"/>
          <w:i w:val="0"/>
          <w:iCs w:val="0"/>
          <w:lang w:val="en-US"/>
          <w:rPrChange w:id="182" w:author="Autor">
            <w:rPr>
              <w:rStyle w:val="Hervorhebung"/>
              <w:rFonts w:ascii="Courier New" w:hAnsi="Courier New"/>
              <w:i w:val="0"/>
              <w:iCs w:val="0"/>
            </w:rPr>
          </w:rPrChange>
        </w:rPr>
        <w:t>transform</w:t>
      </w:r>
      <w:proofErr w:type="spellEnd"/>
      <w:r w:rsidRPr="0023206C">
        <w:rPr>
          <w:rStyle w:val="Hervorhebung"/>
          <w:rFonts w:ascii="Courier New" w:hAnsi="Courier New"/>
          <w:i w:val="0"/>
          <w:iCs w:val="0"/>
          <w:lang w:val="en-US"/>
          <w:rPrChange w:id="183" w:author="Autor">
            <w:rPr>
              <w:rStyle w:val="Hervorhebung"/>
              <w:rFonts w:ascii="Courier New" w:hAnsi="Courier New"/>
              <w:i w:val="0"/>
              <w:iCs w:val="0"/>
            </w:rPr>
          </w:rPrChange>
        </w:rPr>
        <w:t xml:space="preserve"> = </w:t>
      </w:r>
      <w:proofErr w:type="spellStart"/>
      <w:r w:rsidRPr="0023206C">
        <w:rPr>
          <w:rStyle w:val="Hervorhebung"/>
          <w:rFonts w:ascii="Courier New" w:hAnsi="Courier New"/>
          <w:i w:val="0"/>
          <w:iCs w:val="0"/>
          <w:lang w:val="en-US"/>
          <w:rPrChange w:id="184" w:author="Autor">
            <w:rPr>
              <w:rStyle w:val="Hervorhebung"/>
              <w:rFonts w:ascii="Courier New" w:hAnsi="Courier New"/>
              <w:i w:val="0"/>
              <w:iCs w:val="0"/>
            </w:rPr>
          </w:rPrChange>
        </w:rPr>
        <w:t>gameObject.GetComponent</w:t>
      </w:r>
      <w:proofErr w:type="spellEnd"/>
      <w:r w:rsidRPr="0023206C">
        <w:rPr>
          <w:rStyle w:val="Hervorhebung"/>
          <w:rFonts w:ascii="Courier New" w:hAnsi="Courier New"/>
          <w:i w:val="0"/>
          <w:iCs w:val="0"/>
          <w:lang w:val="en-US"/>
          <w:rPrChange w:id="185" w:author="Autor">
            <w:rPr>
              <w:rStyle w:val="Hervorhebung"/>
              <w:rFonts w:ascii="Courier New" w:hAnsi="Courier New"/>
              <w:i w:val="0"/>
              <w:iCs w:val="0"/>
            </w:rPr>
          </w:rPrChange>
        </w:rPr>
        <w:t>&lt;Transform</w:t>
      </w:r>
      <w:proofErr w:type="gramStart"/>
      <w:r w:rsidRPr="0023206C">
        <w:rPr>
          <w:rStyle w:val="Hervorhebung"/>
          <w:rFonts w:ascii="Courier New" w:hAnsi="Courier New"/>
          <w:i w:val="0"/>
          <w:iCs w:val="0"/>
          <w:lang w:val="en-US"/>
          <w:rPrChange w:id="186" w:author="Autor">
            <w:rPr>
              <w:rStyle w:val="Hervorhebung"/>
              <w:rFonts w:ascii="Courier New" w:hAnsi="Courier New"/>
              <w:i w:val="0"/>
              <w:iCs w:val="0"/>
            </w:rPr>
          </w:rPrChange>
        </w:rPr>
        <w:t>&gt;(</w:t>
      </w:r>
      <w:proofErr w:type="gramEnd"/>
      <w:r w:rsidRPr="0023206C">
        <w:rPr>
          <w:rStyle w:val="Hervorhebung"/>
          <w:rFonts w:ascii="Courier New" w:hAnsi="Courier New"/>
          <w:i w:val="0"/>
          <w:iCs w:val="0"/>
          <w:lang w:val="en-US"/>
          <w:rPrChange w:id="187" w:author="Autor">
            <w:rPr>
              <w:rStyle w:val="Hervorhebung"/>
              <w:rFonts w:ascii="Courier New" w:hAnsi="Courier New"/>
              <w:i w:val="0"/>
              <w:iCs w:val="0"/>
            </w:rPr>
          </w:rPrChange>
        </w:rPr>
        <w:t>);</w:t>
      </w:r>
    </w:p>
    <w:p w14:paraId="052F70D5" w14:textId="5C12F89F" w:rsidR="00D35661" w:rsidRDefault="009113B1" w:rsidP="000B0FDA">
      <w:pPr>
        <w:pStyle w:val="Beschriftung"/>
      </w:pPr>
      <w:bookmarkStart w:id="188" w:name="_Toc408842577"/>
      <w:r>
        <w:t>Listing</w:t>
      </w:r>
      <w:r w:rsidR="000B0FDA">
        <w:t xml:space="preserve"> </w:t>
      </w:r>
      <w:fldSimple w:instr=" STYLEREF 1 \s ">
        <w:r w:rsidR="00E20D0E">
          <w:rPr>
            <w:noProof/>
          </w:rPr>
          <w:t>2</w:t>
        </w:r>
      </w:fldSimple>
      <w:r w:rsidR="007E5DAC">
        <w:t>.</w:t>
      </w:r>
      <w:fldSimple w:instr=" SEQ Listing \* ARABIC \s 1 ">
        <w:r w:rsidR="00E20D0E">
          <w:rPr>
            <w:noProof/>
          </w:rPr>
          <w:t>2</w:t>
        </w:r>
      </w:fldSimple>
      <w:r w:rsidR="000B0FDA">
        <w:t xml:space="preserve"> Zugriff auf eigene Komponente eines Objektes</w:t>
      </w:r>
      <w:bookmarkEnd w:id="188"/>
    </w:p>
    <w:p w14:paraId="13489EA6" w14:textId="0BA6B650" w:rsidR="00356B31" w:rsidRDefault="00356B31">
      <w:pPr>
        <w:spacing w:before="0" w:after="0" w:line="240" w:lineRule="auto"/>
        <w:jc w:val="left"/>
      </w:pPr>
      <w:r>
        <w:br w:type="page"/>
      </w:r>
    </w:p>
    <w:p w14:paraId="6EF22A83" w14:textId="1CEC1796" w:rsidR="005F3DE6" w:rsidRDefault="00480A30" w:rsidP="00690630">
      <w:r>
        <w:lastRenderedPageBreak/>
        <w:t xml:space="preserve">Der Zugriff auf andere Objekte erfolgt über den </w:t>
      </w:r>
      <w:proofErr w:type="spellStart"/>
      <w:r>
        <w:t>Inspector</w:t>
      </w:r>
      <w:proofErr w:type="spellEnd"/>
      <w:r>
        <w:t xml:space="preserve">. </w:t>
      </w:r>
      <w:r w:rsidR="00B57E72">
        <w:t xml:space="preserve">In einem Skript werden </w:t>
      </w:r>
      <w:proofErr w:type="spellStart"/>
      <w:r w:rsidR="00B57E72">
        <w:t>public</w:t>
      </w:r>
      <w:proofErr w:type="spellEnd"/>
      <w:r w:rsidR="00B57E72">
        <w:t>-</w:t>
      </w:r>
      <w:r w:rsidR="007C0DFD">
        <w:t xml:space="preserve">Variablen gesetzt, die im </w:t>
      </w:r>
      <w:proofErr w:type="spellStart"/>
      <w:r w:rsidR="007C0DFD">
        <w:t>Inspector</w:t>
      </w:r>
      <w:proofErr w:type="spellEnd"/>
      <w:r w:rsidR="007C0DFD">
        <w:t xml:space="preserve"> erscheinen und in die per </w:t>
      </w:r>
      <w:proofErr w:type="spellStart"/>
      <w:r w:rsidR="007C0DFD">
        <w:t>Drag&amp;Drop</w:t>
      </w:r>
      <w:proofErr w:type="spellEnd"/>
      <w:r w:rsidR="007C0DFD">
        <w:t xml:space="preserve"> Objekte gezogen werden können</w:t>
      </w:r>
      <w:r w:rsidR="00022DB4">
        <w:t xml:space="preserve"> [Sei14]</w:t>
      </w:r>
      <w:r w:rsidR="007C0DFD">
        <w:t>.</w:t>
      </w:r>
      <w:r w:rsidR="00B57E72">
        <w:t xml:space="preserve"> </w:t>
      </w:r>
    </w:p>
    <w:p w14:paraId="30298B28" w14:textId="77777777" w:rsidR="000B0627" w:rsidRDefault="000B0627" w:rsidP="00690630"/>
    <w:p w14:paraId="2DF2B94D" w14:textId="3DE71D1C" w:rsidR="00B57E72" w:rsidRPr="0023206C" w:rsidRDefault="00072DE4" w:rsidP="00B57E72">
      <w:pPr>
        <w:pStyle w:val="Code"/>
        <w:rPr>
          <w:lang w:val="en-US"/>
          <w:rPrChange w:id="189" w:author="Autor">
            <w:rPr/>
          </w:rPrChange>
        </w:rPr>
      </w:pPr>
      <w:proofErr w:type="gramStart"/>
      <w:r w:rsidRPr="0023206C">
        <w:rPr>
          <w:lang w:val="en-US"/>
          <w:rPrChange w:id="190" w:author="Autor">
            <w:rPr/>
          </w:rPrChange>
        </w:rPr>
        <w:t>public</w:t>
      </w:r>
      <w:proofErr w:type="gramEnd"/>
      <w:r w:rsidRPr="0023206C">
        <w:rPr>
          <w:lang w:val="en-US"/>
          <w:rPrChange w:id="191" w:author="Autor">
            <w:rPr/>
          </w:rPrChange>
        </w:rPr>
        <w:t xml:space="preserve"> class </w:t>
      </w:r>
      <w:proofErr w:type="spellStart"/>
      <w:r w:rsidR="002A5220" w:rsidRPr="0023206C">
        <w:rPr>
          <w:lang w:val="en-US"/>
          <w:rPrChange w:id="192" w:author="Autor">
            <w:rPr/>
          </w:rPrChange>
        </w:rPr>
        <w:t>ComponentExample</w:t>
      </w:r>
      <w:proofErr w:type="spellEnd"/>
      <w:r w:rsidR="00B57E72" w:rsidRPr="0023206C">
        <w:rPr>
          <w:lang w:val="en-US"/>
          <w:rPrChange w:id="193" w:author="Autor">
            <w:rPr/>
          </w:rPrChange>
        </w:rPr>
        <w:t xml:space="preserve"> : </w:t>
      </w:r>
      <w:proofErr w:type="spellStart"/>
      <w:r w:rsidR="00B57E72" w:rsidRPr="0023206C">
        <w:rPr>
          <w:lang w:val="en-US"/>
          <w:rPrChange w:id="194" w:author="Autor">
            <w:rPr/>
          </w:rPrChange>
        </w:rPr>
        <w:t>MonoBehaviour</w:t>
      </w:r>
      <w:proofErr w:type="spellEnd"/>
      <w:r w:rsidR="00B57E72" w:rsidRPr="0023206C">
        <w:rPr>
          <w:lang w:val="en-US"/>
          <w:rPrChange w:id="195" w:author="Autor">
            <w:rPr/>
          </w:rPrChange>
        </w:rPr>
        <w:t xml:space="preserve"> {</w:t>
      </w:r>
    </w:p>
    <w:p w14:paraId="53BB93DE" w14:textId="77777777" w:rsidR="00B57E72" w:rsidRPr="0023206C" w:rsidRDefault="00B57E72" w:rsidP="00B57E72">
      <w:pPr>
        <w:pStyle w:val="Code"/>
        <w:rPr>
          <w:lang w:val="en-US"/>
          <w:rPrChange w:id="196" w:author="Autor">
            <w:rPr/>
          </w:rPrChange>
        </w:rPr>
      </w:pPr>
    </w:p>
    <w:p w14:paraId="38392BE0" w14:textId="7F46292E" w:rsidR="00B57E72" w:rsidRPr="0023206C" w:rsidRDefault="00B57E72" w:rsidP="00B57E72">
      <w:pPr>
        <w:pStyle w:val="Code"/>
        <w:rPr>
          <w:lang w:val="en-US"/>
          <w:rPrChange w:id="197" w:author="Autor">
            <w:rPr/>
          </w:rPrChange>
        </w:rPr>
      </w:pPr>
      <w:r w:rsidRPr="0023206C">
        <w:rPr>
          <w:lang w:val="en-US"/>
          <w:rPrChange w:id="198" w:author="Autor">
            <w:rPr/>
          </w:rPrChange>
        </w:rPr>
        <w:tab/>
      </w:r>
      <w:proofErr w:type="gramStart"/>
      <w:r w:rsidRPr="0023206C">
        <w:rPr>
          <w:lang w:val="en-US"/>
          <w:rPrChange w:id="199" w:author="Autor">
            <w:rPr/>
          </w:rPrChange>
        </w:rPr>
        <w:t>public</w:t>
      </w:r>
      <w:proofErr w:type="gramEnd"/>
      <w:r w:rsidRPr="0023206C">
        <w:rPr>
          <w:lang w:val="en-US"/>
          <w:rPrChange w:id="200" w:author="Autor">
            <w:rPr/>
          </w:rPrChange>
        </w:rPr>
        <w:t xml:space="preserve"> </w:t>
      </w:r>
      <w:proofErr w:type="spellStart"/>
      <w:r w:rsidRPr="0023206C">
        <w:rPr>
          <w:lang w:val="en-US"/>
          <w:rPrChange w:id="201" w:author="Autor">
            <w:rPr/>
          </w:rPrChange>
        </w:rPr>
        <w:t>GameObject</w:t>
      </w:r>
      <w:proofErr w:type="spellEnd"/>
      <w:r w:rsidR="00CC347C" w:rsidRPr="0023206C">
        <w:rPr>
          <w:lang w:val="en-US"/>
          <w:rPrChange w:id="202" w:author="Autor">
            <w:rPr/>
          </w:rPrChange>
        </w:rPr>
        <w:t xml:space="preserve"> </w:t>
      </w:r>
      <w:r w:rsidR="00D67113" w:rsidRPr="0023206C">
        <w:rPr>
          <w:lang w:val="en-US"/>
          <w:rPrChange w:id="203" w:author="Autor">
            <w:rPr/>
          </w:rPrChange>
        </w:rPr>
        <w:t>user</w:t>
      </w:r>
      <w:r w:rsidRPr="0023206C">
        <w:rPr>
          <w:lang w:val="en-US"/>
          <w:rPrChange w:id="204" w:author="Autor">
            <w:rPr/>
          </w:rPrChange>
        </w:rPr>
        <w:t>;</w:t>
      </w:r>
    </w:p>
    <w:p w14:paraId="38F9CB67" w14:textId="77777777" w:rsidR="00B57E72" w:rsidRPr="0023206C" w:rsidRDefault="00B57E72" w:rsidP="00B57E72">
      <w:pPr>
        <w:pStyle w:val="Code"/>
        <w:rPr>
          <w:lang w:val="en-US"/>
          <w:rPrChange w:id="205" w:author="Autor">
            <w:rPr/>
          </w:rPrChange>
        </w:rPr>
      </w:pPr>
    </w:p>
    <w:p w14:paraId="61FD0A47" w14:textId="43803A28" w:rsidR="00B57E72" w:rsidRPr="00690630" w:rsidRDefault="00B57E72" w:rsidP="00B57E72">
      <w:pPr>
        <w:pStyle w:val="Code"/>
      </w:pPr>
      <w:r>
        <w:t>}</w:t>
      </w:r>
    </w:p>
    <w:p w14:paraId="7B591B8D" w14:textId="244B8547" w:rsidR="0022065B" w:rsidRDefault="009113B1" w:rsidP="0022065B">
      <w:pPr>
        <w:pStyle w:val="Beschriftung"/>
      </w:pPr>
      <w:bookmarkStart w:id="206" w:name="_Toc408842578"/>
      <w:r>
        <w:t>Listing</w:t>
      </w:r>
      <w:r w:rsidR="0022065B">
        <w:t xml:space="preserve"> </w:t>
      </w:r>
      <w:fldSimple w:instr=" STYLEREF 1 \s ">
        <w:r w:rsidR="00E20D0E">
          <w:rPr>
            <w:noProof/>
          </w:rPr>
          <w:t>2</w:t>
        </w:r>
      </w:fldSimple>
      <w:r w:rsidR="007E5DAC">
        <w:t>.</w:t>
      </w:r>
      <w:fldSimple w:instr=" SEQ Listing \* ARABIC \s 1 ">
        <w:r w:rsidR="00E20D0E">
          <w:rPr>
            <w:noProof/>
          </w:rPr>
          <w:t>3</w:t>
        </w:r>
      </w:fldSimple>
      <w:r w:rsidR="0022065B">
        <w:t xml:space="preserve"> </w:t>
      </w:r>
      <w:proofErr w:type="spellStart"/>
      <w:r w:rsidR="0022065B">
        <w:t>Inspector</w:t>
      </w:r>
      <w:proofErr w:type="spellEnd"/>
      <w:r w:rsidR="0022065B">
        <w:t xml:space="preserve"> Zuweisung einer </w:t>
      </w:r>
      <w:proofErr w:type="spellStart"/>
      <w:r w:rsidR="0022065B">
        <w:t>public</w:t>
      </w:r>
      <w:proofErr w:type="spellEnd"/>
      <w:r w:rsidR="0022065B">
        <w:t xml:space="preserve"> Variablen</w:t>
      </w:r>
      <w:bookmarkEnd w:id="206"/>
    </w:p>
    <w:p w14:paraId="3C51FB7C" w14:textId="14BF8D01" w:rsidR="000B0627" w:rsidRDefault="000B0627">
      <w:pPr>
        <w:spacing w:before="0" w:after="0" w:line="240" w:lineRule="auto"/>
        <w:jc w:val="left"/>
      </w:pPr>
    </w:p>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284AEF11" w:rsidR="00D75100" w:rsidRPr="0094003B" w:rsidRDefault="00D75100" w:rsidP="009475C7">
                            <w:pPr>
                              <w:pStyle w:val="Beschriftung"/>
                              <w:jc w:val="left"/>
                              <w:rPr>
                                <w:noProof/>
                                <w:sz w:val="24"/>
                                <w:szCs w:val="24"/>
                              </w:rPr>
                            </w:pPr>
                            <w:bookmarkStart w:id="207" w:name="_Toc408842570"/>
                            <w:r>
                              <w:t xml:space="preserve">Abb. </w:t>
                            </w:r>
                            <w:fldSimple w:instr=" STYLEREF 1 \s ">
                              <w:r>
                                <w:rPr>
                                  <w:noProof/>
                                </w:rPr>
                                <w:t>2</w:t>
                              </w:r>
                            </w:fldSimple>
                            <w:r>
                              <w:t>.</w:t>
                            </w:r>
                            <w:fldSimple w:instr=" SEQ Abb. \* ARABIC \s 1 ">
                              <w:r>
                                <w:rPr>
                                  <w:noProof/>
                                </w:rPr>
                                <w:t>8</w:t>
                              </w:r>
                            </w:fldSimple>
                            <w:r>
                              <w:t xml:space="preserve"> </w:t>
                            </w:r>
                            <w:proofErr w:type="spellStart"/>
                            <w:r>
                              <w:t>Inspectoransicht</w:t>
                            </w:r>
                            <w:proofErr w:type="spellEnd"/>
                            <w:r>
                              <w:t xml:space="preserve"> nach Zuweisung einer </w:t>
                            </w:r>
                            <w:proofErr w:type="spellStart"/>
                            <w:r>
                              <w:t>public</w:t>
                            </w:r>
                            <w:proofErr w:type="spellEnd"/>
                            <w:r>
                              <w:t>-Variablen</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6" o:spid="_x0000_s1032"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CZ7nroOAIAAHcEAAAOAAAAAAAA&#10;AAAAAAAAAC4CAABkcnMvZTJvRG9jLnhtbFBLAQItABQABgAIAAAAIQDduc+w4AAAAAkBAAAPAAAA&#10;AAAAAAAAAAAAAJIEAABkcnMvZG93bnJldi54bWxQSwUGAAAAAAQABADzAAAAnwUAAAAA&#10;" stroked="f">
                <v:textbox inset="0,0,0,0">
                  <w:txbxContent>
                    <w:p w14:paraId="2AAEA8A8" w14:textId="284AEF11" w:rsidR="00D75100" w:rsidRPr="0094003B" w:rsidRDefault="00D75100" w:rsidP="009475C7">
                      <w:pPr>
                        <w:pStyle w:val="Beschriftung"/>
                        <w:jc w:val="left"/>
                        <w:rPr>
                          <w:noProof/>
                          <w:sz w:val="24"/>
                          <w:szCs w:val="24"/>
                        </w:rPr>
                      </w:pPr>
                      <w:bookmarkStart w:id="208" w:name="_Toc408842570"/>
                      <w:r>
                        <w:t xml:space="preserve">Abb. </w:t>
                      </w:r>
                      <w:fldSimple w:instr=" STYLEREF 1 \s ">
                        <w:r>
                          <w:rPr>
                            <w:noProof/>
                          </w:rPr>
                          <w:t>2</w:t>
                        </w:r>
                      </w:fldSimple>
                      <w:r>
                        <w:t>.</w:t>
                      </w:r>
                      <w:fldSimple w:instr=" SEQ Abb. \* ARABIC \s 1 ">
                        <w:r>
                          <w:rPr>
                            <w:noProof/>
                          </w:rPr>
                          <w:t>8</w:t>
                        </w:r>
                      </w:fldSimple>
                      <w:r>
                        <w:t xml:space="preserve"> </w:t>
                      </w:r>
                      <w:proofErr w:type="spellStart"/>
                      <w:r>
                        <w:t>Inspectoransicht</w:t>
                      </w:r>
                      <w:proofErr w:type="spellEnd"/>
                      <w:r>
                        <w:t xml:space="preserve"> nach Zuweisung einer </w:t>
                      </w:r>
                      <w:proofErr w:type="spellStart"/>
                      <w:r>
                        <w:t>public</w:t>
                      </w:r>
                      <w:proofErr w:type="spellEnd"/>
                      <w:r>
                        <w:t>-Variablen</w:t>
                      </w:r>
                      <w:bookmarkEnd w:id="208"/>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173DC028" w:rsidR="00D95BBD" w:rsidRDefault="00022DB4" w:rsidP="008575CD">
      <w:r>
        <w:t>Diese Form um auf andere Objekte zuzugreifen ist die performanteste und wird bei der Erstellung der prototypischen App verwendet. Hierbei findet der Zugriff zur Entwic</w:t>
      </w:r>
      <w:r>
        <w:t>k</w:t>
      </w:r>
      <w:r>
        <w:t>lungszeit statt.</w:t>
      </w:r>
      <w:r w:rsidR="00D95BBD">
        <w:t xml:space="preserve"> Auch zur Laufzeit ist es möglich auf Objekte zuzugreifen. Diese Methode kostet aber mehr Ressourcen, da </w:t>
      </w:r>
      <w:proofErr w:type="spellStart"/>
      <w:r w:rsidR="00D95BBD">
        <w:t>Unity</w:t>
      </w:r>
      <w:proofErr w:type="spellEnd"/>
      <w:r w:rsidR="00D95BBD">
        <w:t xml:space="preserve"> erst das passende Objekt finden muss und bei einer großen Menge von Objekte</w:t>
      </w:r>
      <w:ins w:id="209" w:author="Autor">
        <w:r w:rsidR="00F3324D">
          <w:t>n</w:t>
        </w:r>
      </w:ins>
      <w:r w:rsidR="00D95BBD">
        <w:t xml:space="preserve"> alle durchgelaufen werden, bis das entsprechende gefunden wurde</w:t>
      </w:r>
      <w:r w:rsidR="009E7AF4">
        <w:t xml:space="preserve"> [Sei14]</w:t>
      </w:r>
      <w:r w:rsidR="00D95BBD">
        <w:t>.</w:t>
      </w:r>
    </w:p>
    <w:p w14:paraId="13912619" w14:textId="77777777" w:rsidR="00AD452F" w:rsidRDefault="00AD452F" w:rsidP="008575CD"/>
    <w:p w14:paraId="426F528A" w14:textId="2B1BEEC1" w:rsidR="00AD452F" w:rsidRDefault="001231DF" w:rsidP="00E75394">
      <w:pPr>
        <w:pStyle w:val="Hervorhebenfett"/>
      </w:pPr>
      <w:proofErr w:type="spellStart"/>
      <w:r>
        <w:t>Coroutine</w:t>
      </w:r>
      <w:proofErr w:type="spellEnd"/>
      <w:r w:rsidR="00E00982">
        <w:t xml:space="preserve"> und </w:t>
      </w:r>
      <w:proofErr w:type="spellStart"/>
      <w:r w:rsidR="00E00982">
        <w:t>Invoke</w:t>
      </w:r>
      <w:proofErr w:type="spellEnd"/>
    </w:p>
    <w:p w14:paraId="43BE6095" w14:textId="77777777" w:rsidR="00AD452F" w:rsidRPr="00AD452F" w:rsidRDefault="00AD452F" w:rsidP="00AD452F"/>
    <w:p w14:paraId="7A27CC07" w14:textId="13A557A6" w:rsidR="001231DF" w:rsidRDefault="00AD452F" w:rsidP="008575CD">
      <w:r>
        <w:t xml:space="preserve">Ein weiteres wichtiges Element ist das parallele Ausführen von Code. Über sogenannte </w:t>
      </w:r>
      <w:proofErr w:type="spellStart"/>
      <w:r>
        <w:t>Coroutines</w:t>
      </w:r>
      <w:proofErr w:type="spellEnd"/>
      <w:r>
        <w:t xml:space="preserve">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Pr="0023206C" w:rsidRDefault="006244C5" w:rsidP="006244C5">
      <w:pPr>
        <w:pStyle w:val="Code"/>
        <w:rPr>
          <w:lang w:val="en-US"/>
          <w:rPrChange w:id="210" w:author="Autor">
            <w:rPr/>
          </w:rPrChange>
        </w:rPr>
      </w:pPr>
      <w:proofErr w:type="spellStart"/>
      <w:r w:rsidRPr="0023206C">
        <w:rPr>
          <w:lang w:val="en-US"/>
          <w:rPrChange w:id="211" w:author="Autor">
            <w:rPr/>
          </w:rPrChange>
        </w:rPr>
        <w:t>IEnumerator</w:t>
      </w:r>
      <w:proofErr w:type="spellEnd"/>
      <w:r w:rsidRPr="0023206C">
        <w:rPr>
          <w:lang w:val="en-US"/>
          <w:rPrChange w:id="212" w:author="Autor">
            <w:rPr/>
          </w:rPrChange>
        </w:rPr>
        <w:t xml:space="preserve"> </w:t>
      </w:r>
      <w:proofErr w:type="gramStart"/>
      <w:r w:rsidR="008E41FD" w:rsidRPr="0023206C">
        <w:rPr>
          <w:lang w:val="en-US"/>
          <w:rPrChange w:id="213" w:author="Autor">
            <w:rPr/>
          </w:rPrChange>
        </w:rPr>
        <w:t>Message</w:t>
      </w:r>
      <w:r w:rsidRPr="0023206C">
        <w:rPr>
          <w:lang w:val="en-US"/>
          <w:rPrChange w:id="214" w:author="Autor">
            <w:rPr/>
          </w:rPrChange>
        </w:rPr>
        <w:t>(</w:t>
      </w:r>
      <w:proofErr w:type="gramEnd"/>
      <w:r w:rsidRPr="0023206C">
        <w:rPr>
          <w:lang w:val="en-US"/>
          <w:rPrChange w:id="215" w:author="Autor">
            <w:rPr/>
          </w:rPrChange>
        </w:rPr>
        <w:t>){</w:t>
      </w:r>
    </w:p>
    <w:p w14:paraId="209727E8" w14:textId="21B80B93" w:rsidR="006244C5" w:rsidRPr="0023206C" w:rsidRDefault="006244C5" w:rsidP="006244C5">
      <w:pPr>
        <w:pStyle w:val="Code"/>
        <w:rPr>
          <w:lang w:val="en-US"/>
          <w:rPrChange w:id="216" w:author="Autor">
            <w:rPr/>
          </w:rPrChange>
        </w:rPr>
      </w:pPr>
      <w:r w:rsidRPr="0023206C">
        <w:rPr>
          <w:lang w:val="en-US"/>
          <w:rPrChange w:id="217" w:author="Autor">
            <w:rPr/>
          </w:rPrChange>
        </w:rPr>
        <w:tab/>
      </w:r>
      <w:proofErr w:type="gramStart"/>
      <w:r w:rsidRPr="0023206C">
        <w:rPr>
          <w:lang w:val="en-US"/>
          <w:rPrChange w:id="218" w:author="Autor">
            <w:rPr/>
          </w:rPrChange>
        </w:rPr>
        <w:t>yield</w:t>
      </w:r>
      <w:proofErr w:type="gramEnd"/>
      <w:r w:rsidRPr="0023206C">
        <w:rPr>
          <w:lang w:val="en-US"/>
          <w:rPrChange w:id="219" w:author="Autor">
            <w:rPr/>
          </w:rPrChange>
        </w:rPr>
        <w:t xml:space="preserve"> return new </w:t>
      </w:r>
      <w:proofErr w:type="spellStart"/>
      <w:r w:rsidRPr="0023206C">
        <w:rPr>
          <w:lang w:val="en-US"/>
          <w:rPrChange w:id="220" w:author="Autor">
            <w:rPr/>
          </w:rPrChange>
        </w:rPr>
        <w:t>WaitForSeconds</w:t>
      </w:r>
      <w:proofErr w:type="spellEnd"/>
      <w:r w:rsidRPr="0023206C">
        <w:rPr>
          <w:lang w:val="en-US"/>
          <w:rPrChange w:id="221" w:author="Autor">
            <w:rPr/>
          </w:rPrChange>
        </w:rPr>
        <w:t>(1);</w:t>
      </w:r>
    </w:p>
    <w:p w14:paraId="2CA0DCDF" w14:textId="0AECF21B" w:rsidR="006244C5" w:rsidRDefault="006244C5" w:rsidP="006244C5">
      <w:pPr>
        <w:pStyle w:val="Code"/>
      </w:pPr>
      <w:r w:rsidRPr="0023206C">
        <w:rPr>
          <w:lang w:val="en-US"/>
          <w:rPrChange w:id="222" w:author="Autor">
            <w:rPr/>
          </w:rPrChange>
        </w:rPr>
        <w:tab/>
      </w:r>
      <w:proofErr w:type="spellStart"/>
      <w:r w:rsidR="00BE66D5">
        <w:t>message</w:t>
      </w:r>
      <w:proofErr w:type="spellEnd"/>
      <w:r w:rsidR="00BE66D5">
        <w:t>=“1“;</w:t>
      </w:r>
    </w:p>
    <w:p w14:paraId="518A3B9E" w14:textId="3F1E0200" w:rsidR="006244C5" w:rsidRDefault="006244C5" w:rsidP="006244C5">
      <w:pPr>
        <w:pStyle w:val="Code"/>
      </w:pPr>
      <w:r>
        <w:t>}</w:t>
      </w:r>
    </w:p>
    <w:p w14:paraId="058D8634" w14:textId="48855B83" w:rsidR="001231DF" w:rsidRDefault="009113B1" w:rsidP="00A87022">
      <w:pPr>
        <w:pStyle w:val="Beschriftung"/>
      </w:pPr>
      <w:bookmarkStart w:id="223" w:name="_Toc408842579"/>
      <w:r>
        <w:t>Listing</w:t>
      </w:r>
      <w:r w:rsidR="00A87022">
        <w:t xml:space="preserve"> </w:t>
      </w:r>
      <w:fldSimple w:instr=" STYLEREF 1 \s ">
        <w:r w:rsidR="00E20D0E">
          <w:rPr>
            <w:noProof/>
          </w:rPr>
          <w:t>2</w:t>
        </w:r>
      </w:fldSimple>
      <w:r w:rsidR="007E5DAC">
        <w:t>.</w:t>
      </w:r>
      <w:fldSimple w:instr=" SEQ Listing \* ARABIC \s 1 ">
        <w:r w:rsidR="00E20D0E">
          <w:rPr>
            <w:noProof/>
          </w:rPr>
          <w:t>4</w:t>
        </w:r>
      </w:fldSimple>
      <w:r w:rsidR="00A87022">
        <w:t xml:space="preserve"> Aufbau einer </w:t>
      </w:r>
      <w:proofErr w:type="spellStart"/>
      <w:r w:rsidR="00A87022">
        <w:t>Coroutine</w:t>
      </w:r>
      <w:bookmarkEnd w:id="223"/>
      <w:proofErr w:type="spellEnd"/>
      <w:r w:rsidR="001231DF">
        <w:br w:type="page"/>
      </w:r>
    </w:p>
    <w:p w14:paraId="3D152679" w14:textId="1FB760ED" w:rsidR="00BE66D5" w:rsidRDefault="00BE66D5" w:rsidP="008575CD">
      <w:r>
        <w:lastRenderedPageBreak/>
        <w:t xml:space="preserve">Das gezeigte Beispiel in Code 2.4 wartet eine Sekunde, um dann dem String </w:t>
      </w:r>
      <w:proofErr w:type="spellStart"/>
      <w:r>
        <w:t>message</w:t>
      </w:r>
      <w:proofErr w:type="spellEnd"/>
      <w:r>
        <w:t xml:space="preserve"> einen neuen Wert zuzuweisen.</w:t>
      </w:r>
      <w:r w:rsidR="00890BEF">
        <w:t xml:space="preserve"> Die Methode </w:t>
      </w:r>
      <w:proofErr w:type="spellStart"/>
      <w:r w:rsidR="00890BEF">
        <w:t>WaitForSeconds</w:t>
      </w:r>
      <w:proofErr w:type="spellEnd"/>
      <w:r w:rsidR="00890BEF">
        <w:t xml:space="preserve"> sorgt dafür</w:t>
      </w:r>
      <w:r w:rsidR="00FC3AF8">
        <w:t>,</w:t>
      </w:r>
      <w:r w:rsidR="00890BEF">
        <w:t xml:space="preserve"> da</w:t>
      </w:r>
      <w:r w:rsidR="00FC3AF8">
        <w:t>s</w:t>
      </w:r>
      <w:r w:rsidR="00890BEF">
        <w:t xml:space="preserve">s die Ausführung der </w:t>
      </w:r>
      <w:proofErr w:type="spellStart"/>
      <w:r w:rsidR="00890BEF">
        <w:t>Coroutine</w:t>
      </w:r>
      <w:proofErr w:type="spellEnd"/>
      <w:r w:rsidR="00890BEF">
        <w:t>, um die angegebene Zeit unterbrochen wird</w:t>
      </w:r>
      <w:r w:rsidR="00FC3AF8">
        <w:t xml:space="preserve"> [Sei14]</w:t>
      </w:r>
      <w:r w:rsidR="00890BEF">
        <w:t>.</w:t>
      </w:r>
    </w:p>
    <w:p w14:paraId="74F15FD8" w14:textId="3CF74B55" w:rsidR="0064499F" w:rsidRDefault="0064499F" w:rsidP="008575CD">
      <w:r>
        <w:t xml:space="preserve">Um eine </w:t>
      </w:r>
      <w:proofErr w:type="spellStart"/>
      <w:r>
        <w:t>Coroutine</w:t>
      </w:r>
      <w:proofErr w:type="spellEnd"/>
      <w:r>
        <w:t xml:space="preserve"> zu implementieren</w:t>
      </w:r>
      <w:r w:rsidR="008E41FD">
        <w:t xml:space="preserve"> wird die Schnittstellendefinition </w:t>
      </w:r>
      <w:proofErr w:type="spellStart"/>
      <w:r w:rsidR="008E41FD">
        <w:t>IEnumerator</w:t>
      </w:r>
      <w:proofErr w:type="spellEnd"/>
      <w:r w:rsidR="008E41FD">
        <w:t xml:space="preserve"> sowie der Befehl </w:t>
      </w:r>
      <w:proofErr w:type="spellStart"/>
      <w:r w:rsidR="008E41FD">
        <w:t>yield</w:t>
      </w:r>
      <w:proofErr w:type="spellEnd"/>
      <w:r w:rsidR="008E41FD">
        <w:t xml:space="preserve"> </w:t>
      </w:r>
      <w:proofErr w:type="spellStart"/>
      <w:r w:rsidR="008E41FD">
        <w:t>return</w:t>
      </w:r>
      <w:proofErr w:type="spellEnd"/>
      <w:r w:rsidR="008E41FD">
        <w:t xml:space="preserve"> benötigt. Ersteres ermöglicht das Durchführen der Methode über mehrere Frames und letzteres speichert den aktuellen Stand der Routine. Das ist notwe</w:t>
      </w:r>
      <w:r w:rsidR="008E41FD">
        <w:t>n</w:t>
      </w:r>
      <w:r w:rsidR="008E41FD">
        <w:t xml:space="preserve">dig, um die Methode beim nächsten Frame an gleicher Stelle fortsetzen zu können. Um eine </w:t>
      </w:r>
      <w:proofErr w:type="spellStart"/>
      <w:r w:rsidR="008E41FD">
        <w:t>Coroutine</w:t>
      </w:r>
      <w:proofErr w:type="spellEnd"/>
      <w:r w:rsidR="008E41FD">
        <w:t xml:space="preserve"> dann ausführen zu können wird der Befehl </w:t>
      </w:r>
      <w:proofErr w:type="spellStart"/>
      <w:r w:rsidR="008E41FD">
        <w:t>StartCoroutine</w:t>
      </w:r>
      <w:proofErr w:type="spellEnd"/>
      <w:r w:rsidR="008E41FD">
        <w:t xml:space="preserve"> genutzt</w:t>
      </w:r>
      <w:r w:rsidR="00BE66D5">
        <w:t xml:space="preserve"> [Sei14]</w:t>
      </w:r>
      <w:r w:rsidR="008E41FD">
        <w:t>.</w:t>
      </w:r>
    </w:p>
    <w:p w14:paraId="16F1F7BA" w14:textId="77777777" w:rsidR="008E41FD" w:rsidRDefault="008E41FD" w:rsidP="008575CD"/>
    <w:p w14:paraId="5BB96AD1" w14:textId="6ECA1DA7" w:rsidR="008E41FD" w:rsidRDefault="008E41FD" w:rsidP="008E41FD">
      <w:pPr>
        <w:pStyle w:val="Code"/>
      </w:pPr>
      <w:proofErr w:type="spellStart"/>
      <w:r>
        <w:t>void</w:t>
      </w:r>
      <w:proofErr w:type="spellEnd"/>
      <w:r>
        <w:t xml:space="preserve"> Start(){</w:t>
      </w:r>
    </w:p>
    <w:p w14:paraId="58CDEB56" w14:textId="060592A8" w:rsidR="008E41FD" w:rsidRDefault="008E41FD" w:rsidP="008E41FD">
      <w:pPr>
        <w:pStyle w:val="Code"/>
      </w:pPr>
      <w:r>
        <w:tab/>
      </w:r>
      <w:proofErr w:type="spellStart"/>
      <w:r>
        <w:t>StartCoroutine</w:t>
      </w:r>
      <w:proofErr w:type="spellEnd"/>
      <w:r>
        <w:t>(Message());</w:t>
      </w:r>
    </w:p>
    <w:p w14:paraId="5AE08095" w14:textId="71B1CA23" w:rsidR="008E41FD" w:rsidRDefault="008E41FD" w:rsidP="008E41FD">
      <w:pPr>
        <w:pStyle w:val="Code"/>
      </w:pPr>
      <w:r>
        <w:t>}</w:t>
      </w:r>
    </w:p>
    <w:p w14:paraId="7343C25E" w14:textId="77777777" w:rsidR="008E41FD" w:rsidRDefault="008E41FD" w:rsidP="008575CD"/>
    <w:p w14:paraId="635A0596" w14:textId="37018377" w:rsidR="00AD452F" w:rsidRDefault="00E00982" w:rsidP="008575CD">
      <w:r>
        <w:t>Des Weiteren gibt es verzögerte Funktio</w:t>
      </w:r>
      <w:r w:rsidR="00FF0E40">
        <w:t xml:space="preserve">nsaufrufe, die über den </w:t>
      </w:r>
      <w:proofErr w:type="spellStart"/>
      <w:r w:rsidR="00FF0E40">
        <w:t>Invoke</w:t>
      </w:r>
      <w:proofErr w:type="spellEnd"/>
      <w:r w:rsidR="00FF0E40">
        <w:t>-Befehl erreicht werden.</w:t>
      </w:r>
      <w:r w:rsidR="00565359">
        <w:t xml:space="preserve"> Hier wird eine Funktion und ein</w:t>
      </w:r>
      <w:del w:id="224" w:author="Autor">
        <w:r w:rsidR="00565359" w:rsidDel="00F3324D">
          <w:delText>e</w:delText>
        </w:r>
      </w:del>
      <w:r w:rsidR="00565359">
        <w:t xml:space="preserve"> Sekundenwert angegeben. Das führt dazu, dass die angegebene Methode mit bestimmter Verzögerung nach der Start-Methode ausgeführt wird. Dabei ist darauf zu achten, dass sich die Methode im selben Skript befindet [Sei14].</w:t>
      </w:r>
    </w:p>
    <w:p w14:paraId="0AE9B748" w14:textId="77777777" w:rsidR="001231DF" w:rsidRDefault="001231DF" w:rsidP="008575CD"/>
    <w:p w14:paraId="24D35E84" w14:textId="472F6E64" w:rsidR="00565359" w:rsidRPr="0023206C" w:rsidRDefault="00565359" w:rsidP="00565359">
      <w:pPr>
        <w:pStyle w:val="Code"/>
        <w:rPr>
          <w:lang w:val="en-US"/>
          <w:rPrChange w:id="225" w:author="Autor">
            <w:rPr/>
          </w:rPrChange>
        </w:rPr>
      </w:pPr>
      <w:r w:rsidRPr="0023206C">
        <w:rPr>
          <w:lang w:val="en-US"/>
          <w:rPrChange w:id="226" w:author="Autor">
            <w:rPr/>
          </w:rPrChange>
        </w:rPr>
        <w:t>Invoke („ExampleFunction“</w:t>
      </w:r>
      <w:proofErr w:type="gramStart"/>
      <w:r w:rsidRPr="0023206C">
        <w:rPr>
          <w:lang w:val="en-US"/>
          <w:rPrChange w:id="227" w:author="Autor">
            <w:rPr/>
          </w:rPrChange>
        </w:rPr>
        <w:t>,2.5f</w:t>
      </w:r>
      <w:proofErr w:type="gramEnd"/>
      <w:r w:rsidRPr="0023206C">
        <w:rPr>
          <w:lang w:val="en-US"/>
          <w:rPrChange w:id="228" w:author="Autor">
            <w:rPr/>
          </w:rPrChange>
        </w:rPr>
        <w:t>);</w:t>
      </w:r>
    </w:p>
    <w:p w14:paraId="0F953B37" w14:textId="05972C72" w:rsidR="00AD452F" w:rsidRPr="0023206C" w:rsidRDefault="009113B1" w:rsidP="00565359">
      <w:pPr>
        <w:pStyle w:val="Beschriftung"/>
        <w:rPr>
          <w:lang w:val="en-US"/>
          <w:rPrChange w:id="229" w:author="Autor">
            <w:rPr/>
          </w:rPrChange>
        </w:rPr>
      </w:pPr>
      <w:bookmarkStart w:id="230" w:name="_Toc408842580"/>
      <w:proofErr w:type="gramStart"/>
      <w:r w:rsidRPr="0023206C">
        <w:rPr>
          <w:lang w:val="en-US"/>
          <w:rPrChange w:id="231" w:author="Autor">
            <w:rPr/>
          </w:rPrChange>
        </w:rPr>
        <w:t>Listing</w:t>
      </w:r>
      <w:r w:rsidR="00565359" w:rsidRPr="0023206C">
        <w:rPr>
          <w:lang w:val="en-US"/>
          <w:rPrChange w:id="232" w:author="Autor">
            <w:rPr/>
          </w:rPrChange>
        </w:rPr>
        <w:t xml:space="preserve"> </w:t>
      </w:r>
      <w:r w:rsidR="001D660E">
        <w:fldChar w:fldCharType="begin"/>
      </w:r>
      <w:r w:rsidR="001D660E" w:rsidRPr="0023206C">
        <w:rPr>
          <w:lang w:val="en-US"/>
          <w:rPrChange w:id="233" w:author="Autor">
            <w:rPr/>
          </w:rPrChange>
        </w:rPr>
        <w:instrText xml:space="preserve"> STYLEREF 1 \s </w:instrText>
      </w:r>
      <w:r w:rsidR="001D660E">
        <w:fldChar w:fldCharType="separate"/>
      </w:r>
      <w:r w:rsidR="00E20D0E" w:rsidRPr="0023206C">
        <w:rPr>
          <w:noProof/>
          <w:lang w:val="en-US"/>
          <w:rPrChange w:id="234" w:author="Autor">
            <w:rPr>
              <w:noProof/>
            </w:rPr>
          </w:rPrChange>
        </w:rPr>
        <w:t>2</w:t>
      </w:r>
      <w:r w:rsidR="001D660E">
        <w:rPr>
          <w:noProof/>
        </w:rPr>
        <w:fldChar w:fldCharType="end"/>
      </w:r>
      <w:r w:rsidR="007E5DAC" w:rsidRPr="0023206C">
        <w:rPr>
          <w:lang w:val="en-US"/>
          <w:rPrChange w:id="235" w:author="Autor">
            <w:rPr/>
          </w:rPrChange>
        </w:rPr>
        <w:t>.</w:t>
      </w:r>
      <w:proofErr w:type="gramEnd"/>
      <w:r w:rsidR="001D660E">
        <w:fldChar w:fldCharType="begin"/>
      </w:r>
      <w:r w:rsidR="001D660E" w:rsidRPr="0023206C">
        <w:rPr>
          <w:lang w:val="en-US"/>
          <w:rPrChange w:id="236" w:author="Autor">
            <w:rPr/>
          </w:rPrChange>
        </w:rPr>
        <w:instrText xml:space="preserve"> SEQ Listing \* ARABIC \s 1 </w:instrText>
      </w:r>
      <w:r w:rsidR="001D660E">
        <w:fldChar w:fldCharType="separate"/>
      </w:r>
      <w:r w:rsidR="00E20D0E" w:rsidRPr="0023206C">
        <w:rPr>
          <w:noProof/>
          <w:lang w:val="en-US"/>
          <w:rPrChange w:id="237" w:author="Autor">
            <w:rPr>
              <w:noProof/>
            </w:rPr>
          </w:rPrChange>
        </w:rPr>
        <w:t>5</w:t>
      </w:r>
      <w:r w:rsidR="001D660E">
        <w:rPr>
          <w:noProof/>
        </w:rPr>
        <w:fldChar w:fldCharType="end"/>
      </w:r>
      <w:r w:rsidR="00565359" w:rsidRPr="0023206C">
        <w:rPr>
          <w:lang w:val="en-US"/>
          <w:rPrChange w:id="238" w:author="Autor">
            <w:rPr/>
          </w:rPrChange>
        </w:rPr>
        <w:t xml:space="preserve"> </w:t>
      </w:r>
      <w:proofErr w:type="spellStart"/>
      <w:r w:rsidR="00565359" w:rsidRPr="0023206C">
        <w:rPr>
          <w:lang w:val="en-US"/>
          <w:rPrChange w:id="239" w:author="Autor">
            <w:rPr/>
          </w:rPrChange>
        </w:rPr>
        <w:t>Beispiel</w:t>
      </w:r>
      <w:proofErr w:type="spellEnd"/>
      <w:r w:rsidR="00565359" w:rsidRPr="0023206C">
        <w:rPr>
          <w:lang w:val="en-US"/>
          <w:rPrChange w:id="240" w:author="Autor">
            <w:rPr/>
          </w:rPrChange>
        </w:rPr>
        <w:t xml:space="preserve"> Invoke</w:t>
      </w:r>
      <w:bookmarkEnd w:id="230"/>
    </w:p>
    <w:p w14:paraId="43290BD0" w14:textId="77777777" w:rsidR="001231DF" w:rsidRPr="0023206C" w:rsidRDefault="001231DF" w:rsidP="001231DF">
      <w:pPr>
        <w:rPr>
          <w:lang w:val="en-US"/>
          <w:rPrChange w:id="241" w:author="Autor">
            <w:rPr/>
          </w:rPrChange>
        </w:rPr>
      </w:pPr>
    </w:p>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40D57838" w14:textId="7D52C467" w:rsidR="00702AFA" w:rsidRDefault="00EB156C" w:rsidP="008575CD">
      <w:r>
        <w:t>Eine weitere wichtige Grundlage ist das Laden und Speichern von Daten, um Werte una</w:t>
      </w:r>
      <w:r>
        <w:t>b</w:t>
      </w:r>
      <w:r>
        <w:t xml:space="preserve">hängig vom System zu speichern. Dazu stellt </w:t>
      </w:r>
      <w:proofErr w:type="spellStart"/>
      <w:r>
        <w:t>Unity</w:t>
      </w:r>
      <w:proofErr w:type="spellEnd"/>
      <w:r>
        <w:t xml:space="preserve"> die </w:t>
      </w:r>
      <w:proofErr w:type="spellStart"/>
      <w:r>
        <w:t>PlayerPrefs</w:t>
      </w:r>
      <w:proofErr w:type="spellEnd"/>
      <w:r>
        <w:t>-Methoden zur Verf</w:t>
      </w:r>
      <w:r>
        <w:t>ü</w:t>
      </w:r>
      <w:r>
        <w:t xml:space="preserve">gung. Diese erhalten zu speichernde Werte und </w:t>
      </w:r>
      <w:proofErr w:type="spellStart"/>
      <w:r>
        <w:t>Unity</w:t>
      </w:r>
      <w:proofErr w:type="spellEnd"/>
      <w:r>
        <w:t xml:space="preserve"> kümmert sich um die Verarbeitung und das Speichern dieser Daten. So können bei unerwartetem Beenden der App Spielstä</w:t>
      </w:r>
      <w:r>
        <w:t>n</w:t>
      </w:r>
      <w:r>
        <w:t xml:space="preserve">de wiederhergestellt werden und der Nutzer muss bei einem Spiel nicht immer wieder von vorne anfangen. Dafür stellt </w:t>
      </w:r>
      <w:proofErr w:type="spellStart"/>
      <w:r>
        <w:t>PlayerPrefs</w:t>
      </w:r>
      <w:proofErr w:type="spellEnd"/>
      <w:r>
        <w:t xml:space="preserve"> drei Methoden zur Verfügung. Hier können Werte als </w:t>
      </w:r>
      <w:proofErr w:type="spellStart"/>
      <w:r>
        <w:t>int</w:t>
      </w:r>
      <w:proofErr w:type="spellEnd"/>
      <w:r>
        <w:t xml:space="preserve">, </w:t>
      </w:r>
      <w:proofErr w:type="spellStart"/>
      <w:r>
        <w:t>float</w:t>
      </w:r>
      <w:proofErr w:type="spellEnd"/>
      <w:r>
        <w:t xml:space="preserve"> oder </w:t>
      </w:r>
      <w:proofErr w:type="spellStart"/>
      <w:r>
        <w:t>string</w:t>
      </w:r>
      <w:proofErr w:type="spellEnd"/>
      <w:r>
        <w:t xml:space="preserve"> gespeichert werden [Sei14]. </w:t>
      </w:r>
    </w:p>
    <w:p w14:paraId="6B459ED3" w14:textId="77777777" w:rsidR="00702AFA" w:rsidRDefault="00702AFA">
      <w:pPr>
        <w:spacing w:before="0" w:after="0" w:line="240" w:lineRule="auto"/>
        <w:jc w:val="left"/>
      </w:pPr>
      <w:r>
        <w:br w:type="page"/>
      </w:r>
    </w:p>
    <w:p w14:paraId="40689725" w14:textId="77777777" w:rsidR="00EB156C" w:rsidRPr="0023206C" w:rsidRDefault="00EB156C" w:rsidP="00EB156C">
      <w:pPr>
        <w:pStyle w:val="Code"/>
        <w:rPr>
          <w:lang w:val="en-US"/>
          <w:rPrChange w:id="242" w:author="Autor">
            <w:rPr/>
          </w:rPrChange>
        </w:rPr>
      </w:pPr>
      <w:proofErr w:type="spellStart"/>
      <w:proofErr w:type="gramStart"/>
      <w:r w:rsidRPr="0023206C">
        <w:rPr>
          <w:lang w:val="en-US"/>
          <w:rPrChange w:id="243" w:author="Autor">
            <w:rPr/>
          </w:rPrChange>
        </w:rPr>
        <w:lastRenderedPageBreak/>
        <w:t>PlayerPrefs.SetInt</w:t>
      </w:r>
      <w:proofErr w:type="spellEnd"/>
      <w:r w:rsidRPr="0023206C">
        <w:rPr>
          <w:lang w:val="en-US"/>
          <w:rPrChange w:id="244" w:author="Autor">
            <w:rPr/>
          </w:rPrChange>
        </w:rPr>
        <w:t>(</w:t>
      </w:r>
      <w:proofErr w:type="gramEnd"/>
      <w:r w:rsidRPr="0023206C">
        <w:rPr>
          <w:lang w:val="en-US"/>
          <w:rPrChange w:id="245" w:author="Autor">
            <w:rPr/>
          </w:rPrChange>
        </w:rPr>
        <w:t>"Points",2);</w:t>
      </w:r>
    </w:p>
    <w:p w14:paraId="077B3618" w14:textId="77CAD72C" w:rsidR="00EB156C" w:rsidRPr="0023206C" w:rsidRDefault="00EB156C" w:rsidP="00EB156C">
      <w:pPr>
        <w:pStyle w:val="Code"/>
        <w:rPr>
          <w:lang w:val="en-US"/>
          <w:rPrChange w:id="246" w:author="Autor">
            <w:rPr/>
          </w:rPrChange>
        </w:rPr>
      </w:pPr>
      <w:proofErr w:type="spellStart"/>
      <w:proofErr w:type="gramStart"/>
      <w:r w:rsidRPr="0023206C">
        <w:rPr>
          <w:lang w:val="en-US"/>
          <w:rPrChange w:id="247" w:author="Autor">
            <w:rPr/>
          </w:rPrChange>
        </w:rPr>
        <w:t>PlayerPrefs.SetFloat</w:t>
      </w:r>
      <w:proofErr w:type="spellEnd"/>
      <w:r w:rsidRPr="0023206C">
        <w:rPr>
          <w:lang w:val="en-US"/>
          <w:rPrChange w:id="248" w:author="Autor">
            <w:rPr/>
          </w:rPrChange>
        </w:rPr>
        <w:t>(</w:t>
      </w:r>
      <w:proofErr w:type="gramEnd"/>
      <w:r w:rsidRPr="0023206C">
        <w:rPr>
          <w:lang w:val="en-US"/>
          <w:rPrChange w:id="249" w:author="Autor">
            <w:rPr/>
          </w:rPrChange>
        </w:rPr>
        <w:t>"Power",1.2f);</w:t>
      </w:r>
    </w:p>
    <w:p w14:paraId="6F1B39B6" w14:textId="3BADB788" w:rsidR="00EB156C" w:rsidRPr="0023206C" w:rsidRDefault="00EB156C" w:rsidP="00EB156C">
      <w:pPr>
        <w:pStyle w:val="Code"/>
        <w:rPr>
          <w:lang w:val="en-US"/>
          <w:rPrChange w:id="250" w:author="Autor">
            <w:rPr/>
          </w:rPrChange>
        </w:rPr>
      </w:pPr>
      <w:proofErr w:type="spellStart"/>
      <w:proofErr w:type="gramStart"/>
      <w:r w:rsidRPr="0023206C">
        <w:rPr>
          <w:lang w:val="en-US"/>
          <w:rPrChange w:id="251" w:author="Autor">
            <w:rPr/>
          </w:rPrChange>
        </w:rPr>
        <w:t>PlayerPrefs.SetString</w:t>
      </w:r>
      <w:proofErr w:type="spellEnd"/>
      <w:r w:rsidRPr="0023206C">
        <w:rPr>
          <w:lang w:val="en-US"/>
          <w:rPrChange w:id="252" w:author="Autor">
            <w:rPr/>
          </w:rPrChange>
        </w:rPr>
        <w:t>(</w:t>
      </w:r>
      <w:proofErr w:type="gramEnd"/>
      <w:r w:rsidRPr="0023206C">
        <w:rPr>
          <w:lang w:val="en-US"/>
          <w:rPrChange w:id="253" w:author="Autor">
            <w:rPr/>
          </w:rPrChange>
        </w:rPr>
        <w:t>"</w:t>
      </w:r>
      <w:proofErr w:type="spellStart"/>
      <w:r w:rsidRPr="0023206C">
        <w:rPr>
          <w:lang w:val="en-US"/>
          <w:rPrChange w:id="254" w:author="Autor">
            <w:rPr/>
          </w:rPrChange>
        </w:rPr>
        <w:t>Name","Max</w:t>
      </w:r>
      <w:proofErr w:type="spellEnd"/>
      <w:r w:rsidRPr="0023206C">
        <w:rPr>
          <w:lang w:val="en-US"/>
          <w:rPrChange w:id="255" w:author="Autor">
            <w:rPr/>
          </w:rPrChange>
        </w:rPr>
        <w:t>");</w:t>
      </w:r>
    </w:p>
    <w:p w14:paraId="1266C2B0" w14:textId="1449E488" w:rsidR="00EB156C" w:rsidRDefault="009113B1" w:rsidP="00EB156C">
      <w:pPr>
        <w:pStyle w:val="Beschriftung"/>
      </w:pPr>
      <w:bookmarkStart w:id="256" w:name="_Toc408842581"/>
      <w:proofErr w:type="gramStart"/>
      <w:r w:rsidRPr="0023206C">
        <w:rPr>
          <w:lang w:val="en-US"/>
          <w:rPrChange w:id="257" w:author="Autor">
            <w:rPr/>
          </w:rPrChange>
        </w:rPr>
        <w:t>Listing</w:t>
      </w:r>
      <w:r w:rsidR="00EB156C" w:rsidRPr="0023206C">
        <w:rPr>
          <w:lang w:val="en-US"/>
          <w:rPrChange w:id="258" w:author="Autor">
            <w:rPr/>
          </w:rPrChange>
        </w:rPr>
        <w:t xml:space="preserve"> </w:t>
      </w:r>
      <w:r w:rsidR="001D660E">
        <w:fldChar w:fldCharType="begin"/>
      </w:r>
      <w:r w:rsidR="001D660E" w:rsidRPr="0023206C">
        <w:rPr>
          <w:lang w:val="en-US"/>
          <w:rPrChange w:id="259" w:author="Autor">
            <w:rPr/>
          </w:rPrChange>
        </w:rPr>
        <w:instrText xml:space="preserve"> STYLEREF 1 \s </w:instrText>
      </w:r>
      <w:r w:rsidR="001D660E">
        <w:fldChar w:fldCharType="separate"/>
      </w:r>
      <w:r w:rsidR="00E20D0E" w:rsidRPr="0023206C">
        <w:rPr>
          <w:noProof/>
          <w:lang w:val="en-US"/>
          <w:rPrChange w:id="260" w:author="Autor">
            <w:rPr>
              <w:noProof/>
            </w:rPr>
          </w:rPrChange>
        </w:rPr>
        <w:t>2</w:t>
      </w:r>
      <w:r w:rsidR="001D660E">
        <w:rPr>
          <w:noProof/>
        </w:rPr>
        <w:fldChar w:fldCharType="end"/>
      </w:r>
      <w:r w:rsidR="007E5DAC" w:rsidRPr="0023206C">
        <w:rPr>
          <w:lang w:val="en-US"/>
          <w:rPrChange w:id="261" w:author="Autor">
            <w:rPr/>
          </w:rPrChange>
        </w:rPr>
        <w:t>.</w:t>
      </w:r>
      <w:proofErr w:type="gramEnd"/>
      <w:r w:rsidR="001D660E">
        <w:fldChar w:fldCharType="begin"/>
      </w:r>
      <w:r w:rsidR="001D660E" w:rsidRPr="0023206C">
        <w:rPr>
          <w:lang w:val="en-US"/>
          <w:rPrChange w:id="262" w:author="Autor">
            <w:rPr/>
          </w:rPrChange>
        </w:rPr>
        <w:instrText xml:space="preserve"> SEQ Listing \* ARABIC \s 1 </w:instrText>
      </w:r>
      <w:r w:rsidR="001D660E">
        <w:fldChar w:fldCharType="separate"/>
      </w:r>
      <w:r w:rsidR="00E20D0E">
        <w:rPr>
          <w:noProof/>
        </w:rPr>
        <w:t>6</w:t>
      </w:r>
      <w:r w:rsidR="001D660E">
        <w:rPr>
          <w:noProof/>
        </w:rPr>
        <w:fldChar w:fldCharType="end"/>
      </w:r>
      <w:r w:rsidR="00EB156C">
        <w:t xml:space="preserve"> Speichern von Daten</w:t>
      </w:r>
      <w:bookmarkEnd w:id="256"/>
    </w:p>
    <w:p w14:paraId="21475DCC" w14:textId="06DB0D95" w:rsidR="00EB156C" w:rsidRDefault="00EB156C" w:rsidP="00B95B04">
      <w:r>
        <w:t>Der erste Param</w:t>
      </w:r>
      <w:r w:rsidR="00126F56">
        <w:t>eter ist die ID des Wertes, der zweite der eigentliche Wert. Wie beim Spe</w:t>
      </w:r>
      <w:r w:rsidR="00126F56">
        <w:t>i</w:t>
      </w:r>
      <w:r w:rsidR="00126F56">
        <w:t xml:space="preserve">chern gibt es auch beim Laden von Werten die Möglichkeit </w:t>
      </w:r>
      <w:proofErr w:type="spellStart"/>
      <w:r w:rsidR="0063000C">
        <w:t>int</w:t>
      </w:r>
      <w:proofErr w:type="spellEnd"/>
      <w:r w:rsidR="0063000C">
        <w:t xml:space="preserve">, </w:t>
      </w:r>
      <w:proofErr w:type="spellStart"/>
      <w:r w:rsidR="0063000C">
        <w:t>float</w:t>
      </w:r>
      <w:proofErr w:type="spellEnd"/>
      <w:r w:rsidR="0063000C">
        <w:t xml:space="preserve"> oder </w:t>
      </w:r>
      <w:proofErr w:type="spellStart"/>
      <w:r w:rsidR="0063000C">
        <w:t>string</w:t>
      </w:r>
      <w:proofErr w:type="spellEnd"/>
      <w:r w:rsidR="0063000C">
        <w:t xml:space="preserve">-Werte zu laden. Dafür </w:t>
      </w:r>
      <w:del w:id="263" w:author="Autor">
        <w:r w:rsidR="0063000C" w:rsidDel="00E0547B">
          <w:delText xml:space="preserve">muss </w:delText>
        </w:r>
      </w:del>
      <w:ins w:id="264" w:author="Autor">
        <w:r w:rsidR="00E0547B">
          <w:t xml:space="preserve">wird </w:t>
        </w:r>
      </w:ins>
      <w:r w:rsidR="0063000C">
        <w:t>die zuvor gespeicherte ID übergeben</w:t>
      </w:r>
      <w:ins w:id="265" w:author="Autor">
        <w:r w:rsidR="00E0547B">
          <w:t>.</w:t>
        </w:r>
      </w:ins>
      <w:del w:id="266" w:author="Autor">
        <w:r w:rsidR="0063000C" w:rsidDel="00E0547B">
          <w:delText xml:space="preserve"> werden</w:delText>
        </w:r>
      </w:del>
      <w:r w:rsidR="00A01365">
        <w:t xml:space="preserve"> [Sei14]</w:t>
      </w:r>
      <w:r w:rsidR="0063000C">
        <w:t>.</w:t>
      </w:r>
    </w:p>
    <w:p w14:paraId="14D5BD16" w14:textId="77777777" w:rsidR="0063000C" w:rsidRDefault="0063000C" w:rsidP="00B95B04"/>
    <w:p w14:paraId="78FD3BB2" w14:textId="77777777" w:rsidR="00F14E47" w:rsidRDefault="00F14E47" w:rsidP="00F14E47">
      <w:pPr>
        <w:pStyle w:val="Code"/>
      </w:pPr>
      <w:proofErr w:type="spellStart"/>
      <w:r>
        <w:t>int</w:t>
      </w:r>
      <w:proofErr w:type="spellEnd"/>
      <w:r>
        <w:t xml:space="preserve"> </w:t>
      </w:r>
      <w:proofErr w:type="spellStart"/>
      <w:r>
        <w:t>points</w:t>
      </w:r>
      <w:proofErr w:type="spellEnd"/>
      <w:r>
        <w:t xml:space="preserve"> = </w:t>
      </w:r>
      <w:proofErr w:type="spellStart"/>
      <w:r>
        <w:t>PlayerPrefs.GetInt</w:t>
      </w:r>
      <w:proofErr w:type="spellEnd"/>
      <w:r>
        <w:t>("Points");</w:t>
      </w:r>
    </w:p>
    <w:p w14:paraId="25E825C2" w14:textId="7298CD9D" w:rsidR="00F14E47" w:rsidRPr="00DA3095" w:rsidRDefault="00F14E47" w:rsidP="00F14E47">
      <w:pPr>
        <w:pStyle w:val="Code"/>
        <w:rPr>
          <w:lang w:val="en-US"/>
          <w:rPrChange w:id="267" w:author="Autor">
            <w:rPr/>
          </w:rPrChange>
        </w:rPr>
      </w:pPr>
      <w:proofErr w:type="gramStart"/>
      <w:r w:rsidRPr="00DA3095">
        <w:rPr>
          <w:lang w:val="en-US"/>
          <w:rPrChange w:id="268" w:author="Autor">
            <w:rPr/>
          </w:rPrChange>
        </w:rPr>
        <w:t>float</w:t>
      </w:r>
      <w:proofErr w:type="gramEnd"/>
      <w:r w:rsidRPr="00DA3095">
        <w:rPr>
          <w:lang w:val="en-US"/>
          <w:rPrChange w:id="269" w:author="Autor">
            <w:rPr/>
          </w:rPrChange>
        </w:rPr>
        <w:t xml:space="preserve"> power = </w:t>
      </w:r>
      <w:proofErr w:type="spellStart"/>
      <w:r w:rsidRPr="00DA3095">
        <w:rPr>
          <w:lang w:val="en-US"/>
          <w:rPrChange w:id="270" w:author="Autor">
            <w:rPr/>
          </w:rPrChange>
        </w:rPr>
        <w:t>PlayerPrefs.GetFloat</w:t>
      </w:r>
      <w:proofErr w:type="spellEnd"/>
      <w:r w:rsidRPr="00DA3095">
        <w:rPr>
          <w:lang w:val="en-US"/>
          <w:rPrChange w:id="271" w:author="Autor">
            <w:rPr/>
          </w:rPrChange>
        </w:rPr>
        <w:t>("Power");</w:t>
      </w:r>
    </w:p>
    <w:p w14:paraId="3CE08C4B" w14:textId="6B14FB97" w:rsidR="00F14E47" w:rsidRPr="0023206C" w:rsidRDefault="00F14E47" w:rsidP="00F14E47">
      <w:pPr>
        <w:pStyle w:val="Code"/>
        <w:rPr>
          <w:lang w:val="en-US"/>
          <w:rPrChange w:id="272" w:author="Autor">
            <w:rPr/>
          </w:rPrChange>
        </w:rPr>
      </w:pPr>
      <w:proofErr w:type="gramStart"/>
      <w:r w:rsidRPr="00DA3095">
        <w:rPr>
          <w:lang w:val="en-US"/>
          <w:rPrChange w:id="273" w:author="Autor">
            <w:rPr/>
          </w:rPrChange>
        </w:rPr>
        <w:t>string</w:t>
      </w:r>
      <w:proofErr w:type="gramEnd"/>
      <w:r w:rsidRPr="00DA3095">
        <w:rPr>
          <w:lang w:val="en-US"/>
          <w:rPrChange w:id="274" w:author="Autor">
            <w:rPr/>
          </w:rPrChange>
        </w:rPr>
        <w:t xml:space="preserve"> name = </w:t>
      </w:r>
      <w:proofErr w:type="spellStart"/>
      <w:r w:rsidRPr="00DA3095">
        <w:rPr>
          <w:lang w:val="en-US"/>
          <w:rPrChange w:id="275" w:author="Autor">
            <w:rPr/>
          </w:rPrChange>
        </w:rPr>
        <w:t>PlayerPrefs.GetString</w:t>
      </w:r>
      <w:proofErr w:type="spellEnd"/>
      <w:r w:rsidRPr="00DA3095">
        <w:rPr>
          <w:lang w:val="en-US"/>
          <w:rPrChange w:id="276" w:author="Autor">
            <w:rPr/>
          </w:rPrChange>
        </w:rPr>
        <w:t>("Na</w:t>
      </w:r>
      <w:r w:rsidRPr="0023206C">
        <w:rPr>
          <w:lang w:val="en-US"/>
          <w:rPrChange w:id="277" w:author="Autor">
            <w:rPr/>
          </w:rPrChange>
        </w:rPr>
        <w:t>me");</w:t>
      </w:r>
    </w:p>
    <w:p w14:paraId="1F04BDED" w14:textId="709CFA9D" w:rsidR="00F14E47" w:rsidRDefault="009113B1" w:rsidP="00F14E47">
      <w:pPr>
        <w:pStyle w:val="Beschriftung"/>
      </w:pPr>
      <w:bookmarkStart w:id="278" w:name="_Toc408842582"/>
      <w:r>
        <w:t>Listing</w:t>
      </w:r>
      <w:r w:rsidR="00F14E47">
        <w:t xml:space="preserve"> </w:t>
      </w:r>
      <w:fldSimple w:instr=" STYLEREF 1 \s ">
        <w:r w:rsidR="00E20D0E">
          <w:rPr>
            <w:noProof/>
          </w:rPr>
          <w:t>2</w:t>
        </w:r>
      </w:fldSimple>
      <w:r w:rsidR="007E5DAC">
        <w:t>.</w:t>
      </w:r>
      <w:fldSimple w:instr=" SEQ Listing \* ARABIC \s 1 ">
        <w:r w:rsidR="00E20D0E">
          <w:rPr>
            <w:noProof/>
          </w:rPr>
          <w:t>7</w:t>
        </w:r>
      </w:fldSimple>
      <w:r w:rsidR="00F14E47">
        <w:t xml:space="preserve"> Laden von  Daten</w:t>
      </w:r>
      <w:bookmarkEnd w:id="278"/>
    </w:p>
    <w:p w14:paraId="185FCBD1" w14:textId="246C1E9E" w:rsidR="0043314D" w:rsidRDefault="0043314D">
      <w:pPr>
        <w:spacing w:before="0" w:after="0" w:line="240" w:lineRule="auto"/>
        <w:jc w:val="left"/>
      </w:pPr>
    </w:p>
    <w:p w14:paraId="62CE87FB" w14:textId="436994A0" w:rsidR="005E5F8B" w:rsidRDefault="005E5F8B" w:rsidP="00E75394">
      <w:pPr>
        <w:pStyle w:val="Hervorhebenfett"/>
      </w:pPr>
      <w:proofErr w:type="spellStart"/>
      <w:r>
        <w:t>Debug</w:t>
      </w:r>
      <w:proofErr w:type="spellEnd"/>
    </w:p>
    <w:p w14:paraId="284392F5" w14:textId="77777777" w:rsidR="005E5F8B" w:rsidRDefault="005E5F8B" w:rsidP="001D0C8B"/>
    <w:p w14:paraId="61A12A04" w14:textId="374DF681" w:rsidR="0043314D" w:rsidRDefault="00371521" w:rsidP="001D0C8B">
      <w:r>
        <w:t xml:space="preserve">Um Fehler und Warnungen zu überprüfen besitzt </w:t>
      </w:r>
      <w:proofErr w:type="spellStart"/>
      <w:r>
        <w:t>Unity</w:t>
      </w:r>
      <w:proofErr w:type="spellEnd"/>
      <w:r>
        <w:t xml:space="preserve"> die </w:t>
      </w:r>
      <w:proofErr w:type="spellStart"/>
      <w:r>
        <w:t>Console</w:t>
      </w:r>
      <w:proofErr w:type="spellEnd"/>
      <w:r>
        <w:t xml:space="preserve">. Diese werden dort angezeigt und geben Hinweise um aufzutretende Fehler zu beheben. Über die Klasse </w:t>
      </w:r>
      <w:proofErr w:type="spellStart"/>
      <w:r>
        <w:t>D</w:t>
      </w:r>
      <w:r>
        <w:t>e</w:t>
      </w:r>
      <w:r>
        <w:t>bug</w:t>
      </w:r>
      <w:proofErr w:type="spellEnd"/>
      <w:r>
        <w:t xml:space="preserve"> </w:t>
      </w:r>
      <w:ins w:id="279" w:author="Autor">
        <w:r w:rsidR="00E0547B">
          <w:t xml:space="preserve">besteht die Möglichkeit </w:t>
        </w:r>
      </w:ins>
      <w:del w:id="280" w:author="Autor">
        <w:r w:rsidDel="00E0547B">
          <w:delText>können</w:delText>
        </w:r>
      </w:del>
      <w:r>
        <w:t xml:space="preserve"> auch eigene Meldungen aus</w:t>
      </w:r>
      <w:ins w:id="281" w:author="Autor">
        <w:r w:rsidR="00E0547B">
          <w:t>zu</w:t>
        </w:r>
      </w:ins>
      <w:del w:id="282" w:author="Autor">
        <w:r w:rsidDel="00E0547B">
          <w:delText>ge</w:delText>
        </w:r>
      </w:del>
      <w:r>
        <w:t>geben</w:t>
      </w:r>
      <w:del w:id="283" w:author="Autor">
        <w:r w:rsidDel="00E0547B">
          <w:delText xml:space="preserve"> werden</w:delText>
        </w:r>
      </w:del>
      <w:r>
        <w:t>, um z.B. bestimmte Ausgaben von Funktionen zu überprüfen</w:t>
      </w:r>
      <w:r w:rsidR="001D0C8B">
        <w:t xml:space="preserve">. Die Varianten </w:t>
      </w:r>
      <w:proofErr w:type="spellStart"/>
      <w:r w:rsidR="001D0C8B">
        <w:t>LogError</w:t>
      </w:r>
      <w:proofErr w:type="spellEnd"/>
      <w:r w:rsidR="001D0C8B">
        <w:t xml:space="preserve">, </w:t>
      </w:r>
      <w:proofErr w:type="spellStart"/>
      <w:r w:rsidR="001D0C8B">
        <w:t>Lo</w:t>
      </w:r>
      <w:r w:rsidR="001D0C8B">
        <w:t>g</w:t>
      </w:r>
      <w:r w:rsidR="001D0C8B">
        <w:t>Exception</w:t>
      </w:r>
      <w:proofErr w:type="spellEnd"/>
      <w:r w:rsidR="001D0C8B">
        <w:t xml:space="preserve"> und </w:t>
      </w:r>
      <w:proofErr w:type="spellStart"/>
      <w:r w:rsidR="001D0C8B">
        <w:t>LogWarning</w:t>
      </w:r>
      <w:proofErr w:type="spellEnd"/>
      <w:r w:rsidR="001D0C8B">
        <w:t xml:space="preserve"> geben die entsprechenden Meldung aus </w:t>
      </w:r>
      <w:del w:id="284" w:author="Autor">
        <w:r w:rsidR="001D0C8B" w:rsidDel="00E0547B">
          <w:delText xml:space="preserve">und werden </w:delText>
        </w:r>
      </w:del>
      <w:ins w:id="285" w:author="Autor">
        <w:r w:rsidR="00E0547B">
          <w:t xml:space="preserve">sowie </w:t>
        </w:r>
      </w:ins>
      <w:r w:rsidR="001D0C8B">
        <w:t xml:space="preserve">zusätzlich noch entsprechend gekennzeichnet </w:t>
      </w:r>
      <w:r w:rsidR="00D43C8B">
        <w:t>[Sei14]</w:t>
      </w:r>
      <w:r>
        <w:t>.</w:t>
      </w:r>
    </w:p>
    <w:p w14:paraId="6074BE65" w14:textId="77777777" w:rsidR="00371521" w:rsidRDefault="00371521" w:rsidP="00B95B04"/>
    <w:p w14:paraId="3FDB608D" w14:textId="77777777" w:rsidR="00371521" w:rsidRPr="0023206C" w:rsidRDefault="00371521" w:rsidP="00371521">
      <w:pPr>
        <w:pStyle w:val="Code"/>
        <w:rPr>
          <w:lang w:val="en-US"/>
          <w:rPrChange w:id="286" w:author="Autor">
            <w:rPr/>
          </w:rPrChange>
        </w:rPr>
      </w:pPr>
      <w:proofErr w:type="spellStart"/>
      <w:proofErr w:type="gramStart"/>
      <w:r w:rsidRPr="0023206C">
        <w:rPr>
          <w:lang w:val="en-US"/>
          <w:rPrChange w:id="287" w:author="Autor">
            <w:rPr/>
          </w:rPrChange>
        </w:rPr>
        <w:t>Debug.Log</w:t>
      </w:r>
      <w:proofErr w:type="spellEnd"/>
      <w:r w:rsidRPr="0023206C">
        <w:rPr>
          <w:lang w:val="en-US"/>
          <w:rPrChange w:id="288" w:author="Autor">
            <w:rPr/>
          </w:rPrChange>
        </w:rPr>
        <w:t>(</w:t>
      </w:r>
      <w:proofErr w:type="gramEnd"/>
      <w:r w:rsidRPr="0023206C">
        <w:rPr>
          <w:lang w:val="en-US"/>
          <w:rPrChange w:id="289" w:author="Autor">
            <w:rPr/>
          </w:rPrChange>
        </w:rPr>
        <w:t>"Success");</w:t>
      </w:r>
    </w:p>
    <w:p w14:paraId="5E13DC09" w14:textId="28C5158D" w:rsidR="00371521" w:rsidRPr="0023206C" w:rsidRDefault="00371521" w:rsidP="00371521">
      <w:pPr>
        <w:pStyle w:val="Code"/>
        <w:rPr>
          <w:lang w:val="en-US"/>
          <w:rPrChange w:id="290" w:author="Autor">
            <w:rPr/>
          </w:rPrChange>
        </w:rPr>
      </w:pPr>
      <w:proofErr w:type="spellStart"/>
      <w:proofErr w:type="gramStart"/>
      <w:r w:rsidRPr="0023206C">
        <w:rPr>
          <w:lang w:val="en-US"/>
          <w:rPrChange w:id="291" w:author="Autor">
            <w:rPr/>
          </w:rPrChange>
        </w:rPr>
        <w:t>Debug.LogError</w:t>
      </w:r>
      <w:proofErr w:type="spellEnd"/>
      <w:r w:rsidRPr="0023206C">
        <w:rPr>
          <w:lang w:val="en-US"/>
          <w:rPrChange w:id="292" w:author="Autor">
            <w:rPr/>
          </w:rPrChange>
        </w:rPr>
        <w:t>(</w:t>
      </w:r>
      <w:proofErr w:type="gramEnd"/>
      <w:r w:rsidRPr="0023206C">
        <w:rPr>
          <w:lang w:val="en-US"/>
          <w:rPrChange w:id="293" w:author="Autor">
            <w:rPr/>
          </w:rPrChange>
        </w:rPr>
        <w:t>"Error");</w:t>
      </w:r>
    </w:p>
    <w:p w14:paraId="3AED24CE" w14:textId="2BD8868F" w:rsidR="00371521" w:rsidRPr="0023206C" w:rsidRDefault="00371521" w:rsidP="00371521">
      <w:pPr>
        <w:pStyle w:val="Code"/>
        <w:rPr>
          <w:lang w:val="en-US"/>
          <w:rPrChange w:id="294" w:author="Autor">
            <w:rPr/>
          </w:rPrChange>
        </w:rPr>
      </w:pPr>
      <w:proofErr w:type="spellStart"/>
      <w:proofErr w:type="gramStart"/>
      <w:r w:rsidRPr="0023206C">
        <w:rPr>
          <w:lang w:val="en-US"/>
          <w:rPrChange w:id="295" w:author="Autor">
            <w:rPr/>
          </w:rPrChange>
        </w:rPr>
        <w:t>Debug.LogException</w:t>
      </w:r>
      <w:proofErr w:type="spellEnd"/>
      <w:r w:rsidRPr="0023206C">
        <w:rPr>
          <w:lang w:val="en-US"/>
          <w:rPrChange w:id="296" w:author="Autor">
            <w:rPr/>
          </w:rPrChange>
        </w:rPr>
        <w:t>(</w:t>
      </w:r>
      <w:proofErr w:type="gramEnd"/>
      <w:r w:rsidRPr="0023206C">
        <w:rPr>
          <w:lang w:val="en-US"/>
          <w:rPrChange w:id="297" w:author="Autor">
            <w:rPr/>
          </w:rPrChange>
        </w:rPr>
        <w:t>"Exception");</w:t>
      </w:r>
    </w:p>
    <w:p w14:paraId="79B918C8" w14:textId="2CAEE89A" w:rsidR="00371521" w:rsidRPr="0023206C" w:rsidRDefault="00371521" w:rsidP="00371521">
      <w:pPr>
        <w:pStyle w:val="Code"/>
        <w:rPr>
          <w:lang w:val="en-US"/>
          <w:rPrChange w:id="298" w:author="Autor">
            <w:rPr/>
          </w:rPrChange>
        </w:rPr>
      </w:pPr>
      <w:proofErr w:type="spellStart"/>
      <w:proofErr w:type="gramStart"/>
      <w:r w:rsidRPr="0023206C">
        <w:rPr>
          <w:lang w:val="en-US"/>
          <w:rPrChange w:id="299" w:author="Autor">
            <w:rPr/>
          </w:rPrChange>
        </w:rPr>
        <w:t>Debug.LogWarning</w:t>
      </w:r>
      <w:proofErr w:type="spellEnd"/>
      <w:r w:rsidRPr="0023206C">
        <w:rPr>
          <w:lang w:val="en-US"/>
          <w:rPrChange w:id="300" w:author="Autor">
            <w:rPr/>
          </w:rPrChange>
        </w:rPr>
        <w:t>(</w:t>
      </w:r>
      <w:proofErr w:type="gramEnd"/>
      <w:r w:rsidRPr="0023206C">
        <w:rPr>
          <w:lang w:val="en-US"/>
          <w:rPrChange w:id="301" w:author="Autor">
            <w:rPr/>
          </w:rPrChange>
        </w:rPr>
        <w:t>"Warning");</w:t>
      </w:r>
    </w:p>
    <w:p w14:paraId="2E1AC48E" w14:textId="58A7BC37" w:rsidR="0043314D" w:rsidRDefault="009113B1" w:rsidP="004F0EDA">
      <w:pPr>
        <w:pStyle w:val="Beschriftung"/>
      </w:pPr>
      <w:bookmarkStart w:id="302" w:name="_Toc408842583"/>
      <w:r>
        <w:t>Listing</w:t>
      </w:r>
      <w:r w:rsidR="004F0EDA">
        <w:t xml:space="preserve"> </w:t>
      </w:r>
      <w:fldSimple w:instr=" STYLEREF 1 \s ">
        <w:r w:rsidR="00E20D0E">
          <w:rPr>
            <w:noProof/>
          </w:rPr>
          <w:t>2</w:t>
        </w:r>
      </w:fldSimple>
      <w:r w:rsidR="007E5DAC">
        <w:t>.</w:t>
      </w:r>
      <w:fldSimple w:instr=" SEQ Listing \* ARABIC \s 1 ">
        <w:r w:rsidR="00E20D0E">
          <w:rPr>
            <w:noProof/>
          </w:rPr>
          <w:t>8</w:t>
        </w:r>
      </w:fldSimple>
      <w:r w:rsidR="004F0EDA">
        <w:t xml:space="preserve"> </w:t>
      </w:r>
      <w:proofErr w:type="spellStart"/>
      <w:r w:rsidR="004F0EDA">
        <w:t>Debug</w:t>
      </w:r>
      <w:proofErr w:type="spellEnd"/>
      <w:r w:rsidR="004F0EDA">
        <w:t>-Möglichkeiten</w:t>
      </w:r>
      <w:bookmarkEnd w:id="302"/>
    </w:p>
    <w:p w14:paraId="53F334D5" w14:textId="4EBD0D5C" w:rsidR="00C863D8" w:rsidRDefault="00C863D8">
      <w:pPr>
        <w:spacing w:before="0" w:after="0" w:line="240" w:lineRule="auto"/>
        <w:jc w:val="left"/>
      </w:pPr>
      <w:r>
        <w:br w:type="page"/>
      </w:r>
    </w:p>
    <w:p w14:paraId="2E085CA8" w14:textId="328FA96B" w:rsidR="003D3FBB" w:rsidRDefault="003D3FBB" w:rsidP="003D3FBB">
      <w:pPr>
        <w:pStyle w:val="berschrift3"/>
      </w:pPr>
      <w:bookmarkStart w:id="303" w:name="_Toc408842504"/>
      <w:r>
        <w:lastRenderedPageBreak/>
        <w:t>Objekte</w:t>
      </w:r>
      <w:r w:rsidR="00323202">
        <w:t xml:space="preserve"> im 3D-Raum</w:t>
      </w:r>
      <w:bookmarkEnd w:id="303"/>
    </w:p>
    <w:p w14:paraId="58265D29" w14:textId="52D0C21D" w:rsidR="00342C6C" w:rsidRDefault="00342C6C" w:rsidP="005222E8">
      <w:r>
        <w:t xml:space="preserve">Virtuelle Objekte können in </w:t>
      </w:r>
      <w:proofErr w:type="spellStart"/>
      <w:r>
        <w:t>Unity</w:t>
      </w:r>
      <w:proofErr w:type="spellEnd"/>
      <w:r>
        <w:t xml:space="preserve"> in einer Szene platziert werden. Es ist möglich platzierte Objekte zu skalieren, rotieren oder zu verschieben, um so eine virtuelle Welt für den Nu</w:t>
      </w:r>
      <w:r>
        <w:t>t</w:t>
      </w:r>
      <w:r>
        <w:t xml:space="preserve">zer zu erzeugen. </w:t>
      </w:r>
    </w:p>
    <w:p w14:paraId="34765229" w14:textId="47C1FA69" w:rsidR="00073107" w:rsidRDefault="005B3920" w:rsidP="005222E8">
      <w:r>
        <w:t xml:space="preserve">Für die Darstellung von Objekten wird ein linkshändiges Koordinatensystem genutzt. Die Darstellung erfolgt anhand von Punkten, die im dreidimensionalen Raum durch Vektoren beschrieben </w:t>
      </w:r>
      <w:del w:id="304" w:author="Autor">
        <w:r w:rsidDel="00E0547B">
          <w:delText>werden</w:delText>
        </w:r>
      </w:del>
      <w:ins w:id="305" w:author="Autor">
        <w:r w:rsidR="00E0547B">
          <w:t>sind</w:t>
        </w:r>
      </w:ins>
      <w:r>
        <w:t xml:space="preserve">. </w:t>
      </w:r>
      <w:proofErr w:type="spellStart"/>
      <w:r w:rsidR="00970430">
        <w:t>Unity</w:t>
      </w:r>
      <w:proofErr w:type="spellEnd"/>
      <w:r w:rsidR="00970430">
        <w:t xml:space="preserve">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34F582FA" w14:textId="00D45D9D" w:rsidR="00073107" w:rsidRDefault="00073107">
      <w:pPr>
        <w:spacing w:before="0" w:after="0" w:line="240" w:lineRule="auto"/>
        <w:jc w:val="left"/>
      </w:pPr>
    </w:p>
    <w:p w14:paraId="3C784B60" w14:textId="1F0D4020" w:rsidR="00A75186" w:rsidRPr="0023206C" w:rsidRDefault="00A75186" w:rsidP="00A75186">
      <w:pPr>
        <w:pStyle w:val="Code"/>
        <w:rPr>
          <w:lang w:val="en-US"/>
          <w:rPrChange w:id="306" w:author="Autor">
            <w:rPr/>
          </w:rPrChange>
        </w:rPr>
      </w:pPr>
      <w:r w:rsidRPr="0023206C">
        <w:rPr>
          <w:lang w:val="en-US"/>
          <w:rPrChange w:id="307" w:author="Autor">
            <w:rPr/>
          </w:rPrChange>
        </w:rPr>
        <w:t xml:space="preserve">Vector3 v1 = new </w:t>
      </w:r>
      <w:proofErr w:type="gramStart"/>
      <w:r w:rsidRPr="0023206C">
        <w:rPr>
          <w:lang w:val="en-US"/>
          <w:rPrChange w:id="308" w:author="Autor">
            <w:rPr/>
          </w:rPrChange>
        </w:rPr>
        <w:t>Vector3(</w:t>
      </w:r>
      <w:proofErr w:type="gramEnd"/>
      <w:r w:rsidRPr="0023206C">
        <w:rPr>
          <w:lang w:val="en-US"/>
          <w:rPrChange w:id="309" w:author="Autor">
            <w:rPr/>
          </w:rPrChange>
        </w:rPr>
        <w:t>1, 1, 1);</w:t>
      </w:r>
    </w:p>
    <w:p w14:paraId="3CE96601" w14:textId="74F562B5" w:rsidR="00570ABB" w:rsidRPr="0023206C" w:rsidRDefault="00A75186" w:rsidP="00570ABB">
      <w:pPr>
        <w:pStyle w:val="Code"/>
        <w:rPr>
          <w:lang w:val="en-US"/>
          <w:rPrChange w:id="310" w:author="Autor">
            <w:rPr/>
          </w:rPrChange>
        </w:rPr>
      </w:pPr>
      <w:r w:rsidRPr="0023206C">
        <w:rPr>
          <w:lang w:val="en-US"/>
          <w:rPrChange w:id="311" w:author="Autor">
            <w:rPr/>
          </w:rPrChange>
        </w:rPr>
        <w:t>Vector3 v2</w:t>
      </w:r>
      <w:r w:rsidR="00570ABB" w:rsidRPr="0023206C">
        <w:rPr>
          <w:lang w:val="en-US"/>
          <w:rPrChange w:id="312" w:author="Autor">
            <w:rPr/>
          </w:rPrChange>
        </w:rPr>
        <w:t xml:space="preserve"> = new </w:t>
      </w:r>
      <w:proofErr w:type="gramStart"/>
      <w:r w:rsidR="00570ABB" w:rsidRPr="0023206C">
        <w:rPr>
          <w:lang w:val="en-US"/>
          <w:rPrChange w:id="313" w:author="Autor">
            <w:rPr/>
          </w:rPrChange>
        </w:rPr>
        <w:t>Vector3(</w:t>
      </w:r>
      <w:proofErr w:type="gramEnd"/>
      <w:r w:rsidR="00570ABB" w:rsidRPr="0023206C">
        <w:rPr>
          <w:lang w:val="en-US"/>
          <w:rPrChange w:id="314" w:author="Autor">
            <w:rPr/>
          </w:rPrChange>
        </w:rPr>
        <w:t>);</w:t>
      </w:r>
    </w:p>
    <w:p w14:paraId="60FB09A1" w14:textId="1650B758" w:rsidR="00570ABB" w:rsidRPr="0023206C" w:rsidRDefault="00A75186" w:rsidP="00570ABB">
      <w:pPr>
        <w:pStyle w:val="Code"/>
        <w:rPr>
          <w:lang w:val="en-US"/>
          <w:rPrChange w:id="315" w:author="Autor">
            <w:rPr/>
          </w:rPrChange>
        </w:rPr>
      </w:pPr>
      <w:r w:rsidRPr="0023206C">
        <w:rPr>
          <w:lang w:val="en-US"/>
          <w:rPrChange w:id="316" w:author="Autor">
            <w:rPr/>
          </w:rPrChange>
        </w:rPr>
        <w:t>v2</w:t>
      </w:r>
      <w:r w:rsidR="00570ABB" w:rsidRPr="0023206C">
        <w:rPr>
          <w:lang w:val="en-US"/>
          <w:rPrChange w:id="317" w:author="Autor">
            <w:rPr/>
          </w:rPrChange>
        </w:rPr>
        <w:t>.x = 1;</w:t>
      </w:r>
    </w:p>
    <w:p w14:paraId="19AD5A74" w14:textId="06B29CBE" w:rsidR="00570ABB" w:rsidRPr="0023206C" w:rsidRDefault="00A75186" w:rsidP="00570ABB">
      <w:pPr>
        <w:pStyle w:val="Code"/>
        <w:rPr>
          <w:lang w:val="en-US"/>
          <w:rPrChange w:id="318" w:author="Autor">
            <w:rPr/>
          </w:rPrChange>
        </w:rPr>
      </w:pPr>
      <w:r w:rsidRPr="0023206C">
        <w:rPr>
          <w:lang w:val="en-US"/>
          <w:rPrChange w:id="319" w:author="Autor">
            <w:rPr/>
          </w:rPrChange>
        </w:rPr>
        <w:t>v2</w:t>
      </w:r>
      <w:r w:rsidR="00570ABB" w:rsidRPr="0023206C">
        <w:rPr>
          <w:lang w:val="en-US"/>
          <w:rPrChange w:id="320" w:author="Autor">
            <w:rPr/>
          </w:rPrChange>
        </w:rPr>
        <w:t>.y = 1;</w:t>
      </w:r>
    </w:p>
    <w:p w14:paraId="2A73DC60" w14:textId="0595B5BD" w:rsidR="00570ABB" w:rsidRPr="0023206C" w:rsidRDefault="00A75186" w:rsidP="00570ABB">
      <w:pPr>
        <w:pStyle w:val="Code"/>
        <w:rPr>
          <w:lang w:val="en-US"/>
          <w:rPrChange w:id="321" w:author="Autor">
            <w:rPr/>
          </w:rPrChange>
        </w:rPr>
      </w:pPr>
      <w:r w:rsidRPr="0023206C">
        <w:rPr>
          <w:lang w:val="en-US"/>
          <w:rPrChange w:id="322" w:author="Autor">
            <w:rPr/>
          </w:rPrChange>
        </w:rPr>
        <w:t>v2</w:t>
      </w:r>
      <w:r w:rsidR="00570ABB" w:rsidRPr="0023206C">
        <w:rPr>
          <w:lang w:val="en-US"/>
          <w:rPrChange w:id="323" w:author="Autor">
            <w:rPr/>
          </w:rPrChange>
        </w:rPr>
        <w:t>.z = 1;</w:t>
      </w:r>
    </w:p>
    <w:p w14:paraId="46FB7AEC" w14:textId="512A11C9" w:rsidR="00570ABB" w:rsidRDefault="009113B1" w:rsidP="009113B1">
      <w:pPr>
        <w:pStyle w:val="Beschriftung"/>
      </w:pPr>
      <w:bookmarkStart w:id="324" w:name="_Toc408842584"/>
      <w:proofErr w:type="gramStart"/>
      <w:r w:rsidRPr="0023206C">
        <w:rPr>
          <w:lang w:val="en-US"/>
          <w:rPrChange w:id="325" w:author="Autor">
            <w:rPr/>
          </w:rPrChange>
        </w:rPr>
        <w:t xml:space="preserve">Listing </w:t>
      </w:r>
      <w:r w:rsidR="001D660E">
        <w:fldChar w:fldCharType="begin"/>
      </w:r>
      <w:r w:rsidR="001D660E" w:rsidRPr="0023206C">
        <w:rPr>
          <w:lang w:val="en-US"/>
          <w:rPrChange w:id="326" w:author="Autor">
            <w:rPr/>
          </w:rPrChange>
        </w:rPr>
        <w:instrText xml:space="preserve"> STYLEREF 1 \s </w:instrText>
      </w:r>
      <w:r w:rsidR="001D660E">
        <w:fldChar w:fldCharType="separate"/>
      </w:r>
      <w:r w:rsidR="00E20D0E" w:rsidRPr="0023206C">
        <w:rPr>
          <w:noProof/>
          <w:lang w:val="en-US"/>
          <w:rPrChange w:id="327" w:author="Autor">
            <w:rPr>
              <w:noProof/>
            </w:rPr>
          </w:rPrChange>
        </w:rPr>
        <w:t>2</w:t>
      </w:r>
      <w:r w:rsidR="001D660E">
        <w:rPr>
          <w:noProof/>
        </w:rPr>
        <w:fldChar w:fldCharType="end"/>
      </w:r>
      <w:r w:rsidR="007E5DAC" w:rsidRPr="0023206C">
        <w:rPr>
          <w:lang w:val="en-US"/>
          <w:rPrChange w:id="328" w:author="Autor">
            <w:rPr/>
          </w:rPrChange>
        </w:rPr>
        <w:t>.</w:t>
      </w:r>
      <w:proofErr w:type="gramEnd"/>
      <w:r w:rsidR="001D660E">
        <w:fldChar w:fldCharType="begin"/>
      </w:r>
      <w:r w:rsidR="001D660E" w:rsidRPr="0023206C">
        <w:rPr>
          <w:lang w:val="en-US"/>
          <w:rPrChange w:id="329" w:author="Autor">
            <w:rPr/>
          </w:rPrChange>
        </w:rPr>
        <w:instrText xml:space="preserve"> SEQ Listing \* ARABIC \s 1 </w:instrText>
      </w:r>
      <w:r w:rsidR="001D660E">
        <w:fldChar w:fldCharType="separate"/>
      </w:r>
      <w:r w:rsidR="00E20D0E">
        <w:rPr>
          <w:noProof/>
        </w:rPr>
        <w:t>9</w:t>
      </w:r>
      <w:r w:rsidR="001D660E">
        <w:rPr>
          <w:noProof/>
        </w:rPr>
        <w:fldChar w:fldCharType="end"/>
      </w:r>
      <w:r>
        <w:t xml:space="preserve"> Beispiele für die Erzeugung eines Vektors</w:t>
      </w:r>
      <w:bookmarkEnd w:id="324"/>
    </w:p>
    <w:p w14:paraId="08C226B7" w14:textId="77777777" w:rsidR="00E82C27" w:rsidRDefault="00E82C27" w:rsidP="005222E8"/>
    <w:p w14:paraId="1ED628D4" w14:textId="6EFA12CC" w:rsidR="00323202" w:rsidRDefault="00002AC9" w:rsidP="005222E8">
      <w:r>
        <w:t>Viele einzelne Vektoren zusammen ergeben dann ein 3D-Modell. Diese einzelnen Vekt</w:t>
      </w:r>
      <w:r>
        <w:t>o</w:t>
      </w:r>
      <w:r>
        <w:t xml:space="preserve">ren </w:t>
      </w:r>
      <w:del w:id="330" w:author="Autor">
        <w:r w:rsidDel="002D5717">
          <w:delText xml:space="preserve">werden </w:delText>
        </w:r>
      </w:del>
      <w:ins w:id="331" w:author="Autor">
        <w:r w:rsidR="002D5717">
          <w:t xml:space="preserve">heißen </w:t>
        </w:r>
      </w:ins>
      <w:r>
        <w:t xml:space="preserve">auch Vertices </w:t>
      </w:r>
      <w:del w:id="332" w:author="Autor">
        <w:r w:rsidDel="002D5717">
          <w:delText xml:space="preserve">genannt </w:delText>
        </w:r>
      </w:del>
      <w:r>
        <w:t>und drei beieinander liegende</w:t>
      </w:r>
      <w:del w:id="333" w:author="Autor">
        <w:r w:rsidDel="002D5717">
          <w:delText>n</w:delText>
        </w:r>
      </w:del>
      <w:r>
        <w:t xml:space="preserve"> Vertices, die eine dreieckige Fläche ergeben, </w:t>
      </w:r>
      <w:del w:id="334" w:author="Autor">
        <w:r w:rsidDel="002D5717">
          <w:delText xml:space="preserve">werden </w:delText>
        </w:r>
      </w:del>
      <w:ins w:id="335" w:author="Autor">
        <w:r w:rsidR="002D5717">
          <w:t xml:space="preserve">nennt man </w:t>
        </w:r>
      </w:ins>
      <w:r>
        <w:t>Polygone</w:t>
      </w:r>
      <w:del w:id="336" w:author="Autor">
        <w:r w:rsidDel="002D5717">
          <w:delText xml:space="preserve"> genannt</w:delText>
        </w:r>
      </w:del>
      <w:r>
        <w:t xml:space="preserve">. Komplexere 3D-Modelle bestehen also aus vielen Polygonen. Diese Struktur wird oft als Polygonnetz oder </w:t>
      </w:r>
      <w:proofErr w:type="spellStart"/>
      <w:r>
        <w:t>Mesh</w:t>
      </w:r>
      <w:proofErr w:type="spellEnd"/>
      <w:r>
        <w:t xml:space="preserve"> bezeichnet. In </w:t>
      </w:r>
      <w:proofErr w:type="spellStart"/>
      <w:r>
        <w:t>Unity</w:t>
      </w:r>
      <w:proofErr w:type="spellEnd"/>
      <w:r>
        <w:t xml:space="preserve"> wird der Begriff </w:t>
      </w:r>
      <w:proofErr w:type="spellStart"/>
      <w:r>
        <w:t>Mesh</w:t>
      </w:r>
      <w:proofErr w:type="spellEnd"/>
      <w:r>
        <w:t xml:space="preserve"> genutzt.</w:t>
      </w:r>
      <w:r w:rsidR="00907229">
        <w:t xml:space="preserve"> Umso mehr Polygone ein Objekt b</w:t>
      </w:r>
      <w:r w:rsidR="00907229">
        <w:t>e</w:t>
      </w:r>
      <w:r w:rsidR="00907229">
        <w:t>sitzt desto höher sind die Anforderungen an die Performance. Daher sollte immer darauf geachtet werden möglichst wenige Polygone pro Objekt zu haben, insbesondere wenn A</w:t>
      </w:r>
      <w:r w:rsidR="00907229">
        <w:t>n</w:t>
      </w:r>
      <w:r w:rsidR="00907229">
        <w:t xml:space="preserve">wendungen </w:t>
      </w:r>
      <w:r w:rsidR="00670190">
        <w:t>für mobile</w:t>
      </w:r>
      <w:r w:rsidR="00763162">
        <w:t xml:space="preserve"> Geräte (Apps) </w:t>
      </w:r>
      <w:r w:rsidR="00907229">
        <w:t>umgesetzt werden [Sei14]</w:t>
      </w:r>
      <w:r w:rsidR="00E95D83">
        <w:t xml:space="preserve"> [Bla11]</w:t>
      </w:r>
      <w:r w:rsidR="00907229">
        <w:t>.</w:t>
      </w:r>
    </w:p>
    <w:p w14:paraId="2BD58560" w14:textId="40547312" w:rsidR="00F20207" w:rsidRDefault="00F20207" w:rsidP="005222E8">
      <w:r>
        <w:t xml:space="preserve">Jedes Objekt in einer Szene in </w:t>
      </w:r>
      <w:proofErr w:type="spellStart"/>
      <w:r>
        <w:t>Unity</w:t>
      </w:r>
      <w:proofErr w:type="spellEnd"/>
      <w:r>
        <w:t xml:space="preserve"> wird als </w:t>
      </w:r>
      <w:proofErr w:type="spellStart"/>
      <w:r>
        <w:t>GameObject</w:t>
      </w:r>
      <w:proofErr w:type="spellEnd"/>
      <w:r>
        <w:t xml:space="preserve"> bezeichnet. Ein </w:t>
      </w:r>
      <w:proofErr w:type="spellStart"/>
      <w:r>
        <w:t>GameObject</w:t>
      </w:r>
      <w:proofErr w:type="spellEnd"/>
      <w:r>
        <w:t xml:space="preserve"> kann mithilfe von Komponenten ein </w:t>
      </w:r>
      <w:proofErr w:type="spellStart"/>
      <w:r>
        <w:t>Mesh</w:t>
      </w:r>
      <w:proofErr w:type="spellEnd"/>
      <w:r>
        <w:t xml:space="preserve"> darstellen. </w:t>
      </w:r>
      <w:r w:rsidR="004161FE">
        <w:t xml:space="preserve">Die erste Komponente ist der </w:t>
      </w:r>
      <w:proofErr w:type="spellStart"/>
      <w:r w:rsidR="004161FE">
        <w:t>Mes</w:t>
      </w:r>
      <w:r w:rsidR="004161FE">
        <w:t>h</w:t>
      </w:r>
      <w:r w:rsidR="004161FE">
        <w:t>Filter</w:t>
      </w:r>
      <w:proofErr w:type="spellEnd"/>
      <w:r w:rsidR="004161FE">
        <w:t xml:space="preserve">, damit das </w:t>
      </w:r>
      <w:proofErr w:type="spellStart"/>
      <w:r w:rsidR="004161FE">
        <w:t>GameObject</w:t>
      </w:r>
      <w:proofErr w:type="spellEnd"/>
      <w:r w:rsidR="004161FE">
        <w:t xml:space="preserve"> das </w:t>
      </w:r>
      <w:proofErr w:type="spellStart"/>
      <w:r w:rsidR="004161FE">
        <w:t>Mesh</w:t>
      </w:r>
      <w:proofErr w:type="spellEnd"/>
      <w:r w:rsidR="004161FE">
        <w:t xml:space="preserve"> aufnehmen kann. Für das Anzeigen des eigentl</w:t>
      </w:r>
      <w:r w:rsidR="004161FE">
        <w:t>i</w:t>
      </w:r>
      <w:r w:rsidR="004161FE">
        <w:t xml:space="preserve">chen 3D-Objektes ist im nächsten Schritt der </w:t>
      </w:r>
      <w:proofErr w:type="spellStart"/>
      <w:r w:rsidR="004161FE">
        <w:t>MeshRenderer</w:t>
      </w:r>
      <w:proofErr w:type="spellEnd"/>
      <w:r w:rsidR="004161FE">
        <w:t xml:space="preserve"> zuständig</w:t>
      </w:r>
      <w:ins w:id="337" w:author="Autor">
        <w:r w:rsidR="002D5717">
          <w:t>.</w:t>
        </w:r>
      </w:ins>
      <w:r w:rsidR="004161FE">
        <w:t xml:space="preserve"> </w:t>
      </w:r>
      <w:r w:rsidR="00A75186">
        <w:t xml:space="preserve">Die Erzeugung der Komponenten findet automatisch statt, wenn ein 3D-Modell aus dem Project Browser in die Szene hineingezogen wird. </w:t>
      </w:r>
      <w:del w:id="338" w:author="Autor">
        <w:r w:rsidR="00A75186" w:rsidDel="007276E0">
          <w:delText>Alle Komponenten können per Code verändert und ang</w:delText>
        </w:r>
        <w:r w:rsidR="00A75186" w:rsidDel="007276E0">
          <w:delText>e</w:delText>
        </w:r>
        <w:r w:rsidR="00A75186" w:rsidDel="007276E0">
          <w:delText>passt werden</w:delText>
        </w:r>
        <w:r w:rsidR="00DD3538" w:rsidDel="007276E0">
          <w:delText xml:space="preserve"> [Sei14]</w:delText>
        </w:r>
        <w:r w:rsidR="00A75186" w:rsidDel="007276E0">
          <w:delText xml:space="preserve">. </w:delText>
        </w:r>
      </w:del>
      <w:ins w:id="339" w:author="Autor">
        <w:r w:rsidR="007276E0">
          <w:t>Es besteht die Möglichkeit alle Komponenten per Code zu verändern und anzupassen.</w:t>
        </w:r>
      </w:ins>
    </w:p>
    <w:p w14:paraId="5753BDF5" w14:textId="2118BB9D" w:rsidR="00612345" w:rsidRDefault="008530F9" w:rsidP="00424058">
      <w:r>
        <w:t xml:space="preserve">Eine weitere Komponente, die jedes </w:t>
      </w:r>
      <w:proofErr w:type="spellStart"/>
      <w:r>
        <w:t>GameObject</w:t>
      </w:r>
      <w:proofErr w:type="spellEnd"/>
      <w:r>
        <w:t xml:space="preserve"> erhält, ist die Transform-Komponente. Diese sorgt dafür, dass ein Objekt skaliert, rotiert und verschoben werden kann. Die zug</w:t>
      </w:r>
      <w:r>
        <w:t>e</w:t>
      </w:r>
      <w:r>
        <w:lastRenderedPageBreak/>
        <w:t xml:space="preserve">hörigen Parameter können direkt in der Szene über die Transform-Tools geändert </w:t>
      </w:r>
      <w:del w:id="340" w:author="Autor">
        <w:r w:rsidDel="00D75100">
          <w:delText xml:space="preserve">werden </w:delText>
        </w:r>
      </w:del>
      <w:r>
        <w:t xml:space="preserve">oder im </w:t>
      </w:r>
      <w:proofErr w:type="spellStart"/>
      <w:r>
        <w:t>Inspector</w:t>
      </w:r>
      <w:proofErr w:type="spellEnd"/>
      <w:r>
        <w:t xml:space="preserve"> in die entsprechenden Felder eingetragen werden.</w:t>
      </w:r>
      <w:r w:rsidR="006D671C">
        <w:t xml:space="preserve"> Der </w:t>
      </w:r>
      <w:proofErr w:type="spellStart"/>
      <w:r w:rsidR="006D671C">
        <w:t>Inspector</w:t>
      </w:r>
      <w:proofErr w:type="spellEnd"/>
      <w:r w:rsidR="006D671C">
        <w:t xml:space="preserve"> gibt eine Übersicht der Komponenten eines einzelnen Objektes und der Nutzer hat die Mö</w:t>
      </w:r>
      <w:r w:rsidR="006D671C">
        <w:t>g</w:t>
      </w:r>
      <w:r w:rsidR="006D671C">
        <w:t xml:space="preserve">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6660EA83" w:rsidR="000B1237" w:rsidRDefault="00612345" w:rsidP="00424058">
      <w:r>
        <w:t xml:space="preserve">Da ein </w:t>
      </w:r>
      <w:proofErr w:type="spellStart"/>
      <w:r>
        <w:t>Mesh</w:t>
      </w:r>
      <w:proofErr w:type="spellEnd"/>
      <w:r>
        <w:t xml:space="preserve"> ein aus Polygonen bestehendes Netz ist</w:t>
      </w:r>
      <w:ins w:id="341" w:author="Autor">
        <w:r w:rsidR="00D75100">
          <w:t>,</w:t>
        </w:r>
      </w:ins>
      <w:r>
        <w:t xml:space="preserve"> bietet </w:t>
      </w:r>
      <w:proofErr w:type="spellStart"/>
      <w:r>
        <w:t>Unity</w:t>
      </w:r>
      <w:proofErr w:type="spellEnd"/>
      <w:r>
        <w:t xml:space="preserve"> die Möglichkeit durch</w:t>
      </w:r>
      <w:ins w:id="342" w:author="Autor">
        <w:r w:rsidR="00D75100">
          <w:t xml:space="preserve"> das?</w:t>
        </w:r>
      </w:ins>
      <w:r>
        <w:t xml:space="preserve"> Materials die Oberfläche eines solchen Drahtgitters zu verändern. So können Eige</w:t>
      </w:r>
      <w:r>
        <w:t>n</w:t>
      </w:r>
      <w:r>
        <w:t>schaften wie die Textur, die Farbe und die Reaktion auf äußere Einflüsse wie Licht festg</w:t>
      </w:r>
      <w:r>
        <w:t>e</w:t>
      </w:r>
      <w:r>
        <w:t xml:space="preserve">legt werden. Die Berechnung des Aussehens findet mit Hilfe von </w:t>
      </w:r>
      <w:proofErr w:type="spellStart"/>
      <w:r>
        <w:t>Shadern</w:t>
      </w:r>
      <w:proofErr w:type="spellEnd"/>
      <w:r>
        <w:t xml:space="preserve"> statt. </w:t>
      </w:r>
      <w:proofErr w:type="spellStart"/>
      <w:r>
        <w:t>Shader</w:t>
      </w:r>
      <w:proofErr w:type="spellEnd"/>
      <w:r>
        <w:t xml:space="preserve"> b</w:t>
      </w:r>
      <w:r>
        <w:t>e</w:t>
      </w:r>
      <w:r>
        <w:t>stimmen wie Materialien auf Oberflächen gerendert werden sollen</w:t>
      </w:r>
      <w:r w:rsidR="00A90C62">
        <w:t xml:space="preserve">. Hier muss bei Apps wieder darauf geachtet werden spezielle mobile </w:t>
      </w:r>
      <w:proofErr w:type="spellStart"/>
      <w:r w:rsidR="00A90C62">
        <w:t>Shader</w:t>
      </w:r>
      <w:proofErr w:type="spellEnd"/>
      <w:r w:rsidR="00A90C62">
        <w:t xml:space="preserve"> zu verwenden, um eine hohe Pe</w:t>
      </w:r>
      <w:r w:rsidR="00A90C62">
        <w:t>r</w:t>
      </w:r>
      <w:r w:rsidR="00A90C62">
        <w:t xml:space="preserve">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w:t>
      </w:r>
      <w:proofErr w:type="spellStart"/>
      <w:r>
        <w:t>Unity</w:t>
      </w:r>
      <w:proofErr w:type="spellEnd"/>
      <w:r>
        <w:t xml:space="preserve"> schon vorgefertigte Grundobjekte wie Kugeln oder Würfel zur Verfügung.</w:t>
      </w:r>
      <w:r w:rsidR="00876FE5">
        <w:t xml:space="preserve"> Diese werden oft als Hilfsmittel genutzt. Komplexere 3D-Modelle werden in einem dafür entsprechenden Programm erstellt und in </w:t>
      </w:r>
      <w:proofErr w:type="spellStart"/>
      <w:r w:rsidR="00876FE5">
        <w:t>Unity</w:t>
      </w:r>
      <w:proofErr w:type="spellEnd"/>
      <w:r w:rsidR="00876FE5">
        <w:t xml:space="preserve"> importiert. Die importierten Modelle we</w:t>
      </w:r>
      <w:r w:rsidR="00876FE5">
        <w:t>r</w:t>
      </w:r>
      <w:r w:rsidR="00876FE5">
        <w:t xml:space="preserve">den als </w:t>
      </w:r>
      <w:proofErr w:type="spellStart"/>
      <w:r w:rsidR="00876FE5">
        <w:t>Prefab</w:t>
      </w:r>
      <w:proofErr w:type="spellEnd"/>
      <w:r w:rsidR="00876FE5">
        <w:t xml:space="preserve"> angelegt und erhalten sobald sie in die Szene gezogen werden, die notwe</w:t>
      </w:r>
      <w:r w:rsidR="00876FE5">
        <w:t>n</w:t>
      </w:r>
      <w:r w:rsidR="00876FE5">
        <w:t>digen Komponenten</w:t>
      </w:r>
      <w:r w:rsidR="00F47579">
        <w:t xml:space="preserve"> [Sei14]</w:t>
      </w:r>
      <w:r w:rsidR="00876FE5">
        <w:t xml:space="preserve">. Auf </w:t>
      </w:r>
      <w:proofErr w:type="spellStart"/>
      <w:r w:rsidR="00876FE5">
        <w:t>Prefabs</w:t>
      </w:r>
      <w:proofErr w:type="spellEnd"/>
      <w:r w:rsidR="00876FE5">
        <w:t xml:space="preserve">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343" w:name="_Toc408842505"/>
      <w:r>
        <w:t>K</w:t>
      </w:r>
      <w:r w:rsidR="00FF07A0">
        <w:t>amera</w:t>
      </w:r>
      <w:bookmarkEnd w:id="343"/>
    </w:p>
    <w:p w14:paraId="03E9EA97" w14:textId="77777777" w:rsidR="00FF07A0" w:rsidRDefault="00FF07A0" w:rsidP="00FF07A0"/>
    <w:p w14:paraId="37AF7609" w14:textId="41C2AF59" w:rsidR="00D55B7E" w:rsidRDefault="008738FB" w:rsidP="00FF07A0">
      <w:r>
        <w:t>Die Kameras geben dem Nutzer die Möglichkeit das Spiel zu sehen und geben je nach P</w:t>
      </w:r>
      <w:r>
        <w:t>o</w:t>
      </w:r>
      <w:r>
        <w:t xml:space="preserve">sition der Kamera und Sichtweite ein ganz individuelles Nutzererlebnis. Insbesondere für das Erstellen der VR ist die Kamera sehr wichtig. Hier werden Parameter festgelegt, um dem Nutzer ein möglichst hohes </w:t>
      </w:r>
      <w:proofErr w:type="spellStart"/>
      <w:r>
        <w:t>immersives</w:t>
      </w:r>
      <w:proofErr w:type="spellEnd"/>
      <w:r>
        <w:t xml:space="preserve"> Gefühl zu vermitteln.</w:t>
      </w:r>
    </w:p>
    <w:p w14:paraId="07D64285" w14:textId="1ED2865D" w:rsidR="008738FB" w:rsidRDefault="008738FB" w:rsidP="00FF07A0">
      <w:r>
        <w:t xml:space="preserve">Damit ein </w:t>
      </w:r>
      <w:proofErr w:type="spellStart"/>
      <w:r>
        <w:t>GameObject</w:t>
      </w:r>
      <w:proofErr w:type="spellEnd"/>
      <w:r>
        <w:t xml:space="preserve"> zur Kamera wird</w:t>
      </w:r>
      <w:ins w:id="344" w:author="Autor">
        <w:r w:rsidR="00D75100">
          <w:t>,</w:t>
        </w:r>
      </w:ins>
      <w:r>
        <w:t xml:space="preserve"> benötigt es das </w:t>
      </w:r>
      <w:proofErr w:type="spellStart"/>
      <w:r>
        <w:t>CameraComponent</w:t>
      </w:r>
      <w:proofErr w:type="spellEnd"/>
      <w:r>
        <w:t>. Dies</w:t>
      </w:r>
      <w:ins w:id="345" w:author="Autor">
        <w:r w:rsidR="00D75100">
          <w:t>e</w:t>
        </w:r>
      </w:ins>
      <w:r>
        <w:t xml:space="preserve"> Ko</w:t>
      </w:r>
      <w:r>
        <w:t>m</w:t>
      </w:r>
      <w:r>
        <w:t>ponente ermöglicht es der Kamera zu sehen un</w:t>
      </w:r>
      <w:r w:rsidR="00FA4B41">
        <w:t xml:space="preserve">d besitzt verschiedene </w:t>
      </w:r>
      <w:r w:rsidR="008E681C">
        <w:t>Parameter</w:t>
      </w:r>
      <w:r w:rsidR="00FA4B41">
        <w:t xml:space="preserve">. Die für das </w:t>
      </w:r>
      <w:del w:id="346" w:author="Autor">
        <w:r w:rsidR="00FA4B41" w:rsidDel="00D75100">
          <w:delText xml:space="preserve">erzeugen </w:delText>
        </w:r>
      </w:del>
      <w:ins w:id="347" w:author="Autor">
        <w:r w:rsidR="00D75100">
          <w:t xml:space="preserve">Erzeugen </w:t>
        </w:r>
      </w:ins>
      <w:r w:rsidR="00FA4B41">
        <w:t>einer VR-Kamera benötigten</w:t>
      </w:r>
      <w:ins w:id="348" w:author="Autor">
        <w:r w:rsidR="00D75100">
          <w:t>(was),</w:t>
        </w:r>
      </w:ins>
      <w:r w:rsidR="00FA4B41">
        <w:t xml:space="preserve"> werden im Folgenden kurz b</w:t>
      </w:r>
      <w:r w:rsidR="00FA4B41">
        <w:t>e</w:t>
      </w:r>
      <w:r w:rsidR="00FA4B41">
        <w:t>schrieben</w:t>
      </w:r>
      <w:r w:rsidR="00650B93">
        <w:t xml:space="preserve"> [Sei14]</w:t>
      </w:r>
      <w:r w:rsidR="008545DC">
        <w:t>:</w:t>
      </w:r>
      <w:ins w:id="349" w:author="Autor">
        <w:r w:rsidR="00D75100">
          <w:t xml:space="preserve"> Versuche mal das Wort „werden“ weniger zu benutzen und formuliere die Sätze um mit gleichem Inhalt!</w:t>
        </w:r>
      </w:ins>
    </w:p>
    <w:p w14:paraId="682B7A84" w14:textId="77777777" w:rsidR="008738FB" w:rsidRDefault="008738FB">
      <w:pPr>
        <w:spacing w:before="0" w:after="0" w:line="240" w:lineRule="auto"/>
        <w:jc w:val="left"/>
      </w:pPr>
      <w:r>
        <w:br w:type="page"/>
      </w:r>
    </w:p>
    <w:p w14:paraId="71CFA37C" w14:textId="1957FFB6" w:rsidR="008738FB" w:rsidRDefault="00C07B21" w:rsidP="007613F4">
      <w:pPr>
        <w:pStyle w:val="Listenabsatz"/>
        <w:numPr>
          <w:ilvl w:val="0"/>
          <w:numId w:val="16"/>
        </w:numPr>
      </w:pPr>
      <w:r w:rsidRPr="0096621F">
        <w:rPr>
          <w:b/>
        </w:rPr>
        <w:lastRenderedPageBreak/>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 Farbe oder ein Himmel mithi</w:t>
      </w:r>
      <w:r w:rsidR="0096621F">
        <w:t>l</w:t>
      </w:r>
      <w:r w:rsidR="0096621F">
        <w:t xml:space="preserve">fe einer </w:t>
      </w:r>
      <w:proofErr w:type="spellStart"/>
      <w:r w:rsidR="0096621F">
        <w:t>Skybox</w:t>
      </w:r>
      <w:proofErr w:type="spellEnd"/>
      <w:r w:rsidR="0096621F">
        <w:t xml:space="preserve"> sein.</w:t>
      </w:r>
      <w:r w:rsidR="00DE0354">
        <w:t xml:space="preserve"> Eine </w:t>
      </w:r>
      <w:proofErr w:type="spellStart"/>
      <w:r w:rsidR="00DE0354">
        <w:t>Skybox</w:t>
      </w:r>
      <w:proofErr w:type="spellEnd"/>
      <w:r w:rsidR="00DE0354">
        <w:t xml:space="preserve"> ist ein aus sechs Bildern bestehender Würfel der sich um die gesamte Szene legt und so den Eindruck eines umgebenden Himmels ve</w:t>
      </w:r>
      <w:r w:rsidR="00DE0354">
        <w:t>r</w:t>
      </w:r>
      <w:r w:rsidR="00DE0354">
        <w:t>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proofErr w:type="spellStart"/>
      <w:r w:rsidRPr="00302204">
        <w:rPr>
          <w:b/>
        </w:rPr>
        <w:t>Projection</w:t>
      </w:r>
      <w:proofErr w:type="spellEnd"/>
      <w:r w:rsidR="00302204">
        <w:rPr>
          <w:b/>
        </w:rPr>
        <w:t xml:space="preserve"> </w:t>
      </w:r>
      <w:r w:rsidR="00302204">
        <w:t>bestimmt die Ansicht der Kamera. Hier kann zwischen einer dreidimensi</w:t>
      </w:r>
      <w:r w:rsidR="00302204">
        <w:t>o</w:t>
      </w:r>
      <w:r w:rsidR="00302204">
        <w:t>nalen, perspektivischen oder einer orthogonalen Ansicht gewählt werden.</w:t>
      </w:r>
    </w:p>
    <w:p w14:paraId="3FF7C2A7" w14:textId="1A88E9E8" w:rsidR="00FA4B41" w:rsidRPr="00486560" w:rsidRDefault="00FA4B41" w:rsidP="007613F4">
      <w:pPr>
        <w:pStyle w:val="Listenabsatz"/>
        <w:numPr>
          <w:ilvl w:val="0"/>
          <w:numId w:val="16"/>
        </w:numPr>
        <w:rPr>
          <w:b/>
        </w:rPr>
      </w:pPr>
      <w:r w:rsidRPr="00302204">
        <w:rPr>
          <w:b/>
        </w:rPr>
        <w:t xml:space="preserve">Field </w:t>
      </w:r>
      <w:proofErr w:type="spellStart"/>
      <w:r w:rsidRPr="00302204">
        <w:rPr>
          <w:b/>
        </w:rPr>
        <w:t>of</w:t>
      </w:r>
      <w:proofErr w:type="spellEnd"/>
      <w:r w:rsidRPr="00302204">
        <w:rPr>
          <w:b/>
        </w:rPr>
        <w:t xml:space="preserve"> View</w:t>
      </w:r>
      <w:r w:rsidR="00302204">
        <w:rPr>
          <w:b/>
        </w:rPr>
        <w:t xml:space="preserve"> </w:t>
      </w:r>
      <w:r w:rsidR="00892B82">
        <w:t xml:space="preserve">legt die Größe des Sichtbereiches fest. </w:t>
      </w:r>
      <w:del w:id="350" w:author="Autor">
        <w:r w:rsidR="00892B82" w:rsidDel="007905E9">
          <w:delText>Hier muss</w:delText>
        </w:r>
      </w:del>
      <w:ins w:id="351" w:author="Autor">
        <w:r w:rsidR="007905E9">
          <w:t>Es wird</w:t>
        </w:r>
      </w:ins>
      <w:r w:rsidR="00892B82">
        <w:t xml:space="preserve"> durch Testen ein Wert ermittelt </w:t>
      </w:r>
      <w:del w:id="352" w:author="Autor">
        <w:r w:rsidR="00892B82" w:rsidDel="007905E9">
          <w:delText xml:space="preserve">werden </w:delText>
        </w:r>
      </w:del>
      <w:r w:rsidR="00892B82">
        <w:t>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3D0831C7" w:rsidR="00FA4B41" w:rsidRPr="0053071D" w:rsidRDefault="00F8074B" w:rsidP="007613F4">
      <w:pPr>
        <w:pStyle w:val="Listenabsatz"/>
        <w:numPr>
          <w:ilvl w:val="0"/>
          <w:numId w:val="16"/>
        </w:numPr>
        <w:rPr>
          <w:b/>
        </w:rPr>
      </w:pPr>
      <w:proofErr w:type="spellStart"/>
      <w:r>
        <w:rPr>
          <w:b/>
        </w:rPr>
        <w:t>Nomralized</w:t>
      </w:r>
      <w:proofErr w:type="spellEnd"/>
      <w:r>
        <w:rPr>
          <w:b/>
        </w:rPr>
        <w:t xml:space="preserve"> View Port </w:t>
      </w:r>
      <w:proofErr w:type="spellStart"/>
      <w:r>
        <w:rPr>
          <w:b/>
        </w:rPr>
        <w:t>Rect</w:t>
      </w:r>
      <w:proofErr w:type="spellEnd"/>
      <w:r>
        <w:rPr>
          <w:b/>
        </w:rPr>
        <w:t xml:space="preserve"> </w:t>
      </w:r>
      <w:r w:rsidR="004C7C20">
        <w:t xml:space="preserve">passt den Raum den das Kamerabild auf dem Bildschirm des Nutzers einnimmt an. Bei VR müssen zwei Kameras platziert </w:t>
      </w:r>
      <w:del w:id="353" w:author="Autor">
        <w:r w:rsidR="004C7C20" w:rsidDel="007905E9">
          <w:delText xml:space="preserve">werden </w:delText>
        </w:r>
      </w:del>
      <w:ins w:id="354" w:author="Autor">
        <w:r w:rsidR="007905E9">
          <w:t>sein, um</w:t>
        </w:r>
        <w:r w:rsidR="007905E9">
          <w:t xml:space="preserve"> </w:t>
        </w:r>
      </w:ins>
      <w:del w:id="355" w:author="Autor">
        <w:r w:rsidR="004C7C20" w:rsidDel="007905E9">
          <w:delText xml:space="preserve">und </w:delText>
        </w:r>
      </w:del>
      <w:r w:rsidR="004C7C20">
        <w:t xml:space="preserve">an dieser Stelle die Breite der beiden Kamerabilder auf die Hälfte </w:t>
      </w:r>
      <w:ins w:id="356" w:author="Autor">
        <w:r w:rsidR="007905E9">
          <w:t>zu reduzieren</w:t>
        </w:r>
      </w:ins>
      <w:del w:id="357" w:author="Autor">
        <w:r w:rsidR="004C7C20" w:rsidDel="007905E9">
          <w:delText>red</w:delText>
        </w:r>
        <w:r w:rsidR="004C7C20" w:rsidDel="007905E9">
          <w:delText>u</w:delText>
        </w:r>
        <w:r w:rsidR="004C7C20" w:rsidDel="007905E9">
          <w:delText>ziert werden</w:delText>
        </w:r>
      </w:del>
      <w:r w:rsidR="004C7C20">
        <w:t xml:space="preserve">,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 xml:space="preserve">Da Kameras auch </w:t>
      </w:r>
      <w:proofErr w:type="spellStart"/>
      <w:r>
        <w:t>GameObjects</w:t>
      </w:r>
      <w:proofErr w:type="spellEnd"/>
      <w:r>
        <w:t xml:space="preserve"> sind, lassen sich auch hier Skripte an diese anhängen. In</w:t>
      </w:r>
      <w:r>
        <w:t>s</w:t>
      </w:r>
      <w:r>
        <w:t>besondere die Steuerung der Kameras muss in der VR synchron erfolgen. Diese Funktion</w:t>
      </w:r>
      <w:r>
        <w:t>a</w:t>
      </w:r>
      <w:r>
        <w:t>lität wird über mehrer</w:t>
      </w:r>
      <w:r w:rsidR="007E457F">
        <w:t>e</w:t>
      </w:r>
      <w:r w:rsidR="005A65DD">
        <w:t xml:space="preserve"> </w:t>
      </w:r>
      <w:proofErr w:type="spellStart"/>
      <w:r w:rsidR="005A65DD">
        <w:t>Plugins</w:t>
      </w:r>
      <w:proofErr w:type="spellEnd"/>
      <w:r w:rsidR="005A65DD">
        <w:t xml:space="preserve">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358" w:name="_Toc408842506"/>
      <w:r>
        <w:t>Physik</w:t>
      </w:r>
      <w:bookmarkEnd w:id="358"/>
    </w:p>
    <w:p w14:paraId="3063E8E2" w14:textId="77777777" w:rsidR="00FF07A0" w:rsidRDefault="00FF07A0" w:rsidP="00FF07A0"/>
    <w:p w14:paraId="173917B3" w14:textId="3EFA3721" w:rsidR="007E457F" w:rsidRDefault="007E457F" w:rsidP="00FF07A0">
      <w:r>
        <w:t xml:space="preserve">Die Physik-Engine in </w:t>
      </w:r>
      <w:proofErr w:type="spellStart"/>
      <w:r>
        <w:t>Unity</w:t>
      </w:r>
      <w:proofErr w:type="spellEnd"/>
      <w:r>
        <w:t xml:space="preserve"> wird in dieser Arbeit nur genutzt, um Schwerkraft auf den Nutzer in der virtuellen Welt auszuüben und um ihn mit anderen Objekten interagieren zu lassen. Wichtigste Komponente ist dabei die </w:t>
      </w:r>
      <w:proofErr w:type="spellStart"/>
      <w:r>
        <w:t>Rigidbody</w:t>
      </w:r>
      <w:proofErr w:type="spellEnd"/>
      <w:r>
        <w:t xml:space="preserve">-Komponente. Mit deren Hilfe kann einem </w:t>
      </w:r>
      <w:proofErr w:type="spellStart"/>
      <w:r>
        <w:t>GameObject</w:t>
      </w:r>
      <w:proofErr w:type="spellEnd"/>
      <w:r>
        <w:t xml:space="preserve"> eine Kraft zugefügt werden, wie z.B. die Erdanziehungskraft</w:t>
      </w:r>
      <w:r w:rsidR="002F4632">
        <w:t xml:space="preserve"> [Sei14]</w:t>
      </w:r>
      <w:r>
        <w:t>.</w:t>
      </w:r>
    </w:p>
    <w:p w14:paraId="7376A233" w14:textId="41BEEC9A" w:rsidR="002F21EC" w:rsidRDefault="002F4632" w:rsidP="00FF07A0">
      <w:r>
        <w:t xml:space="preserve">Eine weitere Komponente sind sogenannte </w:t>
      </w:r>
      <w:proofErr w:type="spellStart"/>
      <w:r>
        <w:t>Collider</w:t>
      </w:r>
      <w:proofErr w:type="spellEnd"/>
      <w:r>
        <w:t xml:space="preserve">. </w:t>
      </w:r>
      <w:proofErr w:type="spellStart"/>
      <w:r>
        <w:t>Collider</w:t>
      </w:r>
      <w:proofErr w:type="spellEnd"/>
      <w:r>
        <w:t xml:space="preserve"> registrieren Kollisionen und können </w:t>
      </w:r>
      <w:proofErr w:type="spellStart"/>
      <w:r>
        <w:t>dadruch</w:t>
      </w:r>
      <w:proofErr w:type="spellEnd"/>
      <w:r>
        <w:t xml:space="preserve"> bestimmte Events auslösen. In dieser Arbeit wird der </w:t>
      </w:r>
      <w:proofErr w:type="spellStart"/>
      <w:r>
        <w:t>Mesh-Collider</w:t>
      </w:r>
      <w:proofErr w:type="spellEnd"/>
      <w:r>
        <w:t xml:space="preserve"> ve</w:t>
      </w:r>
      <w:r>
        <w:t>r</w:t>
      </w:r>
      <w:r>
        <w:t xml:space="preserve">wendet, der sich an die Form des jeweiligen </w:t>
      </w:r>
      <w:proofErr w:type="spellStart"/>
      <w:r>
        <w:t>Meshs</w:t>
      </w:r>
      <w:proofErr w:type="spellEnd"/>
      <w:r>
        <w:t xml:space="preserve"> anpasst[Sei14].</w:t>
      </w:r>
    </w:p>
    <w:p w14:paraId="5487A045" w14:textId="77777777" w:rsidR="002F21EC" w:rsidRDefault="002F21EC">
      <w:pPr>
        <w:spacing w:before="0" w:after="0" w:line="240" w:lineRule="auto"/>
        <w:jc w:val="left"/>
      </w:pPr>
      <w:r>
        <w:br w:type="page"/>
      </w:r>
    </w:p>
    <w:p w14:paraId="71AC27AF" w14:textId="0483C3AA" w:rsidR="00FF07A0" w:rsidRDefault="002F4632" w:rsidP="00FF07A0">
      <w:r>
        <w:lastRenderedPageBreak/>
        <w:t xml:space="preserve">Eine Kombination aus </w:t>
      </w:r>
      <w:proofErr w:type="spellStart"/>
      <w:r>
        <w:t>Rigidbody</w:t>
      </w:r>
      <w:proofErr w:type="spellEnd"/>
      <w:r>
        <w:t xml:space="preserve"> und </w:t>
      </w:r>
      <w:proofErr w:type="spellStart"/>
      <w:r>
        <w:t>Collider</w:t>
      </w:r>
      <w:proofErr w:type="spellEnd"/>
      <w:r>
        <w:t xml:space="preserve"> stellt der </w:t>
      </w:r>
      <w:proofErr w:type="spellStart"/>
      <w:r>
        <w:t>Character</w:t>
      </w:r>
      <w:proofErr w:type="spellEnd"/>
      <w:r>
        <w:t xml:space="preserve"> Controller dar. </w:t>
      </w:r>
      <w:r w:rsidR="00C4082F">
        <w:t xml:space="preserve">Dieser fügt einem Objekt einen kapselförmigen </w:t>
      </w:r>
      <w:proofErr w:type="spellStart"/>
      <w:r w:rsidR="00C4082F">
        <w:t>Collider</w:t>
      </w:r>
      <w:proofErr w:type="spellEnd"/>
      <w:r w:rsidR="00C4082F">
        <w:t xml:space="preserve"> zu und ermöglicht es diesen zu bewegen und zu steuern. In Verbindung mit einer Kamera kann der Nutzer aus der </w:t>
      </w:r>
      <w:proofErr w:type="spellStart"/>
      <w:r w:rsidR="00C4082F">
        <w:t>Egoperspketive</w:t>
      </w:r>
      <w:proofErr w:type="spellEnd"/>
      <w:r w:rsidR="00C4082F">
        <w:t xml:space="preserve"> (first-person </w:t>
      </w:r>
      <w:proofErr w:type="spellStart"/>
      <w:r w:rsidR="00C4082F">
        <w:t>perspective</w:t>
      </w:r>
      <w:proofErr w:type="spellEnd"/>
      <w:r w:rsidR="00C4082F">
        <w:t>, FPP) die VR erkunden</w:t>
      </w:r>
      <w:r w:rsidR="00821A84">
        <w:t xml:space="preserve"> [Sei14]</w:t>
      </w:r>
      <w:r w:rsidR="00C4082F">
        <w:t>.</w:t>
      </w:r>
    </w:p>
    <w:p w14:paraId="014B7876" w14:textId="77777777" w:rsidR="00FF07A0" w:rsidRPr="00FF07A0" w:rsidRDefault="00FF07A0" w:rsidP="00FF07A0"/>
    <w:p w14:paraId="7630B115" w14:textId="7EC3C6CE" w:rsidR="00C73C00" w:rsidRDefault="00305366" w:rsidP="00C73C00">
      <w:pPr>
        <w:pStyle w:val="berschrift3"/>
      </w:pPr>
      <w:bookmarkStart w:id="359" w:name="_Toc408842507"/>
      <w:r>
        <w:t>Inputmöglichkeiten</w:t>
      </w:r>
      <w:bookmarkEnd w:id="359"/>
    </w:p>
    <w:p w14:paraId="4D613985" w14:textId="77777777" w:rsidR="00FF07A0" w:rsidRDefault="00FF07A0" w:rsidP="00FF07A0"/>
    <w:p w14:paraId="62DAE400" w14:textId="18720231" w:rsidR="00501877" w:rsidRDefault="00152C28" w:rsidP="00FF07A0">
      <w:r>
        <w:t xml:space="preserve">Dieser Abschnitt beschreibt die Möglichkeiten, die </w:t>
      </w:r>
      <w:proofErr w:type="spellStart"/>
      <w:r>
        <w:t>Unity</w:t>
      </w:r>
      <w:proofErr w:type="spellEnd"/>
      <w:r>
        <w:t xml:space="preserve"> bietet um Eingabegräte anz</w:t>
      </w:r>
      <w:r>
        <w:t>u</w:t>
      </w:r>
      <w:r>
        <w:t xml:space="preserve">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w:t>
      </w:r>
      <w:proofErr w:type="spellStart"/>
      <w:r w:rsidR="00501877">
        <w:t>immersive</w:t>
      </w:r>
      <w:proofErr w:type="spellEnd"/>
      <w:r w:rsidR="00501877">
        <w:t xml:space="preserve"> Gefühl vermindern. </w:t>
      </w:r>
      <w:r w:rsidR="00427429">
        <w:t>Auch das Auswerten von Beschleunigung</w:t>
      </w:r>
      <w:r w:rsidR="00427429">
        <w:t>s</w:t>
      </w:r>
      <w:r w:rsidR="00427429">
        <w:t>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proofErr w:type="spellStart"/>
      <w:r>
        <w:t>Unity</w:t>
      </w:r>
      <w:proofErr w:type="spellEnd"/>
      <w:r>
        <w:t xml:space="preserve"> bietet die Möglichkeit virtuelle Achsen und Tasten zu belegen. Das führt dazu, dass zwischen verschiedenen Eingabegeräten gewechselt werden kann, ohne die Belegung di</w:t>
      </w:r>
      <w:r>
        <w:t>e</w:t>
      </w:r>
      <w:r>
        <w:t>ser zu verändern. Dieses modulare M</w:t>
      </w:r>
      <w:r w:rsidR="0048774E">
        <w:t>a</w:t>
      </w:r>
      <w:r>
        <w:t>pping von Achsen und Tasten erfolgt über den sog</w:t>
      </w:r>
      <w:r>
        <w:t>e</w:t>
      </w:r>
      <w:r>
        <w:t>nannten Input Manager [Sei14].</w:t>
      </w:r>
    </w:p>
    <w:p w14:paraId="332F6946" w14:textId="77777777" w:rsidR="0048774E" w:rsidRPr="00427429" w:rsidRDefault="0048774E" w:rsidP="00427429">
      <w:pPr>
        <w:pStyle w:val="Textkrper"/>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7F21CA83" w:rsidR="00020DF4" w:rsidRDefault="00F40F17" w:rsidP="0048774E">
      <w:pPr>
        <w:pStyle w:val="Textkrper"/>
      </w:pPr>
      <w:r>
        <w:t xml:space="preserve">Der Input-Manager bietet die Möglichkeit Achsen und Tasten in einem </w:t>
      </w:r>
      <w:proofErr w:type="spellStart"/>
      <w:r>
        <w:t>Unity</w:t>
      </w:r>
      <w:proofErr w:type="spellEnd"/>
      <w:r>
        <w:t xml:space="preserve">-Projekt zu ändern, erweitern oder zu löschen. Standardmäßig sind bei der Erstellung eines neuen </w:t>
      </w:r>
      <w:proofErr w:type="spellStart"/>
      <w:proofErr w:type="gramStart"/>
      <w:r>
        <w:t>Un</w:t>
      </w:r>
      <w:r>
        <w:t>i</w:t>
      </w:r>
      <w:r>
        <w:t>ty</w:t>
      </w:r>
      <w:proofErr w:type="spellEnd"/>
      <w:r>
        <w:t>-Projekte</w:t>
      </w:r>
      <w:proofErr w:type="gramEnd"/>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415F39CF" w14:textId="77777777" w:rsidR="00020DF4" w:rsidRDefault="00020DF4">
      <w:pPr>
        <w:spacing w:before="0" w:after="0" w:line="240" w:lineRule="auto"/>
        <w:jc w:val="left"/>
      </w:pPr>
      <w:r>
        <w:br w:type="page"/>
      </w:r>
    </w:p>
    <w:p w14:paraId="7B0D97B6" w14:textId="6776A28D" w:rsidR="0048774E" w:rsidRPr="0048774E" w:rsidRDefault="00020DF4" w:rsidP="0048774E">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68A9D98D">
                <wp:simplePos x="0" y="0"/>
                <wp:positionH relativeFrom="column">
                  <wp:posOffset>3396615</wp:posOffset>
                </wp:positionH>
                <wp:positionV relativeFrom="paragraph">
                  <wp:posOffset>3409315</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1993CFC7" w:rsidR="00D75100" w:rsidRPr="008963DE" w:rsidRDefault="00D75100" w:rsidP="00020DF4">
                            <w:pPr>
                              <w:pStyle w:val="Beschriftung"/>
                              <w:jc w:val="left"/>
                              <w:rPr>
                                <w:noProof/>
                                <w:sz w:val="24"/>
                                <w:szCs w:val="24"/>
                              </w:rPr>
                            </w:pPr>
                            <w:bookmarkStart w:id="360" w:name="_Toc408842571"/>
                            <w:r>
                              <w:t xml:space="preserve">Abb. </w:t>
                            </w:r>
                            <w:fldSimple w:instr=" STYLEREF 1 \s ">
                              <w:r>
                                <w:rPr>
                                  <w:noProof/>
                                </w:rPr>
                                <w:t>2</w:t>
                              </w:r>
                            </w:fldSimple>
                            <w:r>
                              <w:t>.</w:t>
                            </w:r>
                            <w:fldSimple w:instr=" SEQ Abb. \* ARABIC \s 1 ">
                              <w:r>
                                <w:rPr>
                                  <w:noProof/>
                                </w:rPr>
                                <w:t>9</w:t>
                              </w:r>
                            </w:fldSimple>
                            <w:r>
                              <w:t xml:space="preserve"> Ansicht des Input-Managers</w:t>
                            </w:r>
                            <w:bookmarkEnd w:id="36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9" o:spid="_x0000_s1033" type="#_x0000_t202" style="position:absolute;left:0;text-align:left;margin-left:267.45pt;margin-top:268.45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" stroked="f">
                <v:textbox inset="0,0,0,0">
                  <w:txbxContent>
                    <w:p w14:paraId="05D32186" w14:textId="1993CFC7" w:rsidR="00D75100" w:rsidRPr="008963DE" w:rsidRDefault="00D75100" w:rsidP="00020DF4">
                      <w:pPr>
                        <w:pStyle w:val="Beschriftung"/>
                        <w:jc w:val="left"/>
                        <w:rPr>
                          <w:noProof/>
                          <w:sz w:val="24"/>
                          <w:szCs w:val="24"/>
                        </w:rPr>
                      </w:pPr>
                      <w:bookmarkStart w:id="361" w:name="_Toc408842571"/>
                      <w:r>
                        <w:t xml:space="preserve">Abb. </w:t>
                      </w:r>
                      <w:fldSimple w:instr=" STYLEREF 1 \s ">
                        <w:r>
                          <w:rPr>
                            <w:noProof/>
                          </w:rPr>
                          <w:t>2</w:t>
                        </w:r>
                      </w:fldSimple>
                      <w:r>
                        <w:t>.</w:t>
                      </w:r>
                      <w:fldSimple w:instr=" SEQ Abb. \* ARABIC \s 1 ">
                        <w:r>
                          <w:rPr>
                            <w:noProof/>
                          </w:rPr>
                          <w:t>9</w:t>
                        </w:r>
                      </w:fldSimple>
                      <w:r>
                        <w:t xml:space="preserve"> Ansicht des Input-Managers</w:t>
                      </w:r>
                      <w:bookmarkEnd w:id="361"/>
                      <w:r>
                        <w:t xml:space="preserve"> </w:t>
                      </w:r>
                    </w:p>
                  </w:txbxContent>
                </v:textbox>
                <w10:wrap type="topAndBottom"/>
              </v:shape>
            </w:pict>
          </mc:Fallback>
        </mc:AlternateContent>
      </w:r>
      <w:r w:rsidR="00D75100">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5.95pt;width:264.75pt;height:279.75pt;z-index:251719680;mso-position-horizontal:absolute;mso-position-horizontal-relative:text;mso-position-vertical:absolute;mso-position-vertical-relative:text;mso-width-relative:page;mso-height-relative:page">
            <v:imagedata r:id="rId36" o:title="input-manager"/>
            <w10:wrap type="topAndBottom"/>
          </v:shape>
        </w:pict>
      </w:r>
    </w:p>
    <w:p w14:paraId="0CC52220" w14:textId="0D750B8F" w:rsidR="00D84033" w:rsidRDefault="00ED5A5D" w:rsidP="00D84033">
      <w:r>
        <w:t>Die Bedeutung und Einstellungsmöglichkeiten der einzelnen Parameter werden im Fo</w:t>
      </w:r>
      <w:r>
        <w:t>l</w:t>
      </w:r>
      <w:r>
        <w:t>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5FA0835" w14:textId="77777777" w:rsidR="008B5850" w:rsidRDefault="008B5850" w:rsidP="00D84033"/>
    <w:p w14:paraId="109A9FCC" w14:textId="7E640DEC"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w:t>
      </w:r>
      <w:r w:rsidR="002F30ED">
        <w:t>r</w:t>
      </w:r>
      <w:r w:rsidR="002F30ED">
        <w:t>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proofErr w:type="spellStart"/>
      <w:r>
        <w:rPr>
          <w:b/>
        </w:rPr>
        <w:t>Descriptive</w:t>
      </w:r>
      <w:proofErr w:type="spellEnd"/>
      <w:r>
        <w:rPr>
          <w:b/>
        </w:rPr>
        <w:t xml:space="preserve"> Name und </w:t>
      </w:r>
      <w:proofErr w:type="spellStart"/>
      <w:r>
        <w:rPr>
          <w:b/>
        </w:rPr>
        <w:t>Descriptive</w:t>
      </w:r>
      <w:proofErr w:type="spellEnd"/>
      <w:r>
        <w:rPr>
          <w:b/>
        </w:rPr>
        <w:t xml:space="preserve"> Negative Name </w:t>
      </w:r>
      <w:r w:rsidR="000D268E">
        <w:t>enthalten den Beschreibungstext für die positive sowie negative Achsenbeschreibung</w:t>
      </w:r>
      <w:r w:rsidR="00B01BD4">
        <w:t>.</w:t>
      </w:r>
    </w:p>
    <w:p w14:paraId="5AC2FAB9" w14:textId="0B66E678"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proofErr w:type="spellStart"/>
      <w:r w:rsidRPr="000D268E">
        <w:rPr>
          <w:i/>
        </w:rPr>
        <w:t>left</w:t>
      </w:r>
      <w:proofErr w:type="spellEnd"/>
      <w:r>
        <w:t xml:space="preserve"> und für die Bew</w:t>
      </w:r>
      <w:r>
        <w:t>e</w:t>
      </w:r>
      <w:r>
        <w:t xml:space="preserve">gung </w:t>
      </w:r>
      <w:del w:id="362" w:author="Autor">
        <w:r w:rsidDel="007905E9">
          <w:delText xml:space="preserve">anch </w:delText>
        </w:r>
      </w:del>
      <w:ins w:id="363" w:author="Autor">
        <w:r w:rsidR="007905E9">
          <w:t>nach</w:t>
        </w:r>
        <w:r w:rsidR="007905E9">
          <w:t xml:space="preserve"> </w:t>
        </w:r>
      </w:ins>
      <w:r>
        <w:t xml:space="preserve">rechts </w:t>
      </w:r>
      <w:proofErr w:type="spellStart"/>
      <w:r w:rsidRPr="000D268E">
        <w:rPr>
          <w:i/>
        </w:rPr>
        <w:t>right</w:t>
      </w:r>
      <w:proofErr w:type="spellEnd"/>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w:t>
      </w:r>
      <w:r>
        <w:t>n</w:t>
      </w:r>
      <w:r>
        <w:t>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71D6B77C" w14:textId="740BF3F1" w:rsidR="00CC3025" w:rsidRDefault="00B01BD4" w:rsidP="007613F4">
      <w:pPr>
        <w:pStyle w:val="Listenabsatz"/>
        <w:numPr>
          <w:ilvl w:val="0"/>
          <w:numId w:val="17"/>
        </w:numPr>
      </w:pPr>
      <w:proofErr w:type="spellStart"/>
      <w:r>
        <w:rPr>
          <w:b/>
        </w:rPr>
        <w:lastRenderedPageBreak/>
        <w:t>Sensitivity</w:t>
      </w:r>
      <w:proofErr w:type="spellEnd"/>
      <w:r>
        <w:rPr>
          <w:b/>
        </w:rPr>
        <w:t xml:space="preserve"> </w:t>
      </w:r>
      <w:r>
        <w:t>beschreibt die Zeit in der der Wert auf den Zielwert ansteigt</w:t>
      </w:r>
      <w:r w:rsidR="002A5C7C">
        <w:t>.</w:t>
      </w:r>
    </w:p>
    <w:p w14:paraId="099A51F3" w14:textId="77777777" w:rsidR="00CC3025" w:rsidRDefault="00CC3025">
      <w:pPr>
        <w:spacing w:before="0" w:after="0" w:line="240" w:lineRule="auto"/>
        <w:jc w:val="left"/>
      </w:pPr>
      <w:r>
        <w:br w:type="page"/>
      </w:r>
    </w:p>
    <w:p w14:paraId="56B16CA7" w14:textId="4D04F79C" w:rsidR="00B01BD4" w:rsidRPr="002A5C7C" w:rsidRDefault="00B01BD4" w:rsidP="007613F4">
      <w:pPr>
        <w:pStyle w:val="Listenabsatz"/>
        <w:numPr>
          <w:ilvl w:val="0"/>
          <w:numId w:val="17"/>
        </w:numPr>
        <w:rPr>
          <w:b/>
        </w:rPr>
      </w:pPr>
      <w:r>
        <w:rPr>
          <w:b/>
        </w:rPr>
        <w:lastRenderedPageBreak/>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proofErr w:type="spellStart"/>
      <w:r>
        <w:rPr>
          <w:b/>
        </w:rPr>
        <w:t>Invert</w:t>
      </w:r>
      <w:proofErr w:type="spellEnd"/>
      <w:r>
        <w:rPr>
          <w:b/>
        </w:rPr>
        <w:t xml:space="preserve"> </w:t>
      </w:r>
      <w:r>
        <w:t>invertiert alle Werte.</w:t>
      </w:r>
    </w:p>
    <w:p w14:paraId="496B24D4" w14:textId="249620C3" w:rsidR="002A5C7C" w:rsidRPr="002A5C7C" w:rsidRDefault="002A5C7C" w:rsidP="007613F4">
      <w:pPr>
        <w:pStyle w:val="Listenabsatz"/>
        <w:numPr>
          <w:ilvl w:val="0"/>
          <w:numId w:val="17"/>
        </w:numPr>
        <w:rPr>
          <w:b/>
        </w:rPr>
      </w:pPr>
      <w:r>
        <w:rPr>
          <w:b/>
        </w:rPr>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w:t>
      </w:r>
      <w:r>
        <w:t>e</w:t>
      </w:r>
      <w:r>
        <w:t>chende Achse auszuwählen.</w:t>
      </w:r>
    </w:p>
    <w:p w14:paraId="040D3B3A" w14:textId="08F931E8" w:rsidR="002A5C7C" w:rsidRPr="00D353D0" w:rsidRDefault="002A5C7C" w:rsidP="007613F4">
      <w:pPr>
        <w:pStyle w:val="Listenabsatz"/>
        <w:numPr>
          <w:ilvl w:val="0"/>
          <w:numId w:val="17"/>
        </w:numPr>
        <w:rPr>
          <w:b/>
        </w:rPr>
      </w:pPr>
      <w:r>
        <w:rPr>
          <w:b/>
        </w:rPr>
        <w:t xml:space="preserve">Joy </w:t>
      </w:r>
      <w:proofErr w:type="spellStart"/>
      <w:r>
        <w:rPr>
          <w:b/>
        </w:rPr>
        <w:t>Num</w:t>
      </w:r>
      <w:proofErr w:type="spellEnd"/>
      <w:r>
        <w:rPr>
          <w:b/>
        </w:rPr>
        <w:t xml:space="preserve">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3CFDD422" w:rsidR="00D353D0" w:rsidRDefault="00D353D0" w:rsidP="00D353D0">
      <w:r>
        <w:t xml:space="preserve">Der Unterschied zwischen virtuellen Achsen und virtuellen Tasten besteht darin, dass </w:t>
      </w:r>
      <w:proofErr w:type="spellStart"/>
      <w:r>
        <w:t>Un</w:t>
      </w:r>
      <w:r>
        <w:t>i</w:t>
      </w:r>
      <w:r>
        <w:t>ty</w:t>
      </w:r>
      <w:proofErr w:type="spellEnd"/>
      <w:r>
        <w:t xml:space="preserve"> diese verschieden auswertet. So werden Achsen über zwei Tasten gesteuert und dabei kann die eine Taste einen Wertebereich von 0 bis -1 annehmen und die anderen einen zw</w:t>
      </w:r>
      <w:r>
        <w:t>i</w:t>
      </w:r>
      <w:r>
        <w:t>schen 0 und +1. Virtuelle Tasten dagegen enthalten nur eine Taste</w:t>
      </w:r>
      <w:del w:id="364" w:author="Autor">
        <w:r w:rsidDel="00D80497">
          <w:delText>n</w:delText>
        </w:r>
      </w:del>
      <w:r>
        <w:t>, die einen Werteb</w:t>
      </w:r>
      <w:r>
        <w:t>e</w:t>
      </w:r>
      <w:r>
        <w:t>reich zwischen 0 und +1 annimmt [Sei14].</w:t>
      </w:r>
    </w:p>
    <w:p w14:paraId="69344438" w14:textId="14A069AA" w:rsidR="00D353D0" w:rsidRDefault="00D56785" w:rsidP="00D353D0">
      <w:r>
        <w:t xml:space="preserve">Da es bei Eingabegeräten sehr viele Unterschiede gibt, bietet </w:t>
      </w:r>
      <w:proofErr w:type="spellStart"/>
      <w:r>
        <w:t>Unity</w:t>
      </w:r>
      <w:proofErr w:type="spellEnd"/>
      <w:r>
        <w:t xml:space="preserve"> mit den Joystick-Inputs eine Möglichkeit um externe Eingabegeräte anschließen zu können. </w:t>
      </w:r>
      <w:r w:rsidR="00B53E5B">
        <w:t>Diese müssen au</w:t>
      </w:r>
      <w:r w:rsidR="00B53E5B">
        <w:t>f</w:t>
      </w:r>
      <w:r w:rsidR="00B53E5B">
        <w:t>grund der Unterschiedlichkeit oft einmalig justiert werden. Folgende Parameter sind dabei zu beachten [Sei14]:</w:t>
      </w:r>
    </w:p>
    <w:p w14:paraId="69025288" w14:textId="77777777" w:rsidR="00B53E5B" w:rsidRDefault="00B53E5B" w:rsidP="00D353D0"/>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w:t>
      </w:r>
      <w:proofErr w:type="spellStart"/>
      <w:r>
        <w:rPr>
          <w:b/>
        </w:rPr>
        <w:t>Num</w:t>
      </w:r>
      <w:proofErr w:type="spellEnd"/>
      <w:r>
        <w:rPr>
          <w:b/>
        </w:rPr>
        <w:t xml:space="preserve"> </w:t>
      </w:r>
      <w:r>
        <w:t>muss auf den entsprechenden Controller gestellt sein.</w:t>
      </w:r>
    </w:p>
    <w:p w14:paraId="6365ED5D" w14:textId="77777777" w:rsidR="00B53E5B" w:rsidRDefault="00B53E5B" w:rsidP="00B53E5B"/>
    <w:p w14:paraId="14488CEF" w14:textId="2AEB6C05" w:rsidR="00B53E5B" w:rsidRDefault="00535974" w:rsidP="00B53E5B">
      <w:r>
        <w:t>Neue Inputs lassen sich über den Input-Manager anlegen, indem die Zahl bei Size erhöht wird [Sei14].</w:t>
      </w:r>
    </w:p>
    <w:p w14:paraId="66DB5F75" w14:textId="77777777" w:rsidR="00D353D0" w:rsidRDefault="00D353D0" w:rsidP="00D353D0"/>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338E1397" w14:textId="2FFEA279" w:rsidR="002F21EC" w:rsidRDefault="00CC3025" w:rsidP="002F21EC">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2F21EC">
        <w:br w:type="page"/>
      </w:r>
    </w:p>
    <w:p w14:paraId="570B2297" w14:textId="7FEFF4C5" w:rsidR="00CC3025" w:rsidRDefault="008C1927" w:rsidP="00CC3025">
      <w:pPr>
        <w:pStyle w:val="Textkrper"/>
      </w:pPr>
      <w:r>
        <w:lastRenderedPageBreak/>
        <w:t xml:space="preserve">Achsen und Tasten auch Tastatur- und Maustasten, </w:t>
      </w:r>
      <w:proofErr w:type="spellStart"/>
      <w:r>
        <w:t>Toucheingaben</w:t>
      </w:r>
      <w:proofErr w:type="spellEnd"/>
      <w:r>
        <w:t xml:space="preserve"> und Beschleunigung</w:t>
      </w:r>
      <w:r>
        <w:t>s</w:t>
      </w:r>
      <w:r>
        <w:t>sensoren abgefragt werden [Sei14].</w:t>
      </w:r>
    </w:p>
    <w:p w14:paraId="713C5975" w14:textId="4E1CC6BE" w:rsidR="00535974" w:rsidRDefault="006F1BFE" w:rsidP="00535974">
      <w:pPr>
        <w:pStyle w:val="Textkrper"/>
      </w:pPr>
      <w:r>
        <w:t>Im Folgenden werden entsprechende Methoden kurz vorgestellt und anhand von Beispi</w:t>
      </w:r>
      <w:r>
        <w:t>e</w:t>
      </w:r>
      <w:r>
        <w:t>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proofErr w:type="spellStart"/>
      <w:r>
        <w:rPr>
          <w:b/>
        </w:rPr>
        <w:t>GetAxis</w:t>
      </w:r>
      <w:proofErr w:type="spellEnd"/>
      <w:r>
        <w:rPr>
          <w:b/>
        </w:rPr>
        <w:t xml:space="preserve"> </w:t>
      </w:r>
      <w:r w:rsidR="00D65325">
        <w:t>gibt den Wert einer Achse zurück</w:t>
      </w:r>
    </w:p>
    <w:p w14:paraId="365EB05C" w14:textId="77777777" w:rsidR="000A05E6" w:rsidRDefault="000A05E6" w:rsidP="000A05E6">
      <w:pPr>
        <w:pStyle w:val="Textkrper"/>
        <w:ind w:left="360"/>
      </w:pPr>
    </w:p>
    <w:p w14:paraId="637DCE35" w14:textId="6C5CA656" w:rsidR="009610D0" w:rsidRPr="0023206C" w:rsidRDefault="00D65325" w:rsidP="009610D0">
      <w:pPr>
        <w:pStyle w:val="Code"/>
        <w:rPr>
          <w:lang w:val="en-US"/>
          <w:rPrChange w:id="365" w:author="Autor">
            <w:rPr/>
          </w:rPrChange>
        </w:rPr>
      </w:pPr>
      <w:proofErr w:type="gramStart"/>
      <w:r w:rsidRPr="0023206C">
        <w:rPr>
          <w:lang w:val="en-US"/>
          <w:rPrChange w:id="366" w:author="Autor">
            <w:rPr/>
          </w:rPrChange>
        </w:rPr>
        <w:t>float</w:t>
      </w:r>
      <w:proofErr w:type="gramEnd"/>
      <w:r w:rsidRPr="0023206C">
        <w:rPr>
          <w:lang w:val="en-US"/>
          <w:rPrChange w:id="367" w:author="Autor">
            <w:rPr/>
          </w:rPrChange>
        </w:rPr>
        <w:t xml:space="preserve"> </w:t>
      </w:r>
      <w:proofErr w:type="spellStart"/>
      <w:r w:rsidRPr="0023206C">
        <w:rPr>
          <w:lang w:val="en-US"/>
          <w:rPrChange w:id="368" w:author="Autor">
            <w:rPr/>
          </w:rPrChange>
        </w:rPr>
        <w:t>horizontalSpeed</w:t>
      </w:r>
      <w:proofErr w:type="spellEnd"/>
      <w:r w:rsidRPr="0023206C">
        <w:rPr>
          <w:lang w:val="en-US"/>
          <w:rPrChange w:id="369" w:author="Autor">
            <w:rPr/>
          </w:rPrChange>
        </w:rPr>
        <w:t xml:space="preserve"> = </w:t>
      </w:r>
      <w:proofErr w:type="spellStart"/>
      <w:r w:rsidRPr="0023206C">
        <w:rPr>
          <w:lang w:val="en-US"/>
          <w:rPrChange w:id="370" w:author="Autor">
            <w:rPr/>
          </w:rPrChange>
        </w:rPr>
        <w:t>Input.GetAxis</w:t>
      </w:r>
      <w:proofErr w:type="spellEnd"/>
      <w:r w:rsidRPr="0023206C">
        <w:rPr>
          <w:lang w:val="en-US"/>
          <w:rPrChange w:id="371" w:author="Autor">
            <w:rPr/>
          </w:rPrChange>
        </w:rPr>
        <w:t>(„Horizontal“);</w:t>
      </w:r>
    </w:p>
    <w:p w14:paraId="39661E57" w14:textId="62595776" w:rsidR="009610D0" w:rsidRDefault="009610D0" w:rsidP="009610D0">
      <w:pPr>
        <w:pStyle w:val="Beschriftung"/>
      </w:pPr>
      <w:bookmarkStart w:id="372" w:name="_Toc408842585"/>
      <w:r>
        <w:t xml:space="preserve">Listing </w:t>
      </w:r>
      <w:fldSimple w:instr=" STYLEREF 1 \s ">
        <w:r w:rsidR="00E20D0E">
          <w:rPr>
            <w:noProof/>
          </w:rPr>
          <w:t>2</w:t>
        </w:r>
      </w:fldSimple>
      <w:r w:rsidR="007E5DAC">
        <w:t>.</w:t>
      </w:r>
      <w:fldSimple w:instr=" SEQ Listing \* ARABIC \s 1 ">
        <w:r w:rsidR="00E20D0E">
          <w:rPr>
            <w:noProof/>
          </w:rPr>
          <w:t>10</w:t>
        </w:r>
      </w:fldSimple>
      <w:r>
        <w:t xml:space="preserve"> Zugriff auf Eingaben durch </w:t>
      </w:r>
      <w:proofErr w:type="spellStart"/>
      <w:r>
        <w:t>GetAxis</w:t>
      </w:r>
      <w:bookmarkEnd w:id="372"/>
      <w:proofErr w:type="spellEnd"/>
    </w:p>
    <w:p w14:paraId="69A08BFE" w14:textId="77777777" w:rsidR="000A05E6" w:rsidRPr="000A05E6" w:rsidRDefault="000A05E6" w:rsidP="000A05E6"/>
    <w:p w14:paraId="5AC63DC6" w14:textId="70BFF30A" w:rsidR="00CC3025" w:rsidRDefault="00C925D2" w:rsidP="007613F4">
      <w:pPr>
        <w:pStyle w:val="Textkrper"/>
        <w:numPr>
          <w:ilvl w:val="0"/>
          <w:numId w:val="19"/>
        </w:numPr>
      </w:pPr>
      <w:proofErr w:type="spellStart"/>
      <w:r>
        <w:rPr>
          <w:b/>
        </w:rPr>
        <w:t>GetButton</w:t>
      </w:r>
      <w:proofErr w:type="spellEnd"/>
      <w:r>
        <w:rPr>
          <w:b/>
        </w:rPr>
        <w:t xml:space="preserve"> </w:t>
      </w:r>
      <w:r>
        <w:t xml:space="preserve">gibt True oder </w:t>
      </w:r>
      <w:proofErr w:type="spellStart"/>
      <w:r>
        <w:t>False</w:t>
      </w:r>
      <w:proofErr w:type="spellEnd"/>
      <w:r>
        <w:t xml:space="preserve"> zurück, wenn eine Taste gedrückt wird. Dabei wird die ganze Zeit True </w:t>
      </w:r>
      <w:proofErr w:type="gramStart"/>
      <w:r>
        <w:t>zurück gegeben</w:t>
      </w:r>
      <w:proofErr w:type="gramEnd"/>
      <w:r>
        <w:t>, während entsprechende Taste gedrückt wird</w:t>
      </w:r>
      <w:ins w:id="373" w:author="Autor">
        <w:r w:rsidR="00D80497">
          <w:t>.</w:t>
        </w:r>
      </w:ins>
    </w:p>
    <w:p w14:paraId="78DA1B1C" w14:textId="1D65E24D" w:rsidR="00C925D2" w:rsidRDefault="00C925D2" w:rsidP="007613F4">
      <w:pPr>
        <w:pStyle w:val="Textkrper"/>
        <w:numPr>
          <w:ilvl w:val="0"/>
          <w:numId w:val="19"/>
        </w:numPr>
      </w:pPr>
      <w:proofErr w:type="spellStart"/>
      <w:r>
        <w:rPr>
          <w:b/>
        </w:rPr>
        <w:t>GetButtonDown</w:t>
      </w:r>
      <w:proofErr w:type="spellEnd"/>
      <w:r>
        <w:rPr>
          <w:b/>
        </w:rPr>
        <w:t xml:space="preserve"> </w:t>
      </w:r>
      <w:r>
        <w:t xml:space="preserve">gibt True in dem Frame zurück in dem die Tasten gedrückt </w:t>
      </w:r>
      <w:ins w:id="374" w:author="Autor">
        <w:r w:rsidR="00D80497">
          <w:t>sind</w:t>
        </w:r>
      </w:ins>
      <w:del w:id="375" w:author="Autor">
        <w:r w:rsidDel="00D80497">
          <w:delText>wird</w:delText>
        </w:r>
      </w:del>
      <w:r>
        <w:t>.</w:t>
      </w:r>
    </w:p>
    <w:p w14:paraId="3AF0B1E8" w14:textId="2AEA303F" w:rsidR="00C925D2" w:rsidRDefault="00C925D2" w:rsidP="007613F4">
      <w:pPr>
        <w:pStyle w:val="Textkrper"/>
        <w:numPr>
          <w:ilvl w:val="0"/>
          <w:numId w:val="19"/>
        </w:numPr>
      </w:pPr>
      <w:proofErr w:type="spellStart"/>
      <w:r>
        <w:rPr>
          <w:b/>
        </w:rPr>
        <w:t>GetButtonUp</w:t>
      </w:r>
      <w:proofErr w:type="spellEnd"/>
      <w:r>
        <w:rPr>
          <w:b/>
        </w:rPr>
        <w:t xml:space="preserve"> </w:t>
      </w:r>
      <w:r w:rsidRPr="00C925D2">
        <w:t>gibt</w:t>
      </w:r>
      <w:r>
        <w:rPr>
          <w:b/>
        </w:rPr>
        <w:t xml:space="preserve"> </w:t>
      </w:r>
      <w:r>
        <w:t>True zurück, wenn die Taste losgelassen wird.</w:t>
      </w:r>
    </w:p>
    <w:p w14:paraId="7F272265" w14:textId="77777777" w:rsidR="000A05E6" w:rsidRDefault="000A05E6" w:rsidP="000A05E6">
      <w:pPr>
        <w:pStyle w:val="Textkrper"/>
        <w:ind w:left="360"/>
      </w:pPr>
    </w:p>
    <w:p w14:paraId="311C364A" w14:textId="4A02F17E" w:rsidR="009610D0" w:rsidRPr="0023206C" w:rsidRDefault="005F6444" w:rsidP="009610D0">
      <w:pPr>
        <w:pStyle w:val="Code"/>
        <w:rPr>
          <w:lang w:val="en-US"/>
          <w:rPrChange w:id="376" w:author="Autor">
            <w:rPr/>
          </w:rPrChange>
        </w:rPr>
      </w:pPr>
      <w:proofErr w:type="gramStart"/>
      <w:r w:rsidRPr="0023206C">
        <w:rPr>
          <w:lang w:val="en-US"/>
          <w:rPrChange w:id="377" w:author="Autor">
            <w:rPr/>
          </w:rPrChange>
        </w:rPr>
        <w:t>public</w:t>
      </w:r>
      <w:proofErr w:type="gramEnd"/>
      <w:r w:rsidRPr="0023206C">
        <w:rPr>
          <w:lang w:val="en-US"/>
          <w:rPrChange w:id="378" w:author="Autor">
            <w:rPr/>
          </w:rPrChange>
        </w:rPr>
        <w:t xml:space="preserve"> </w:t>
      </w:r>
      <w:proofErr w:type="spellStart"/>
      <w:r w:rsidRPr="0023206C">
        <w:rPr>
          <w:lang w:val="en-US"/>
          <w:rPrChange w:id="379" w:author="Autor">
            <w:rPr/>
          </w:rPrChange>
        </w:rPr>
        <w:t>bool</w:t>
      </w:r>
      <w:proofErr w:type="spellEnd"/>
      <w:r w:rsidRPr="0023206C">
        <w:rPr>
          <w:lang w:val="en-US"/>
          <w:rPrChange w:id="380" w:author="Autor">
            <w:rPr/>
          </w:rPrChange>
        </w:rPr>
        <w:t xml:space="preserve"> </w:t>
      </w:r>
      <w:proofErr w:type="spellStart"/>
      <w:r w:rsidRPr="0023206C">
        <w:rPr>
          <w:lang w:val="en-US"/>
          <w:rPrChange w:id="381" w:author="Autor">
            <w:rPr/>
          </w:rPrChange>
        </w:rPr>
        <w:t>autoFire</w:t>
      </w:r>
      <w:proofErr w:type="spellEnd"/>
      <w:r w:rsidRPr="0023206C">
        <w:rPr>
          <w:lang w:val="en-US"/>
          <w:rPrChange w:id="382" w:author="Autor">
            <w:rPr/>
          </w:rPrChange>
        </w:rPr>
        <w:t xml:space="preserve"> = false;</w:t>
      </w:r>
    </w:p>
    <w:p w14:paraId="57CE7E36" w14:textId="47018B26" w:rsidR="005F6444" w:rsidRPr="0023206C" w:rsidRDefault="005F6444" w:rsidP="009610D0">
      <w:pPr>
        <w:pStyle w:val="Code"/>
        <w:rPr>
          <w:lang w:val="en-US"/>
          <w:rPrChange w:id="383" w:author="Autor">
            <w:rPr/>
          </w:rPrChange>
        </w:rPr>
      </w:pPr>
      <w:proofErr w:type="gramStart"/>
      <w:r w:rsidRPr="0023206C">
        <w:rPr>
          <w:lang w:val="en-US"/>
          <w:rPrChange w:id="384" w:author="Autor">
            <w:rPr/>
          </w:rPrChange>
        </w:rPr>
        <w:t>void</w:t>
      </w:r>
      <w:proofErr w:type="gramEnd"/>
      <w:r w:rsidRPr="0023206C">
        <w:rPr>
          <w:lang w:val="en-US"/>
          <w:rPrChange w:id="385" w:author="Autor">
            <w:rPr/>
          </w:rPrChange>
        </w:rPr>
        <w:t xml:space="preserve"> Update(){</w:t>
      </w:r>
    </w:p>
    <w:p w14:paraId="43DFF2BD" w14:textId="77777777" w:rsidR="005F6444" w:rsidRPr="0023206C" w:rsidRDefault="005F6444" w:rsidP="009610D0">
      <w:pPr>
        <w:pStyle w:val="Code"/>
        <w:rPr>
          <w:lang w:val="en-US"/>
          <w:rPrChange w:id="386" w:author="Autor">
            <w:rPr/>
          </w:rPrChange>
        </w:rPr>
      </w:pPr>
      <w:r w:rsidRPr="0023206C">
        <w:rPr>
          <w:lang w:val="en-US"/>
          <w:rPrChange w:id="387" w:author="Autor">
            <w:rPr/>
          </w:rPrChange>
        </w:rPr>
        <w:tab/>
      </w:r>
      <w:proofErr w:type="spellStart"/>
      <w:proofErr w:type="gramStart"/>
      <w:r w:rsidRPr="0023206C">
        <w:rPr>
          <w:lang w:val="en-US"/>
          <w:rPrChange w:id="388" w:author="Autor">
            <w:rPr/>
          </w:rPrChange>
        </w:rPr>
        <w:t>autoFire</w:t>
      </w:r>
      <w:proofErr w:type="spellEnd"/>
      <w:proofErr w:type="gramEnd"/>
      <w:r w:rsidRPr="0023206C">
        <w:rPr>
          <w:lang w:val="en-US"/>
          <w:rPrChange w:id="389" w:author="Autor">
            <w:rPr/>
          </w:rPrChange>
        </w:rPr>
        <w:t xml:space="preserve"> = false;</w:t>
      </w:r>
    </w:p>
    <w:p w14:paraId="08B66F2E" w14:textId="7F348FB9" w:rsidR="005F6444" w:rsidRPr="0023206C" w:rsidRDefault="005F6444" w:rsidP="009610D0">
      <w:pPr>
        <w:pStyle w:val="Code"/>
        <w:rPr>
          <w:lang w:val="en-US"/>
          <w:rPrChange w:id="390" w:author="Autor">
            <w:rPr/>
          </w:rPrChange>
        </w:rPr>
      </w:pPr>
      <w:r w:rsidRPr="0023206C">
        <w:rPr>
          <w:lang w:val="en-US"/>
          <w:rPrChange w:id="391" w:author="Autor">
            <w:rPr/>
          </w:rPrChange>
        </w:rPr>
        <w:tab/>
      </w:r>
      <w:proofErr w:type="gramStart"/>
      <w:r w:rsidRPr="0023206C">
        <w:rPr>
          <w:lang w:val="en-US"/>
          <w:rPrChange w:id="392" w:author="Autor">
            <w:rPr/>
          </w:rPrChange>
        </w:rPr>
        <w:t>if</w:t>
      </w:r>
      <w:proofErr w:type="gramEnd"/>
      <w:r w:rsidRPr="0023206C">
        <w:rPr>
          <w:lang w:val="en-US"/>
          <w:rPrChange w:id="393" w:author="Autor">
            <w:rPr/>
          </w:rPrChange>
        </w:rPr>
        <w:t xml:space="preserve"> (</w:t>
      </w:r>
      <w:proofErr w:type="spellStart"/>
      <w:r w:rsidRPr="0023206C">
        <w:rPr>
          <w:lang w:val="en-US"/>
          <w:rPrChange w:id="394" w:author="Autor">
            <w:rPr/>
          </w:rPrChange>
        </w:rPr>
        <w:t>Input.GetButtonDown</w:t>
      </w:r>
      <w:proofErr w:type="spellEnd"/>
      <w:r w:rsidRPr="0023206C">
        <w:rPr>
          <w:lang w:val="en-US"/>
          <w:rPrChange w:id="395" w:author="Autor">
            <w:rPr/>
          </w:rPrChange>
        </w:rPr>
        <w:t>(„Fire1“))</w:t>
      </w:r>
    </w:p>
    <w:p w14:paraId="2E808A9E" w14:textId="1E7AAE82" w:rsidR="005F6444" w:rsidRPr="0023206C" w:rsidRDefault="005F6444" w:rsidP="009610D0">
      <w:pPr>
        <w:pStyle w:val="Code"/>
        <w:rPr>
          <w:lang w:val="en-US"/>
          <w:rPrChange w:id="396" w:author="Autor">
            <w:rPr/>
          </w:rPrChange>
        </w:rPr>
      </w:pPr>
      <w:r w:rsidRPr="0023206C">
        <w:rPr>
          <w:lang w:val="en-US"/>
          <w:rPrChange w:id="397" w:author="Autor">
            <w:rPr/>
          </w:rPrChange>
        </w:rPr>
        <w:tab/>
      </w:r>
      <w:r w:rsidRPr="0023206C">
        <w:rPr>
          <w:lang w:val="en-US"/>
          <w:rPrChange w:id="398" w:author="Autor">
            <w:rPr/>
          </w:rPrChange>
        </w:rPr>
        <w:tab/>
        <w:t xml:space="preserve"> </w:t>
      </w:r>
      <w:proofErr w:type="spellStart"/>
      <w:proofErr w:type="gramStart"/>
      <w:r w:rsidRPr="0023206C">
        <w:rPr>
          <w:lang w:val="en-US"/>
          <w:rPrChange w:id="399" w:author="Autor">
            <w:rPr/>
          </w:rPrChange>
        </w:rPr>
        <w:t>audio.Play</w:t>
      </w:r>
      <w:proofErr w:type="spellEnd"/>
      <w:r w:rsidRPr="0023206C">
        <w:rPr>
          <w:lang w:val="en-US"/>
          <w:rPrChange w:id="400" w:author="Autor">
            <w:rPr/>
          </w:rPrChange>
        </w:rPr>
        <w:t>(</w:t>
      </w:r>
      <w:proofErr w:type="gramEnd"/>
      <w:r w:rsidRPr="0023206C">
        <w:rPr>
          <w:lang w:val="en-US"/>
          <w:rPrChange w:id="401" w:author="Autor">
            <w:rPr/>
          </w:rPrChange>
        </w:rPr>
        <w:t>);</w:t>
      </w:r>
    </w:p>
    <w:p w14:paraId="6B80632B" w14:textId="77777777" w:rsidR="005F6444" w:rsidRPr="0023206C" w:rsidRDefault="005F6444" w:rsidP="009610D0">
      <w:pPr>
        <w:pStyle w:val="Code"/>
        <w:rPr>
          <w:lang w:val="en-US"/>
          <w:rPrChange w:id="402" w:author="Autor">
            <w:rPr/>
          </w:rPrChange>
        </w:rPr>
      </w:pPr>
      <w:r w:rsidRPr="0023206C">
        <w:rPr>
          <w:lang w:val="en-US"/>
          <w:rPrChange w:id="403" w:author="Autor">
            <w:rPr/>
          </w:rPrChange>
        </w:rPr>
        <w:tab/>
      </w:r>
      <w:proofErr w:type="gramStart"/>
      <w:r w:rsidRPr="0023206C">
        <w:rPr>
          <w:lang w:val="en-US"/>
          <w:rPrChange w:id="404" w:author="Autor">
            <w:rPr/>
          </w:rPrChange>
        </w:rPr>
        <w:t>if</w:t>
      </w:r>
      <w:proofErr w:type="gramEnd"/>
      <w:r w:rsidRPr="0023206C">
        <w:rPr>
          <w:lang w:val="en-US"/>
          <w:rPrChange w:id="405" w:author="Autor">
            <w:rPr/>
          </w:rPrChange>
        </w:rPr>
        <w:t xml:space="preserve"> (</w:t>
      </w:r>
      <w:proofErr w:type="spellStart"/>
      <w:r w:rsidRPr="0023206C">
        <w:rPr>
          <w:lang w:val="en-US"/>
          <w:rPrChange w:id="406" w:author="Autor">
            <w:rPr/>
          </w:rPrChange>
        </w:rPr>
        <w:t>Input.GetButton</w:t>
      </w:r>
      <w:proofErr w:type="spellEnd"/>
      <w:r w:rsidRPr="0023206C">
        <w:rPr>
          <w:lang w:val="en-US"/>
          <w:rPrChange w:id="407" w:author="Autor">
            <w:rPr/>
          </w:rPrChange>
        </w:rPr>
        <w:t>(„Fire1))</w:t>
      </w:r>
    </w:p>
    <w:p w14:paraId="04A8D839" w14:textId="55175B00" w:rsidR="005F6444" w:rsidRPr="0023206C" w:rsidRDefault="005F6444" w:rsidP="009610D0">
      <w:pPr>
        <w:pStyle w:val="Code"/>
        <w:rPr>
          <w:lang w:val="en-US"/>
          <w:rPrChange w:id="408" w:author="Autor">
            <w:rPr/>
          </w:rPrChange>
        </w:rPr>
      </w:pPr>
      <w:r w:rsidRPr="0023206C">
        <w:rPr>
          <w:lang w:val="en-US"/>
          <w:rPrChange w:id="409" w:author="Autor">
            <w:rPr/>
          </w:rPrChange>
        </w:rPr>
        <w:tab/>
      </w:r>
      <w:r w:rsidRPr="0023206C">
        <w:rPr>
          <w:lang w:val="en-US"/>
          <w:rPrChange w:id="410" w:author="Autor">
            <w:rPr/>
          </w:rPrChange>
        </w:rPr>
        <w:tab/>
        <w:t xml:space="preserve"> </w:t>
      </w:r>
      <w:proofErr w:type="spellStart"/>
      <w:proofErr w:type="gramStart"/>
      <w:r w:rsidRPr="0023206C">
        <w:rPr>
          <w:lang w:val="en-US"/>
          <w:rPrChange w:id="411" w:author="Autor">
            <w:rPr/>
          </w:rPrChange>
        </w:rPr>
        <w:t>autoFire</w:t>
      </w:r>
      <w:proofErr w:type="spellEnd"/>
      <w:proofErr w:type="gramEnd"/>
      <w:r w:rsidRPr="0023206C">
        <w:rPr>
          <w:lang w:val="en-US"/>
          <w:rPrChange w:id="412" w:author="Autor">
            <w:rPr/>
          </w:rPrChange>
        </w:rPr>
        <w:t xml:space="preserve"> = true;</w:t>
      </w:r>
      <w:r w:rsidRPr="0023206C">
        <w:rPr>
          <w:lang w:val="en-US"/>
          <w:rPrChange w:id="413" w:author="Autor">
            <w:rPr/>
          </w:rPrChange>
        </w:rPr>
        <w:tab/>
      </w:r>
    </w:p>
    <w:p w14:paraId="27A8FE4E" w14:textId="5321C1DA" w:rsidR="00174094" w:rsidRPr="0023206C" w:rsidRDefault="00174094" w:rsidP="009610D0">
      <w:pPr>
        <w:pStyle w:val="Code"/>
        <w:rPr>
          <w:lang w:val="en-US"/>
          <w:rPrChange w:id="414" w:author="Autor">
            <w:rPr/>
          </w:rPrChange>
        </w:rPr>
      </w:pPr>
      <w:r w:rsidRPr="0023206C">
        <w:rPr>
          <w:lang w:val="en-US"/>
          <w:rPrChange w:id="415" w:author="Autor">
            <w:rPr/>
          </w:rPrChange>
        </w:rPr>
        <w:tab/>
      </w:r>
      <w:proofErr w:type="gramStart"/>
      <w:r w:rsidRPr="0023206C">
        <w:rPr>
          <w:lang w:val="en-US"/>
          <w:rPrChange w:id="416" w:author="Autor">
            <w:rPr/>
          </w:rPrChange>
        </w:rPr>
        <w:t>if</w:t>
      </w:r>
      <w:proofErr w:type="gramEnd"/>
      <w:r w:rsidRPr="0023206C">
        <w:rPr>
          <w:lang w:val="en-US"/>
          <w:rPrChange w:id="417" w:author="Autor">
            <w:rPr/>
          </w:rPrChange>
        </w:rPr>
        <w:t xml:space="preserve"> (</w:t>
      </w:r>
      <w:proofErr w:type="spellStart"/>
      <w:r w:rsidRPr="0023206C">
        <w:rPr>
          <w:lang w:val="en-US"/>
          <w:rPrChange w:id="418" w:author="Autor">
            <w:rPr/>
          </w:rPrChange>
        </w:rPr>
        <w:t>Input.GetButtonUp</w:t>
      </w:r>
      <w:proofErr w:type="spellEnd"/>
      <w:r w:rsidRPr="0023206C">
        <w:rPr>
          <w:lang w:val="en-US"/>
          <w:rPrChange w:id="419" w:author="Autor">
            <w:rPr/>
          </w:rPrChange>
        </w:rPr>
        <w:t>(„Fire1))</w:t>
      </w:r>
    </w:p>
    <w:p w14:paraId="24119F87" w14:textId="2420E767" w:rsidR="00174094" w:rsidRDefault="00174094" w:rsidP="009610D0">
      <w:pPr>
        <w:pStyle w:val="Code"/>
      </w:pPr>
      <w:r w:rsidRPr="0023206C">
        <w:rPr>
          <w:lang w:val="en-US"/>
          <w:rPrChange w:id="420" w:author="Autor">
            <w:rPr/>
          </w:rPrChange>
        </w:rPr>
        <w:tab/>
      </w:r>
      <w:r w:rsidRPr="0023206C">
        <w:rPr>
          <w:lang w:val="en-US"/>
          <w:rPrChange w:id="421" w:author="Autor">
            <w:rPr/>
          </w:rPrChange>
        </w:rPr>
        <w:tab/>
        <w:t xml:space="preserve"> </w:t>
      </w:r>
      <w:proofErr w:type="spellStart"/>
      <w:r>
        <w:t>audio.Stop</w:t>
      </w:r>
      <w:proofErr w:type="spellEnd"/>
      <w:r>
        <w:t>();</w:t>
      </w:r>
    </w:p>
    <w:p w14:paraId="11707618" w14:textId="226F2ED8" w:rsidR="005F6444" w:rsidRPr="00535974" w:rsidRDefault="005F6444" w:rsidP="009610D0">
      <w:pPr>
        <w:pStyle w:val="Code"/>
      </w:pPr>
      <w:r>
        <w:t>}</w:t>
      </w:r>
    </w:p>
    <w:p w14:paraId="1D5A25E0" w14:textId="7D56AE16" w:rsidR="00174094" w:rsidRDefault="00174094" w:rsidP="00174094">
      <w:pPr>
        <w:pStyle w:val="Beschriftung"/>
      </w:pPr>
      <w:bookmarkStart w:id="422" w:name="_Toc408842586"/>
      <w:r>
        <w:t xml:space="preserve">Listing </w:t>
      </w:r>
      <w:fldSimple w:instr=" STYLEREF 1 \s ">
        <w:r w:rsidR="00E20D0E">
          <w:rPr>
            <w:noProof/>
          </w:rPr>
          <w:t>2</w:t>
        </w:r>
      </w:fldSimple>
      <w:r w:rsidR="007E5DAC">
        <w:t>.</w:t>
      </w:r>
      <w:fldSimple w:instr=" SEQ Listing \* ARABIC \s 1 ">
        <w:r w:rsidR="00E20D0E">
          <w:rPr>
            <w:noProof/>
          </w:rPr>
          <w:t>11</w:t>
        </w:r>
      </w:fldSimple>
      <w:r>
        <w:t xml:space="preserve"> Zugriff auf Eingaben mit </w:t>
      </w:r>
      <w:proofErr w:type="spellStart"/>
      <w:r>
        <w:t>GetButton</w:t>
      </w:r>
      <w:proofErr w:type="spellEnd"/>
      <w:r w:rsidR="00813FBC">
        <w:t xml:space="preserve"> [Sei14]</w:t>
      </w:r>
      <w:bookmarkEnd w:id="422"/>
    </w:p>
    <w:p w14:paraId="1B5F697D" w14:textId="77777777" w:rsidR="000A05E6" w:rsidRPr="000A05E6" w:rsidRDefault="000A05E6" w:rsidP="000A05E6"/>
    <w:p w14:paraId="2297FBAC" w14:textId="55493DBB" w:rsidR="00D976F9" w:rsidRDefault="000D30DF" w:rsidP="007613F4">
      <w:pPr>
        <w:pStyle w:val="Listenabsatz"/>
        <w:numPr>
          <w:ilvl w:val="0"/>
          <w:numId w:val="20"/>
        </w:numPr>
      </w:pPr>
      <w:proofErr w:type="spellStart"/>
      <w:r>
        <w:rPr>
          <w:b/>
        </w:rPr>
        <w:t>GetKey</w:t>
      </w:r>
      <w:proofErr w:type="spellEnd"/>
      <w:r>
        <w:rPr>
          <w:b/>
        </w:rPr>
        <w:t xml:space="preserve"> </w:t>
      </w:r>
      <w:r>
        <w:t xml:space="preserve">funktioniert wie die </w:t>
      </w:r>
      <w:proofErr w:type="spellStart"/>
      <w:r>
        <w:t>GetButton</w:t>
      </w:r>
      <w:proofErr w:type="spellEnd"/>
      <w:r>
        <w:t xml:space="preserve">-Methode, benötigt aber einen </w:t>
      </w:r>
      <w:proofErr w:type="spellStart"/>
      <w:r>
        <w:t>KeyCode</w:t>
      </w:r>
      <w:proofErr w:type="spellEnd"/>
      <w:r>
        <w:t xml:space="preserve"> oder den entsprechenden Buchstaben auf der Tastatur. Auch hier gibt es wieder eine </w:t>
      </w:r>
      <w:proofErr w:type="spellStart"/>
      <w:r>
        <w:t>Ge</w:t>
      </w:r>
      <w:r>
        <w:t>t</w:t>
      </w:r>
      <w:r>
        <w:t>KeyDown</w:t>
      </w:r>
      <w:proofErr w:type="spellEnd"/>
      <w:r>
        <w:t xml:space="preserve"> sowie </w:t>
      </w:r>
      <w:proofErr w:type="spellStart"/>
      <w:r>
        <w:t>GetKeyUp</w:t>
      </w:r>
      <w:proofErr w:type="spellEnd"/>
      <w:r>
        <w:t xml:space="preserve">-Methode, die wie die entsprechenden Gegenstücke bei </w:t>
      </w:r>
      <w:proofErr w:type="spellStart"/>
      <w:r>
        <w:t>GetButton</w:t>
      </w:r>
      <w:proofErr w:type="spellEnd"/>
      <w:r>
        <w:t xml:space="preserve"> </w:t>
      </w:r>
      <w:r w:rsidR="00A05CBC">
        <w:t>funktionier</w:t>
      </w:r>
      <w:ins w:id="423" w:author="Autor">
        <w:r w:rsidR="00D80497">
          <w:t>t</w:t>
        </w:r>
      </w:ins>
      <w:del w:id="424" w:author="Autor">
        <w:r w:rsidR="00A05CBC" w:rsidDel="00D80497">
          <w:delText>en</w:delText>
        </w:r>
      </w:del>
      <w:r w:rsidR="00383251">
        <w:t>.</w:t>
      </w:r>
    </w:p>
    <w:p w14:paraId="417683BC" w14:textId="77777777" w:rsidR="00D976F9" w:rsidRDefault="00D976F9">
      <w:pPr>
        <w:spacing w:before="0" w:after="0" w:line="240" w:lineRule="auto"/>
        <w:jc w:val="left"/>
      </w:pPr>
      <w:r>
        <w:br w:type="page"/>
      </w:r>
    </w:p>
    <w:p w14:paraId="0F28B58F" w14:textId="537B49F2" w:rsidR="00383251" w:rsidRPr="0023206C" w:rsidRDefault="00383251" w:rsidP="00383251">
      <w:pPr>
        <w:pStyle w:val="Code"/>
        <w:rPr>
          <w:lang w:val="en-US"/>
          <w:rPrChange w:id="425" w:author="Autor">
            <w:rPr/>
          </w:rPrChange>
        </w:rPr>
      </w:pPr>
      <w:r w:rsidRPr="0023206C">
        <w:rPr>
          <w:lang w:val="en-US"/>
          <w:rPrChange w:id="426" w:author="Autor">
            <w:rPr/>
          </w:rPrChange>
        </w:rPr>
        <w:lastRenderedPageBreak/>
        <w:t>…</w:t>
      </w:r>
    </w:p>
    <w:p w14:paraId="3BD0B21D" w14:textId="00D5F568" w:rsidR="00383251" w:rsidRPr="0023206C" w:rsidRDefault="00383251" w:rsidP="00383251">
      <w:pPr>
        <w:pStyle w:val="Code"/>
        <w:rPr>
          <w:lang w:val="en-US"/>
          <w:rPrChange w:id="427" w:author="Autor">
            <w:rPr/>
          </w:rPrChange>
        </w:rPr>
      </w:pPr>
      <w:r w:rsidRPr="0023206C">
        <w:rPr>
          <w:lang w:val="en-US"/>
          <w:rPrChange w:id="428" w:author="Autor">
            <w:rPr/>
          </w:rPrChange>
        </w:rPr>
        <w:tab/>
        <w:t>If (</w:t>
      </w:r>
      <w:proofErr w:type="spellStart"/>
      <w:proofErr w:type="gramStart"/>
      <w:r w:rsidRPr="0023206C">
        <w:rPr>
          <w:lang w:val="en-US"/>
          <w:rPrChange w:id="429" w:author="Autor">
            <w:rPr/>
          </w:rPrChange>
        </w:rPr>
        <w:t>Input.GetKey</w:t>
      </w:r>
      <w:proofErr w:type="spellEnd"/>
      <w:r w:rsidRPr="0023206C">
        <w:rPr>
          <w:lang w:val="en-US"/>
          <w:rPrChange w:id="430" w:author="Autor">
            <w:rPr/>
          </w:rPrChange>
        </w:rPr>
        <w:t>(</w:t>
      </w:r>
      <w:proofErr w:type="gramEnd"/>
      <w:r w:rsidRPr="0023206C">
        <w:rPr>
          <w:lang w:val="en-US"/>
          <w:rPrChange w:id="431" w:author="Autor">
            <w:rPr/>
          </w:rPrChange>
        </w:rPr>
        <w:t>„a“))</w:t>
      </w:r>
    </w:p>
    <w:p w14:paraId="79AD1A46" w14:textId="57C12384" w:rsidR="00383251" w:rsidRPr="0023206C" w:rsidRDefault="00383251" w:rsidP="00383251">
      <w:pPr>
        <w:pStyle w:val="Code"/>
        <w:rPr>
          <w:lang w:val="en-US"/>
          <w:rPrChange w:id="432" w:author="Autor">
            <w:rPr/>
          </w:rPrChange>
        </w:rPr>
      </w:pPr>
      <w:r w:rsidRPr="0023206C">
        <w:rPr>
          <w:lang w:val="en-US"/>
          <w:rPrChange w:id="433" w:author="Autor">
            <w:rPr/>
          </w:rPrChange>
        </w:rPr>
        <w:tab/>
      </w:r>
      <w:r w:rsidRPr="0023206C">
        <w:rPr>
          <w:lang w:val="en-US"/>
          <w:rPrChange w:id="434" w:author="Autor">
            <w:rPr/>
          </w:rPrChange>
        </w:rPr>
        <w:tab/>
        <w:t xml:space="preserve"> </w:t>
      </w:r>
      <w:proofErr w:type="spellStart"/>
      <w:proofErr w:type="gramStart"/>
      <w:r w:rsidRPr="0023206C">
        <w:rPr>
          <w:lang w:val="en-US"/>
          <w:rPrChange w:id="435" w:author="Autor">
            <w:rPr/>
          </w:rPrChange>
        </w:rPr>
        <w:t>autoFire</w:t>
      </w:r>
      <w:proofErr w:type="spellEnd"/>
      <w:proofErr w:type="gramEnd"/>
      <w:r w:rsidRPr="0023206C">
        <w:rPr>
          <w:lang w:val="en-US"/>
          <w:rPrChange w:id="436" w:author="Autor">
            <w:rPr/>
          </w:rPrChange>
        </w:rPr>
        <w:t xml:space="preserve"> = true;</w:t>
      </w:r>
    </w:p>
    <w:p w14:paraId="160BA4E2" w14:textId="409969DA" w:rsidR="00383251" w:rsidRPr="00390170" w:rsidRDefault="00383251" w:rsidP="00383251">
      <w:pPr>
        <w:pStyle w:val="Code"/>
      </w:pPr>
      <w:r>
        <w:t>…</w:t>
      </w:r>
    </w:p>
    <w:p w14:paraId="07C3B77F" w14:textId="41CBAA0C" w:rsidR="00533990" w:rsidRDefault="00A05CBC" w:rsidP="005303E5">
      <w:pPr>
        <w:pStyle w:val="Beschriftung"/>
      </w:pPr>
      <w:bookmarkStart w:id="437" w:name="_Toc408842587"/>
      <w:r>
        <w:t xml:space="preserve">Listing </w:t>
      </w:r>
      <w:fldSimple w:instr=" STYLEREF 1 \s ">
        <w:r w:rsidR="00E20D0E">
          <w:rPr>
            <w:noProof/>
          </w:rPr>
          <w:t>2</w:t>
        </w:r>
      </w:fldSimple>
      <w:r w:rsidR="007E5DAC">
        <w:t>.</w:t>
      </w:r>
      <w:fldSimple w:instr=" SEQ Listing \* ARABIC \s 1 ">
        <w:r w:rsidR="00E20D0E">
          <w:rPr>
            <w:noProof/>
          </w:rPr>
          <w:t>12</w:t>
        </w:r>
      </w:fldSimple>
      <w:r>
        <w:t xml:space="preserve"> Zugriff auf Eingaben mit </w:t>
      </w:r>
      <w:proofErr w:type="spellStart"/>
      <w:r>
        <w:t>GetKey</w:t>
      </w:r>
      <w:bookmarkEnd w:id="437"/>
      <w:proofErr w:type="spellEnd"/>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309AF646" w:rsidR="005303E5" w:rsidRDefault="005303E5" w:rsidP="00533990">
      <w:pPr>
        <w:pStyle w:val="Textkrper"/>
      </w:pPr>
      <w:r>
        <w:t>Beschleunigungssensoren sind in fas</w:t>
      </w:r>
      <w:r w:rsidR="00057868">
        <w:t>t</w:t>
      </w:r>
      <w:r>
        <w:t xml:space="preserve"> </w:t>
      </w:r>
      <w:r w:rsidR="00057868">
        <w:t>jedem</w:t>
      </w:r>
      <w:r>
        <w:t xml:space="preserve"> Smartphone oder Tablet zu finden.</w:t>
      </w:r>
      <w:ins w:id="438" w:author="Autor">
        <w:r w:rsidR="00D80497">
          <w:t xml:space="preserve"> Man kann diese</w:t>
        </w:r>
      </w:ins>
      <w:r>
        <w:t xml:space="preserve"> </w:t>
      </w:r>
      <w:del w:id="439" w:author="Autor">
        <w:r w:rsidDel="00D80497">
          <w:delText xml:space="preserve">Diese können </w:delText>
        </w:r>
      </w:del>
      <w:r>
        <w:t xml:space="preserve">für die Steuerung und Orientierung </w:t>
      </w:r>
      <w:del w:id="440" w:author="Autor">
        <w:r w:rsidDel="00D80497">
          <w:delText>genutzt werden</w:delText>
        </w:r>
      </w:del>
      <w:ins w:id="441" w:author="Autor">
        <w:r w:rsidR="00D80497">
          <w:t>nutzen</w:t>
        </w:r>
      </w:ins>
      <w:r>
        <w:t xml:space="preserve">. </w:t>
      </w:r>
      <w:proofErr w:type="spellStart"/>
      <w:r>
        <w:t>Unity</w:t>
      </w:r>
      <w:proofErr w:type="spellEnd"/>
      <w:r>
        <w:t xml:space="preserve"> bietet mit der </w:t>
      </w:r>
      <w:proofErr w:type="spellStart"/>
      <w:r>
        <w:t>acceleration</w:t>
      </w:r>
      <w:proofErr w:type="spellEnd"/>
      <w:r>
        <w:t>-Variable</w:t>
      </w:r>
      <w:ins w:id="442" w:author="Autor">
        <w:r w:rsidR="00402CA5">
          <w:t>n</w:t>
        </w:r>
      </w:ins>
      <w:r>
        <w:t xml:space="preserve"> Zugriff auf die Werte des Beschleunigungssensors in Form eines Ve</w:t>
      </w:r>
      <w:r>
        <w:t>c</w:t>
      </w:r>
      <w:r>
        <w:t>tor3-Objektes.</w:t>
      </w:r>
      <w:r w:rsidR="00057868">
        <w:t xml:space="preserve"> Der Zugriff erfolgt dabei über die entsprechenden x, y und z-Achsen [Sei14]. </w:t>
      </w:r>
      <w:ins w:id="443" w:author="Autor">
        <w:r w:rsidR="00402CA5">
          <w:t>Man kann so</w:t>
        </w:r>
      </w:ins>
      <w:del w:id="444" w:author="Autor">
        <w:r w:rsidDel="00402CA5">
          <w:delText>So kann</w:delText>
        </w:r>
      </w:del>
      <w:r>
        <w:t xml:space="preserve"> ein Objekt mit einem Beschleunigungssensor </w:t>
      </w:r>
      <w:del w:id="445" w:author="Autor">
        <w:r w:rsidDel="00402CA5">
          <w:delText>g</w:delText>
        </w:r>
        <w:r w:rsidDel="00402CA5">
          <w:delText>e</w:delText>
        </w:r>
      </w:del>
      <w:r>
        <w:t>steuer</w:t>
      </w:r>
      <w:ins w:id="446" w:author="Autor">
        <w:r w:rsidR="00402CA5">
          <w:t>n</w:t>
        </w:r>
      </w:ins>
      <w:del w:id="447" w:author="Autor">
        <w:r w:rsidDel="00402CA5">
          <w:delText>t we</w:delText>
        </w:r>
        <w:r w:rsidDel="00402CA5">
          <w:delText>r</w:delText>
        </w:r>
        <w:r w:rsidDel="00402CA5">
          <w:delText>den</w:delText>
        </w:r>
      </w:del>
      <w:r>
        <w:t>, was im folgenden Beispiel zu sehen ist.</w:t>
      </w:r>
    </w:p>
    <w:p w14:paraId="024AE6F0" w14:textId="77777777" w:rsidR="005303E5" w:rsidRDefault="005303E5" w:rsidP="00533990">
      <w:pPr>
        <w:pStyle w:val="Textkrper"/>
      </w:pPr>
    </w:p>
    <w:p w14:paraId="6FDA0F50" w14:textId="468F47FA" w:rsidR="005303E5" w:rsidRPr="0023206C" w:rsidRDefault="005303E5" w:rsidP="005303E5">
      <w:pPr>
        <w:pStyle w:val="Code"/>
        <w:rPr>
          <w:lang w:val="en-US"/>
          <w:rPrChange w:id="448" w:author="Autor">
            <w:rPr/>
          </w:rPrChange>
        </w:rPr>
      </w:pPr>
      <w:proofErr w:type="gramStart"/>
      <w:r w:rsidRPr="0023206C">
        <w:rPr>
          <w:lang w:val="en-US"/>
          <w:rPrChange w:id="449" w:author="Autor">
            <w:rPr/>
          </w:rPrChange>
        </w:rPr>
        <w:t>void</w:t>
      </w:r>
      <w:proofErr w:type="gramEnd"/>
      <w:r w:rsidRPr="0023206C">
        <w:rPr>
          <w:lang w:val="en-US"/>
          <w:rPrChange w:id="450" w:author="Autor">
            <w:rPr/>
          </w:rPrChange>
        </w:rPr>
        <w:t xml:space="preserve"> Update() {</w:t>
      </w:r>
    </w:p>
    <w:p w14:paraId="0746EA18" w14:textId="4CE386E5" w:rsidR="005303E5" w:rsidRPr="0023206C" w:rsidRDefault="005303E5" w:rsidP="005303E5">
      <w:pPr>
        <w:pStyle w:val="Code"/>
        <w:rPr>
          <w:lang w:val="en-US"/>
          <w:rPrChange w:id="451" w:author="Autor">
            <w:rPr/>
          </w:rPrChange>
        </w:rPr>
      </w:pPr>
      <w:r w:rsidRPr="0023206C">
        <w:rPr>
          <w:lang w:val="en-US"/>
          <w:rPrChange w:id="452" w:author="Autor">
            <w:rPr/>
          </w:rPrChange>
        </w:rPr>
        <w:tab/>
      </w:r>
      <w:proofErr w:type="spellStart"/>
      <w:proofErr w:type="gramStart"/>
      <w:r w:rsidRPr="0023206C">
        <w:rPr>
          <w:lang w:val="en-US"/>
          <w:rPrChange w:id="453" w:author="Autor">
            <w:rPr/>
          </w:rPrChange>
        </w:rPr>
        <w:t>transform.Translate</w:t>
      </w:r>
      <w:proofErr w:type="spellEnd"/>
      <w:r w:rsidRPr="0023206C">
        <w:rPr>
          <w:lang w:val="en-US"/>
          <w:rPrChange w:id="454" w:author="Autor">
            <w:rPr/>
          </w:rPrChange>
        </w:rPr>
        <w:t>(</w:t>
      </w:r>
      <w:proofErr w:type="spellStart"/>
      <w:proofErr w:type="gramEnd"/>
      <w:r w:rsidRPr="0023206C">
        <w:rPr>
          <w:lang w:val="en-US"/>
          <w:rPrChange w:id="455" w:author="Autor">
            <w:rPr/>
          </w:rPrChange>
        </w:rPr>
        <w:t>Input.acceleration.x</w:t>
      </w:r>
      <w:proofErr w:type="spellEnd"/>
      <w:r w:rsidRPr="0023206C">
        <w:rPr>
          <w:lang w:val="en-US"/>
          <w:rPrChange w:id="456" w:author="Autor">
            <w:rPr/>
          </w:rPrChange>
        </w:rPr>
        <w:t xml:space="preserve"> * 10,0 ,0);</w:t>
      </w:r>
    </w:p>
    <w:p w14:paraId="4FBAD85B" w14:textId="4E0AFABE" w:rsidR="005303E5" w:rsidRPr="00533990" w:rsidRDefault="005303E5" w:rsidP="005303E5">
      <w:pPr>
        <w:pStyle w:val="Code"/>
      </w:pPr>
      <w:r>
        <w:t>}</w:t>
      </w:r>
    </w:p>
    <w:p w14:paraId="64906741" w14:textId="4A2DBB8E" w:rsidR="005303E5" w:rsidRDefault="00450217" w:rsidP="00450217">
      <w:pPr>
        <w:pStyle w:val="Beschriftung"/>
      </w:pPr>
      <w:bookmarkStart w:id="457" w:name="_Toc408842588"/>
      <w:r>
        <w:t xml:space="preserve">Listing </w:t>
      </w:r>
      <w:fldSimple w:instr=" STYLEREF 1 \s ">
        <w:r w:rsidR="00E20D0E">
          <w:rPr>
            <w:noProof/>
          </w:rPr>
          <w:t>2</w:t>
        </w:r>
      </w:fldSimple>
      <w:r w:rsidR="007E5DAC">
        <w:t>.</w:t>
      </w:r>
      <w:fldSimple w:instr=" SEQ Listing \* ARABIC \s 1 ">
        <w:r w:rsidR="00E20D0E">
          <w:rPr>
            <w:noProof/>
          </w:rPr>
          <w:t>13</w:t>
        </w:r>
      </w:fldSimple>
      <w:r>
        <w:t xml:space="preserve"> Beispiel für </w:t>
      </w:r>
      <w:proofErr w:type="spellStart"/>
      <w:r>
        <w:t>Input.acceleration</w:t>
      </w:r>
      <w:bookmarkEnd w:id="457"/>
      <w:proofErr w:type="spellEnd"/>
    </w:p>
    <w:p w14:paraId="125FDC41" w14:textId="77777777" w:rsidR="00450217" w:rsidRPr="00450217" w:rsidRDefault="00450217" w:rsidP="00450217"/>
    <w:p w14:paraId="6733DCC2" w14:textId="6AD0C3D3" w:rsidR="00FF07A0" w:rsidRDefault="00EF7F4C" w:rsidP="00FF07A0">
      <w:r>
        <w:t xml:space="preserve">Objekte die dieses Skript angehängt bekommen, </w:t>
      </w:r>
      <w:del w:id="458" w:author="Autor">
        <w:r w:rsidDel="00402CA5">
          <w:delText xml:space="preserve">können </w:delText>
        </w:r>
      </w:del>
      <w:ins w:id="459" w:author="Autor">
        <w:r w:rsidR="00402CA5">
          <w:t xml:space="preserve">lassen sich </w:t>
        </w:r>
      </w:ins>
      <w:r>
        <w:t>durch den Beschleun</w:t>
      </w:r>
      <w:r>
        <w:t>i</w:t>
      </w:r>
      <w:r>
        <w:t>gungssensor in x-</w:t>
      </w:r>
      <w:proofErr w:type="spellStart"/>
      <w:r>
        <w:t>Richtung</w:t>
      </w:r>
      <w:del w:id="460" w:author="Autor">
        <w:r w:rsidDel="00402CA5">
          <w:delText xml:space="preserve"> verschoben werden</w:delText>
        </w:r>
      </w:del>
      <w:ins w:id="461" w:author="Autor">
        <w:r w:rsidR="00402CA5">
          <w:t>verschieben</w:t>
        </w:r>
      </w:ins>
      <w:proofErr w:type="spellEnd"/>
      <w:r>
        <w:t>.</w:t>
      </w:r>
    </w:p>
    <w:p w14:paraId="0E8A23E9" w14:textId="77777777" w:rsidR="005303E5" w:rsidRPr="00FF07A0" w:rsidRDefault="005303E5" w:rsidP="00FF07A0"/>
    <w:p w14:paraId="05CDD072" w14:textId="23AE5F37" w:rsidR="00C73C00" w:rsidRDefault="00C73C00" w:rsidP="00C73C00">
      <w:pPr>
        <w:pStyle w:val="berschrift3"/>
      </w:pPr>
      <w:bookmarkStart w:id="462" w:name="_Toc408842508"/>
      <w:r>
        <w:t>GUI</w:t>
      </w:r>
      <w:bookmarkEnd w:id="462"/>
    </w:p>
    <w:p w14:paraId="09AD73CE" w14:textId="77777777" w:rsidR="00FF07A0" w:rsidRDefault="00FF07A0" w:rsidP="005222E8"/>
    <w:p w14:paraId="634F96D9" w14:textId="6D9804F4" w:rsidR="00D976F9" w:rsidRDefault="00EF7F4C" w:rsidP="00D976F9">
      <w:r>
        <w:t>Dieser Abschnitt soll einen groben Überblick über die Möglichkeiten der Gestaltung einer grafischen Benutzeroberfläche</w:t>
      </w:r>
      <w:r w:rsidR="008758A1">
        <w:t xml:space="preserve"> (</w:t>
      </w:r>
      <w:proofErr w:type="spellStart"/>
      <w:r w:rsidR="008758A1">
        <w:t>Graphical</w:t>
      </w:r>
      <w:proofErr w:type="spellEnd"/>
      <w:r w:rsidR="008758A1">
        <w:t xml:space="preserve"> User Interface, GUI)</w:t>
      </w:r>
      <w:r>
        <w:t xml:space="preserve"> geben. Es wird nicht im Detail darauf eingegangen, da nur elementare Grundlagen aus </w:t>
      </w:r>
      <w:proofErr w:type="spellStart"/>
      <w:r>
        <w:t>Unity</w:t>
      </w:r>
      <w:proofErr w:type="spellEnd"/>
      <w:r>
        <w:t xml:space="preserve"> genutzt werden.</w:t>
      </w:r>
      <w:r w:rsidR="008758A1">
        <w:t xml:space="preserve"> Da ab der Version 4.6 </w:t>
      </w:r>
      <w:proofErr w:type="spellStart"/>
      <w:r w:rsidR="008758A1">
        <w:t>Unity</w:t>
      </w:r>
      <w:proofErr w:type="spellEnd"/>
      <w:r w:rsidR="008758A1">
        <w:t xml:space="preserve"> ein neues GUI-System nutzt, wird auch dieses hier vorgestellt</w:t>
      </w:r>
      <w:del w:id="463" w:author="Autor">
        <w:r w:rsidR="008758A1" w:rsidDel="00402CA5">
          <w:delText xml:space="preserve"> we</w:delText>
        </w:r>
        <w:r w:rsidR="008758A1" w:rsidDel="00402CA5">
          <w:delText>r</w:delText>
        </w:r>
        <w:r w:rsidR="008758A1" w:rsidDel="00402CA5">
          <w:delText>den</w:delText>
        </w:r>
      </w:del>
      <w:r w:rsidR="008758A1">
        <w:t>. Dieses neue System erlaubt es direkt in der Szene die GUI zu verändern</w:t>
      </w:r>
      <w:r w:rsidR="0040365F">
        <w:t xml:space="preserve"> und Arbeit mit 2D-Objekten, was vorher nur über Skripte möglich war [Sei14].</w:t>
      </w:r>
      <w:r w:rsidR="00D976F9">
        <w:br w:type="page"/>
      </w:r>
    </w:p>
    <w:p w14:paraId="56501809" w14:textId="7C02F927" w:rsidR="0040365F" w:rsidRDefault="0040365F" w:rsidP="005222E8">
      <w:r>
        <w:lastRenderedPageBreak/>
        <w:t xml:space="preserve">Das </w:t>
      </w:r>
      <w:r w:rsidR="00F57F81">
        <w:t xml:space="preserve">Hauptelement, um die GUI nutzen zu können ist das </w:t>
      </w:r>
      <w:proofErr w:type="spellStart"/>
      <w:r w:rsidR="00F57F81">
        <w:t>Canvas</w:t>
      </w:r>
      <w:proofErr w:type="spellEnd"/>
      <w:r w:rsidR="00F57F81">
        <w:t xml:space="preserve">. Das </w:t>
      </w:r>
      <w:proofErr w:type="spellStart"/>
      <w:r w:rsidR="00F57F81">
        <w:t>Canvas</w:t>
      </w:r>
      <w:proofErr w:type="spellEnd"/>
      <w:r w:rsidR="00F57F81">
        <w:t xml:space="preserve"> muss von jeder GUI-Komponente das Eltern-Objekt sein. Es ist</w:t>
      </w:r>
      <w:ins w:id="464" w:author="Autor">
        <w:r w:rsidR="00402CA5">
          <w:t xml:space="preserve"> ein</w:t>
        </w:r>
      </w:ins>
      <w:r w:rsidR="00F57F81">
        <w:t xml:space="preserve"> zwei dimensionales Rechteck, was sich je nach </w:t>
      </w:r>
      <w:proofErr w:type="spellStart"/>
      <w:r w:rsidR="00F57F81">
        <w:t>Render</w:t>
      </w:r>
      <w:proofErr w:type="spellEnd"/>
      <w:r w:rsidR="00F57F81">
        <w:t xml:space="preserve"> Mode selbständig dem Bildschirm des Ausgabegerätes anpassen kann.</w:t>
      </w:r>
    </w:p>
    <w:p w14:paraId="71549314" w14:textId="77777777" w:rsidR="00BC0323" w:rsidRDefault="00BC0323" w:rsidP="005222E8"/>
    <w:p w14:paraId="2B176396" w14:textId="743A0A94" w:rsidR="00BC0323" w:rsidRDefault="00D75100" w:rsidP="00BC0323">
      <w:pPr>
        <w:keepNext/>
      </w:pPr>
      <w:r>
        <w:rPr>
          <w:noProof/>
        </w:rPr>
        <w:pict w14:anchorId="5D95DDC3">
          <v:shape id="_x0000_s1027" type="#_x0000_t75" style="position:absolute;left:0;text-align:left;margin-left:262.7pt;margin-top:138.55pt;width:176.55pt;height:72.8pt;z-index:251723776;mso-position-horizontal-relative:text;mso-position-vertical-relative:text;mso-width-relative:page;mso-height-relative:page">
            <v:imagedata r:id="rId37" o:title="GUI_GameView"/>
          </v:shape>
        </w:pict>
      </w:r>
      <w:r>
        <w:pict w14:anchorId="458E0EBA">
          <v:shape id="_x0000_i1025" type="#_x0000_t75" style="width:439.5pt;height:211.5pt">
            <v:imagedata r:id="rId38" o:title="GUI"/>
          </v:shape>
        </w:pict>
      </w:r>
    </w:p>
    <w:p w14:paraId="79AAD254" w14:textId="7ED10763" w:rsidR="00BC0323" w:rsidRDefault="00BC0323" w:rsidP="00BC0323">
      <w:pPr>
        <w:pStyle w:val="Beschriftung"/>
      </w:pPr>
      <w:bookmarkStart w:id="465" w:name="_Toc408842572"/>
      <w:r>
        <w:t xml:space="preserve">Abb. </w:t>
      </w:r>
      <w:fldSimple w:instr=" STYLEREF 1 \s ">
        <w:r w:rsidR="00E20D0E">
          <w:rPr>
            <w:noProof/>
          </w:rPr>
          <w:t>2</w:t>
        </w:r>
      </w:fldSimple>
      <w:r w:rsidR="00B83673">
        <w:t>.</w:t>
      </w:r>
      <w:fldSimple w:instr=" SEQ Abb. \* ARABIC \s 1 ">
        <w:r w:rsidR="00E20D0E">
          <w:rPr>
            <w:noProof/>
          </w:rPr>
          <w:t>10</w:t>
        </w:r>
      </w:fldSimple>
      <w:r>
        <w:t xml:space="preserve"> Beispiel einer GUI </w:t>
      </w:r>
      <w:r w:rsidR="00E02EBF">
        <w:t>im Scene und Game View</w:t>
      </w:r>
      <w:bookmarkEnd w:id="465"/>
    </w:p>
    <w:p w14:paraId="0C2B424E" w14:textId="01ECCB25" w:rsidR="00BC0323" w:rsidRDefault="00BC0323" w:rsidP="00BC0323"/>
    <w:p w14:paraId="729B745D" w14:textId="1EC3FCD7" w:rsidR="00BC0323" w:rsidRDefault="00622A43" w:rsidP="00BC0323">
      <w:r>
        <w:t xml:space="preserve">Die verschiedenen </w:t>
      </w:r>
      <w:proofErr w:type="spellStart"/>
      <w:r>
        <w:t>Render</w:t>
      </w:r>
      <w:proofErr w:type="spellEnd"/>
      <w:r>
        <w:t xml:space="preserve"> Modes </w:t>
      </w:r>
      <w:r w:rsidR="00FA21AA">
        <w:t xml:space="preserve">auf welche Art das </w:t>
      </w:r>
      <w:proofErr w:type="spellStart"/>
      <w:r w:rsidR="00FA21AA">
        <w:t>Canvas</w:t>
      </w:r>
      <w:proofErr w:type="spellEnd"/>
      <w:r w:rsidR="00FA21AA">
        <w:t xml:space="preserve">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w:t>
      </w:r>
      <w:proofErr w:type="spellStart"/>
      <w:r>
        <w:rPr>
          <w:b/>
        </w:rPr>
        <w:t>Overlay</w:t>
      </w:r>
      <w:proofErr w:type="spellEnd"/>
      <w:r>
        <w:rPr>
          <w:b/>
        </w:rPr>
        <w:t xml:space="preserve"> </w:t>
      </w:r>
      <w:r>
        <w:t xml:space="preserve">passt das </w:t>
      </w:r>
      <w:proofErr w:type="spellStart"/>
      <w:r>
        <w:t>Canvas</w:t>
      </w:r>
      <w:proofErr w:type="spellEnd"/>
      <w:r>
        <w:t xml:space="preserve"> der aktuellen Bildschirmgröße an und legt alle im </w:t>
      </w:r>
      <w:proofErr w:type="spellStart"/>
      <w:r>
        <w:t>Canvas</w:t>
      </w:r>
      <w:proofErr w:type="spellEnd"/>
      <w:r>
        <w:t xml:space="preserve"> enthaltenen Objekte über das Bild der Kamera</w:t>
      </w:r>
    </w:p>
    <w:p w14:paraId="67D38146" w14:textId="5A87A599" w:rsidR="00FA21AA" w:rsidRDefault="00FA21AA" w:rsidP="007613F4">
      <w:pPr>
        <w:pStyle w:val="Listenabsatz"/>
        <w:numPr>
          <w:ilvl w:val="0"/>
          <w:numId w:val="20"/>
        </w:numPr>
      </w:pPr>
      <w:r>
        <w:rPr>
          <w:b/>
        </w:rPr>
        <w:t xml:space="preserve">Screen Space – </w:t>
      </w:r>
      <w:proofErr w:type="spellStart"/>
      <w:r>
        <w:rPr>
          <w:b/>
        </w:rPr>
        <w:t>Camera</w:t>
      </w:r>
      <w:proofErr w:type="spellEnd"/>
      <w:r>
        <w:rPr>
          <w:b/>
        </w:rPr>
        <w:t xml:space="preserve"> </w:t>
      </w:r>
      <w:r>
        <w:t xml:space="preserve">passt das </w:t>
      </w:r>
      <w:proofErr w:type="spellStart"/>
      <w:r>
        <w:t>Canvas</w:t>
      </w:r>
      <w:proofErr w:type="spellEnd"/>
      <w:r>
        <w:t xml:space="preserve"> auch dem Bildschirm an. Hier kann zusät</w:t>
      </w:r>
      <w:r>
        <w:t>z</w:t>
      </w:r>
      <w:r>
        <w:t>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w:t>
      </w:r>
      <w:proofErr w:type="spellStart"/>
      <w:r w:rsidR="00061A2F">
        <w:t>Ga</w:t>
      </w:r>
      <w:r w:rsidR="00BD6CA5">
        <w:t>meObject</w:t>
      </w:r>
      <w:proofErr w:type="spellEnd"/>
      <w:r w:rsidR="00BD6CA5">
        <w:t xml:space="preserve"> platziert werden kann.</w:t>
      </w:r>
    </w:p>
    <w:p w14:paraId="4B2538F4" w14:textId="77777777" w:rsidR="00BD6CA5" w:rsidRDefault="00BD6CA5" w:rsidP="005222E8"/>
    <w:p w14:paraId="6E06CE64" w14:textId="3CCFD651" w:rsidR="00BD6CA5" w:rsidRDefault="00191E10" w:rsidP="005222E8">
      <w:r>
        <w:t xml:space="preserve">Innerhalb des </w:t>
      </w:r>
      <w:proofErr w:type="spellStart"/>
      <w:r>
        <w:t>Canvas</w:t>
      </w:r>
      <w:proofErr w:type="spellEnd"/>
      <w:r>
        <w:t xml:space="preserve"> </w:t>
      </w:r>
      <w:del w:id="466" w:author="Autor">
        <w:r w:rsidDel="001A7351">
          <w:delText xml:space="preserve">können </w:delText>
        </w:r>
      </w:del>
      <w:ins w:id="467" w:author="Autor">
        <w:r w:rsidR="001A7351">
          <w:t>lassen sich</w:t>
        </w:r>
        <w:r w:rsidR="001A7351">
          <w:t xml:space="preserve"> </w:t>
        </w:r>
      </w:ins>
      <w:r>
        <w:t xml:space="preserve">GUI-Elemente </w:t>
      </w:r>
      <w:proofErr w:type="spellStart"/>
      <w:ins w:id="468" w:author="Autor">
        <w:r w:rsidR="001A7351">
          <w:t>plazieren</w:t>
        </w:r>
        <w:proofErr w:type="spellEnd"/>
        <w:r w:rsidR="001A7351">
          <w:t>.</w:t>
        </w:r>
      </w:ins>
      <w:del w:id="469" w:author="Autor">
        <w:r w:rsidDel="001A7351">
          <w:delText>platziert werden.</w:delText>
        </w:r>
      </w:del>
      <w:r>
        <w:t xml:space="preserve"> Diese besitzen ke</w:t>
      </w:r>
      <w:r>
        <w:t>i</w:t>
      </w:r>
      <w:r>
        <w:t xml:space="preserve">ne herkömmliche Transform-Komponente sondern eine </w:t>
      </w:r>
      <w:proofErr w:type="spellStart"/>
      <w:r>
        <w:t>RectTransform</w:t>
      </w:r>
      <w:proofErr w:type="spellEnd"/>
      <w:r>
        <w:t>-Komponente. Di</w:t>
      </w:r>
      <w:r>
        <w:t>e</w:t>
      </w:r>
      <w:r>
        <w:t>se besitzt zusätzliche Eigenschaften, um die Breite und Höhe der GUI-Komponente zu verä</w:t>
      </w:r>
      <w:r>
        <w:t>n</w:t>
      </w:r>
      <w:r>
        <w:t xml:space="preserve">dern. Des Weiteren gibt es einen Pivot-Punkt, der für Orientierung </w:t>
      </w:r>
      <w:r>
        <w:lastRenderedPageBreak/>
        <w:t>oder Skalierung als Ausgangspunkt genommen wird</w:t>
      </w:r>
      <w:r w:rsidR="00E7782F">
        <w:t>. Ein</w:t>
      </w:r>
      <w:ins w:id="470" w:author="Autor">
        <w:r w:rsidR="001A7351">
          <w:t>e</w:t>
        </w:r>
      </w:ins>
      <w:r w:rsidR="00E7782F">
        <w:t xml:space="preserve"> weitere Eigenschaft </w:t>
      </w:r>
      <w:proofErr w:type="gramStart"/>
      <w:r w:rsidR="00E7782F">
        <w:t>sind</w:t>
      </w:r>
      <w:proofErr w:type="gramEnd"/>
      <w:r w:rsidR="00E7782F">
        <w:t xml:space="preserve"> </w:t>
      </w:r>
      <w:proofErr w:type="spellStart"/>
      <w:r w:rsidR="00E7782F">
        <w:t>A</w:t>
      </w:r>
      <w:r w:rsidR="00E7782F">
        <w:t>n</w:t>
      </w:r>
      <w:r w:rsidR="00E7782F">
        <w:t>chors</w:t>
      </w:r>
      <w:proofErr w:type="spellEnd"/>
      <w:r w:rsidR="00E7782F">
        <w:t xml:space="preserve">. Diese können festlegen, wie sich ein GUI-Element zum </w:t>
      </w:r>
      <w:proofErr w:type="spellStart"/>
      <w:r w:rsidR="00E7782F">
        <w:t>Canvas</w:t>
      </w:r>
      <w:proofErr w:type="spellEnd"/>
      <w:r w:rsidR="00E7782F">
        <w:t xml:space="preserve"> verhalten soll. So soll z.B. bei Vergröß</w:t>
      </w:r>
      <w:r w:rsidR="00E7782F">
        <w:t>e</w:t>
      </w:r>
      <w:r w:rsidR="00E7782F">
        <w:t xml:space="preserve">rung des </w:t>
      </w:r>
      <w:proofErr w:type="spellStart"/>
      <w:r w:rsidR="00E7782F">
        <w:t>Canvas</w:t>
      </w:r>
      <w:proofErr w:type="spellEnd"/>
      <w:r w:rsidR="00E7782F">
        <w:t xml:space="preserve"> die Anzeige für Lebenspunkte immer unten links sein.</w:t>
      </w:r>
      <w:r w:rsidR="00D53906">
        <w:t xml:space="preserve"> </w:t>
      </w:r>
      <w:proofErr w:type="spellStart"/>
      <w:r w:rsidR="00D53906">
        <w:t>Unity</w:t>
      </w:r>
      <w:proofErr w:type="spellEnd"/>
      <w:r w:rsidR="00D53906">
        <w:t xml:space="preserve"> hält dafür schon Vorgaben bereit, die </w:t>
      </w:r>
      <w:del w:id="471" w:author="Autor">
        <w:r w:rsidR="00D53906" w:rsidDel="001A7351">
          <w:delText>genutzt werden können</w:delText>
        </w:r>
      </w:del>
      <w:ins w:id="472" w:author="Autor">
        <w:r w:rsidR="001A7351">
          <w:t xml:space="preserve"> man verwenden kann</w:t>
        </w:r>
      </w:ins>
      <w:r w:rsidR="00D53906">
        <w:t>.</w:t>
      </w:r>
    </w:p>
    <w:p w14:paraId="41982933" w14:textId="43AEE90F" w:rsidR="00E7782F" w:rsidRDefault="00E7782F" w:rsidP="005222E8">
      <w:r>
        <w:rPr>
          <w:noProof/>
        </w:rPr>
        <mc:AlternateContent>
          <mc:Choice Requires="wps">
            <w:drawing>
              <wp:anchor distT="0" distB="0" distL="114300" distR="114300" simplePos="0" relativeHeight="251727872" behindDoc="0" locked="0" layoutInCell="1" allowOverlap="1" wp14:anchorId="1E6926F7" wp14:editId="0F434B45">
                <wp:simplePos x="0" y="0"/>
                <wp:positionH relativeFrom="column">
                  <wp:posOffset>2138248</wp:posOffset>
                </wp:positionH>
                <wp:positionV relativeFrom="paragraph">
                  <wp:posOffset>2574824</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019D3CEB" w:rsidR="00D75100" w:rsidRPr="00721EED" w:rsidRDefault="00D75100" w:rsidP="00E7782F">
                            <w:pPr>
                              <w:pStyle w:val="Beschriftung"/>
                              <w:jc w:val="left"/>
                              <w:rPr>
                                <w:noProof/>
                              </w:rPr>
                            </w:pPr>
                            <w:bookmarkStart w:id="473" w:name="_Toc408842573"/>
                            <w:r>
                              <w:t xml:space="preserve">Abb. </w:t>
                            </w:r>
                            <w:fldSimple w:instr=" STYLEREF 1 \s ">
                              <w:r>
                                <w:rPr>
                                  <w:noProof/>
                                </w:rPr>
                                <w:t>2</w:t>
                              </w:r>
                            </w:fldSimple>
                            <w:r>
                              <w:t>.</w:t>
                            </w:r>
                            <w:fldSimple w:instr=" SEQ Abb. \* ARABIC \s 1 ">
                              <w:r>
                                <w:rPr>
                                  <w:noProof/>
                                </w:rPr>
                                <w:t>11</w:t>
                              </w:r>
                            </w:fldSimple>
                            <w:r>
                              <w:t xml:space="preserve"> Anchor-Vorgaben</w:t>
                            </w:r>
                            <w:bookmarkEnd w:id="4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37" o:spid="_x0000_s1034" type="#_x0000_t202" style="position:absolute;left:0;text-align:left;margin-left:168.35pt;margin-top:202.75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" stroked="f">
                <v:textbox inset="0,0,0,0">
                  <w:txbxContent>
                    <w:p w14:paraId="650DD786" w14:textId="019D3CEB" w:rsidR="00D75100" w:rsidRPr="00721EED" w:rsidRDefault="00D75100" w:rsidP="00E7782F">
                      <w:pPr>
                        <w:pStyle w:val="Beschriftung"/>
                        <w:jc w:val="left"/>
                        <w:rPr>
                          <w:noProof/>
                        </w:rPr>
                      </w:pPr>
                      <w:bookmarkStart w:id="474" w:name="_Toc408842573"/>
                      <w:r>
                        <w:t xml:space="preserve">Abb. </w:t>
                      </w:r>
                      <w:fldSimple w:instr=" STYLEREF 1 \s ">
                        <w:r>
                          <w:rPr>
                            <w:noProof/>
                          </w:rPr>
                          <w:t>2</w:t>
                        </w:r>
                      </w:fldSimple>
                      <w:r>
                        <w:t>.</w:t>
                      </w:r>
                      <w:fldSimple w:instr=" SEQ Abb. \* ARABIC \s 1 ">
                        <w:r>
                          <w:rPr>
                            <w:noProof/>
                          </w:rPr>
                          <w:t>11</w:t>
                        </w:r>
                      </w:fldSimple>
                      <w:r>
                        <w:t xml:space="preserve"> Anchor-Vorgaben</w:t>
                      </w:r>
                      <w:bookmarkEnd w:id="474"/>
                    </w:p>
                  </w:txbxContent>
                </v:textbox>
                <w10:wrap type="topAndBottom"/>
              </v:shape>
            </w:pict>
          </mc:Fallback>
        </mc:AlternateContent>
      </w:r>
    </w:p>
    <w:p w14:paraId="22BCD731" w14:textId="653BF3E6" w:rsidR="00E7782F" w:rsidRDefault="00D75100" w:rsidP="00205329">
      <w:pPr>
        <w:pStyle w:val="Beschriftung"/>
        <w:jc w:val="left"/>
      </w:pPr>
      <w:r>
        <w:rPr>
          <w:noProof/>
        </w:rPr>
        <w:pict w14:anchorId="150CB7CC">
          <v:shape id="_x0000_s1028" type="#_x0000_t75" style="position:absolute;margin-left:.2pt;margin-top:.15pt;width:164.15pt;height:193.55pt;z-index:251725824;mso-position-horizontal:absolute;mso-position-horizontal-relative:text;mso-position-vertical:absolute;mso-position-vertical-relative:text;mso-width-relative:page;mso-height-relative:page">
            <v:imagedata r:id="rId39" o:title="GUI_Anchors"/>
            <w10:wrap type="topAndBottom"/>
          </v:shape>
        </w:pict>
      </w: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7777777" w:rsidR="00286562" w:rsidRPr="005222E8" w:rsidRDefault="00286562" w:rsidP="005222E8"/>
    <w:p w14:paraId="64046987" w14:textId="26AADF84" w:rsidR="00C73C00" w:rsidRDefault="00C73C00" w:rsidP="00C73C00">
      <w:pPr>
        <w:pStyle w:val="berschrift3"/>
      </w:pPr>
      <w:bookmarkStart w:id="475" w:name="_Toc408842509"/>
      <w:proofErr w:type="spellStart"/>
      <w:r>
        <w:t>Prefabs</w:t>
      </w:r>
      <w:bookmarkEnd w:id="475"/>
      <w:proofErr w:type="spellEnd"/>
    </w:p>
    <w:p w14:paraId="0DAC01FD" w14:textId="77777777" w:rsidR="00FF07A0" w:rsidRDefault="00FF07A0" w:rsidP="00FF07A0"/>
    <w:p w14:paraId="4A66DB22" w14:textId="2583483F" w:rsidR="00286562" w:rsidRDefault="0092576C" w:rsidP="00FF07A0">
      <w:proofErr w:type="spellStart"/>
      <w:r>
        <w:t>Prefabs</w:t>
      </w:r>
      <w:proofErr w:type="spellEnd"/>
      <w:r>
        <w:t xml:space="preserve"> sind im eigentlichen Sinne Vorlagen. Diese verkörpern </w:t>
      </w:r>
      <w:proofErr w:type="spellStart"/>
      <w:r>
        <w:t>GameObjects</w:t>
      </w:r>
      <w:proofErr w:type="spellEnd"/>
      <w:r>
        <w:t xml:space="preserve">, die mit Komponenten bestückt und angepasst wurden. Durch </w:t>
      </w:r>
      <w:proofErr w:type="spellStart"/>
      <w:r>
        <w:t>Prefabs</w:t>
      </w:r>
      <w:proofErr w:type="spellEnd"/>
      <w:r>
        <w:t xml:space="preserve"> ist es möglich beliebig viele Instanzen zur Laufzeit von einem </w:t>
      </w:r>
      <w:proofErr w:type="spellStart"/>
      <w:r>
        <w:t>GameObject</w:t>
      </w:r>
      <w:proofErr w:type="spellEnd"/>
      <w:r>
        <w:t xml:space="preserve"> zu erzeugen. Ein gutes Beispiel ist das E</w:t>
      </w:r>
      <w:r>
        <w:t>r</w:t>
      </w:r>
      <w:r>
        <w:t>stellen von Projektilen oder Gegnern, die zufällig in der Spielwelt erzeugt werden sollen [Sei14].</w:t>
      </w:r>
    </w:p>
    <w:p w14:paraId="2F239996" w14:textId="5EFC0D7B" w:rsidR="00482545" w:rsidRDefault="0092576C" w:rsidP="00FF07A0">
      <w:r>
        <w:t xml:space="preserve">Um ein </w:t>
      </w:r>
      <w:proofErr w:type="spellStart"/>
      <w:r>
        <w:t>Prefab</w:t>
      </w:r>
      <w:proofErr w:type="spellEnd"/>
      <w:r>
        <w:t xml:space="preserve"> zu erzeugen, muss ein </w:t>
      </w:r>
      <w:proofErr w:type="spellStart"/>
      <w:r>
        <w:t>GameObject</w:t>
      </w:r>
      <w:proofErr w:type="spellEnd"/>
      <w:r>
        <w:t xml:space="preserve"> aus der </w:t>
      </w:r>
      <w:proofErr w:type="spellStart"/>
      <w:r>
        <w:t>Hierarchy</w:t>
      </w:r>
      <w:proofErr w:type="spellEnd"/>
      <w:r>
        <w:t xml:space="preserve"> einer Szene in der Project Browser gezogen werden. </w:t>
      </w:r>
      <w:proofErr w:type="spellStart"/>
      <w:r>
        <w:t>Unity</w:t>
      </w:r>
      <w:proofErr w:type="spellEnd"/>
      <w:r>
        <w:t xml:space="preserve"> sorgt dann dafür, dass aus dem </w:t>
      </w:r>
      <w:proofErr w:type="spellStart"/>
      <w:r>
        <w:t>GameObject</w:t>
      </w:r>
      <w:proofErr w:type="spellEnd"/>
      <w:r>
        <w:t xml:space="preserve"> ein </w:t>
      </w:r>
      <w:proofErr w:type="spellStart"/>
      <w:r>
        <w:t>Prefab</w:t>
      </w:r>
      <w:proofErr w:type="spellEnd"/>
      <w:r>
        <w:t xml:space="preserve"> erstellt wird, welches Materialien, Texturen,</w:t>
      </w:r>
      <w:r w:rsidR="00D66211">
        <w:t xml:space="preserve"> </w:t>
      </w:r>
      <w:proofErr w:type="spellStart"/>
      <w:r w:rsidR="00D66211">
        <w:t>Collider</w:t>
      </w:r>
      <w:proofErr w:type="spellEnd"/>
      <w:r w:rsidR="00D66211">
        <w:t xml:space="preserve">, </w:t>
      </w:r>
      <w:r>
        <w:t>usw</w:t>
      </w:r>
      <w:r w:rsidR="00D66211">
        <w:t>.</w:t>
      </w:r>
      <w:r>
        <w:t xml:space="preserve"> enthält</w:t>
      </w:r>
      <w:r w:rsidR="00A368AA">
        <w:t xml:space="preserve">. Diese </w:t>
      </w:r>
      <w:proofErr w:type="spellStart"/>
      <w:r w:rsidR="00A368AA">
        <w:t>Prefab</w:t>
      </w:r>
      <w:proofErr w:type="spellEnd"/>
      <w:r w:rsidR="00A368AA">
        <w:t xml:space="preserve"> erscheint dann im Project Browser </w:t>
      </w:r>
      <w:r w:rsidR="002D7231">
        <w:t>[Sei14]</w:t>
      </w:r>
      <w:r>
        <w:t>.</w:t>
      </w:r>
    </w:p>
    <w:p w14:paraId="069DFE0B" w14:textId="77777777" w:rsidR="00482545" w:rsidRDefault="00482545">
      <w:pPr>
        <w:spacing w:before="0" w:after="0" w:line="240" w:lineRule="auto"/>
        <w:jc w:val="left"/>
      </w:pPr>
      <w:r>
        <w:br w:type="page"/>
      </w:r>
    </w:p>
    <w:p w14:paraId="1AD4F7D7" w14:textId="20F62CF9" w:rsidR="00FF07A0" w:rsidRDefault="00FF07A0" w:rsidP="00FF07A0">
      <w:r>
        <w:lastRenderedPageBreak/>
        <w:t>Instanzen</w:t>
      </w:r>
      <w:r w:rsidR="005411F3">
        <w:t xml:space="preserve"> </w:t>
      </w:r>
      <w:del w:id="476" w:author="Autor">
        <w:r w:rsidR="005411F3" w:rsidDel="001A7351">
          <w:delText xml:space="preserve">können dann </w:delText>
        </w:r>
      </w:del>
      <w:ins w:id="477" w:author="Autor">
        <w:r w:rsidR="001A7351">
          <w:t xml:space="preserve">kann man dann </w:t>
        </w:r>
      </w:ins>
      <w:r w:rsidR="005411F3">
        <w:t xml:space="preserve">auf zwei Arten </w:t>
      </w:r>
      <w:del w:id="478" w:author="Autor">
        <w:r w:rsidR="005411F3" w:rsidDel="001A7351">
          <w:delText>erstellt werden</w:delText>
        </w:r>
      </w:del>
      <w:ins w:id="479" w:author="Autor">
        <w:r w:rsidR="001A7351">
          <w:t>erstellen</w:t>
        </w:r>
      </w:ins>
      <w:r w:rsidR="005411F3">
        <w:t xml:space="preserve">. Zum einen gibt es die Möglichkeit per </w:t>
      </w:r>
      <w:proofErr w:type="spellStart"/>
      <w:r w:rsidR="005411F3">
        <w:t>Drag&amp;Drop</w:t>
      </w:r>
      <w:proofErr w:type="spellEnd"/>
      <w:r w:rsidR="005411F3">
        <w:t xml:space="preserve"> ein </w:t>
      </w:r>
      <w:proofErr w:type="spellStart"/>
      <w:r w:rsidR="005411F3">
        <w:t>Prefab</w:t>
      </w:r>
      <w:proofErr w:type="spellEnd"/>
      <w:r w:rsidR="005411F3">
        <w:t xml:space="preserve"> in die Szene zu ziehen. So können b</w:t>
      </w:r>
      <w:r w:rsidR="005411F3">
        <w:t>e</w:t>
      </w:r>
      <w:r w:rsidR="005411F3">
        <w:t xml:space="preserve">liebig viele Instanzen in eine Szene platziert </w:t>
      </w:r>
      <w:del w:id="480" w:author="Autor">
        <w:r w:rsidR="005411F3" w:rsidDel="001A7351">
          <w:delText xml:space="preserve">werden </w:delText>
        </w:r>
      </w:del>
      <w:r w:rsidR="005411F3">
        <w:t>und auch verändert werden. Dabei wird das Or</w:t>
      </w:r>
      <w:r w:rsidR="005411F3">
        <w:t>i</w:t>
      </w:r>
      <w:r w:rsidR="005411F3">
        <w:t xml:space="preserve">ginal, also das </w:t>
      </w:r>
      <w:proofErr w:type="spellStart"/>
      <w:r w:rsidR="005411F3">
        <w:t>Prefab</w:t>
      </w:r>
      <w:proofErr w:type="spellEnd"/>
      <w:r w:rsidR="005411F3">
        <w:t xml:space="preserve"> nicht verändert [Sei14].</w:t>
      </w:r>
    </w:p>
    <w:p w14:paraId="61C13F27" w14:textId="24A5B7A8" w:rsidR="005411F3" w:rsidRDefault="005411F3" w:rsidP="00FF07A0">
      <w:r>
        <w:t xml:space="preserve">Die zweite Möglichkeit ist die Erstellung von Instanzen per Code. Das Stichwort ist hier </w:t>
      </w:r>
      <w:proofErr w:type="spellStart"/>
      <w:r>
        <w:t>Instantiate</w:t>
      </w:r>
      <w:proofErr w:type="spellEnd"/>
      <w:r>
        <w:t xml:space="preserve">. </w:t>
      </w:r>
      <w:proofErr w:type="spellStart"/>
      <w:r>
        <w:t>Instantiate</w:t>
      </w:r>
      <w:proofErr w:type="spellEnd"/>
      <w:r>
        <w:t xml:space="preserve"> erzeugt eine Instanz von dem ihm übergebenen </w:t>
      </w:r>
      <w:proofErr w:type="spellStart"/>
      <w:r>
        <w:t>Prefab</w:t>
      </w:r>
      <w:proofErr w:type="spellEnd"/>
      <w:r>
        <w:t>.</w:t>
      </w:r>
      <w:r w:rsidR="00CC729A">
        <w:t xml:space="preserve"> Das Erze</w:t>
      </w:r>
      <w:r w:rsidR="00CC729A">
        <w:t>u</w:t>
      </w:r>
      <w:r w:rsidR="00CC729A">
        <w:t xml:space="preserve">gen so einer </w:t>
      </w:r>
      <w:proofErr w:type="spellStart"/>
      <w:r w:rsidR="00CC729A">
        <w:t>P</w:t>
      </w:r>
      <w:r w:rsidR="00053F29">
        <w:t>r</w:t>
      </w:r>
      <w:r w:rsidR="00CC729A">
        <w:t>efab</w:t>
      </w:r>
      <w:proofErr w:type="spellEnd"/>
      <w:r w:rsidR="00CC729A">
        <w:t>-Instanz sieht wie folgt aus:</w:t>
      </w:r>
    </w:p>
    <w:p w14:paraId="6097E8BB" w14:textId="77777777" w:rsidR="00CC729A" w:rsidRDefault="00CC729A" w:rsidP="00FF07A0"/>
    <w:p w14:paraId="20F8199A" w14:textId="71761C6B" w:rsidR="00CC729A" w:rsidRPr="0023206C" w:rsidRDefault="00CC729A" w:rsidP="003A1877">
      <w:pPr>
        <w:pStyle w:val="Code"/>
        <w:rPr>
          <w:lang w:val="en-US"/>
          <w:rPrChange w:id="481" w:author="Autor">
            <w:rPr/>
          </w:rPrChange>
        </w:rPr>
      </w:pPr>
      <w:proofErr w:type="gramStart"/>
      <w:r w:rsidRPr="0023206C">
        <w:rPr>
          <w:lang w:val="en-US"/>
          <w:rPrChange w:id="482" w:author="Autor">
            <w:rPr/>
          </w:rPrChange>
        </w:rPr>
        <w:t>public</w:t>
      </w:r>
      <w:proofErr w:type="gramEnd"/>
      <w:r w:rsidRPr="0023206C">
        <w:rPr>
          <w:lang w:val="en-US"/>
          <w:rPrChange w:id="483" w:author="Autor">
            <w:rPr/>
          </w:rPrChange>
        </w:rPr>
        <w:t xml:space="preserve"> </w:t>
      </w:r>
      <w:proofErr w:type="spellStart"/>
      <w:r w:rsidRPr="0023206C">
        <w:rPr>
          <w:lang w:val="en-US"/>
          <w:rPrChange w:id="484" w:author="Autor">
            <w:rPr/>
          </w:rPrChange>
        </w:rPr>
        <w:t>GameObject</w:t>
      </w:r>
      <w:proofErr w:type="spellEnd"/>
      <w:r w:rsidRPr="0023206C">
        <w:rPr>
          <w:lang w:val="en-US"/>
          <w:rPrChange w:id="485" w:author="Autor">
            <w:rPr/>
          </w:rPrChange>
        </w:rPr>
        <w:t xml:space="preserve"> </w:t>
      </w:r>
      <w:proofErr w:type="spellStart"/>
      <w:r w:rsidRPr="0023206C">
        <w:rPr>
          <w:lang w:val="en-US"/>
          <w:rPrChange w:id="486" w:author="Autor">
            <w:rPr/>
          </w:rPrChange>
        </w:rPr>
        <w:t>newPrefab</w:t>
      </w:r>
      <w:proofErr w:type="spellEnd"/>
      <w:r w:rsidRPr="0023206C">
        <w:rPr>
          <w:lang w:val="en-US"/>
          <w:rPrChange w:id="487" w:author="Autor">
            <w:rPr/>
          </w:rPrChange>
        </w:rPr>
        <w:t>;</w:t>
      </w:r>
    </w:p>
    <w:p w14:paraId="4219C3B7" w14:textId="6E1825B7" w:rsidR="00CC729A" w:rsidRPr="0023206C" w:rsidRDefault="00CC729A" w:rsidP="003A1877">
      <w:pPr>
        <w:pStyle w:val="Code"/>
        <w:rPr>
          <w:lang w:val="en-US"/>
          <w:rPrChange w:id="488" w:author="Autor">
            <w:rPr/>
          </w:rPrChange>
        </w:rPr>
      </w:pPr>
      <w:proofErr w:type="gramStart"/>
      <w:r w:rsidRPr="0023206C">
        <w:rPr>
          <w:lang w:val="en-US"/>
          <w:rPrChange w:id="489" w:author="Autor">
            <w:rPr/>
          </w:rPrChange>
        </w:rPr>
        <w:t>void</w:t>
      </w:r>
      <w:proofErr w:type="gramEnd"/>
      <w:r w:rsidRPr="0023206C">
        <w:rPr>
          <w:lang w:val="en-US"/>
          <w:rPrChange w:id="490" w:author="Autor">
            <w:rPr/>
          </w:rPrChange>
        </w:rPr>
        <w:t xml:space="preserve"> Start() {</w:t>
      </w:r>
    </w:p>
    <w:p w14:paraId="5B2D2603" w14:textId="709E05EB" w:rsidR="00CC729A" w:rsidRPr="0023206C" w:rsidRDefault="00CC729A" w:rsidP="003A1877">
      <w:pPr>
        <w:pStyle w:val="Code"/>
        <w:rPr>
          <w:lang w:val="en-US"/>
          <w:rPrChange w:id="491" w:author="Autor">
            <w:rPr/>
          </w:rPrChange>
        </w:rPr>
      </w:pPr>
      <w:r w:rsidRPr="0023206C">
        <w:rPr>
          <w:lang w:val="en-US"/>
          <w:rPrChange w:id="492" w:author="Autor">
            <w:rPr/>
          </w:rPrChange>
        </w:rPr>
        <w:tab/>
      </w:r>
      <w:proofErr w:type="gramStart"/>
      <w:r w:rsidRPr="0023206C">
        <w:rPr>
          <w:lang w:val="en-US"/>
          <w:rPrChange w:id="493" w:author="Autor">
            <w:rPr/>
          </w:rPrChange>
        </w:rPr>
        <w:t>Instantiate(</w:t>
      </w:r>
      <w:proofErr w:type="spellStart"/>
      <w:proofErr w:type="gramEnd"/>
      <w:r w:rsidRPr="0023206C">
        <w:rPr>
          <w:lang w:val="en-US"/>
          <w:rPrChange w:id="494" w:author="Autor">
            <w:rPr/>
          </w:rPrChange>
        </w:rPr>
        <w:t>newPrefab</w:t>
      </w:r>
      <w:proofErr w:type="spellEnd"/>
      <w:r w:rsidRPr="0023206C">
        <w:rPr>
          <w:lang w:val="en-US"/>
          <w:rPrChange w:id="495" w:author="Autor">
            <w:rPr/>
          </w:rPrChange>
        </w:rPr>
        <w:t>, new Ve</w:t>
      </w:r>
      <w:r w:rsidRPr="0023206C">
        <w:rPr>
          <w:lang w:val="en-US"/>
          <w:rPrChange w:id="496" w:author="Autor">
            <w:rPr/>
          </w:rPrChange>
        </w:rPr>
        <w:t>c</w:t>
      </w:r>
      <w:r w:rsidRPr="0023206C">
        <w:rPr>
          <w:lang w:val="en-US"/>
          <w:rPrChange w:id="497" w:author="Autor">
            <w:rPr/>
          </w:rPrChange>
        </w:rPr>
        <w:t>tor3(10,0,0),</w:t>
      </w:r>
      <w:proofErr w:type="spellStart"/>
      <w:r w:rsidRPr="0023206C">
        <w:rPr>
          <w:lang w:val="en-US"/>
          <w:rPrChange w:id="498" w:author="Autor">
            <w:rPr/>
          </w:rPrChange>
        </w:rPr>
        <w:t>Quaternion.identity</w:t>
      </w:r>
      <w:proofErr w:type="spellEnd"/>
      <w:r w:rsidRPr="0023206C">
        <w:rPr>
          <w:lang w:val="en-US"/>
          <w:rPrChange w:id="499" w:author="Autor">
            <w:rPr/>
          </w:rPrChange>
        </w:rPr>
        <w:t>);</w:t>
      </w:r>
    </w:p>
    <w:p w14:paraId="2F6BDB83" w14:textId="57D0F825" w:rsidR="00CC729A" w:rsidRDefault="00CC729A" w:rsidP="003A1877">
      <w:pPr>
        <w:pStyle w:val="Code"/>
      </w:pPr>
      <w:r>
        <w:t>}</w:t>
      </w:r>
    </w:p>
    <w:p w14:paraId="6C974B2A" w14:textId="1169DCB6" w:rsidR="005411F3" w:rsidRDefault="00CC729A" w:rsidP="00CC729A">
      <w:pPr>
        <w:pStyle w:val="Beschriftung"/>
      </w:pPr>
      <w:bookmarkStart w:id="500" w:name="_Toc408842589"/>
      <w:r>
        <w:t xml:space="preserve">Listing </w:t>
      </w:r>
      <w:fldSimple w:instr=" STYLEREF 1 \s ">
        <w:r w:rsidR="00E20D0E">
          <w:rPr>
            <w:noProof/>
          </w:rPr>
          <w:t>2</w:t>
        </w:r>
      </w:fldSimple>
      <w:r w:rsidR="007E5DAC">
        <w:t>.</w:t>
      </w:r>
      <w:fldSimple w:instr=" SEQ Listing \* ARABIC \s 1 ">
        <w:r w:rsidR="00E20D0E">
          <w:rPr>
            <w:noProof/>
          </w:rPr>
          <w:t>14</w:t>
        </w:r>
      </w:fldSimple>
      <w:r>
        <w:t xml:space="preserve"> </w:t>
      </w:r>
      <w:proofErr w:type="spellStart"/>
      <w:r>
        <w:t>Instanzerzeugung</w:t>
      </w:r>
      <w:proofErr w:type="spellEnd"/>
      <w:r>
        <w:t xml:space="preserve"> über Code</w:t>
      </w:r>
      <w:bookmarkEnd w:id="500"/>
    </w:p>
    <w:p w14:paraId="3088A44D" w14:textId="77777777" w:rsidR="003A1877" w:rsidRDefault="003A1877" w:rsidP="00FF07A0"/>
    <w:p w14:paraId="0513F3FF" w14:textId="048373A3" w:rsidR="003A1877" w:rsidRDefault="00E51FE2" w:rsidP="00FF07A0">
      <w:r>
        <w:t xml:space="preserve">Neben dem </w:t>
      </w:r>
      <w:proofErr w:type="spellStart"/>
      <w:r>
        <w:t>Prefab</w:t>
      </w:r>
      <w:proofErr w:type="spellEnd"/>
      <w:r>
        <w:t xml:space="preserve"> wird </w:t>
      </w:r>
      <w:proofErr w:type="spellStart"/>
      <w:r>
        <w:t>Insta</w:t>
      </w:r>
      <w:r w:rsidR="00053F29">
        <w:t>n</w:t>
      </w:r>
      <w:r>
        <w:t>tiate</w:t>
      </w:r>
      <w:proofErr w:type="spellEnd"/>
      <w:r>
        <w:t xml:space="preserve"> noch eine Positionsangabe sowie Drehung im Qu</w:t>
      </w:r>
      <w:r>
        <w:t>a</w:t>
      </w:r>
      <w:r>
        <w:t>ternion Format übergeben.</w:t>
      </w:r>
      <w:r w:rsidR="00E607AC">
        <w:t xml:space="preserve"> Quaternion ist ein Datentyp für Rotation. </w:t>
      </w:r>
      <w:proofErr w:type="spellStart"/>
      <w:r w:rsidR="00E607AC">
        <w:t>Quaternion.identity</w:t>
      </w:r>
      <w:proofErr w:type="spellEnd"/>
      <w:r w:rsidR="00E607AC">
        <w:t xml:space="preserve"> bedeutet, dass in diesem Fall die Instanz nicht noch zusätzlich gedreht werden soll</w:t>
      </w:r>
      <w:r w:rsidR="00E045F0">
        <w:t xml:space="preserve"> [Sei14]</w:t>
      </w:r>
      <w:r w:rsidR="00E607AC">
        <w:t xml:space="preserve">. </w:t>
      </w:r>
    </w:p>
    <w:p w14:paraId="28DB98B1" w14:textId="77777777" w:rsidR="00B9476F" w:rsidRDefault="00B9476F" w:rsidP="00FF07A0"/>
    <w:p w14:paraId="3B14AAD6" w14:textId="25C38401" w:rsidR="004D2724" w:rsidRDefault="00B82B2A" w:rsidP="004D7B4B">
      <w:pPr>
        <w:pStyle w:val="berschrift3"/>
      </w:pPr>
      <w:bookmarkStart w:id="501" w:name="_Toc408842510"/>
      <w:proofErr w:type="spellStart"/>
      <w:r>
        <w:t>UnityPackage</w:t>
      </w:r>
      <w:bookmarkEnd w:id="501"/>
      <w:proofErr w:type="spellEnd"/>
    </w:p>
    <w:p w14:paraId="4251E069" w14:textId="77777777" w:rsidR="004D7B4B" w:rsidRDefault="004D7B4B" w:rsidP="004D7B4B"/>
    <w:p w14:paraId="5A1AE619" w14:textId="2C419A19" w:rsidR="004D7B4B" w:rsidRDefault="00B82B2A" w:rsidP="004D7B4B">
      <w:proofErr w:type="spellStart"/>
      <w:r>
        <w:t>UnityPackages</w:t>
      </w:r>
      <w:proofErr w:type="spellEnd"/>
      <w:r>
        <w:t xml:space="preserve"> sind Container, die</w:t>
      </w:r>
      <w:ins w:id="502" w:author="Autor">
        <w:r w:rsidR="00E25579">
          <w:t xml:space="preserve"> man</w:t>
        </w:r>
      </w:ins>
      <w:r>
        <w:t xml:space="preserve"> für den Austausch von Elementen zwischen ve</w:t>
      </w:r>
      <w:r>
        <w:t>r</w:t>
      </w:r>
      <w:r>
        <w:t>schiedenen Projekten verwendet</w:t>
      </w:r>
      <w:ins w:id="503" w:author="Autor">
        <w:r w:rsidR="00E25579">
          <w:t>.</w:t>
        </w:r>
      </w:ins>
      <w:r>
        <w:t xml:space="preserve"> </w:t>
      </w:r>
      <w:del w:id="504" w:author="Autor">
        <w:r w:rsidDel="00E25579">
          <w:delText xml:space="preserve">werden. </w:delText>
        </w:r>
      </w:del>
      <w:r>
        <w:t xml:space="preserve">So kann z.B. eine konfigurierte Spielerfigur von einem Projekt in das andere übernommen werden und an dieser Stelle dann für das Projekt angepasst werden. Im Folgenden sollen zwei genutzte </w:t>
      </w:r>
      <w:proofErr w:type="spellStart"/>
      <w:r>
        <w:t>UnityPackages</w:t>
      </w:r>
      <w:proofErr w:type="spellEnd"/>
      <w:r>
        <w:t xml:space="preserve"> kurz vorgestellt we</w:t>
      </w:r>
      <w:r>
        <w:t>r</w:t>
      </w:r>
      <w:r>
        <w:t>den [Sei14].</w:t>
      </w:r>
      <w:ins w:id="505" w:author="Autor">
        <w:r w:rsidR="00E25579">
          <w:t xml:space="preserve"> Tobi, zu viele „werden“ in einem kleinen Absatz!! Z.B: Es folgen</w:t>
        </w:r>
        <w:r w:rsidR="00BE5DE6">
          <w:t>,</w:t>
        </w:r>
        <w:r w:rsidR="00E25579">
          <w:t xml:space="preserve"> kurz vo</w:t>
        </w:r>
        <w:r w:rsidR="00E25579">
          <w:t>r</w:t>
        </w:r>
        <w:r w:rsidR="00E25579">
          <w:t>gestellt</w:t>
        </w:r>
        <w:r w:rsidR="00BE5DE6">
          <w:t>,</w:t>
        </w:r>
        <w:r w:rsidR="00E25579">
          <w:t xml:space="preserve"> zwei </w:t>
        </w:r>
        <w:r w:rsidR="00BE5DE6">
          <w:t xml:space="preserve">genutzte </w:t>
        </w:r>
        <w:proofErr w:type="spellStart"/>
        <w:r w:rsidR="00E25579">
          <w:t>UnityPackages</w:t>
        </w:r>
        <w:proofErr w:type="spellEnd"/>
        <w:r w:rsidR="00BE5DE6">
          <w:t xml:space="preserve"> …</w:t>
        </w:r>
        <w:proofErr w:type="gramStart"/>
        <w:r w:rsidR="00BE5DE6">
          <w:t>..</w:t>
        </w:r>
        <w:proofErr w:type="gramEnd"/>
        <w:r w:rsidR="00BE5DE6">
          <w:t>oder ähnlich!</w:t>
        </w:r>
      </w:ins>
    </w:p>
    <w:p w14:paraId="4A52BDA5" w14:textId="77777777" w:rsidR="00B82B2A" w:rsidRPr="004D7B4B" w:rsidRDefault="00B82B2A" w:rsidP="004D7B4B"/>
    <w:p w14:paraId="22EAAB56" w14:textId="617EC835" w:rsidR="004D2724" w:rsidRDefault="00B82B2A" w:rsidP="00B82B2A">
      <w:pPr>
        <w:pStyle w:val="Hervorhebenfett"/>
      </w:pPr>
      <w:proofErr w:type="spellStart"/>
      <w:r>
        <w:t>Durovis</w:t>
      </w:r>
      <w:proofErr w:type="spellEnd"/>
      <w:r>
        <w:t xml:space="preserve"> </w:t>
      </w:r>
      <w:proofErr w:type="spellStart"/>
      <w:r w:rsidR="004D2724">
        <w:t>Dive</w:t>
      </w:r>
      <w:proofErr w:type="spellEnd"/>
      <w:r w:rsidR="004D2724">
        <w:t xml:space="preserve"> </w:t>
      </w:r>
    </w:p>
    <w:p w14:paraId="1FBBC2AF" w14:textId="77777777" w:rsidR="004D2724" w:rsidRPr="002313A5" w:rsidRDefault="004D2724" w:rsidP="004D2724"/>
    <w:p w14:paraId="553A3EDB" w14:textId="368A422F" w:rsidR="00117738" w:rsidRDefault="00B82B2A" w:rsidP="00117738">
      <w:r>
        <w:t xml:space="preserve">Das </w:t>
      </w:r>
      <w:proofErr w:type="spellStart"/>
      <w:r>
        <w:t>UnityPackage</w:t>
      </w:r>
      <w:proofErr w:type="spellEnd"/>
      <w:r>
        <w:t xml:space="preserve"> von </w:t>
      </w:r>
      <w:proofErr w:type="spellStart"/>
      <w:r>
        <w:t>Durovis</w:t>
      </w:r>
      <w:proofErr w:type="spellEnd"/>
      <w:r>
        <w:t xml:space="preserve"> </w:t>
      </w:r>
      <w:proofErr w:type="spellStart"/>
      <w:r>
        <w:t>Dive</w:t>
      </w:r>
      <w:proofErr w:type="spellEnd"/>
      <w:r>
        <w:t xml:space="preserve"> erleichtert die Platzierung von Kameras und den Z</w:t>
      </w:r>
      <w:r>
        <w:t>u</w:t>
      </w:r>
      <w:r>
        <w:t>griff auf die Sensoren des Smartphones.</w:t>
      </w:r>
      <w:r w:rsidR="001F19F0">
        <w:t xml:space="preserve"> So wird ein </w:t>
      </w:r>
      <w:proofErr w:type="spellStart"/>
      <w:r w:rsidR="001F19F0">
        <w:t>Dive</w:t>
      </w:r>
      <w:proofErr w:type="spellEnd"/>
      <w:r w:rsidR="001F19F0">
        <w:t xml:space="preserve"> FPS Player </w:t>
      </w:r>
      <w:proofErr w:type="spellStart"/>
      <w:r w:rsidR="001F19F0">
        <w:t>Prefab</w:t>
      </w:r>
      <w:proofErr w:type="spellEnd"/>
      <w:r w:rsidR="001F19F0">
        <w:t xml:space="preserve"> zur Verf</w:t>
      </w:r>
      <w:r w:rsidR="001F19F0">
        <w:t>ü</w:t>
      </w:r>
      <w:r w:rsidR="001F19F0">
        <w:t xml:space="preserve">gung gestellt, </w:t>
      </w:r>
      <w:r w:rsidR="00117738">
        <w:br w:type="page"/>
      </w:r>
    </w:p>
    <w:p w14:paraId="01286F25" w14:textId="7CDDA78D" w:rsidR="004D2724" w:rsidRPr="00142016" w:rsidRDefault="001F19F0" w:rsidP="001F19F0">
      <w:r>
        <w:lastRenderedPageBreak/>
        <w:t>welches in einer Szene platziert wird und neben einem steuerbaren Spieler-Objekt</w:t>
      </w:r>
      <w:ins w:id="506" w:author="Autor">
        <w:r w:rsidR="00BE5DE6">
          <w:t>,</w:t>
        </w:r>
      </w:ins>
      <w:r>
        <w:t xml:space="preserve"> auch zwei Kameras und die entsprechenden Skripte für den Zugriff auf die Sensoren enthält</w:t>
      </w:r>
      <w:ins w:id="507" w:author="Autor">
        <w:r w:rsidR="00BE5DE6">
          <w:t>???</w:t>
        </w:r>
      </w:ins>
      <w:r>
        <w:t xml:space="preserve">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proofErr w:type="spellStart"/>
      <w:r>
        <w:t>Cardboard</w:t>
      </w:r>
      <w:proofErr w:type="spellEnd"/>
      <w:r>
        <w:t xml:space="preserve"> SDK </w:t>
      </w:r>
      <w:r w:rsidR="000B4543">
        <w:t>für</w:t>
      </w:r>
      <w:r>
        <w:t xml:space="preserve"> </w:t>
      </w:r>
      <w:proofErr w:type="spellStart"/>
      <w:r>
        <w:t>Unity</w:t>
      </w:r>
      <w:proofErr w:type="spellEnd"/>
    </w:p>
    <w:p w14:paraId="78AFB51E" w14:textId="77777777" w:rsidR="004D2724" w:rsidRDefault="004D2724" w:rsidP="00FF07A0"/>
    <w:p w14:paraId="7ACD8FDA" w14:textId="10C0F537" w:rsidR="004D2724" w:rsidRDefault="000B4543" w:rsidP="00FF07A0">
      <w:r>
        <w:t xml:space="preserve">Das </w:t>
      </w:r>
      <w:proofErr w:type="spellStart"/>
      <w:r>
        <w:t>Cardboard</w:t>
      </w:r>
      <w:proofErr w:type="spellEnd"/>
      <w:r>
        <w:t xml:space="preserve"> SDK </w:t>
      </w:r>
      <w:r w:rsidR="00873463">
        <w:t xml:space="preserve">wird für den Vergleich zum Package von </w:t>
      </w:r>
      <w:proofErr w:type="spellStart"/>
      <w:r w:rsidR="00873463">
        <w:t>Durovis</w:t>
      </w:r>
      <w:proofErr w:type="spellEnd"/>
      <w:r w:rsidR="00873463">
        <w:t xml:space="preserve"> </w:t>
      </w:r>
      <w:proofErr w:type="spellStart"/>
      <w:r w:rsidR="00873463">
        <w:t>Dive</w:t>
      </w:r>
      <w:proofErr w:type="spellEnd"/>
      <w:r w:rsidR="00873463">
        <w:t xml:space="preserve"> hinzugezogen und ermöglicht </w:t>
      </w:r>
      <w:r>
        <w:t xml:space="preserve">für </w:t>
      </w:r>
      <w:proofErr w:type="spellStart"/>
      <w:r>
        <w:t>Unity</w:t>
      </w:r>
      <w:proofErr w:type="spellEnd"/>
      <w:r>
        <w:t xml:space="preserve"> neben dem vereinfachten Erstellen von VR-Kameras den Zugriff auf den Magnet-Schalter</w:t>
      </w:r>
      <w:r w:rsidR="00FC5BC3">
        <w:t xml:space="preserve"> von </w:t>
      </w:r>
      <w:proofErr w:type="spellStart"/>
      <w:r w:rsidR="00FC5BC3">
        <w:t>Carboard</w:t>
      </w:r>
      <w:proofErr w:type="spellEnd"/>
      <w:r>
        <w:t xml:space="preserve">. Dadurch ist es möglich durch das Betätigen des Schalters bestimmte vorher implementierte Ereignisse auszulösen. Des Weiteren liefert die SDK noch weitere Skripte die für die Entwicklung einer App für </w:t>
      </w:r>
      <w:proofErr w:type="spellStart"/>
      <w:r>
        <w:t>Cardboard</w:t>
      </w:r>
      <w:proofErr w:type="spellEnd"/>
      <w:r>
        <w:t xml:space="preserve"> benötigt we</w:t>
      </w:r>
      <w:r>
        <w:t>r</w:t>
      </w:r>
      <w:r>
        <w:t>den können [@Car].</w:t>
      </w:r>
    </w:p>
    <w:p w14:paraId="7B1FA6CB" w14:textId="77777777" w:rsidR="000B4543" w:rsidRDefault="000B4543" w:rsidP="00FF07A0"/>
    <w:p w14:paraId="1D78D3D9" w14:textId="21EC9022" w:rsidR="00FF07A0" w:rsidRDefault="00053F29" w:rsidP="00FF07A0">
      <w:pPr>
        <w:pStyle w:val="berschrift3"/>
      </w:pPr>
      <w:bookmarkStart w:id="508" w:name="_Toc408842511"/>
      <w:r>
        <w:t>Debugging</w:t>
      </w:r>
      <w:r w:rsidR="00422F0A">
        <w:t xml:space="preserve"> und Performance</w:t>
      </w:r>
      <w:bookmarkEnd w:id="508"/>
    </w:p>
    <w:p w14:paraId="7BF63B0B" w14:textId="77777777" w:rsidR="00FF07A0" w:rsidRDefault="00FF07A0" w:rsidP="00FF07A0"/>
    <w:p w14:paraId="3743A53D" w14:textId="772DA2A1" w:rsidR="00053F29" w:rsidRDefault="00767C52" w:rsidP="00FF07A0">
      <w:r>
        <w:t xml:space="preserve">Das Debugging oder auch Fehlersuche kann in </w:t>
      </w:r>
      <w:proofErr w:type="spellStart"/>
      <w:r>
        <w:t>Unity</w:t>
      </w:r>
      <w:proofErr w:type="spellEnd"/>
      <w:r>
        <w:t xml:space="preserve"> über </w:t>
      </w:r>
      <w:proofErr w:type="spellStart"/>
      <w:r>
        <w:t>MonoDevelop</w:t>
      </w:r>
      <w:proofErr w:type="spellEnd"/>
      <w:r>
        <w:t xml:space="preserve">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46B5943A" w:rsidR="004D2724" w:rsidRDefault="009257FB" w:rsidP="00422F0A">
      <w:r>
        <w:t xml:space="preserve">Um eine Echtzeitanalyse auf Endgeräten durchzuführen, bietet </w:t>
      </w:r>
      <w:proofErr w:type="spellStart"/>
      <w:r>
        <w:t>Unity</w:t>
      </w:r>
      <w:proofErr w:type="spellEnd"/>
      <w:r>
        <w:t xml:space="preserve"> aber noch weitere Werkzeuge. Diese dienen dazu die ausgeführte Anwendung z.B. auf dem Smartphone zu testen, Verhalten zu beobach</w:t>
      </w:r>
      <w:r w:rsidR="00422F0A">
        <w:t>ten und Ausgaben zu analysieren.</w:t>
      </w:r>
      <w:r w:rsidR="0025586E">
        <w:t xml:space="preserve"> Dafür muss das mobile G</w:t>
      </w:r>
      <w:r w:rsidR="0025586E">
        <w:t>e</w:t>
      </w:r>
      <w:r w:rsidR="0025586E">
        <w:t xml:space="preserve">rät und der Entwickler-PC im gleichen WLAN sein und </w:t>
      </w:r>
      <w:ins w:id="509" w:author="Autor">
        <w:r w:rsidR="00BE5DE6">
          <w:t xml:space="preserve">somit </w:t>
        </w:r>
      </w:ins>
      <w:r w:rsidR="0025586E">
        <w:t>bestimmte Parameter akt</w:t>
      </w:r>
      <w:r w:rsidR="0025586E">
        <w:t>i</w:t>
      </w:r>
      <w:r w:rsidR="0025586E">
        <w:t>viert</w:t>
      </w:r>
      <w:ins w:id="510" w:author="Autor">
        <w:r w:rsidR="00BE5DE6">
          <w:t>,</w:t>
        </w:r>
      </w:ins>
      <w:r w:rsidR="0025586E">
        <w:t xml:space="preserve"> </w:t>
      </w:r>
      <w:del w:id="511" w:author="Autor">
        <w:r w:rsidR="0025586E" w:rsidDel="00BE5DE6">
          <w:delText xml:space="preserve">werden, </w:delText>
        </w:r>
      </w:del>
      <w:r w:rsidR="0025586E">
        <w:t xml:space="preserve">damit </w:t>
      </w:r>
      <w:proofErr w:type="spellStart"/>
      <w:r w:rsidR="0025586E">
        <w:t>MonoDevelop</w:t>
      </w:r>
      <w:proofErr w:type="spellEnd"/>
      <w:r w:rsidR="0025586E">
        <w:t xml:space="preserve"> auf die Ausführung auf dem Gerät reagiert und der D</w:t>
      </w:r>
      <w:r w:rsidR="0025586E">
        <w:t>e</w:t>
      </w:r>
      <w:r w:rsidR="0025586E">
        <w:t>bugger gestartet wird [Sei14].</w:t>
      </w:r>
    </w:p>
    <w:p w14:paraId="77B84128" w14:textId="67F59334" w:rsidR="0025586E" w:rsidRDefault="00422F0A" w:rsidP="00422F0A">
      <w:r>
        <w:t xml:space="preserve">Des Weiteren können neben Fehlern auch Performance-Probleme auftreten, die sich erst bei der Ausführung auf der Endanwender-Umgebung bemerkbar machen. Das Werkzeug welches </w:t>
      </w:r>
      <w:proofErr w:type="spellStart"/>
      <w:r>
        <w:t>Unity</w:t>
      </w:r>
      <w:proofErr w:type="spellEnd"/>
      <w:r>
        <w:t xml:space="preserve"> dem Entwickler hier an die Hand legt ist der </w:t>
      </w:r>
      <w:proofErr w:type="spellStart"/>
      <w:r>
        <w:t>Profiler</w:t>
      </w:r>
      <w:proofErr w:type="spellEnd"/>
      <w:r>
        <w:t xml:space="preserve">. Dieser gibt Auskunft über die Performance, was z.B. die CPU- oder GPU-Nutzung betrifft. Auch die Analyse von ausgeführten Skripten ist hier möglich </w:t>
      </w:r>
      <w:r w:rsidR="009257FB">
        <w:t>[Sei14].</w:t>
      </w:r>
    </w:p>
    <w:p w14:paraId="5E42287D" w14:textId="260125DF" w:rsidR="007C0373" w:rsidRDefault="0025586E" w:rsidP="007C0373">
      <w:r>
        <w:t xml:space="preserve">Da sich die Entwicklung der prototypischen App auf Android konzentriert bietet sich eine weitere Möglichkeit der Analyse von einer laufenden Anwendung. Die Android </w:t>
      </w:r>
      <w:proofErr w:type="spellStart"/>
      <w:r>
        <w:t>Debug</w:t>
      </w:r>
      <w:proofErr w:type="spellEnd"/>
      <w:r>
        <w:t xml:space="preserve"> Bridge (ADB)</w:t>
      </w:r>
      <w:r w:rsidR="00210C03">
        <w:t xml:space="preserve"> erlaubt eine Fehlersuche und</w:t>
      </w:r>
      <w:r w:rsidR="00683DAD">
        <w:t xml:space="preserve"> Ausgaben zur Laufzeit der App. So kann über </w:t>
      </w:r>
      <w:r w:rsidR="00683DAD">
        <w:lastRenderedPageBreak/>
        <w:t xml:space="preserve">einen Aufruf </w:t>
      </w:r>
      <w:r w:rsidR="007C0373">
        <w:t>i</w:t>
      </w:r>
      <w:r w:rsidR="00683DAD">
        <w:t xml:space="preserve">n der Windows Kommandozeile eine </w:t>
      </w:r>
      <w:proofErr w:type="spellStart"/>
      <w:r w:rsidR="00683DAD">
        <w:t>Echzeitüberwachung</w:t>
      </w:r>
      <w:proofErr w:type="spellEnd"/>
      <w:r w:rsidR="00683DAD">
        <w:t xml:space="preserve"> und Ausgabe gestartet werden.</w:t>
      </w:r>
      <w:r w:rsidR="007C0373">
        <w:br w:type="page"/>
      </w:r>
    </w:p>
    <w:p w14:paraId="4AF12AD2" w14:textId="6E97B122" w:rsidR="00683DAD" w:rsidRDefault="00683DAD" w:rsidP="00683DAD">
      <w:r>
        <w:lastRenderedPageBreak/>
        <w:t xml:space="preserve">Dieser Aufruf erfolgt mithilfe von </w:t>
      </w:r>
      <w:proofErr w:type="spellStart"/>
      <w:r>
        <w:t>logcat</w:t>
      </w:r>
      <w:proofErr w:type="spellEnd"/>
      <w:r w:rsidR="007E5DAC">
        <w:t xml:space="preserve">, dem </w:t>
      </w:r>
      <w:proofErr w:type="spellStart"/>
      <w:r w:rsidR="007E5DAC">
        <w:t>Logging</w:t>
      </w:r>
      <w:proofErr w:type="spellEnd"/>
      <w:r w:rsidR="007E5DAC">
        <w:t xml:space="preserve"> System von Android. Dieses gibt dann alles aus, was auf dem Gerät passiert und lässt sich über bestimmte Parameter auf Ausgaben von </w:t>
      </w:r>
      <w:proofErr w:type="spellStart"/>
      <w:r w:rsidR="007E5DAC">
        <w:t>Unity</w:t>
      </w:r>
      <w:proofErr w:type="spellEnd"/>
      <w:r w:rsidR="007E5DAC">
        <w:t xml:space="preserve"> reduzieren </w:t>
      </w:r>
      <w:r w:rsidR="00D52B1D">
        <w:t>[Fin13]</w:t>
      </w:r>
      <w:r w:rsidR="007E5DAC">
        <w:t>[@ADB][@</w:t>
      </w:r>
      <w:proofErr w:type="spellStart"/>
      <w:r w:rsidR="007E5DAC">
        <w:t>Cat</w:t>
      </w:r>
      <w:proofErr w:type="spellEnd"/>
      <w:r w:rsidR="007E5DAC">
        <w:t>]</w:t>
      </w:r>
      <w:r w:rsidR="00502EF6">
        <w:t>.</w:t>
      </w:r>
    </w:p>
    <w:p w14:paraId="22C88E63" w14:textId="77777777" w:rsidR="00683DAD" w:rsidRDefault="00683DAD" w:rsidP="00683DAD"/>
    <w:p w14:paraId="18D0F04A" w14:textId="295B8BE7" w:rsidR="00422F0A" w:rsidRPr="0023206C" w:rsidRDefault="00683DAD" w:rsidP="00683DAD">
      <w:pPr>
        <w:pStyle w:val="Code"/>
        <w:rPr>
          <w:lang w:val="en-US"/>
          <w:rPrChange w:id="512" w:author="Autor">
            <w:rPr/>
          </w:rPrChange>
        </w:rPr>
      </w:pPr>
      <w:proofErr w:type="spellStart"/>
      <w:proofErr w:type="gramStart"/>
      <w:r w:rsidRPr="0023206C">
        <w:rPr>
          <w:lang w:val="en-US"/>
          <w:rPrChange w:id="513" w:author="Autor">
            <w:rPr/>
          </w:rPrChange>
        </w:rPr>
        <w:t>adb</w:t>
      </w:r>
      <w:proofErr w:type="spellEnd"/>
      <w:proofErr w:type="gramEnd"/>
      <w:r w:rsidRPr="0023206C">
        <w:rPr>
          <w:lang w:val="en-US"/>
          <w:rPrChange w:id="514" w:author="Autor">
            <w:rPr/>
          </w:rPrChange>
        </w:rPr>
        <w:t xml:space="preserve"> </w:t>
      </w:r>
      <w:proofErr w:type="spellStart"/>
      <w:r w:rsidRPr="0023206C">
        <w:rPr>
          <w:lang w:val="en-US"/>
          <w:rPrChange w:id="515" w:author="Autor">
            <w:rPr/>
          </w:rPrChange>
        </w:rPr>
        <w:t>logcat</w:t>
      </w:r>
      <w:proofErr w:type="spellEnd"/>
    </w:p>
    <w:p w14:paraId="45CB7530" w14:textId="5763A834" w:rsidR="00683DAD" w:rsidRPr="0023206C" w:rsidRDefault="00683DAD" w:rsidP="00683DAD">
      <w:pPr>
        <w:pStyle w:val="Code"/>
        <w:rPr>
          <w:lang w:val="en-US"/>
          <w:rPrChange w:id="516" w:author="Autor">
            <w:rPr/>
          </w:rPrChange>
        </w:rPr>
      </w:pPr>
      <w:proofErr w:type="spellStart"/>
      <w:proofErr w:type="gramStart"/>
      <w:r w:rsidRPr="0023206C">
        <w:rPr>
          <w:lang w:val="en-US"/>
          <w:rPrChange w:id="517" w:author="Autor">
            <w:rPr/>
          </w:rPrChange>
        </w:rPr>
        <w:t>adb</w:t>
      </w:r>
      <w:proofErr w:type="spellEnd"/>
      <w:proofErr w:type="gramEnd"/>
      <w:r w:rsidRPr="0023206C">
        <w:rPr>
          <w:lang w:val="en-US"/>
          <w:rPrChange w:id="518" w:author="Autor">
            <w:rPr/>
          </w:rPrChange>
        </w:rPr>
        <w:t xml:space="preserve"> </w:t>
      </w:r>
      <w:proofErr w:type="spellStart"/>
      <w:r w:rsidRPr="0023206C">
        <w:rPr>
          <w:lang w:val="en-US"/>
          <w:rPrChange w:id="519" w:author="Autor">
            <w:rPr/>
          </w:rPrChange>
        </w:rPr>
        <w:t>logcat</w:t>
      </w:r>
      <w:proofErr w:type="spellEnd"/>
      <w:r w:rsidRPr="0023206C">
        <w:rPr>
          <w:lang w:val="en-US"/>
          <w:rPrChange w:id="520" w:author="Autor">
            <w:rPr/>
          </w:rPrChange>
        </w:rPr>
        <w:t xml:space="preserve"> –s Unity</w:t>
      </w:r>
    </w:p>
    <w:p w14:paraId="6CBE30D1" w14:textId="04CB79A5" w:rsidR="00683DAD" w:rsidRPr="0023206C" w:rsidRDefault="00683DAD" w:rsidP="00683DAD">
      <w:pPr>
        <w:pStyle w:val="Code"/>
        <w:rPr>
          <w:lang w:val="en-US"/>
          <w:rPrChange w:id="521" w:author="Autor">
            <w:rPr/>
          </w:rPrChange>
        </w:rPr>
      </w:pPr>
      <w:proofErr w:type="spellStart"/>
      <w:proofErr w:type="gramStart"/>
      <w:r w:rsidRPr="0023206C">
        <w:rPr>
          <w:lang w:val="en-US"/>
          <w:rPrChange w:id="522" w:author="Autor">
            <w:rPr/>
          </w:rPrChange>
        </w:rPr>
        <w:t>adb</w:t>
      </w:r>
      <w:proofErr w:type="spellEnd"/>
      <w:proofErr w:type="gramEnd"/>
      <w:r w:rsidRPr="0023206C">
        <w:rPr>
          <w:lang w:val="en-US"/>
          <w:rPrChange w:id="523" w:author="Autor">
            <w:rPr/>
          </w:rPrChange>
        </w:rPr>
        <w:t xml:space="preserve"> </w:t>
      </w:r>
      <w:proofErr w:type="spellStart"/>
      <w:r w:rsidRPr="0023206C">
        <w:rPr>
          <w:lang w:val="en-US"/>
          <w:rPrChange w:id="524" w:author="Autor">
            <w:rPr/>
          </w:rPrChange>
        </w:rPr>
        <w:t>logcat</w:t>
      </w:r>
      <w:proofErr w:type="spellEnd"/>
      <w:r w:rsidR="007E5DAC" w:rsidRPr="0023206C">
        <w:rPr>
          <w:lang w:val="en-US"/>
          <w:rPrChange w:id="525" w:author="Autor">
            <w:rPr/>
          </w:rPrChange>
        </w:rPr>
        <w:t xml:space="preserve"> –s Unity </w:t>
      </w:r>
      <w:proofErr w:type="spellStart"/>
      <w:r w:rsidR="007E5DAC" w:rsidRPr="0023206C">
        <w:rPr>
          <w:lang w:val="en-US"/>
          <w:rPrChange w:id="526" w:author="Autor">
            <w:rPr/>
          </w:rPrChange>
        </w:rPr>
        <w:t>ActivityManager</w:t>
      </w:r>
      <w:proofErr w:type="spellEnd"/>
      <w:r w:rsidR="007E5DAC" w:rsidRPr="0023206C">
        <w:rPr>
          <w:lang w:val="en-US"/>
          <w:rPrChange w:id="527" w:author="Autor">
            <w:rPr/>
          </w:rPrChange>
        </w:rPr>
        <w:t xml:space="preserve"> </w:t>
      </w:r>
      <w:proofErr w:type="spellStart"/>
      <w:r w:rsidR="007E5DAC" w:rsidRPr="0023206C">
        <w:rPr>
          <w:lang w:val="en-US"/>
          <w:rPrChange w:id="528" w:author="Autor">
            <w:rPr/>
          </w:rPrChange>
        </w:rPr>
        <w:t>PackageManager</w:t>
      </w:r>
      <w:proofErr w:type="spellEnd"/>
      <w:r w:rsidR="007E5DAC" w:rsidRPr="0023206C">
        <w:rPr>
          <w:lang w:val="en-US"/>
          <w:rPrChange w:id="529" w:author="Autor">
            <w:rPr/>
          </w:rPrChange>
        </w:rPr>
        <w:t xml:space="preserve"> </w:t>
      </w:r>
      <w:proofErr w:type="spellStart"/>
      <w:r w:rsidR="007E5DAC" w:rsidRPr="0023206C">
        <w:rPr>
          <w:lang w:val="en-US"/>
          <w:rPrChange w:id="530" w:author="Autor">
            <w:rPr/>
          </w:rPrChange>
        </w:rPr>
        <w:t>dalvikvm</w:t>
      </w:r>
      <w:proofErr w:type="spellEnd"/>
      <w:r w:rsidR="007E5DAC" w:rsidRPr="0023206C">
        <w:rPr>
          <w:lang w:val="en-US"/>
          <w:rPrChange w:id="531" w:author="Autor">
            <w:rPr/>
          </w:rPrChange>
        </w:rPr>
        <w:t xml:space="preserve"> DEBUG</w:t>
      </w:r>
    </w:p>
    <w:p w14:paraId="2F7691EF" w14:textId="10540AF2" w:rsidR="00FF07A0" w:rsidRDefault="007E5DAC" w:rsidP="007E5DAC">
      <w:pPr>
        <w:pStyle w:val="Beschriftung"/>
      </w:pPr>
      <w:bookmarkStart w:id="532" w:name="_Toc408842590"/>
      <w:r>
        <w:t xml:space="preserve">Listing </w:t>
      </w:r>
      <w:fldSimple w:instr=" STYLEREF 1 \s ">
        <w:r w:rsidR="00E20D0E">
          <w:rPr>
            <w:noProof/>
          </w:rPr>
          <w:t>2</w:t>
        </w:r>
      </w:fldSimple>
      <w:r>
        <w:t>.</w:t>
      </w:r>
      <w:fldSimple w:instr=" SEQ Listing \* ARABIC \s 1 ">
        <w:r w:rsidR="00E20D0E">
          <w:rPr>
            <w:noProof/>
          </w:rPr>
          <w:t>15</w:t>
        </w:r>
      </w:fldSimple>
      <w:r>
        <w:t xml:space="preserve"> </w:t>
      </w:r>
      <w:proofErr w:type="spellStart"/>
      <w:r>
        <w:t>Logging</w:t>
      </w:r>
      <w:proofErr w:type="spellEnd"/>
      <w:r>
        <w:t xml:space="preserve"> über </w:t>
      </w:r>
      <w:proofErr w:type="spellStart"/>
      <w:r>
        <w:t>adb</w:t>
      </w:r>
      <w:proofErr w:type="spellEnd"/>
      <w:r>
        <w:t xml:space="preserve"> </w:t>
      </w:r>
      <w:proofErr w:type="spellStart"/>
      <w:r>
        <w:t>logcat</w:t>
      </w:r>
      <w:bookmarkEnd w:id="532"/>
      <w:proofErr w:type="spellEnd"/>
    </w:p>
    <w:p w14:paraId="0D065229" w14:textId="77777777" w:rsidR="007E5DAC" w:rsidRDefault="007E5DAC">
      <w:pPr>
        <w:spacing w:before="0" w:after="0" w:line="240" w:lineRule="auto"/>
        <w:jc w:val="left"/>
      </w:pPr>
    </w:p>
    <w:p w14:paraId="2C414F37" w14:textId="76D5065C" w:rsidR="00E84638" w:rsidRDefault="00C73C00" w:rsidP="00E84638">
      <w:pPr>
        <w:pStyle w:val="berschrift3"/>
      </w:pPr>
      <w:bookmarkStart w:id="533" w:name="_Toc408842512"/>
      <w:proofErr w:type="spellStart"/>
      <w:r>
        <w:t>Build</w:t>
      </w:r>
      <w:proofErr w:type="spellEnd"/>
      <w:r>
        <w:t xml:space="preserve"> Prozess</w:t>
      </w:r>
      <w:bookmarkEnd w:id="533"/>
    </w:p>
    <w:p w14:paraId="15701534" w14:textId="77777777" w:rsidR="002313A5" w:rsidRDefault="002313A5" w:rsidP="002313A5"/>
    <w:p w14:paraId="2CEB7AA1" w14:textId="330F6641" w:rsidR="00B83673" w:rsidRDefault="00B83673" w:rsidP="002313A5">
      <w:r>
        <w:t xml:space="preserve">Um eine fertige App nun zu Erstellen und auf ein mobiles Gerät zu bringen, werden die </w:t>
      </w:r>
      <w:proofErr w:type="spellStart"/>
      <w:r>
        <w:t>Build</w:t>
      </w:r>
      <w:proofErr w:type="spellEnd"/>
      <w:r>
        <w:t xml:space="preserve"> Settings genutzt. </w:t>
      </w:r>
      <w:del w:id="534" w:author="Autor">
        <w:r w:rsidDel="00136A9A">
          <w:delText>Hier können</w:delText>
        </w:r>
      </w:del>
      <w:ins w:id="535" w:author="Autor">
        <w:r w:rsidR="00136A9A">
          <w:t>Man kann hier</w:t>
        </w:r>
      </w:ins>
      <w:r>
        <w:t xml:space="preserve"> Einstellungen bezüglich des Zielb</w:t>
      </w:r>
      <w:r>
        <w:t>e</w:t>
      </w:r>
      <w:r>
        <w:t xml:space="preserve">triebssystems </w:t>
      </w:r>
      <w:del w:id="536" w:author="Autor">
        <w:r w:rsidDel="00136A9A">
          <w:delText>gemacht werden</w:delText>
        </w:r>
      </w:del>
      <w:ins w:id="537" w:author="Autor">
        <w:r w:rsidR="00136A9A">
          <w:t>machen</w:t>
        </w:r>
      </w:ins>
      <w:r>
        <w:t>. Bei mobilen Geräten muss dieses per USB an den PC a</w:t>
      </w:r>
      <w:r>
        <w:t>n</w:t>
      </w:r>
      <w:r>
        <w:t>geschlossen sein</w:t>
      </w:r>
      <w:r w:rsidR="00070602">
        <w:t xml:space="preserve"> [Sei14]</w:t>
      </w:r>
      <w:r>
        <w:t>.</w:t>
      </w:r>
    </w:p>
    <w:p w14:paraId="39191757" w14:textId="4B861509" w:rsidR="00B83673" w:rsidRDefault="00B83673" w:rsidP="002313A5"/>
    <w:p w14:paraId="3929BB4E" w14:textId="36557F52" w:rsidR="00B83673" w:rsidRDefault="00EB4BD1" w:rsidP="00EB4BD1">
      <w:pPr>
        <w:spacing w:before="0" w:after="0" w:line="240" w:lineRule="auto"/>
        <w:jc w:val="left"/>
      </w:pPr>
      <w:r>
        <w:br w:type="page"/>
      </w:r>
      <w:r w:rsidR="00D160ED">
        <w:rPr>
          <w:noProof/>
        </w:rPr>
        <mc:AlternateContent>
          <mc:Choice Requires="wps">
            <w:drawing>
              <wp:anchor distT="0" distB="0" distL="114300" distR="114300" simplePos="0" relativeHeight="251730944" behindDoc="0" locked="0" layoutInCell="1" allowOverlap="1" wp14:anchorId="1B63F781" wp14:editId="13BF1BBB">
                <wp:simplePos x="0" y="0"/>
                <wp:positionH relativeFrom="column">
                  <wp:posOffset>3509106</wp:posOffset>
                </wp:positionH>
                <wp:positionV relativeFrom="paragraph">
                  <wp:posOffset>3357209</wp:posOffset>
                </wp:positionV>
                <wp:extent cx="19748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974850" cy="396240"/>
                        </a:xfrm>
                        <a:prstGeom prst="rect">
                          <a:avLst/>
                        </a:prstGeom>
                        <a:solidFill>
                          <a:prstClr val="white"/>
                        </a:solidFill>
                        <a:ln>
                          <a:noFill/>
                        </a:ln>
                        <a:effectLst/>
                      </wps:spPr>
                      <wps:txbx>
                        <w:txbxContent>
                          <w:p w14:paraId="0FFC81D4" w14:textId="7793FF3D" w:rsidR="00D75100" w:rsidRPr="00F66D3E" w:rsidRDefault="00D75100" w:rsidP="00B83673">
                            <w:pPr>
                              <w:pStyle w:val="Beschriftung"/>
                              <w:jc w:val="left"/>
                              <w:rPr>
                                <w:noProof/>
                                <w:sz w:val="24"/>
                                <w:szCs w:val="24"/>
                              </w:rPr>
                            </w:pPr>
                            <w:bookmarkStart w:id="538" w:name="_Toc408842574"/>
                            <w:r>
                              <w:t xml:space="preserve">Abb. </w:t>
                            </w:r>
                            <w:fldSimple w:instr=" STYLEREF 1 \s ">
                              <w:r>
                                <w:rPr>
                                  <w:noProof/>
                                </w:rPr>
                                <w:t>2</w:t>
                              </w:r>
                            </w:fldSimple>
                            <w:r>
                              <w:t>.</w:t>
                            </w:r>
                            <w:fldSimple w:instr=" SEQ Abb. \* ARABIC \s 1 ">
                              <w:r>
                                <w:rPr>
                                  <w:noProof/>
                                </w:rPr>
                                <w:t>12</w:t>
                              </w:r>
                            </w:fldSimple>
                            <w:r>
                              <w:t xml:space="preserve"> Ansicht der </w:t>
                            </w:r>
                            <w:proofErr w:type="spellStart"/>
                            <w:r>
                              <w:t>Build</w:t>
                            </w:r>
                            <w:proofErr w:type="spellEnd"/>
                            <w:r>
                              <w:t xml:space="preserve"> Settings für Android</w:t>
                            </w:r>
                            <w:bookmarkEnd w:id="5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5" type="#_x0000_t202" style="position:absolute;margin-left:276.3pt;margin-top:264.35pt;width:155.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" stroked="f">
                <v:textbox inset="0,0,0,0">
                  <w:txbxContent>
                    <w:p w14:paraId="0FFC81D4" w14:textId="7793FF3D" w:rsidR="00D75100" w:rsidRPr="00F66D3E" w:rsidRDefault="00D75100" w:rsidP="00B83673">
                      <w:pPr>
                        <w:pStyle w:val="Beschriftung"/>
                        <w:jc w:val="left"/>
                        <w:rPr>
                          <w:noProof/>
                          <w:sz w:val="24"/>
                          <w:szCs w:val="24"/>
                        </w:rPr>
                      </w:pPr>
                      <w:bookmarkStart w:id="539" w:name="_Toc408842574"/>
                      <w:r>
                        <w:t xml:space="preserve">Abb. </w:t>
                      </w:r>
                      <w:fldSimple w:instr=" STYLEREF 1 \s ">
                        <w:r>
                          <w:rPr>
                            <w:noProof/>
                          </w:rPr>
                          <w:t>2</w:t>
                        </w:r>
                      </w:fldSimple>
                      <w:r>
                        <w:t>.</w:t>
                      </w:r>
                      <w:fldSimple w:instr=" SEQ Abb. \* ARABIC \s 1 ">
                        <w:r>
                          <w:rPr>
                            <w:noProof/>
                          </w:rPr>
                          <w:t>12</w:t>
                        </w:r>
                      </w:fldSimple>
                      <w:r>
                        <w:t xml:space="preserve"> Ansicht der </w:t>
                      </w:r>
                      <w:proofErr w:type="spellStart"/>
                      <w:r>
                        <w:t>Build</w:t>
                      </w:r>
                      <w:proofErr w:type="spellEnd"/>
                      <w:r>
                        <w:t xml:space="preserve"> Settings für Android</w:t>
                      </w:r>
                      <w:bookmarkEnd w:id="539"/>
                    </w:p>
                  </w:txbxContent>
                </v:textbox>
                <w10:wrap type="topAndBottom"/>
              </v:shape>
            </w:pict>
          </mc:Fallback>
        </mc:AlternateContent>
      </w:r>
      <w:r w:rsidR="00B83673">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08BB5A2F" w:rsidR="00B83673" w:rsidRPr="002313A5" w:rsidRDefault="00070602" w:rsidP="002313A5">
      <w:r>
        <w:lastRenderedPageBreak/>
        <w:t xml:space="preserve">In den </w:t>
      </w:r>
      <w:proofErr w:type="spellStart"/>
      <w:r>
        <w:t>Build</w:t>
      </w:r>
      <w:proofErr w:type="spellEnd"/>
      <w:r>
        <w:t xml:space="preserve"> Settings können neben der Zielplattform auch die zu nutzenden Szenen sowie Einstellungen für das Debuggen und die Performancebeobachtung gemacht werden. Um eine App am Beispiel von Android nun auf das Testgerät zu übertragen, </w:t>
      </w:r>
      <w:del w:id="540" w:author="Autor">
        <w:r w:rsidDel="00136A9A">
          <w:delText xml:space="preserve">muss </w:delText>
        </w:r>
      </w:del>
      <w:ins w:id="541" w:author="Autor">
        <w:r w:rsidR="00136A9A">
          <w:t>wird</w:t>
        </w:r>
        <w:r w:rsidR="00136A9A">
          <w:t xml:space="preserve"> </w:t>
        </w:r>
      </w:ins>
      <w:proofErr w:type="spellStart"/>
      <w:r>
        <w:t>Build</w:t>
      </w:r>
      <w:proofErr w:type="spellEnd"/>
      <w:r>
        <w:t xml:space="preserve"> </w:t>
      </w:r>
      <w:proofErr w:type="spellStart"/>
      <w:r>
        <w:t>and</w:t>
      </w:r>
      <w:proofErr w:type="spellEnd"/>
      <w:r>
        <w:t xml:space="preserve"> Run betätigt</w:t>
      </w:r>
      <w:ins w:id="542" w:author="Autor">
        <w:r w:rsidR="00136A9A">
          <w:t>.</w:t>
        </w:r>
      </w:ins>
      <w:r>
        <w:t xml:space="preserve"> </w:t>
      </w:r>
      <w:del w:id="543" w:author="Autor">
        <w:r w:rsidDel="00136A9A">
          <w:delText xml:space="preserve">werden. </w:delText>
        </w:r>
      </w:del>
      <w:r>
        <w:t xml:space="preserve">Dadurch erzeugt </w:t>
      </w:r>
      <w:proofErr w:type="spellStart"/>
      <w:r>
        <w:t>Unity</w:t>
      </w:r>
      <w:proofErr w:type="spellEnd"/>
      <w:r>
        <w:t xml:space="preserve"> eine entsprechende Datei, bei Android .</w:t>
      </w:r>
      <w:proofErr w:type="spellStart"/>
      <w:r>
        <w:t>apk</w:t>
      </w:r>
      <w:proofErr w:type="spellEnd"/>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544" w:name="_Toc408842513"/>
    <w:p w14:paraId="1B470396" w14:textId="0769E0F2" w:rsidR="006A3E8E" w:rsidRDefault="00572448" w:rsidP="006A3E8E">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544"/>
    </w:p>
    <w:p w14:paraId="5047AA1A" w14:textId="77777777" w:rsidR="00E20D0E" w:rsidRDefault="00E20D0E" w:rsidP="00B729AB"/>
    <w:p w14:paraId="16DE25AD" w14:textId="2D329EA4" w:rsidR="00947303" w:rsidRDefault="00E20D0E" w:rsidP="00B729AB">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w:t>
      </w:r>
      <w:r w:rsidR="0003518C">
        <w:t>e</w:t>
      </w:r>
      <w:r w:rsidR="0003518C">
        <w:t>rungen an das umzusetzende Produkt geben</w:t>
      </w:r>
      <w:r>
        <w:t xml:space="preserve">. Dabei wird auf </w:t>
      </w:r>
      <w:r w:rsidR="003E0D58">
        <w:t>die Erkenntnisse</w:t>
      </w:r>
      <w:r>
        <w:t xml:space="preserve"> aus dem Vorbericht</w:t>
      </w:r>
      <w:r w:rsidR="00B37EF6">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545" w:name="_Toc408842514"/>
      <w:r>
        <w:t>Systemidee</w:t>
      </w:r>
      <w:bookmarkEnd w:id="545"/>
      <w:r w:rsidR="00794E2A">
        <w:t xml:space="preserve"> </w:t>
      </w:r>
    </w:p>
    <w:p w14:paraId="75016D0A" w14:textId="77777777" w:rsidR="00AB555B" w:rsidRPr="00AB555B" w:rsidRDefault="00AB555B" w:rsidP="00AB555B"/>
    <w:p w14:paraId="52637816" w14:textId="0EFD5857" w:rsidR="002633DF" w:rsidRDefault="00C90299" w:rsidP="002633DF">
      <w:r>
        <w:t>Die Idee ist es</w:t>
      </w:r>
      <w:ins w:id="546" w:author="Autor">
        <w:r w:rsidR="00136A9A">
          <w:t>,</w:t>
        </w:r>
      </w:ins>
      <w:r>
        <w:t xml:space="preserve"> einen Controller zu evaluieren, der eine prototypische VR-App aus Sicht des Nutzers steuern kann. </w:t>
      </w:r>
      <w:del w:id="547" w:author="Autor">
        <w:r w:rsidDel="00136A9A">
          <w:delText>Des Weiteren</w:delText>
        </w:r>
      </w:del>
      <w:ins w:id="548" w:author="Autor">
        <w:r w:rsidR="00136A9A">
          <w:t>Weiterhin</w:t>
        </w:r>
      </w:ins>
      <w:r>
        <w:t xml:space="preserve"> </w:t>
      </w:r>
      <w:r w:rsidR="002C1142">
        <w:t>sollen</w:t>
      </w:r>
      <w:r>
        <w:t xml:space="preserve"> mögliche in der Entwicklung b</w:t>
      </w:r>
      <w:r>
        <w:t>e</w:t>
      </w:r>
      <w:r>
        <w:t>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549" w:name="_Toc408842515"/>
      <w:r>
        <w:t>Stakeholder</w:t>
      </w:r>
      <w:bookmarkEnd w:id="549"/>
    </w:p>
    <w:p w14:paraId="09FCD1C6" w14:textId="77777777" w:rsidR="00830E64" w:rsidRPr="00F178B8" w:rsidRDefault="00830E64" w:rsidP="00F178B8"/>
    <w:tbl>
      <w:tblPr>
        <w:tblStyle w:val="PlainTable2"/>
        <w:tblW w:w="0" w:type="auto"/>
        <w:shd w:val="clear" w:color="auto" w:fill="AAAFB6"/>
        <w:tblLook w:val="04A0" w:firstRow="1" w:lastRow="0" w:firstColumn="1" w:lastColumn="0" w:noHBand="0" w:noVBand="1"/>
      </w:tblPr>
      <w:tblGrid>
        <w:gridCol w:w="1560"/>
        <w:gridCol w:w="2828"/>
        <w:gridCol w:w="2194"/>
        <w:gridCol w:w="2195"/>
      </w:tblGrid>
      <w:tr w:rsidR="00F44104" w14:paraId="200DCD42"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AAAFB6"/>
          </w:tcPr>
          <w:p w14:paraId="7AFF525C" w14:textId="76DD242D" w:rsidR="00F44104" w:rsidRDefault="00F44104" w:rsidP="002633DF">
            <w:r>
              <w:t>Rolle</w:t>
            </w:r>
          </w:p>
        </w:tc>
        <w:tc>
          <w:tcPr>
            <w:tcW w:w="2828"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194"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195"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78ED5816" w14:textId="5967717E" w:rsidR="000C0136" w:rsidRPr="000C0136" w:rsidRDefault="007E3301" w:rsidP="00A61A14">
            <w:pPr>
              <w:jc w:val="left"/>
              <w:rPr>
                <w:b w:val="0"/>
              </w:rPr>
            </w:pPr>
            <w:r>
              <w:rPr>
                <w:b w:val="0"/>
              </w:rPr>
              <w:t>Betreuer im Unternehmen</w:t>
            </w:r>
          </w:p>
        </w:tc>
        <w:tc>
          <w:tcPr>
            <w:tcW w:w="2828" w:type="dxa"/>
            <w:shd w:val="clear" w:color="auto" w:fill="FFFFFF" w:themeFill="background1"/>
          </w:tcPr>
          <w:p w14:paraId="4459338F" w14:textId="55A8D129" w:rsidR="000C0136" w:rsidRPr="000C0136" w:rsidRDefault="00BE7006" w:rsidP="002633DF">
            <w:pPr>
              <w:cnfStyle w:val="000000100000" w:firstRow="0" w:lastRow="0" w:firstColumn="0" w:lastColumn="0" w:oddVBand="0" w:evenVBand="0" w:oddHBand="1" w:evenHBand="0" w:firstRowFirstColumn="0" w:firstRowLastColumn="0" w:lastRowFirstColumn="0" w:lastRowLastColumn="0"/>
            </w:pPr>
            <w:r>
              <w:t xml:space="preserve">Ansprechpartner, </w:t>
            </w:r>
          </w:p>
        </w:tc>
        <w:tc>
          <w:tcPr>
            <w:tcW w:w="2194" w:type="dxa"/>
            <w:shd w:val="clear" w:color="auto" w:fill="FFFFFF" w:themeFill="background1"/>
          </w:tcPr>
          <w:p w14:paraId="2D1BE09F" w14:textId="77777777"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c>
          <w:tcPr>
            <w:tcW w:w="2195" w:type="dxa"/>
            <w:shd w:val="clear" w:color="auto" w:fill="FFFFFF" w:themeFill="background1"/>
          </w:tcPr>
          <w:p w14:paraId="21850E47" w14:textId="27575438"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r>
      <w:tr w:rsidR="00830E64" w14:paraId="7E54EF5A" w14:textId="77777777" w:rsidTr="00A61A14">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6C9E831E" w14:textId="1B6F3CCB" w:rsidR="00830E64" w:rsidRDefault="00830E64" w:rsidP="00A61A14">
            <w:pPr>
              <w:jc w:val="left"/>
              <w:rPr>
                <w:b w:val="0"/>
              </w:rPr>
            </w:pPr>
            <w:r>
              <w:rPr>
                <w:b w:val="0"/>
              </w:rPr>
              <w:t>Betreuer an der Hoc</w:t>
            </w:r>
            <w:r>
              <w:rPr>
                <w:b w:val="0"/>
              </w:rPr>
              <w:t>h</w:t>
            </w:r>
            <w:r>
              <w:rPr>
                <w:b w:val="0"/>
              </w:rPr>
              <w:t>schule</w:t>
            </w:r>
          </w:p>
        </w:tc>
        <w:tc>
          <w:tcPr>
            <w:tcW w:w="2828" w:type="dxa"/>
            <w:shd w:val="clear" w:color="auto" w:fill="FFFFFF" w:themeFill="background1"/>
          </w:tcPr>
          <w:p w14:paraId="18191A4D" w14:textId="77777777" w:rsidR="00830E64" w:rsidRPr="000C0136" w:rsidRDefault="00830E64" w:rsidP="002633DF">
            <w:pPr>
              <w:cnfStyle w:val="000000000000" w:firstRow="0" w:lastRow="0" w:firstColumn="0" w:lastColumn="0" w:oddVBand="0" w:evenVBand="0" w:oddHBand="0" w:evenHBand="0" w:firstRowFirstColumn="0" w:firstRowLastColumn="0" w:lastRowFirstColumn="0" w:lastRowLastColumn="0"/>
            </w:pPr>
          </w:p>
        </w:tc>
        <w:tc>
          <w:tcPr>
            <w:tcW w:w="2194" w:type="dxa"/>
            <w:shd w:val="clear" w:color="auto" w:fill="FFFFFF" w:themeFill="background1"/>
          </w:tcPr>
          <w:p w14:paraId="1612ADF4" w14:textId="77777777" w:rsidR="00830E64" w:rsidRPr="000C0136" w:rsidRDefault="00830E64" w:rsidP="002633DF">
            <w:pPr>
              <w:cnfStyle w:val="000000000000" w:firstRow="0" w:lastRow="0" w:firstColumn="0" w:lastColumn="0" w:oddVBand="0" w:evenVBand="0" w:oddHBand="0" w:evenHBand="0" w:firstRowFirstColumn="0" w:firstRowLastColumn="0" w:lastRowFirstColumn="0" w:lastRowLastColumn="0"/>
            </w:pPr>
          </w:p>
        </w:tc>
        <w:tc>
          <w:tcPr>
            <w:tcW w:w="2195" w:type="dxa"/>
            <w:shd w:val="clear" w:color="auto" w:fill="FFFFFF" w:themeFill="background1"/>
          </w:tcPr>
          <w:p w14:paraId="65A82309" w14:textId="77777777" w:rsidR="00830E64" w:rsidRPr="000C0136" w:rsidRDefault="00830E64" w:rsidP="002633DF">
            <w:pPr>
              <w:cnfStyle w:val="000000000000" w:firstRow="0" w:lastRow="0" w:firstColumn="0" w:lastColumn="0" w:oddVBand="0" w:evenVBand="0" w:oddHBand="0" w:evenHBand="0" w:firstRowFirstColumn="0" w:firstRowLastColumn="0" w:lastRowFirstColumn="0" w:lastRowLastColumn="0"/>
            </w:pPr>
          </w:p>
        </w:tc>
      </w:tr>
      <w:tr w:rsidR="000C0136" w14:paraId="25A3081D"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02061634" w14:textId="7079CC0E" w:rsidR="000C0136" w:rsidRPr="000C0136" w:rsidRDefault="007E3301" w:rsidP="002633DF">
            <w:pPr>
              <w:rPr>
                <w:b w:val="0"/>
              </w:rPr>
            </w:pPr>
            <w:r>
              <w:rPr>
                <w:b w:val="0"/>
              </w:rPr>
              <w:t>Firma</w:t>
            </w:r>
          </w:p>
        </w:tc>
        <w:tc>
          <w:tcPr>
            <w:tcW w:w="2828" w:type="dxa"/>
            <w:shd w:val="clear" w:color="auto" w:fill="FFFFFF" w:themeFill="background1"/>
          </w:tcPr>
          <w:p w14:paraId="3E8E6CEE" w14:textId="77777777"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c>
          <w:tcPr>
            <w:tcW w:w="2194" w:type="dxa"/>
            <w:shd w:val="clear" w:color="auto" w:fill="FFFFFF" w:themeFill="background1"/>
          </w:tcPr>
          <w:p w14:paraId="78F5CE76" w14:textId="77777777" w:rsidR="000C0136" w:rsidRPr="000C0136" w:rsidRDefault="000C0136" w:rsidP="002633DF">
            <w:pPr>
              <w:cnfStyle w:val="000000100000" w:firstRow="0" w:lastRow="0" w:firstColumn="0" w:lastColumn="0" w:oddVBand="0" w:evenVBand="0" w:oddHBand="1" w:evenHBand="0" w:firstRowFirstColumn="0" w:firstRowLastColumn="0" w:lastRowFirstColumn="0" w:lastRowLastColumn="0"/>
            </w:pPr>
          </w:p>
        </w:tc>
        <w:tc>
          <w:tcPr>
            <w:tcW w:w="2195" w:type="dxa"/>
            <w:shd w:val="clear" w:color="auto" w:fill="FFFFFF" w:themeFill="background1"/>
          </w:tcPr>
          <w:p w14:paraId="08FE7A35" w14:textId="4AD86623" w:rsidR="000C0136" w:rsidRPr="000C0136" w:rsidRDefault="00BD672C" w:rsidP="002633DF">
            <w:pPr>
              <w:cnfStyle w:val="000000100000" w:firstRow="0" w:lastRow="0" w:firstColumn="0" w:lastColumn="0" w:oddVBand="0" w:evenVBand="0" w:oddHBand="1" w:evenHBand="0" w:firstRowFirstColumn="0" w:firstRowLastColumn="0" w:lastRowFirstColumn="0" w:lastRowLastColumn="0"/>
            </w:pPr>
            <w:r>
              <w:t>Interesse an Ideen oder Prototypen der Umsetzung</w:t>
            </w:r>
          </w:p>
        </w:tc>
      </w:tr>
      <w:tr w:rsidR="000C0136" w14:paraId="0DFB225F" w14:textId="77777777" w:rsidTr="00A61A14">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1B78C051" w14:textId="0B963AC3" w:rsidR="000C0136" w:rsidRPr="000C0136" w:rsidRDefault="007E3301" w:rsidP="002633DF">
            <w:pPr>
              <w:rPr>
                <w:b w:val="0"/>
              </w:rPr>
            </w:pPr>
            <w:r>
              <w:rPr>
                <w:b w:val="0"/>
              </w:rPr>
              <w:t>Entwickler</w:t>
            </w:r>
          </w:p>
        </w:tc>
        <w:tc>
          <w:tcPr>
            <w:tcW w:w="2828" w:type="dxa"/>
            <w:shd w:val="clear" w:color="auto" w:fill="FFFFFF" w:themeFill="background1"/>
          </w:tcPr>
          <w:p w14:paraId="027692EF" w14:textId="5383D1CC" w:rsidR="000C0136" w:rsidRPr="000C0136" w:rsidRDefault="00A61A14" w:rsidP="002633DF">
            <w:pPr>
              <w:cnfStyle w:val="000000000000" w:firstRow="0" w:lastRow="0" w:firstColumn="0" w:lastColumn="0" w:oddVBand="0" w:evenVBand="0" w:oddHBand="0" w:evenHBand="0" w:firstRowFirstColumn="0" w:firstRowLastColumn="0" w:lastRowFirstColumn="0" w:lastRowLastColumn="0"/>
            </w:pPr>
            <w:r>
              <w:t>Führt gestellte Aufgabe durch</w:t>
            </w:r>
          </w:p>
        </w:tc>
        <w:tc>
          <w:tcPr>
            <w:tcW w:w="2194" w:type="dxa"/>
            <w:shd w:val="clear" w:color="auto" w:fill="FFFFFF" w:themeFill="background1"/>
          </w:tcPr>
          <w:p w14:paraId="19EF9472" w14:textId="77777777" w:rsidR="000C0136" w:rsidRPr="000C0136" w:rsidRDefault="000C0136" w:rsidP="002633DF">
            <w:pPr>
              <w:cnfStyle w:val="000000000000" w:firstRow="0" w:lastRow="0" w:firstColumn="0" w:lastColumn="0" w:oddVBand="0" w:evenVBand="0" w:oddHBand="0" w:evenHBand="0" w:firstRowFirstColumn="0" w:firstRowLastColumn="0" w:lastRowFirstColumn="0" w:lastRowLastColumn="0"/>
            </w:pPr>
          </w:p>
        </w:tc>
        <w:tc>
          <w:tcPr>
            <w:tcW w:w="2195" w:type="dxa"/>
            <w:shd w:val="clear" w:color="auto" w:fill="FFFFFF" w:themeFill="background1"/>
          </w:tcPr>
          <w:p w14:paraId="171EA70C" w14:textId="77777777" w:rsidR="000C0136" w:rsidRPr="000C0136" w:rsidRDefault="000C0136" w:rsidP="002633DF">
            <w:pPr>
              <w:cnfStyle w:val="000000000000" w:firstRow="0" w:lastRow="0" w:firstColumn="0" w:lastColumn="0" w:oddVBand="0" w:evenVBand="0" w:oddHBand="0" w:evenHBand="0" w:firstRowFirstColumn="0" w:firstRowLastColumn="0" w:lastRowFirstColumn="0" w:lastRowLastColumn="0"/>
            </w:pPr>
          </w:p>
        </w:tc>
      </w:tr>
      <w:tr w:rsidR="00A61A14" w14:paraId="1EC5B12D"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FFFFFF" w:themeFill="background1"/>
          </w:tcPr>
          <w:p w14:paraId="73D0C67D" w14:textId="212AC63E" w:rsidR="00A61A14" w:rsidRDefault="00A61A14" w:rsidP="002633DF">
            <w:pPr>
              <w:rPr>
                <w:b w:val="0"/>
              </w:rPr>
            </w:pPr>
            <w:r>
              <w:rPr>
                <w:b w:val="0"/>
              </w:rPr>
              <w:lastRenderedPageBreak/>
              <w:t>Anwender</w:t>
            </w:r>
          </w:p>
        </w:tc>
        <w:tc>
          <w:tcPr>
            <w:tcW w:w="2828" w:type="dxa"/>
            <w:shd w:val="clear" w:color="auto" w:fill="FFFFFF" w:themeFill="background1"/>
          </w:tcPr>
          <w:p w14:paraId="2B5BB0CF" w14:textId="01040986" w:rsidR="00A61A14" w:rsidRPr="000C0136" w:rsidRDefault="00A61A14" w:rsidP="002633DF">
            <w:pPr>
              <w:cnfStyle w:val="000000100000" w:firstRow="0" w:lastRow="0" w:firstColumn="0" w:lastColumn="0" w:oddVBand="0" w:evenVBand="0" w:oddHBand="1" w:evenHBand="0" w:firstRowFirstColumn="0" w:firstRowLastColumn="0" w:lastRowFirstColumn="0" w:lastRowLastColumn="0"/>
            </w:pPr>
            <w:r>
              <w:t>Ist ein Benutzer des Sy</w:t>
            </w:r>
            <w:r>
              <w:t>s</w:t>
            </w:r>
            <w:r>
              <w:t>tems</w:t>
            </w:r>
          </w:p>
        </w:tc>
        <w:tc>
          <w:tcPr>
            <w:tcW w:w="2194" w:type="dxa"/>
            <w:shd w:val="clear" w:color="auto" w:fill="FFFFFF" w:themeFill="background1"/>
          </w:tcPr>
          <w:p w14:paraId="779AB15D" w14:textId="77777777" w:rsidR="00A61A14" w:rsidRPr="000C0136" w:rsidRDefault="00A61A14" w:rsidP="002633DF">
            <w:pPr>
              <w:cnfStyle w:val="000000100000" w:firstRow="0" w:lastRow="0" w:firstColumn="0" w:lastColumn="0" w:oddVBand="0" w:evenVBand="0" w:oddHBand="1" w:evenHBand="0" w:firstRowFirstColumn="0" w:firstRowLastColumn="0" w:lastRowFirstColumn="0" w:lastRowLastColumn="0"/>
            </w:pPr>
          </w:p>
        </w:tc>
        <w:tc>
          <w:tcPr>
            <w:tcW w:w="2195" w:type="dxa"/>
            <w:shd w:val="clear" w:color="auto" w:fill="FFFFFF" w:themeFill="background1"/>
          </w:tcPr>
          <w:p w14:paraId="04933786" w14:textId="77777777" w:rsidR="00A61A14" w:rsidRPr="000C0136" w:rsidRDefault="00A61A14" w:rsidP="002633DF">
            <w:pPr>
              <w:cnfStyle w:val="000000100000" w:firstRow="0" w:lastRow="0" w:firstColumn="0" w:lastColumn="0" w:oddVBand="0" w:evenVBand="0" w:oddHBand="1" w:evenHBand="0" w:firstRowFirstColumn="0" w:firstRowLastColumn="0" w:lastRowFirstColumn="0" w:lastRowLastColumn="0"/>
            </w:pPr>
          </w:p>
        </w:tc>
      </w:tr>
    </w:tbl>
    <w:p w14:paraId="0B32969F" w14:textId="77777777" w:rsidR="00420299" w:rsidRDefault="00420299" w:rsidP="00420299">
      <w:bookmarkStart w:id="550" w:name="_Toc408842516"/>
    </w:p>
    <w:p w14:paraId="4C12415F" w14:textId="1DCCC166" w:rsidR="00666D27" w:rsidRDefault="00666D27" w:rsidP="00DE50F4">
      <w:pPr>
        <w:pStyle w:val="berschrift3"/>
      </w:pPr>
      <w:proofErr w:type="spellStart"/>
      <w:r>
        <w:t>Stakeholdermap</w:t>
      </w:r>
      <w:bookmarkEnd w:id="550"/>
      <w:proofErr w:type="spellEnd"/>
    </w:p>
    <w:p w14:paraId="0985707A" w14:textId="77777777" w:rsidR="00F818A4" w:rsidRPr="00F818A4" w:rsidRDefault="00F818A4" w:rsidP="00F818A4"/>
    <w:bookmarkStart w:id="551" w:name="_Toc408842517"/>
    <w:p w14:paraId="0CB84A7D" w14:textId="76DE2E99" w:rsidR="00F44104" w:rsidRDefault="00840E1A" w:rsidP="00F44104">
      <w:r>
        <w:rPr>
          <w:noProof/>
        </w:rPr>
        <mc:AlternateContent>
          <mc:Choice Requires="wps">
            <w:drawing>
              <wp:anchor distT="0" distB="0" distL="114300" distR="114300" simplePos="0" relativeHeight="251732992" behindDoc="0" locked="0" layoutInCell="1" allowOverlap="1" wp14:anchorId="44AE8CEE" wp14:editId="3E0E3EE3">
                <wp:simplePos x="0" y="0"/>
                <wp:positionH relativeFrom="column">
                  <wp:posOffset>15240</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type w14:anchorId="6DC10F92" id="_x0000_t32" coordsize="21600,21600" o:spt="32" o:oned="t" path="m,l21600,21600e" filled="f">
                <v:path arrowok="t" fillok="f" o:connecttype="none"/>
                <o:lock v:ext="edit" shapetype="t"/>
              </v:shapetype>
              <v:shape id="Gerade Verbindung mit Pfeil 44" o:spid="_x0000_s1026" type="#_x0000_t32" style="position:absolute;margin-left:1.2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FFFFF"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FFFFF" w:themeFill="background1"/>
            <w:vAlign w:val="center"/>
          </w:tcPr>
          <w:p w14:paraId="0E695A1D" w14:textId="00BDF7D5" w:rsidR="009F2A53" w:rsidRPr="00F31FA9" w:rsidRDefault="00840E1A" w:rsidP="00794E2A">
            <w:pPr>
              <w:spacing w:after="0" w:line="240" w:lineRule="auto"/>
              <w:jc w:val="center"/>
              <w:rPr>
                <w:b/>
              </w:rPr>
            </w:pPr>
            <w:r>
              <w:rPr>
                <w:b/>
              </w:rPr>
              <w:t>Um enge und e</w:t>
            </w:r>
            <w:r>
              <w:rPr>
                <w:b/>
              </w:rPr>
              <w:t>r</w:t>
            </w:r>
            <w:r>
              <w:rPr>
                <w:b/>
              </w:rPr>
              <w:t>folgreiche Zusa</w:t>
            </w:r>
            <w:r>
              <w:rPr>
                <w:b/>
              </w:rPr>
              <w:t>m</w:t>
            </w:r>
            <w:r>
              <w:rPr>
                <w:b/>
              </w:rPr>
              <w:t>menarbeit bemühen</w:t>
            </w:r>
          </w:p>
        </w:tc>
      </w:tr>
      <w:tr w:rsidR="009F2A53" w:rsidRPr="00F31FA9" w14:paraId="5CC23DC0" w14:textId="77777777" w:rsidTr="00840E1A">
        <w:trPr>
          <w:trHeight w:val="2219"/>
        </w:trPr>
        <w:tc>
          <w:tcPr>
            <w:tcW w:w="2282" w:type="dxa"/>
            <w:shd w:val="clear" w:color="auto" w:fill="FFFFFF" w:themeFill="background1"/>
            <w:vAlign w:val="center"/>
          </w:tcPr>
          <w:p w14:paraId="34A67C7B" w14:textId="2AA1B99D" w:rsidR="009F2A53" w:rsidRPr="00F31FA9" w:rsidRDefault="00840E1A" w:rsidP="00794E2A">
            <w:pPr>
              <w:spacing w:after="0" w:line="240" w:lineRule="auto"/>
              <w:jc w:val="center"/>
              <w:rPr>
                <w:b/>
              </w:rPr>
            </w:pPr>
            <w:r>
              <w:rPr>
                <w:b/>
              </w:rPr>
              <w:t>Beobachten</w:t>
            </w:r>
          </w:p>
        </w:tc>
        <w:tc>
          <w:tcPr>
            <w:tcW w:w="2283" w:type="dxa"/>
            <w:shd w:val="clear" w:color="auto" w:fill="FFFFFF" w:themeFill="background1"/>
            <w:vAlign w:val="center"/>
          </w:tcPr>
          <w:p w14:paraId="72024948" w14:textId="199764CE" w:rsidR="009F2A53" w:rsidRPr="00F31FA9" w:rsidRDefault="00840E1A" w:rsidP="00420299">
            <w:pPr>
              <w:keepNext/>
              <w:spacing w:after="0" w:line="240" w:lineRule="auto"/>
              <w:jc w:val="center"/>
              <w:rPr>
                <w:b/>
              </w:rPr>
            </w:pPr>
            <w:r>
              <w:rPr>
                <w:b/>
              </w:rPr>
              <w:t>Auf dem Laufenden halten</w:t>
            </w:r>
          </w:p>
        </w:tc>
      </w:tr>
    </w:tbl>
    <w:p w14:paraId="490A1B73" w14:textId="5B3C78B1" w:rsidR="00420299" w:rsidRDefault="00420299" w:rsidP="00420299">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52D46B5B">
                <wp:simplePos x="0" y="0"/>
                <wp:positionH relativeFrom="column">
                  <wp:posOffset>15240</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D51E41" id="Gerade Verbindung mit Pfeil 43" o:spid="_x0000_s1026" type="#_x0000_t32" style="position:absolute;margin-left:1.2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" strokecolor="#303338" strokeweight="1.5pt">
                <v:stroke endarrow="block"/>
              </v:shape>
            </w:pict>
          </mc:Fallback>
        </mc:AlternateContent>
      </w:r>
    </w:p>
    <w:p w14:paraId="3DD05C0E" w14:textId="77777777" w:rsidR="009F2A53" w:rsidRDefault="009F2A53" w:rsidP="00F44104"/>
    <w:p w14:paraId="77EACC60" w14:textId="0BCE404D" w:rsidR="00B57415" w:rsidRDefault="00B57415" w:rsidP="00B57415">
      <w:pPr>
        <w:pStyle w:val="berschrift2"/>
      </w:pPr>
      <w:r>
        <w:t>Ziele</w:t>
      </w:r>
      <w:bookmarkEnd w:id="551"/>
    </w:p>
    <w:p w14:paraId="35600B94" w14:textId="77777777" w:rsidR="00F818A4" w:rsidRPr="00F818A4" w:rsidRDefault="00F818A4" w:rsidP="00F818A4"/>
    <w:p w14:paraId="3B44E1A0" w14:textId="2889E414" w:rsidR="00881A7B" w:rsidRDefault="00881A7B" w:rsidP="00881A7B">
      <w:pPr>
        <w:pStyle w:val="berschrift3"/>
      </w:pPr>
      <w:bookmarkStart w:id="552" w:name="_Toc408842518"/>
      <w:r>
        <w:t>Muss</w:t>
      </w:r>
      <w:bookmarkEnd w:id="552"/>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5FF71F40" w14:textId="77777777" w:rsidR="00F818A4" w:rsidRDefault="00F818A4" w:rsidP="00F818A4">
      <w:pPr>
        <w:pStyle w:val="Listenabsatz"/>
        <w:numPr>
          <w:ilvl w:val="1"/>
          <w:numId w:val="21"/>
        </w:numPr>
      </w:pPr>
    </w:p>
    <w:p w14:paraId="11A0CCC2" w14:textId="60DBE792" w:rsidR="00F818A4" w:rsidRDefault="00F818A4" w:rsidP="00F818A4">
      <w:pPr>
        <w:pStyle w:val="Listenabsatz"/>
        <w:numPr>
          <w:ilvl w:val="0"/>
          <w:numId w:val="21"/>
        </w:numPr>
      </w:pPr>
      <w:r>
        <w:t>Controller</w:t>
      </w:r>
    </w:p>
    <w:p w14:paraId="63D82F37" w14:textId="037DA5D4" w:rsidR="00881A7B" w:rsidRDefault="00840E1A" w:rsidP="00F818A4">
      <w:pPr>
        <w:pStyle w:val="Listenabsatz"/>
        <w:numPr>
          <w:ilvl w:val="1"/>
          <w:numId w:val="21"/>
        </w:numPr>
        <w:ind w:left="862" w:hanging="502"/>
      </w:pPr>
      <w:r>
        <w:t>Evaluation von  Controllern</w:t>
      </w:r>
    </w:p>
    <w:p w14:paraId="546A0CE6" w14:textId="445D88E3" w:rsidR="00840E1A" w:rsidRDefault="00840E1A" w:rsidP="00881A7B">
      <w:r>
        <w:t>Steuerung der Anwendung durch Controller</w:t>
      </w:r>
    </w:p>
    <w:p w14:paraId="064F7A6E" w14:textId="4683682E" w:rsidR="00840E1A" w:rsidRDefault="00F513C9" w:rsidP="00881A7B">
      <w:r>
        <w:lastRenderedPageBreak/>
        <w:t>Betrachten von theoretischen Ansätzen</w:t>
      </w:r>
    </w:p>
    <w:p w14:paraId="448956EA" w14:textId="77777777" w:rsidR="00881A7B" w:rsidRPr="00881A7B" w:rsidRDefault="00881A7B" w:rsidP="00881A7B"/>
    <w:p w14:paraId="060DCD45" w14:textId="478D149B" w:rsidR="00881A7B" w:rsidRDefault="00881A7B" w:rsidP="00881A7B">
      <w:pPr>
        <w:pStyle w:val="berschrift3"/>
      </w:pPr>
      <w:bookmarkStart w:id="553" w:name="_Toc408842519"/>
      <w:r>
        <w:t>Wunsch</w:t>
      </w:r>
      <w:bookmarkEnd w:id="553"/>
    </w:p>
    <w:p w14:paraId="1881313A" w14:textId="574E8E37" w:rsidR="00881A7B" w:rsidRDefault="00F513C9" w:rsidP="00881A7B">
      <w:r>
        <w:t>Anbindung mehrerer Controller</w:t>
      </w:r>
    </w:p>
    <w:p w14:paraId="3A407ED5" w14:textId="77777777" w:rsidR="00F513C9" w:rsidRPr="00881A7B" w:rsidRDefault="00F513C9" w:rsidP="00881A7B"/>
    <w:p w14:paraId="771ED4E9" w14:textId="2D71A0FF" w:rsidR="00666D27" w:rsidRDefault="00666D27" w:rsidP="00666D27">
      <w:pPr>
        <w:pStyle w:val="berschrift2"/>
      </w:pPr>
      <w:bookmarkStart w:id="554" w:name="_Toc408842520"/>
      <w:r>
        <w:t>Systemkontext</w:t>
      </w:r>
      <w:bookmarkEnd w:id="554"/>
    </w:p>
    <w:p w14:paraId="480057B6" w14:textId="0F1533BB" w:rsidR="00385C8E" w:rsidRPr="00385C8E" w:rsidRDefault="00881A7B" w:rsidP="00646024">
      <w:pPr>
        <w:pStyle w:val="berschrift2"/>
      </w:pPr>
      <w:bookmarkStart w:id="555" w:name="_Toc408842521"/>
      <w:r>
        <w:t>Systemabgrenzung</w:t>
      </w:r>
      <w:bookmarkEnd w:id="555"/>
    </w:p>
    <w:p w14:paraId="74DADAD7" w14:textId="0040C857" w:rsidR="00666D27" w:rsidRDefault="00666D27" w:rsidP="00666D27">
      <w:pPr>
        <w:pStyle w:val="berschrift2"/>
      </w:pPr>
      <w:bookmarkStart w:id="556" w:name="_Toc408842522"/>
      <w:r>
        <w:t>Funktionale Anforderungen</w:t>
      </w:r>
      <w:bookmarkEnd w:id="556"/>
    </w:p>
    <w:p w14:paraId="2586D986" w14:textId="652FD086" w:rsidR="00666D27" w:rsidRDefault="00666D27" w:rsidP="005A25F1">
      <w:pPr>
        <w:pStyle w:val="berschrift3"/>
      </w:pPr>
      <w:bookmarkStart w:id="557" w:name="_Toc408842523"/>
      <w:proofErr w:type="spellStart"/>
      <w:r>
        <w:t>Use</w:t>
      </w:r>
      <w:proofErr w:type="spellEnd"/>
      <w:r>
        <w:t>-Case</w:t>
      </w:r>
      <w:bookmarkEnd w:id="557"/>
    </w:p>
    <w:p w14:paraId="7A6CA821" w14:textId="357AEAC2" w:rsidR="00B729AB" w:rsidRDefault="00B729AB" w:rsidP="00B729AB">
      <w:r>
        <w:t>Bild</w:t>
      </w:r>
    </w:p>
    <w:p w14:paraId="6AD531B2" w14:textId="6F2A2B3D" w:rsidR="005A25F1" w:rsidRPr="00B729AB" w:rsidRDefault="005A25F1" w:rsidP="005A25F1">
      <w:pPr>
        <w:pStyle w:val="berschrift3"/>
      </w:pPr>
      <w:bookmarkStart w:id="558" w:name="_Toc408842524"/>
      <w:r>
        <w:t>Anforderungen</w:t>
      </w:r>
      <w:bookmarkEnd w:id="558"/>
    </w:p>
    <w:p w14:paraId="4150673A" w14:textId="672B36AC" w:rsidR="00666D27" w:rsidRDefault="00666D27" w:rsidP="00666D27">
      <w:pPr>
        <w:pStyle w:val="berschrift2"/>
      </w:pPr>
      <w:bookmarkStart w:id="559" w:name="_Toc408842525"/>
      <w:r>
        <w:t>Nicht Funktionale Anforderungen</w:t>
      </w:r>
      <w:bookmarkEnd w:id="559"/>
    </w:p>
    <w:p w14:paraId="3526202F" w14:textId="615BBB78" w:rsidR="00C66C87" w:rsidRDefault="00C66C87" w:rsidP="00C66C87">
      <w:pPr>
        <w:pStyle w:val="berschrift3"/>
      </w:pPr>
      <w:bookmarkStart w:id="560" w:name="_Toc408842526"/>
      <w:r>
        <w:t>Technologisch</w:t>
      </w:r>
      <w:bookmarkEnd w:id="560"/>
    </w:p>
    <w:p w14:paraId="308DFD69" w14:textId="0CEC2F11" w:rsidR="00C66C87" w:rsidRDefault="00C66C87" w:rsidP="00C66C87">
      <w:pPr>
        <w:pStyle w:val="berschrift3"/>
      </w:pPr>
      <w:bookmarkStart w:id="561" w:name="_Toc408842527"/>
      <w:r>
        <w:t>Benutzeroberfläche</w:t>
      </w:r>
      <w:bookmarkEnd w:id="561"/>
    </w:p>
    <w:p w14:paraId="5EA345C2" w14:textId="0DC5EFB8" w:rsidR="00C66C87" w:rsidRDefault="00C66C87" w:rsidP="00C66C87">
      <w:pPr>
        <w:pStyle w:val="berschrift3"/>
      </w:pPr>
      <w:bookmarkStart w:id="562" w:name="_Toc408842528"/>
      <w:r>
        <w:t>Qualität</w:t>
      </w:r>
      <w:bookmarkEnd w:id="562"/>
    </w:p>
    <w:p w14:paraId="56F40E11" w14:textId="302BE00E" w:rsidR="00C66C87" w:rsidRDefault="00C66C87" w:rsidP="00C66C87">
      <w:pPr>
        <w:pStyle w:val="berschrift3"/>
      </w:pPr>
      <w:bookmarkStart w:id="563" w:name="_Toc408842529"/>
      <w:r>
        <w:t>Durchzuführende Tätigkeiten</w:t>
      </w:r>
      <w:bookmarkEnd w:id="563"/>
    </w:p>
    <w:p w14:paraId="333D66DF" w14:textId="7E1505EA" w:rsidR="00C66C87" w:rsidRDefault="00C66C87" w:rsidP="00C66C87">
      <w:pPr>
        <w:pStyle w:val="berschrift3"/>
      </w:pPr>
      <w:bookmarkStart w:id="564" w:name="_Toc408842530"/>
      <w:r>
        <w:t>Rechtlich-vertraglich</w:t>
      </w:r>
      <w:bookmarkEnd w:id="564"/>
    </w:p>
    <w:p w14:paraId="6207C93A" w14:textId="341825FB" w:rsidR="00C66C87" w:rsidRPr="00C66C87" w:rsidRDefault="00D61140" w:rsidP="00C66C87">
      <w:pPr>
        <w:pStyle w:val="berschrift3"/>
      </w:pPr>
      <w:bookmarkStart w:id="565" w:name="_Toc408842531"/>
      <w:r>
        <w:t>Hier fehlt noch eine</w:t>
      </w:r>
      <w:bookmarkEnd w:id="565"/>
    </w:p>
    <w:p w14:paraId="24910CBA" w14:textId="7EBCAE13" w:rsidR="00950A59" w:rsidRDefault="00F87858" w:rsidP="00B234C9">
      <w:pPr>
        <w:pStyle w:val="berschrift2"/>
      </w:pPr>
      <w:bookmarkStart w:id="566" w:name="_Toc408842532"/>
      <w:r>
        <w:t>Tests</w:t>
      </w:r>
      <w:bookmarkEnd w:id="566"/>
    </w:p>
    <w:p w14:paraId="1120985B" w14:textId="1F7A5FB3" w:rsidR="00C903B9" w:rsidRDefault="00C903B9" w:rsidP="00C903B9">
      <w:pPr>
        <w:pStyle w:val="berschrift3"/>
      </w:pPr>
      <w:bookmarkStart w:id="567" w:name="_Toc408842533"/>
      <w:r>
        <w:t>Testgeräte</w:t>
      </w:r>
      <w:bookmarkEnd w:id="567"/>
    </w:p>
    <w:p w14:paraId="6C53FF0F" w14:textId="036E475F" w:rsidR="002633DF" w:rsidRPr="0023206C" w:rsidRDefault="002633DF" w:rsidP="002633DF">
      <w:pPr>
        <w:rPr>
          <w:lang w:val="en-US"/>
          <w:rPrChange w:id="568" w:author="Autor">
            <w:rPr/>
          </w:rPrChange>
        </w:rPr>
      </w:pPr>
      <w:r w:rsidRPr="0023206C">
        <w:rPr>
          <w:lang w:val="en-US"/>
          <w:rPrChange w:id="569" w:author="Autor">
            <w:rPr/>
          </w:rPrChange>
        </w:rPr>
        <w:t xml:space="preserve">Galaxy S5, Galaxy S3, </w:t>
      </w:r>
      <w:proofErr w:type="spellStart"/>
      <w:r w:rsidRPr="0023206C">
        <w:rPr>
          <w:lang w:val="en-US"/>
          <w:rPrChange w:id="570" w:author="Autor">
            <w:rPr/>
          </w:rPrChange>
        </w:rPr>
        <w:t>anderes</w:t>
      </w:r>
      <w:proofErr w:type="spellEnd"/>
      <w:r w:rsidRPr="0023206C">
        <w:rPr>
          <w:lang w:val="en-US"/>
          <w:rPrChange w:id="571" w:author="Autor">
            <w:rPr/>
          </w:rPrChange>
        </w:rPr>
        <w:t xml:space="preserve"> Android smartphone, iPhone?</w:t>
      </w:r>
    </w:p>
    <w:p w14:paraId="2D581AD7" w14:textId="62BDEE9E" w:rsidR="00C903B9" w:rsidRDefault="00C903B9" w:rsidP="00C903B9">
      <w:pPr>
        <w:pStyle w:val="berschrift3"/>
      </w:pPr>
      <w:bookmarkStart w:id="572" w:name="_Toc408842534"/>
      <w:r>
        <w:lastRenderedPageBreak/>
        <w:t>Testszenarien</w:t>
      </w:r>
      <w:bookmarkEnd w:id="572"/>
    </w:p>
    <w:p w14:paraId="5C668CCF" w14:textId="5F38A760" w:rsidR="005958CB" w:rsidRDefault="002633DF" w:rsidP="008847AE">
      <w:r>
        <w:t>Tabelle von Testszenarien, Erklärungen</w:t>
      </w:r>
      <w:r w:rsidR="005958CB">
        <w:br w:type="page"/>
      </w:r>
    </w:p>
    <w:bookmarkStart w:id="573" w:name="_Toc408842535"/>
    <w:p w14:paraId="58B725B4" w14:textId="34568C64" w:rsidR="00425FF0" w:rsidRDefault="005958CB" w:rsidP="005958CB">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92032" behindDoc="1" locked="0" layoutInCell="1" allowOverlap="1" wp14:anchorId="786F26BE" wp14:editId="3AAF7493">
                <wp:simplePos x="0" y="0"/>
                <wp:positionH relativeFrom="page">
                  <wp:align>left</wp:align>
                </wp:positionH>
                <wp:positionV relativeFrom="paragraph">
                  <wp:posOffset>-522287</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D8A4F42" id="Rechteck 2" o:spid="_x0000_s1026" style="position:absolute;margin-left:0;margin-top:-41.1pt;width:34.35pt;height:118.7pt;rotation:90;z-index:-2516244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" fillcolor="#303338" stroked="f" strokeweight="2pt">
                <w10:wrap anchorx="page"/>
              </v:rect>
            </w:pict>
          </mc:Fallback>
        </mc:AlternateContent>
      </w:r>
      <w:r w:rsidR="000D3D5A">
        <w:t>Analyse</w:t>
      </w:r>
      <w:r>
        <w:t xml:space="preserve"> </w:t>
      </w:r>
      <w:r w:rsidR="000D3D5A">
        <w:t>vorhandener Controller</w:t>
      </w:r>
      <w:bookmarkEnd w:id="573"/>
    </w:p>
    <w:p w14:paraId="2F5E652F" w14:textId="77777777" w:rsidR="005958CB" w:rsidRDefault="005958CB" w:rsidP="005958CB"/>
    <w:p w14:paraId="17671DAF" w14:textId="77777777" w:rsidR="00C74090" w:rsidRDefault="00C74090" w:rsidP="00C74090">
      <w:r>
        <w:t>Aus Nutzersicht wäre ein markenloses Outside-In-verfahren natürlich wünschenswert, da</w:t>
      </w:r>
    </w:p>
    <w:p w14:paraId="69EA77FF" w14:textId="77777777" w:rsidR="00C74090" w:rsidRDefault="00C74090" w:rsidP="00C74090">
      <w:r>
        <w:t>hierbei die Einschränkungen für den Nutzer am geringsten sind. Nutzer müssen nichts in</w:t>
      </w:r>
    </w:p>
    <w:p w14:paraId="630A5F08" w14:textId="77777777" w:rsidR="00C74090" w:rsidRDefault="00C74090" w:rsidP="00C74090">
      <w:r>
        <w:t>den Händen halten, brauchen keine Markierungen auf der Kleidung und können sich frei</w:t>
      </w:r>
    </w:p>
    <w:p w14:paraId="1FEC973E" w14:textId="77777777" w:rsidR="00C74090" w:rsidRDefault="00C74090" w:rsidP="00C74090">
      <w:r>
        <w:t>bewegen und auch frei durch den Raum gehen. In der Praxis zeigt sich allerdings, dass</w:t>
      </w:r>
    </w:p>
    <w:p w14:paraId="5272D720" w14:textId="77777777" w:rsidR="00C74090" w:rsidRDefault="00C74090" w:rsidP="00C74090">
      <w:r>
        <w:t>markenlose Tracking-Systeme gegenüber markenbasierten zum einen anfälliger gegen-</w:t>
      </w:r>
    </w:p>
    <w:p w14:paraId="1AB3C9E8" w14:textId="77777777" w:rsidR="00C74090" w:rsidRDefault="00C74090" w:rsidP="00C74090">
      <w:r>
        <w:t>über Störungen (z. B. weitere Personen im Raum oder sich wechselnde Lichtverhältnisse) sind und zum anderen, dass die Genauigkeit bei markenbasierten Systemen höher ist.</w:t>
      </w:r>
    </w:p>
    <w:p w14:paraId="7E55969B" w14:textId="77777777" w:rsidR="00C74090" w:rsidRDefault="00C74090" w:rsidP="00C74090">
      <w:r>
        <w:t>Auch weisen Outside-In-verfahren den Nachteil auf, dass die Interaktionsfläche durch die</w:t>
      </w:r>
    </w:p>
    <w:p w14:paraId="347FA388" w14:textId="15898563" w:rsidR="00C74090" w:rsidRDefault="00C74090" w:rsidP="00C74090">
      <w:r>
        <w:t xml:space="preserve">Kamerapositionen begrenzt </w:t>
      </w:r>
      <w:del w:id="574" w:author="Autor">
        <w:r w:rsidDel="00DA3095">
          <w:delText>ist</w:delText>
        </w:r>
      </w:del>
      <w:ins w:id="575" w:author="Autor">
        <w:r w:rsidR="00DA3095">
          <w:t>sind</w:t>
        </w:r>
      </w:ins>
      <w:r>
        <w:t>. Der Interaktionsbereich kann zwar durch den Einsatz von</w:t>
      </w:r>
    </w:p>
    <w:p w14:paraId="1831564F" w14:textId="1FB16F8D" w:rsidR="00C74090" w:rsidRDefault="00C74090" w:rsidP="00C74090">
      <w:r>
        <w:t>zusätzlichen Kameras vergrößert werden, dennoch bedeutet ein größerer Interaktionsraum entweder Mehrkosten (für die zusätzlichen Kameras) oder durch den größeren Abstand zu den Kameras eine größere Ungenauigkeit.</w:t>
      </w:r>
    </w:p>
    <w:p w14:paraId="535C99A9" w14:textId="69326A0D" w:rsidR="005958CB" w:rsidRDefault="005958CB" w:rsidP="005958CB">
      <w:pPr>
        <w:pStyle w:val="berschrift2"/>
      </w:pPr>
      <w:bookmarkStart w:id="576" w:name="_Toc408842536"/>
      <w:r>
        <w:t>Verfügbare Controller</w:t>
      </w:r>
      <w:bookmarkEnd w:id="576"/>
    </w:p>
    <w:p w14:paraId="1C97859C" w14:textId="478E0536" w:rsidR="0041725D" w:rsidRDefault="00AB693C" w:rsidP="0041725D">
      <w:r>
        <w:t>Vorstellung von Controllern Verschiedene Arten</w:t>
      </w:r>
    </w:p>
    <w:p w14:paraId="09B6DECD" w14:textId="48B34689" w:rsidR="00AB693C" w:rsidRDefault="00AB693C" w:rsidP="00AB693C">
      <w:pPr>
        <w:pStyle w:val="berschrift3"/>
      </w:pPr>
      <w:bookmarkStart w:id="577" w:name="_Toc408842537"/>
      <w:r>
        <w:t>Veränderung des Magnetfeldes</w:t>
      </w:r>
      <w:bookmarkEnd w:id="577"/>
    </w:p>
    <w:p w14:paraId="4D9AB65B" w14:textId="1FA1809D" w:rsidR="00AB693C" w:rsidRDefault="00AB693C" w:rsidP="00AB693C">
      <w:pPr>
        <w:pStyle w:val="berschrift3"/>
      </w:pPr>
      <w:bookmarkStart w:id="578" w:name="_Toc408842538"/>
      <w:r>
        <w:t>Gyroskop</w:t>
      </w:r>
      <w:bookmarkEnd w:id="578"/>
    </w:p>
    <w:p w14:paraId="4A537C9E" w14:textId="18392E1D" w:rsidR="00AB693C" w:rsidRDefault="00AB693C" w:rsidP="00AB693C">
      <w:pPr>
        <w:pStyle w:val="berschrift3"/>
      </w:pPr>
      <w:bookmarkStart w:id="579" w:name="_Toc408842539"/>
      <w:r>
        <w:t>Gamepad</w:t>
      </w:r>
      <w:bookmarkEnd w:id="579"/>
    </w:p>
    <w:p w14:paraId="1B017A8C" w14:textId="4E804515" w:rsidR="00AB693C" w:rsidRPr="00AB693C" w:rsidRDefault="00AB693C" w:rsidP="00AB693C">
      <w:pPr>
        <w:pStyle w:val="berschrift3"/>
      </w:pPr>
      <w:bookmarkStart w:id="580" w:name="_Toc408842540"/>
      <w:r>
        <w:t xml:space="preserve">Kamera die Bewegungen aufnimmt </w:t>
      </w:r>
      <w:proofErr w:type="spellStart"/>
      <w:r>
        <w:t>kinect</w:t>
      </w:r>
      <w:bookmarkEnd w:id="580"/>
      <w:proofErr w:type="spellEnd"/>
    </w:p>
    <w:p w14:paraId="64F49411" w14:textId="77777777" w:rsidR="00425FF0" w:rsidRPr="00425FF0" w:rsidRDefault="00425FF0" w:rsidP="00425FF0"/>
    <w:p w14:paraId="507AD40D" w14:textId="5C2485AB"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581" w:name="_Toc408842541"/>
    <w:p w14:paraId="1C0C8D3D" w14:textId="5E30F6CC" w:rsidR="008F3981" w:rsidRDefault="005F4467" w:rsidP="00B775EA">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39045B">
        <w:t>Bewertung</w:t>
      </w:r>
      <w:bookmarkEnd w:id="581"/>
    </w:p>
    <w:p w14:paraId="4B2EB7BC" w14:textId="77777777" w:rsidR="000D3D5A" w:rsidRDefault="000D3D5A" w:rsidP="000D3D5A"/>
    <w:p w14:paraId="48963DE6" w14:textId="77777777" w:rsidR="000D3D5A" w:rsidRDefault="000D3D5A" w:rsidP="000D3D5A">
      <w:r>
        <w:t>Bewertungsskala erstellen, Punktesystem aufstellen danach dann Controller auswählen</w:t>
      </w:r>
    </w:p>
    <w:p w14:paraId="46D17B4B" w14:textId="77777777" w:rsidR="000D3D5A" w:rsidRPr="0041725D" w:rsidRDefault="000D3D5A" w:rsidP="000D3D5A">
      <w:r>
        <w:t>Bewertungsskala anhand der Grundlagen aus [Dör13], Freiheitsgrad etc.</w:t>
      </w:r>
    </w:p>
    <w:p w14:paraId="73572819" w14:textId="77777777" w:rsidR="008F3981" w:rsidRDefault="008F3981" w:rsidP="008F3981"/>
    <w:p w14:paraId="652EC333" w14:textId="71CC1EDC" w:rsidR="0033333D" w:rsidRDefault="0033333D" w:rsidP="0033333D">
      <w:pPr>
        <w:pStyle w:val="berschrift2"/>
      </w:pPr>
      <w:bookmarkStart w:id="582" w:name="_Toc408842542"/>
      <w:r>
        <w:t>Mögliche Ansätze</w:t>
      </w:r>
      <w:bookmarkEnd w:id="582"/>
    </w:p>
    <w:p w14:paraId="4E035B23" w14:textId="77777777" w:rsidR="0033333D" w:rsidRDefault="0033333D" w:rsidP="0033333D"/>
    <w:p w14:paraId="3EC8D343" w14:textId="518C5998" w:rsidR="0033333D" w:rsidRDefault="0033333D" w:rsidP="0033333D">
      <w:pPr>
        <w:pStyle w:val="berschrift2"/>
      </w:pPr>
      <w:bookmarkStart w:id="583" w:name="_Toc408842543"/>
      <w:r>
        <w:t>Theoretische Ansätze</w:t>
      </w:r>
      <w:bookmarkEnd w:id="583"/>
    </w:p>
    <w:p w14:paraId="395D7633" w14:textId="77777777" w:rsidR="0033333D" w:rsidRDefault="0033333D" w:rsidP="0033333D"/>
    <w:p w14:paraId="1055F89C" w14:textId="4D2F2AB9" w:rsidR="0033333D" w:rsidRPr="0033333D" w:rsidRDefault="0033333D" w:rsidP="0033333D">
      <w:pPr>
        <w:pStyle w:val="berschrift2"/>
      </w:pPr>
      <w:bookmarkStart w:id="584" w:name="_Toc408842544"/>
      <w:r>
        <w:t>Auswahl</w:t>
      </w:r>
      <w:bookmarkEnd w:id="584"/>
    </w:p>
    <w:p w14:paraId="3946C5A6" w14:textId="3B345F81" w:rsidR="008F3981" w:rsidRDefault="008F3981" w:rsidP="008F3981">
      <w:pPr>
        <w:tabs>
          <w:tab w:val="left" w:pos="5760"/>
        </w:tabs>
      </w:pPr>
      <w:r>
        <w:tab/>
      </w:r>
    </w:p>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585" w:name="_Toc408842545"/>
    <w:p w14:paraId="7A231BDF" w14:textId="63EB3A0D" w:rsidR="00BD05E9" w:rsidRDefault="005F4467" w:rsidP="00B775EA">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39045B">
        <w:t>Implementation</w:t>
      </w:r>
      <w:bookmarkEnd w:id="585"/>
    </w:p>
    <w:p w14:paraId="00FDC90F" w14:textId="73F02B84" w:rsidR="00FD4654" w:rsidRDefault="00FD4654" w:rsidP="00FD4654">
      <w:pPr>
        <w:pStyle w:val="berschrift2"/>
      </w:pPr>
      <w:bookmarkStart w:id="586" w:name="_Toc408842546"/>
      <w:r>
        <w:t>GUI</w:t>
      </w:r>
      <w:bookmarkEnd w:id="586"/>
    </w:p>
    <w:p w14:paraId="753CB00E" w14:textId="68DB45A0" w:rsidR="00FD4654" w:rsidRDefault="00FD4654" w:rsidP="00FD4654">
      <w:pPr>
        <w:pStyle w:val="berschrift2"/>
      </w:pPr>
      <w:bookmarkStart w:id="587" w:name="_Toc408842547"/>
      <w:r>
        <w:t>Verbindung des Motion Controllers</w:t>
      </w:r>
      <w:bookmarkEnd w:id="587"/>
    </w:p>
    <w:p w14:paraId="5398FEFA" w14:textId="5D1077E7" w:rsidR="00FD4654" w:rsidRDefault="00FD4654" w:rsidP="00FD4654">
      <w:pPr>
        <w:pStyle w:val="berschrift2"/>
      </w:pPr>
      <w:bookmarkStart w:id="588" w:name="_Toc408842548"/>
      <w:r>
        <w:t>Auslesen der Daten</w:t>
      </w:r>
      <w:bookmarkEnd w:id="588"/>
    </w:p>
    <w:p w14:paraId="7A3201E5" w14:textId="494CE25D" w:rsidR="00FD4654" w:rsidRDefault="00FD4654" w:rsidP="00FD4654">
      <w:pPr>
        <w:pStyle w:val="berschrift2"/>
      </w:pPr>
      <w:bookmarkStart w:id="589" w:name="_Toc408842549"/>
      <w:r>
        <w:t>Szene</w:t>
      </w:r>
      <w:bookmarkEnd w:id="589"/>
    </w:p>
    <w:p w14:paraId="197DCB08" w14:textId="17237AB0" w:rsidR="00FD4654" w:rsidRPr="00FD4654" w:rsidRDefault="00FD4654" w:rsidP="00FD4654">
      <w:pPr>
        <w:pStyle w:val="berschrift2"/>
      </w:pPr>
      <w:bookmarkStart w:id="590" w:name="_Toc408842550"/>
      <w:r>
        <w:t>Spiellogik</w:t>
      </w:r>
      <w:bookmarkEnd w:id="590"/>
    </w:p>
    <w:p w14:paraId="3FF35625" w14:textId="77777777" w:rsidR="00FD4654" w:rsidRPr="00FD4654" w:rsidRDefault="00FD4654" w:rsidP="00FD4654"/>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591" w:name="_Toc224810323"/>
    <w:bookmarkStart w:id="592" w:name="_Toc225071808"/>
    <w:bookmarkStart w:id="593" w:name="_Toc408842551"/>
    <w:p w14:paraId="68B137AC" w14:textId="20D31E94" w:rsidR="0073618E" w:rsidRDefault="005F4467" w:rsidP="00067295">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591"/>
      <w:bookmarkEnd w:id="592"/>
      <w:r w:rsidR="00FD4654">
        <w:t>Tests</w:t>
      </w:r>
      <w:bookmarkEnd w:id="593"/>
    </w:p>
    <w:p w14:paraId="1F576A81" w14:textId="50D5EA46" w:rsidR="00083880" w:rsidRDefault="00FD4654" w:rsidP="00083880">
      <w:pPr>
        <w:pStyle w:val="berschrift2"/>
      </w:pPr>
      <w:bookmarkStart w:id="594" w:name="_Toc408842552"/>
      <w:r>
        <w:t>Schnelle Bewegungen</w:t>
      </w:r>
      <w:bookmarkEnd w:id="594"/>
    </w:p>
    <w:p w14:paraId="61FAE6B2" w14:textId="299E1220" w:rsidR="00FD4654" w:rsidRDefault="00FD4654" w:rsidP="00FD4654">
      <w:pPr>
        <w:pStyle w:val="berschrift2"/>
      </w:pPr>
      <w:bookmarkStart w:id="595" w:name="_Toc408842553"/>
      <w:r>
        <w:t>Bewegungsräume bei falscher Handhabung</w:t>
      </w:r>
      <w:bookmarkEnd w:id="595"/>
    </w:p>
    <w:p w14:paraId="1E317C3D" w14:textId="00788BE3" w:rsidR="00FD4654" w:rsidRPr="00FD4654" w:rsidRDefault="00FD4654" w:rsidP="00FD4654">
      <w:pPr>
        <w:pStyle w:val="berschrift2"/>
      </w:pPr>
      <w:bookmarkStart w:id="596" w:name="_Toc408842554"/>
      <w:r>
        <w:t>Erfahrungen</w:t>
      </w:r>
      <w:bookmarkEnd w:id="596"/>
    </w:p>
    <w:p w14:paraId="672297A8" w14:textId="4A8DC272" w:rsidR="00126263" w:rsidRPr="00BD7578" w:rsidRDefault="00126263" w:rsidP="0073618E"/>
    <w:p w14:paraId="39C7DB1C" w14:textId="3D436838"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597" w:name="_Toc224810328"/>
    <w:bookmarkStart w:id="598" w:name="_Toc225071813"/>
    <w:bookmarkStart w:id="599" w:name="_Toc408842555"/>
    <w:p w14:paraId="33F7FE48" w14:textId="1C1AEF80" w:rsidR="0092589D" w:rsidRPr="0092589D" w:rsidRDefault="005F4467" w:rsidP="0092589D">
      <w:pPr>
        <w:pStyle w:val="berschrift1"/>
      </w:pPr>
      <w:r w:rsidRPr="005073E9">
        <w:rPr>
          <w:rFonts w:cs="Helvetica"/>
          <w:noProof/>
          <w:color w:val="FFFFFF"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597"/>
      <w:bookmarkEnd w:id="598"/>
      <w:r w:rsidR="009D5666">
        <w:t>Fazit</w:t>
      </w:r>
      <w:r w:rsidR="00FD4654">
        <w:t xml:space="preserve"> und Ausblick</w:t>
      </w:r>
      <w:bookmarkEnd w:id="599"/>
    </w:p>
    <w:p w14:paraId="56D6AAB4" w14:textId="77777777" w:rsidR="00151EBD" w:rsidRDefault="00151EBD" w:rsidP="00151EBD"/>
    <w:p w14:paraId="380B0216" w14:textId="7191E56C" w:rsidR="005F4467" w:rsidRDefault="00FD4654" w:rsidP="005F4467">
      <w:pPr>
        <w:pStyle w:val="berschrift2"/>
      </w:pPr>
      <w:bookmarkStart w:id="600" w:name="_Toc408842556"/>
      <w:r>
        <w:t>Bewertung</w:t>
      </w:r>
      <w:bookmarkEnd w:id="600"/>
    </w:p>
    <w:p w14:paraId="3ACB2775" w14:textId="64DFAF5E" w:rsidR="00C033DC" w:rsidRDefault="00C033DC" w:rsidP="00C033DC">
      <w:pPr>
        <w:pStyle w:val="berschrift3"/>
      </w:pPr>
      <w:bookmarkStart w:id="601" w:name="_Toc408842557"/>
      <w:r>
        <w:t>Controller</w:t>
      </w:r>
      <w:bookmarkEnd w:id="601"/>
    </w:p>
    <w:p w14:paraId="1EB588C6" w14:textId="7FC89106" w:rsidR="00C033DC" w:rsidRPr="00C033DC" w:rsidRDefault="00C033DC" w:rsidP="00C033DC">
      <w:pPr>
        <w:pStyle w:val="berschrift3"/>
      </w:pPr>
      <w:bookmarkStart w:id="602" w:name="_Toc408842558"/>
      <w:r>
        <w:t>Applikation</w:t>
      </w:r>
      <w:bookmarkEnd w:id="602"/>
    </w:p>
    <w:p w14:paraId="4E3F06C9" w14:textId="62F436AB" w:rsidR="00D27870" w:rsidRPr="00D27870" w:rsidRDefault="00D27870" w:rsidP="00D27870">
      <w:proofErr w:type="spellStart"/>
      <w:r>
        <w:t>asdasd</w:t>
      </w:r>
      <w:proofErr w:type="spellEnd"/>
    </w:p>
    <w:p w14:paraId="39AC549C" w14:textId="3566C13C" w:rsidR="00D27870" w:rsidRDefault="0087118A" w:rsidP="00FD4654">
      <w:pPr>
        <w:pStyle w:val="berschrift2"/>
      </w:pPr>
      <w:bookmarkStart w:id="603" w:name="_Toc408842559"/>
      <w:r>
        <w:t>Ausblick</w:t>
      </w:r>
      <w:bookmarkEnd w:id="603"/>
    </w:p>
    <w:p w14:paraId="0D075DBC" w14:textId="1E76F3D6" w:rsidR="00FD4654" w:rsidRDefault="0087118A" w:rsidP="00C07B21">
      <w:pPr>
        <w:pStyle w:val="berschrift3"/>
      </w:pPr>
      <w:bookmarkStart w:id="604" w:name="_Toc408842560"/>
      <w:r>
        <w:t>Prototypen von Controllern, was kommt ist in Arbeit</w:t>
      </w:r>
      <w:bookmarkEnd w:id="604"/>
    </w:p>
    <w:p w14:paraId="29DF93AF" w14:textId="77777777" w:rsidR="009D5666" w:rsidRPr="0023206C" w:rsidRDefault="009D5666" w:rsidP="009D5666">
      <w:pPr>
        <w:rPr>
          <w:rPrChange w:id="605" w:author="Autor">
            <w:rPr>
              <w:lang w:val="en-US"/>
            </w:rPr>
          </w:rPrChange>
        </w:rPr>
      </w:pPr>
    </w:p>
    <w:p w14:paraId="1868FBC7" w14:textId="77777777" w:rsidR="00FD4654" w:rsidRPr="0023206C" w:rsidRDefault="00FD4654" w:rsidP="00FD4654">
      <w:pPr>
        <w:rPr>
          <w:rPrChange w:id="606" w:author="Autor">
            <w:rPr>
              <w:lang w:val="en-US"/>
            </w:rPr>
          </w:rPrChange>
        </w:rPr>
        <w:sectPr w:rsidR="00FD4654" w:rsidRPr="0023206C" w:rsidSect="00CF380C">
          <w:headerReference w:type="default" r:id="rId41"/>
          <w:pgSz w:w="11906" w:h="16838" w:code="9"/>
          <w:pgMar w:top="1531" w:right="1418" w:bottom="1701" w:left="1701" w:header="510" w:footer="624" w:gutter="0"/>
          <w:cols w:space="708"/>
          <w:docGrid w:linePitch="360"/>
        </w:sectPr>
      </w:pPr>
    </w:p>
    <w:bookmarkStart w:id="607" w:name="_Toc408842561"/>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proofErr w:type="spellStart"/>
      <w:r w:rsidR="0092098D" w:rsidRPr="008D3867">
        <w:rPr>
          <w:lang w:val="en-US"/>
        </w:rPr>
        <w:t>Referenzen</w:t>
      </w:r>
      <w:bookmarkEnd w:id="607"/>
      <w:proofErr w:type="spellEnd"/>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proofErr w:type="spellStart"/>
      <w:r w:rsidRPr="005A2D3C">
        <w:rPr>
          <w:b/>
          <w:sz w:val="36"/>
          <w:lang w:val="en-US"/>
        </w:rPr>
        <w:t>Berichte</w:t>
      </w:r>
      <w:proofErr w:type="spellEnd"/>
    </w:p>
    <w:p w14:paraId="410EBB66" w14:textId="77777777" w:rsidR="005A2D3C" w:rsidRPr="005A2D3C" w:rsidRDefault="005A2D3C" w:rsidP="005A2D3C">
      <w:pPr>
        <w:rPr>
          <w:lang w:val="en-US"/>
        </w:rPr>
      </w:pPr>
    </w:p>
    <w:p w14:paraId="196213A7" w14:textId="2A8392F6" w:rsidR="0030177F" w:rsidRPr="0023206C" w:rsidRDefault="009B1FBE" w:rsidP="009F1AB6">
      <w:pPr>
        <w:ind w:left="1077" w:hanging="1077"/>
        <w:rPr>
          <w:rPrChange w:id="608" w:author="Autor">
            <w:rPr>
              <w:lang w:val="en-US"/>
            </w:rPr>
          </w:rPrChange>
        </w:rPr>
      </w:pPr>
      <w:r w:rsidRPr="0023206C">
        <w:rPr>
          <w:rPrChange w:id="609" w:author="Autor">
            <w:rPr>
              <w:lang w:val="en-US"/>
            </w:rPr>
          </w:rPrChange>
        </w:rPr>
        <w:t>[Bus14]</w:t>
      </w:r>
      <w:r w:rsidRPr="0023206C">
        <w:rPr>
          <w:rPrChange w:id="610" w:author="Autor">
            <w:rPr>
              <w:lang w:val="en-US"/>
            </w:rPr>
          </w:rPrChange>
        </w:rPr>
        <w:tab/>
      </w:r>
      <w:r w:rsidR="005A2D3C" w:rsidRPr="0023206C">
        <w:rPr>
          <w:rPrChange w:id="611" w:author="Autor">
            <w:rPr>
              <w:lang w:val="en-US"/>
            </w:rPr>
          </w:rPrChange>
        </w:rPr>
        <w:t xml:space="preserve">T. Busch: „Einarbeitung in Virtual Reality und </w:t>
      </w:r>
      <w:proofErr w:type="spellStart"/>
      <w:r w:rsidR="005A2D3C" w:rsidRPr="0023206C">
        <w:rPr>
          <w:rPrChange w:id="612" w:author="Autor">
            <w:rPr>
              <w:lang w:val="en-US"/>
            </w:rPr>
          </w:rPrChange>
        </w:rPr>
        <w:t>Augmented</w:t>
      </w:r>
      <w:proofErr w:type="spellEnd"/>
      <w:r w:rsidR="005A2D3C" w:rsidRPr="0023206C">
        <w:rPr>
          <w:rPrChange w:id="613" w:author="Autor">
            <w:rPr>
              <w:lang w:val="en-US"/>
            </w:rPr>
          </w:rPrChange>
        </w:rPr>
        <w:t xml:space="preserve">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 xml:space="preserve">F. </w:t>
      </w:r>
      <w:proofErr w:type="spellStart"/>
      <w:r>
        <w:rPr>
          <w:lang w:val="en-US"/>
        </w:rPr>
        <w:t>Kammergruber</w:t>
      </w:r>
      <w:proofErr w:type="spellEnd"/>
      <w:r>
        <w:rPr>
          <w:lang w:val="en-US"/>
        </w:rPr>
        <w:t xml:space="preserve"> et al.</w:t>
      </w:r>
      <w:r w:rsidR="0054243E">
        <w:rPr>
          <w:lang w:val="en-US"/>
        </w:rPr>
        <w:t xml:space="preserve">: </w:t>
      </w:r>
      <w:r w:rsidR="0054243E" w:rsidRPr="005A2D3C">
        <w:rPr>
          <w:lang w:val="en-US"/>
        </w:rPr>
        <w:t>„</w:t>
      </w:r>
      <w:r w:rsidR="0054243E">
        <w:rPr>
          <w:lang w:val="en-US"/>
        </w:rPr>
        <w:t>Navigation in Virtual Reality using Microsoft K</w:t>
      </w:r>
      <w:r w:rsidR="0054243E">
        <w:rPr>
          <w:lang w:val="en-US"/>
        </w:rPr>
        <w:t>i</w:t>
      </w:r>
      <w:r w:rsidR="0054243E">
        <w:rPr>
          <w:lang w:val="en-US"/>
        </w:rPr>
        <w:t>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proofErr w:type="spellStart"/>
      <w:r w:rsidRPr="007253E1">
        <w:rPr>
          <w:rFonts w:cs="Arial"/>
          <w:b/>
          <w:sz w:val="36"/>
          <w:lang w:val="en-US"/>
        </w:rPr>
        <w:t>Bücher</w:t>
      </w:r>
      <w:proofErr w:type="spellEnd"/>
    </w:p>
    <w:p w14:paraId="26D75932" w14:textId="77777777" w:rsidR="00B30E9E" w:rsidRPr="007253E1" w:rsidRDefault="00B30E9E" w:rsidP="00B30E9E">
      <w:pPr>
        <w:rPr>
          <w:lang w:val="en-US"/>
        </w:rPr>
      </w:pPr>
    </w:p>
    <w:p w14:paraId="2AA2C5BE" w14:textId="57FBE896" w:rsidR="00E30FA0" w:rsidRPr="008D3867" w:rsidRDefault="004E6C23" w:rsidP="00E30FA0">
      <w:pPr>
        <w:ind w:left="1077" w:hanging="1077"/>
        <w:jc w:val="left"/>
        <w:rPr>
          <w:lang w:val="en-US"/>
        </w:rPr>
      </w:pPr>
      <w:r w:rsidRPr="008D3867">
        <w:rPr>
          <w:lang w:val="en-US"/>
        </w:rPr>
        <w:t>[Bla11]</w:t>
      </w:r>
      <w:r w:rsidRPr="008D3867">
        <w:rPr>
          <w:lang w:val="en-US"/>
        </w:rPr>
        <w:tab/>
        <w:t xml:space="preserve">S. Blackman: „Beginning 3D Game Development with Unity: The World’s most widely used multiplatform game engine“, </w:t>
      </w:r>
      <w:proofErr w:type="spellStart"/>
      <w:r w:rsidRPr="008D3867">
        <w:rPr>
          <w:lang w:val="en-US"/>
        </w:rPr>
        <w:t>Apress</w:t>
      </w:r>
      <w:proofErr w:type="spellEnd"/>
      <w:r w:rsidRPr="008D3867">
        <w:rPr>
          <w:lang w:val="en-US"/>
        </w:rPr>
        <w:t>, New York, Mai 2011</w:t>
      </w:r>
      <w:r w:rsidR="00E30FA0">
        <w:rPr>
          <w:lang w:val="en-US"/>
        </w:rPr>
        <w:t xml:space="preserve"> </w:t>
      </w:r>
    </w:p>
    <w:p w14:paraId="1691F49F" w14:textId="77777777" w:rsidR="004E6C23" w:rsidRDefault="004E6C23" w:rsidP="00B769E5">
      <w:pPr>
        <w:ind w:left="1077" w:hanging="1077"/>
        <w:jc w:val="left"/>
      </w:pPr>
      <w:r>
        <w:t>[Dör13]</w:t>
      </w:r>
      <w:r>
        <w:tab/>
        <w:t xml:space="preserve">R. Dörner </w:t>
      </w:r>
      <w:r w:rsidRPr="00BD7578">
        <w:t>et al.</w:t>
      </w:r>
      <w:r>
        <w:t xml:space="preserve"> (</w:t>
      </w:r>
      <w:proofErr w:type="spellStart"/>
      <w:r>
        <w:t>Hrsg</w:t>
      </w:r>
      <w:proofErr w:type="spellEnd"/>
      <w:r>
        <w:t>):</w:t>
      </w:r>
      <w:r w:rsidRPr="00BD7578">
        <w:t xml:space="preserve"> </w:t>
      </w:r>
      <w:r>
        <w:t>„</w:t>
      </w:r>
      <w:r w:rsidRPr="00BD7578">
        <w:t xml:space="preserve">Virtual und </w:t>
      </w:r>
      <w:proofErr w:type="spellStart"/>
      <w:r w:rsidRPr="00BD7578">
        <w:t>Augmented</w:t>
      </w:r>
      <w:proofErr w:type="spellEnd"/>
      <w:r w:rsidRPr="00BD7578">
        <w:t xml:space="preserve"> Reality (VR/AR): Grundlagen und Methoden der Virtuellen und Augmentierten Realität</w:t>
      </w:r>
      <w:r>
        <w:t>“</w:t>
      </w:r>
      <w:r w:rsidRPr="00BD7578">
        <w:t>, 1.Auflage, Springer Verlag</w:t>
      </w:r>
      <w:r>
        <w:t>, Berlin Heidelberg, September 2013</w:t>
      </w:r>
    </w:p>
    <w:p w14:paraId="7862265D" w14:textId="3645AB39" w:rsidR="004E6C23" w:rsidRDefault="004E6C23" w:rsidP="008928B2">
      <w:pPr>
        <w:ind w:left="1077" w:hanging="1077"/>
      </w:pPr>
      <w:r w:rsidRPr="0023206C">
        <w:rPr>
          <w:lang w:val="en-US"/>
          <w:rPrChange w:id="614" w:author="Autor">
            <w:rPr/>
          </w:rPrChange>
        </w:rPr>
        <w:t>[Fin13]</w:t>
      </w:r>
      <w:r w:rsidRPr="0023206C">
        <w:rPr>
          <w:lang w:val="en-US"/>
          <w:rPrChange w:id="615" w:author="Autor">
            <w:rPr/>
          </w:rPrChange>
        </w:rPr>
        <w:tab/>
        <w:t>T. Finnegan: „Unity Android Game Development by Example Beginner’s Guide“</w:t>
      </w:r>
      <w:ins w:id="616" w:author="Autor">
        <w:r w:rsidR="00DA3095">
          <w:rPr>
            <w:lang w:val="en-US"/>
          </w:rPr>
          <w:t>,</w:t>
        </w:r>
      </w:ins>
      <w:del w:id="617" w:author="Autor">
        <w:r w:rsidRPr="0023206C" w:rsidDel="00DA3095">
          <w:rPr>
            <w:lang w:val="en-US"/>
            <w:rPrChange w:id="618" w:author="Autor">
              <w:rPr/>
            </w:rPrChange>
          </w:rPr>
          <w:delText>,</w:delText>
        </w:r>
      </w:del>
      <w:bookmarkStart w:id="619" w:name="_GoBack"/>
      <w:bookmarkEnd w:id="619"/>
      <w:r w:rsidRPr="0023206C">
        <w:rPr>
          <w:lang w:val="en-US"/>
          <w:rPrChange w:id="620" w:author="Autor">
            <w:rPr/>
          </w:rPrChange>
        </w:rPr>
        <w:t xml:space="preserve">1. </w:t>
      </w:r>
      <w:r>
        <w:t>Auflage, Packt Publishing, Birmingham, Dezember 2013</w:t>
      </w:r>
    </w:p>
    <w:p w14:paraId="6866BD3C" w14:textId="77777777" w:rsidR="004E6C23" w:rsidRPr="00BD7578" w:rsidRDefault="004E6C23" w:rsidP="00AF0A81">
      <w:pPr>
        <w:ind w:left="1077" w:hanging="1077"/>
      </w:pPr>
      <w:r>
        <w:t>[Rup14]</w:t>
      </w:r>
      <w:r>
        <w:tab/>
        <w:t xml:space="preserve">C. Rupp, die </w:t>
      </w:r>
      <w:proofErr w:type="spellStart"/>
      <w:r>
        <w:t>SOPHISTen</w:t>
      </w:r>
      <w:proofErr w:type="spellEnd"/>
      <w:r>
        <w:t>: „</w:t>
      </w:r>
      <w:proofErr w:type="spellStart"/>
      <w:r w:rsidRPr="009E468F">
        <w:t>Requirements</w:t>
      </w:r>
      <w:proofErr w:type="spellEnd"/>
      <w:r w:rsidRPr="009E468F">
        <w:t>-Engineering und -Management: Aus der Praxis von klassisch bis agil</w:t>
      </w:r>
      <w:r>
        <w:t>“,6. Auflage, Carl Hanser Verlag, München, Oktober 2014</w:t>
      </w:r>
    </w:p>
    <w:p w14:paraId="4876A5F3" w14:textId="1241E388" w:rsidR="00F01A2E" w:rsidRPr="0023206C" w:rsidRDefault="004E6C23" w:rsidP="00844C3B">
      <w:pPr>
        <w:ind w:left="1077" w:hanging="1077"/>
        <w:rPr>
          <w:lang w:val="en-US"/>
          <w:rPrChange w:id="621" w:author="Autor">
            <w:rPr/>
          </w:rPrChange>
        </w:rPr>
      </w:pPr>
      <w:r>
        <w:t>[Sei14]</w:t>
      </w:r>
      <w:r>
        <w:tab/>
        <w:t>C. Seifert: „</w:t>
      </w:r>
      <w:r w:rsidRPr="00AF0A81">
        <w:t xml:space="preserve">Spiele entwickeln mit </w:t>
      </w:r>
      <w:proofErr w:type="spellStart"/>
      <w:r w:rsidRPr="00AF0A81">
        <w:t>Unity</w:t>
      </w:r>
      <w:proofErr w:type="spellEnd"/>
      <w:r w:rsidRPr="00AF0A81">
        <w:t xml:space="preserve">: 3D-Games mit </w:t>
      </w:r>
      <w:proofErr w:type="spellStart"/>
      <w:r w:rsidRPr="00AF0A81">
        <w:t>Unity</w:t>
      </w:r>
      <w:proofErr w:type="spellEnd"/>
      <w:r w:rsidRPr="00AF0A81">
        <w:t xml:space="preserve"> und C# für Desk</w:t>
      </w:r>
      <w:r>
        <w:t xml:space="preserve">top, Web &amp; Mobile“, 1. </w:t>
      </w:r>
      <w:proofErr w:type="spellStart"/>
      <w:r w:rsidRPr="0023206C">
        <w:rPr>
          <w:lang w:val="en-US"/>
          <w:rPrChange w:id="622" w:author="Autor">
            <w:rPr/>
          </w:rPrChange>
        </w:rPr>
        <w:t>Auflage</w:t>
      </w:r>
      <w:proofErr w:type="spellEnd"/>
      <w:r w:rsidRPr="0023206C">
        <w:rPr>
          <w:lang w:val="en-US"/>
          <w:rPrChange w:id="623" w:author="Autor">
            <w:rPr/>
          </w:rPrChange>
        </w:rPr>
        <w:t xml:space="preserve">, Carl </w:t>
      </w:r>
      <w:proofErr w:type="spellStart"/>
      <w:r w:rsidRPr="0023206C">
        <w:rPr>
          <w:lang w:val="en-US"/>
          <w:rPrChange w:id="624" w:author="Autor">
            <w:rPr/>
          </w:rPrChange>
        </w:rPr>
        <w:t>Hanser</w:t>
      </w:r>
      <w:proofErr w:type="spellEnd"/>
      <w:r w:rsidRPr="0023206C">
        <w:rPr>
          <w:lang w:val="en-US"/>
          <w:rPrChange w:id="625" w:author="Autor">
            <w:rPr/>
          </w:rPrChange>
        </w:rPr>
        <w:t xml:space="preserve"> </w:t>
      </w:r>
      <w:proofErr w:type="spellStart"/>
      <w:r w:rsidRPr="0023206C">
        <w:rPr>
          <w:lang w:val="en-US"/>
          <w:rPrChange w:id="626" w:author="Autor">
            <w:rPr/>
          </w:rPrChange>
        </w:rPr>
        <w:t>Verlag</w:t>
      </w:r>
      <w:proofErr w:type="spellEnd"/>
      <w:r w:rsidRPr="0023206C">
        <w:rPr>
          <w:lang w:val="en-US"/>
          <w:rPrChange w:id="627" w:author="Autor">
            <w:rPr/>
          </w:rPrChange>
        </w:rPr>
        <w:t xml:space="preserve">, </w:t>
      </w:r>
      <w:proofErr w:type="spellStart"/>
      <w:r w:rsidRPr="0023206C">
        <w:rPr>
          <w:lang w:val="en-US"/>
          <w:rPrChange w:id="628" w:author="Autor">
            <w:rPr/>
          </w:rPrChange>
        </w:rPr>
        <w:t>München</w:t>
      </w:r>
      <w:proofErr w:type="spellEnd"/>
      <w:r w:rsidRPr="0023206C">
        <w:rPr>
          <w:lang w:val="en-US"/>
          <w:rPrChange w:id="629" w:author="Autor">
            <w:rPr/>
          </w:rPrChange>
        </w:rPr>
        <w:t>, Septe</w:t>
      </w:r>
      <w:r w:rsidRPr="0023206C">
        <w:rPr>
          <w:lang w:val="en-US"/>
          <w:rPrChange w:id="630" w:author="Autor">
            <w:rPr/>
          </w:rPrChange>
        </w:rPr>
        <w:t>m</w:t>
      </w:r>
      <w:r w:rsidRPr="0023206C">
        <w:rPr>
          <w:lang w:val="en-US"/>
          <w:rPrChange w:id="631" w:author="Autor">
            <w:rPr/>
          </w:rPrChange>
        </w:rPr>
        <w:t>ber 2014</w:t>
      </w:r>
    </w:p>
    <w:p w14:paraId="04C28CEF" w14:textId="77777777" w:rsidR="00F01A2E" w:rsidRPr="0023206C" w:rsidRDefault="00F01A2E">
      <w:pPr>
        <w:spacing w:before="0" w:after="0" w:line="240" w:lineRule="auto"/>
        <w:jc w:val="left"/>
        <w:rPr>
          <w:lang w:val="en-US"/>
          <w:rPrChange w:id="632" w:author="Autor">
            <w:rPr/>
          </w:rPrChange>
        </w:rPr>
      </w:pPr>
      <w:r w:rsidRPr="0023206C">
        <w:rPr>
          <w:lang w:val="en-US"/>
          <w:rPrChange w:id="633" w:author="Autor">
            <w:rPr/>
          </w:rPrChange>
        </w:rPr>
        <w:br w:type="page"/>
      </w:r>
    </w:p>
    <w:p w14:paraId="01DA412F" w14:textId="2D0353C2" w:rsidR="00B30E9E" w:rsidRPr="0023206C" w:rsidRDefault="00B30E9E">
      <w:pPr>
        <w:spacing w:before="0" w:after="0" w:line="240" w:lineRule="auto"/>
        <w:jc w:val="left"/>
        <w:rPr>
          <w:b/>
          <w:sz w:val="36"/>
          <w:lang w:val="en-US"/>
          <w:rPrChange w:id="634" w:author="Autor">
            <w:rPr>
              <w:b/>
              <w:sz w:val="36"/>
            </w:rPr>
          </w:rPrChange>
        </w:rPr>
      </w:pPr>
      <w:r w:rsidRPr="0023206C">
        <w:rPr>
          <w:b/>
          <w:sz w:val="36"/>
          <w:lang w:val="en-US"/>
          <w:rPrChange w:id="635" w:author="Autor">
            <w:rPr>
              <w:b/>
              <w:sz w:val="36"/>
            </w:rPr>
          </w:rPrChange>
        </w:rPr>
        <w:lastRenderedPageBreak/>
        <w:t>Magazine</w:t>
      </w:r>
    </w:p>
    <w:p w14:paraId="73B10F58" w14:textId="77777777" w:rsidR="00B30E9E" w:rsidRPr="0023206C" w:rsidRDefault="00B30E9E" w:rsidP="00B30E9E">
      <w:pPr>
        <w:rPr>
          <w:lang w:val="en-US"/>
          <w:rPrChange w:id="636" w:author="Autor">
            <w:rPr/>
          </w:rPrChange>
        </w:rPr>
      </w:pPr>
    </w:p>
    <w:p w14:paraId="5EAB4F6B" w14:textId="36A56CF7" w:rsidR="00B30E9E" w:rsidRPr="0023206C" w:rsidRDefault="00B30E9E" w:rsidP="004E6C23">
      <w:pPr>
        <w:ind w:left="1077" w:hanging="1077"/>
        <w:rPr>
          <w:lang w:val="en-US"/>
          <w:rPrChange w:id="637" w:author="Autor">
            <w:rPr/>
          </w:rPrChange>
        </w:rPr>
      </w:pPr>
      <w:r w:rsidRPr="0023206C">
        <w:rPr>
          <w:lang w:val="en-US"/>
          <w:rPrChange w:id="638" w:author="Autor">
            <w:rPr/>
          </w:rPrChange>
        </w:rPr>
        <w:t>[FRE03]</w:t>
      </w:r>
      <w:r w:rsidRPr="0023206C">
        <w:rPr>
          <w:lang w:val="en-US"/>
          <w:rPrChange w:id="639" w:author="Autor">
            <w:rPr/>
          </w:rPrChange>
        </w:rPr>
        <w:tab/>
        <w:t xml:space="preserve">K.J. </w:t>
      </w:r>
      <w:proofErr w:type="spellStart"/>
      <w:r w:rsidRPr="0023206C">
        <w:rPr>
          <w:lang w:val="en-US"/>
          <w:rPrChange w:id="640" w:author="Autor">
            <w:rPr/>
          </w:rPrChange>
        </w:rPr>
        <w:t>Fernandes</w:t>
      </w:r>
      <w:proofErr w:type="spellEnd"/>
      <w:r w:rsidRPr="0023206C">
        <w:rPr>
          <w:lang w:val="en-US"/>
          <w:rPrChange w:id="641" w:author="Autor">
            <w:rPr/>
          </w:rPrChange>
        </w:rPr>
        <w:t>, V. Raja, J. Eyre: „</w:t>
      </w:r>
      <w:proofErr w:type="spellStart"/>
      <w:r w:rsidRPr="0023206C">
        <w:rPr>
          <w:lang w:val="en-US"/>
          <w:rPrChange w:id="642" w:author="Autor">
            <w:rPr/>
          </w:rPrChange>
        </w:rPr>
        <w:t>Cybersphere</w:t>
      </w:r>
      <w:proofErr w:type="spellEnd"/>
      <w:r w:rsidRPr="0023206C">
        <w:rPr>
          <w:lang w:val="en-US"/>
          <w:rPrChange w:id="643" w:author="Autor">
            <w:rPr/>
          </w:rPrChange>
        </w:rPr>
        <w:t>: the fully immersive spherical projection system“, Communications of the ACM 46 Nr. 9, ACM, New York</w:t>
      </w:r>
      <w:r w:rsidR="001E3B02" w:rsidRPr="0023206C">
        <w:rPr>
          <w:lang w:val="en-US"/>
          <w:rPrChange w:id="644" w:author="Autor">
            <w:rPr/>
          </w:rPrChange>
        </w:rPr>
        <w:t>,</w:t>
      </w:r>
      <w:r w:rsidR="007E568B" w:rsidRPr="0023206C">
        <w:rPr>
          <w:lang w:val="en-US"/>
          <w:rPrChange w:id="645" w:author="Autor">
            <w:rPr/>
          </w:rPrChange>
        </w:rPr>
        <w:t xml:space="preserve"> September 2003</w:t>
      </w:r>
    </w:p>
    <w:p w14:paraId="035205CB" w14:textId="77777777" w:rsidR="00F01A2E" w:rsidRPr="0023206C" w:rsidRDefault="00F01A2E" w:rsidP="004E6C23">
      <w:pPr>
        <w:ind w:left="1077" w:hanging="1077"/>
        <w:rPr>
          <w:lang w:val="en-US"/>
          <w:rPrChange w:id="646" w:author="Autor">
            <w:rPr/>
          </w:rPrChange>
        </w:rPr>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56367C6C" w14:textId="77777777" w:rsidR="007A3DA9" w:rsidRDefault="007A3DA9" w:rsidP="00DC6803">
      <w:pPr>
        <w:ind w:left="1080" w:hanging="1080"/>
      </w:pPr>
      <w:r>
        <w:t>[@</w:t>
      </w:r>
      <w:proofErr w:type="spellStart"/>
      <w:r>
        <w:t>Adb</w:t>
      </w:r>
      <w:proofErr w:type="spellEnd"/>
      <w:r>
        <w:t>]</w:t>
      </w:r>
      <w:r>
        <w:tab/>
        <w:t xml:space="preserve">Android </w:t>
      </w:r>
      <w:proofErr w:type="spellStart"/>
      <w:r>
        <w:t>Debug</w:t>
      </w:r>
      <w:proofErr w:type="spellEnd"/>
      <w:r>
        <w:t xml:space="preserve"> Bridge, </w:t>
      </w:r>
      <w:hyperlink r:id="rId42" w:history="1">
        <w:r w:rsidRPr="000B4ED0">
          <w:rPr>
            <w:rStyle w:val="Hyperlink"/>
          </w:rPr>
          <w:t>http://developer.android.com/tools/help/adb.html</w:t>
        </w:r>
      </w:hyperlink>
      <w:r>
        <w:t xml:space="preserve"> </w:t>
      </w:r>
    </w:p>
    <w:p w14:paraId="03502F9A" w14:textId="77777777" w:rsidR="007A3DA9" w:rsidRDefault="007A3DA9" w:rsidP="00FD5595">
      <w:pPr>
        <w:ind w:left="1077" w:hanging="1077"/>
        <w:jc w:val="left"/>
        <w:rPr>
          <w:lang w:val="en-US"/>
        </w:rPr>
      </w:pPr>
      <w:r>
        <w:rPr>
          <w:lang w:val="en-US"/>
        </w:rPr>
        <w:t>[@Car]</w:t>
      </w:r>
      <w:r>
        <w:rPr>
          <w:lang w:val="en-US"/>
        </w:rPr>
        <w:tab/>
        <w:t xml:space="preserve">Google Cardboard Developer Documentation, </w:t>
      </w:r>
      <w:r w:rsidR="0095394B">
        <w:fldChar w:fldCharType="begin"/>
      </w:r>
      <w:r w:rsidR="0095394B" w:rsidRPr="0023206C">
        <w:rPr>
          <w:lang w:val="en-US"/>
          <w:rPrChange w:id="647" w:author="Autor">
            <w:rPr/>
          </w:rPrChange>
        </w:rPr>
        <w:instrText xml:space="preserve"> HYPERLINK "https://developers.google.com/cardboard/overview" </w:instrText>
      </w:r>
      <w:r w:rsidR="0095394B">
        <w:fldChar w:fldCharType="separate"/>
      </w:r>
      <w:r w:rsidRPr="002F4D93">
        <w:rPr>
          <w:rStyle w:val="Hyperlink"/>
          <w:lang w:val="en-US"/>
        </w:rPr>
        <w:t>https://developers.google.com/cardboard/overview</w:t>
      </w:r>
      <w:r w:rsidR="0095394B">
        <w:rPr>
          <w:rStyle w:val="Hyperlink"/>
          <w:lang w:val="en-US"/>
        </w:rPr>
        <w:fldChar w:fldCharType="end"/>
      </w:r>
      <w:r>
        <w:rPr>
          <w:lang w:val="en-US"/>
        </w:rPr>
        <w:t xml:space="preserve"> </w:t>
      </w:r>
    </w:p>
    <w:p w14:paraId="363EDDCB" w14:textId="77777777" w:rsidR="007A3DA9" w:rsidRPr="0023206C" w:rsidRDefault="007A3DA9" w:rsidP="00DC6803">
      <w:pPr>
        <w:ind w:left="1080" w:hanging="1080"/>
        <w:rPr>
          <w:lang w:val="en-US"/>
          <w:rPrChange w:id="648" w:author="Autor">
            <w:rPr/>
          </w:rPrChange>
        </w:rPr>
      </w:pPr>
      <w:r w:rsidRPr="0023206C">
        <w:rPr>
          <w:lang w:val="en-US"/>
          <w:rPrChange w:id="649" w:author="Autor">
            <w:rPr/>
          </w:rPrChange>
        </w:rPr>
        <w:t>[@Cat]</w:t>
      </w:r>
      <w:r w:rsidRPr="0023206C">
        <w:rPr>
          <w:lang w:val="en-US"/>
          <w:rPrChange w:id="650" w:author="Autor">
            <w:rPr/>
          </w:rPrChange>
        </w:rPr>
        <w:tab/>
        <w:t xml:space="preserve">ADB </w:t>
      </w:r>
      <w:proofErr w:type="spellStart"/>
      <w:r w:rsidRPr="0023206C">
        <w:rPr>
          <w:lang w:val="en-US"/>
          <w:rPrChange w:id="651" w:author="Autor">
            <w:rPr/>
          </w:rPrChange>
        </w:rPr>
        <w:t>Logcat</w:t>
      </w:r>
      <w:proofErr w:type="spellEnd"/>
      <w:r w:rsidRPr="0023206C">
        <w:rPr>
          <w:lang w:val="en-US"/>
          <w:rPrChange w:id="652" w:author="Autor">
            <w:rPr/>
          </w:rPrChange>
        </w:rPr>
        <w:t xml:space="preserve">, </w:t>
      </w:r>
      <w:r w:rsidR="0095394B">
        <w:fldChar w:fldCharType="begin"/>
      </w:r>
      <w:r w:rsidR="0095394B" w:rsidRPr="0023206C">
        <w:rPr>
          <w:lang w:val="en-US"/>
          <w:rPrChange w:id="653" w:author="Autor">
            <w:rPr/>
          </w:rPrChange>
        </w:rPr>
        <w:instrText xml:space="preserve"> HYPERLINK "http://developer.android.com/tools/help/logcat.html" </w:instrText>
      </w:r>
      <w:r w:rsidR="0095394B">
        <w:fldChar w:fldCharType="separate"/>
      </w:r>
      <w:r w:rsidRPr="0023206C">
        <w:rPr>
          <w:rStyle w:val="Hyperlink"/>
          <w:lang w:val="en-US"/>
          <w:rPrChange w:id="654" w:author="Autor">
            <w:rPr>
              <w:rStyle w:val="Hyperlink"/>
            </w:rPr>
          </w:rPrChange>
        </w:rPr>
        <w:t>http://developer.android.com/tools/help/logcat.html</w:t>
      </w:r>
      <w:r w:rsidR="0095394B">
        <w:rPr>
          <w:rStyle w:val="Hyperlink"/>
        </w:rPr>
        <w:fldChar w:fldCharType="end"/>
      </w:r>
      <w:r w:rsidRPr="0023206C">
        <w:rPr>
          <w:lang w:val="en-US"/>
          <w:rPrChange w:id="655" w:author="Autor">
            <w:rPr/>
          </w:rPrChange>
        </w:rPr>
        <w:t xml:space="preserve"> </w:t>
      </w:r>
    </w:p>
    <w:p w14:paraId="24CF8D17" w14:textId="77777777" w:rsidR="007A3DA9" w:rsidRDefault="007A3DA9" w:rsidP="00FD5595">
      <w:pPr>
        <w:ind w:left="1077" w:hanging="1077"/>
        <w:jc w:val="left"/>
        <w:rPr>
          <w:lang w:val="en-US"/>
        </w:rPr>
      </w:pPr>
      <w:r w:rsidRPr="00253C80">
        <w:rPr>
          <w:lang w:val="en-US"/>
        </w:rPr>
        <w:t>[@</w:t>
      </w:r>
      <w:proofErr w:type="spellStart"/>
      <w:r w:rsidRPr="00253C80">
        <w:rPr>
          <w:lang w:val="en-US"/>
        </w:rPr>
        <w:t>Dur</w:t>
      </w:r>
      <w:proofErr w:type="spellEnd"/>
      <w:r w:rsidRPr="00253C80">
        <w:rPr>
          <w:lang w:val="en-US"/>
        </w:rPr>
        <w:t>]</w:t>
      </w:r>
      <w:r w:rsidRPr="00253C80">
        <w:rPr>
          <w:lang w:val="en-US"/>
        </w:rPr>
        <w:tab/>
      </w:r>
      <w:proofErr w:type="spellStart"/>
      <w:r w:rsidRPr="00253C80">
        <w:rPr>
          <w:lang w:val="en-US"/>
        </w:rPr>
        <w:t>Durovis</w:t>
      </w:r>
      <w:proofErr w:type="spellEnd"/>
      <w:r w:rsidRPr="00253C80">
        <w:rPr>
          <w:lang w:val="en-US"/>
        </w:rPr>
        <w:t xml:space="preserve"> Dive SDK, </w:t>
      </w:r>
      <w:r w:rsidR="0095394B">
        <w:fldChar w:fldCharType="begin"/>
      </w:r>
      <w:r w:rsidR="0095394B" w:rsidRPr="0023206C">
        <w:rPr>
          <w:lang w:val="en-US"/>
          <w:rPrChange w:id="656" w:author="Autor">
            <w:rPr/>
          </w:rPrChange>
        </w:rPr>
        <w:instrText xml:space="preserve"> HYPERLINK "https://www.durovis.com/sdk.html" </w:instrText>
      </w:r>
      <w:r w:rsidR="0095394B">
        <w:fldChar w:fldCharType="separate"/>
      </w:r>
      <w:r w:rsidRPr="002F4D93">
        <w:rPr>
          <w:rStyle w:val="Hyperlink"/>
          <w:lang w:val="en-US"/>
        </w:rPr>
        <w:t>https://www.durovis.com/sdk.html</w:t>
      </w:r>
      <w:r w:rsidR="0095394B">
        <w:rPr>
          <w:rStyle w:val="Hyperlink"/>
          <w:lang w:val="en-US"/>
        </w:rPr>
        <w:fldChar w:fldCharType="end"/>
      </w:r>
    </w:p>
    <w:p w14:paraId="49647BC1" w14:textId="77777777" w:rsidR="007A3DA9" w:rsidRDefault="007A3DA9" w:rsidP="00FD5595">
      <w:pPr>
        <w:ind w:left="1077" w:hanging="1077"/>
        <w:jc w:val="left"/>
        <w:rPr>
          <w:lang w:val="en-US"/>
        </w:rPr>
      </w:pPr>
      <w:r>
        <w:rPr>
          <w:lang w:val="en-US"/>
        </w:rPr>
        <w:t>[@Ext]</w:t>
      </w:r>
      <w:r>
        <w:rPr>
          <w:lang w:val="en-US"/>
        </w:rPr>
        <w:tab/>
      </w:r>
      <w:proofErr w:type="spellStart"/>
      <w:r>
        <w:rPr>
          <w:lang w:val="en-US"/>
        </w:rPr>
        <w:t>Git</w:t>
      </w:r>
      <w:proofErr w:type="spellEnd"/>
      <w:r>
        <w:rPr>
          <w:lang w:val="en-US"/>
        </w:rPr>
        <w:t xml:space="preserve"> Extensions Manual, </w:t>
      </w:r>
      <w:r w:rsidR="0095394B">
        <w:fldChar w:fldCharType="begin"/>
      </w:r>
      <w:r w:rsidR="0095394B" w:rsidRPr="0023206C">
        <w:rPr>
          <w:lang w:val="en-US"/>
          <w:rPrChange w:id="657" w:author="Autor">
            <w:rPr/>
          </w:rPrChange>
        </w:rPr>
        <w:instrText xml:space="preserve"> HYPERLINK "https://git-extensions-documentation.readthedocs.org/en/latest/https://git-extensions-documentation.readthedocs.org/en/latest/" </w:instrText>
      </w:r>
      <w:r w:rsidR="0095394B">
        <w:fldChar w:fldCharType="separate"/>
      </w:r>
      <w:r w:rsidRPr="007F7E8C">
        <w:rPr>
          <w:rStyle w:val="Hyperlink"/>
          <w:lang w:val="en-US"/>
        </w:rPr>
        <w:t>https://git-extensions-documentation.readthedocs.org/en/latest/https://git-extensions-documentation.readthedocs.org/en/latest/</w:t>
      </w:r>
      <w:r w:rsidR="0095394B">
        <w:rPr>
          <w:rStyle w:val="Hyperlink"/>
          <w:lang w:val="en-US"/>
        </w:rPr>
        <w:fldChar w:fldCharType="end"/>
      </w:r>
      <w:r>
        <w:rPr>
          <w:lang w:val="en-US"/>
        </w:rPr>
        <w:t xml:space="preserve"> </w:t>
      </w:r>
    </w:p>
    <w:p w14:paraId="2EEC7122" w14:textId="77777777" w:rsidR="007A3DA9" w:rsidRPr="0023206C" w:rsidRDefault="007A3DA9" w:rsidP="00EE42A9">
      <w:pPr>
        <w:ind w:left="1077" w:hanging="1077"/>
        <w:jc w:val="left"/>
        <w:rPr>
          <w:rStyle w:val="Hyperlink"/>
          <w:color w:val="auto"/>
          <w:u w:val="none"/>
          <w:rPrChange w:id="658" w:author="Autor">
            <w:rPr>
              <w:rStyle w:val="Hyperlink"/>
              <w:color w:val="auto"/>
              <w:u w:val="none"/>
              <w:lang w:val="en-US"/>
            </w:rPr>
          </w:rPrChange>
        </w:rPr>
      </w:pPr>
      <w:r w:rsidRPr="0023206C">
        <w:rPr>
          <w:rPrChange w:id="659" w:author="Autor">
            <w:rPr>
              <w:color w:val="0000FF"/>
              <w:u w:val="single"/>
              <w:lang w:val="en-US"/>
            </w:rPr>
          </w:rPrChange>
        </w:rPr>
        <w:t>[@</w:t>
      </w:r>
      <w:proofErr w:type="spellStart"/>
      <w:r w:rsidRPr="0023206C">
        <w:rPr>
          <w:rPrChange w:id="660" w:author="Autor">
            <w:rPr>
              <w:color w:val="0000FF"/>
              <w:u w:val="single"/>
              <w:lang w:val="en-US"/>
            </w:rPr>
          </w:rPrChange>
        </w:rPr>
        <w:t>Gear</w:t>
      </w:r>
      <w:proofErr w:type="spellEnd"/>
      <w:r w:rsidRPr="0023206C">
        <w:rPr>
          <w:rPrChange w:id="661" w:author="Autor">
            <w:rPr>
              <w:color w:val="0000FF"/>
              <w:u w:val="single"/>
              <w:lang w:val="en-US"/>
            </w:rPr>
          </w:rPrChange>
        </w:rPr>
        <w:t>]</w:t>
      </w:r>
      <w:r w:rsidRPr="0023206C">
        <w:rPr>
          <w:rPrChange w:id="662" w:author="Autor">
            <w:rPr>
              <w:lang w:val="en-US"/>
            </w:rPr>
          </w:rPrChange>
        </w:rPr>
        <w:tab/>
      </w:r>
      <w:proofErr w:type="spellStart"/>
      <w:r w:rsidRPr="0023206C">
        <w:rPr>
          <w:rPrChange w:id="663" w:author="Autor">
            <w:rPr>
              <w:lang w:val="en-US"/>
            </w:rPr>
          </w:rPrChange>
        </w:rPr>
        <w:t>Gear</w:t>
      </w:r>
      <w:proofErr w:type="spellEnd"/>
      <w:r w:rsidRPr="0023206C">
        <w:rPr>
          <w:rPrChange w:id="664" w:author="Autor">
            <w:rPr>
              <w:lang w:val="en-US"/>
            </w:rPr>
          </w:rPrChange>
        </w:rPr>
        <w:t xml:space="preserve"> VR, </w:t>
      </w:r>
      <w:r w:rsidR="0095394B">
        <w:fldChar w:fldCharType="begin"/>
      </w:r>
      <w:r w:rsidR="0095394B">
        <w:instrText xml:space="preserve"> HYPERLINK "http://www.samsung.com/global/microsite/gearvr/index.html" </w:instrText>
      </w:r>
      <w:r w:rsidR="0095394B">
        <w:fldChar w:fldCharType="separate"/>
      </w:r>
      <w:r w:rsidRPr="0023206C">
        <w:rPr>
          <w:rStyle w:val="Hyperlink"/>
          <w:rPrChange w:id="665" w:author="Autor">
            <w:rPr>
              <w:rStyle w:val="Hyperlink"/>
              <w:lang w:val="en-US"/>
            </w:rPr>
          </w:rPrChange>
        </w:rPr>
        <w:t>http://www.samsung.com/global/microsite/gearvr/index.html</w:t>
      </w:r>
      <w:r w:rsidR="0095394B">
        <w:rPr>
          <w:rStyle w:val="Hyperlink"/>
          <w:lang w:val="en-US"/>
        </w:rPr>
        <w:fldChar w:fldCharType="end"/>
      </w:r>
      <w:r w:rsidRPr="0023206C">
        <w:rPr>
          <w:rStyle w:val="Hyperlink"/>
          <w:color w:val="auto"/>
          <w:u w:val="none"/>
          <w:rPrChange w:id="666" w:author="Autor">
            <w:rPr>
              <w:rStyle w:val="Hyperlink"/>
              <w:color w:val="auto"/>
              <w:u w:val="none"/>
              <w:lang w:val="en-US"/>
            </w:rPr>
          </w:rPrChange>
        </w:rPr>
        <w:t xml:space="preserve"> </w:t>
      </w:r>
    </w:p>
    <w:p w14:paraId="3FBCECE9" w14:textId="77777777" w:rsidR="007A3DA9" w:rsidRPr="0023206C" w:rsidRDefault="007A3DA9" w:rsidP="00FD5595">
      <w:pPr>
        <w:ind w:left="1077" w:hanging="1077"/>
        <w:jc w:val="left"/>
        <w:rPr>
          <w:rPrChange w:id="667" w:author="Autor">
            <w:rPr>
              <w:lang w:val="en-US"/>
            </w:rPr>
          </w:rPrChange>
        </w:rPr>
      </w:pPr>
      <w:r w:rsidRPr="0023206C">
        <w:rPr>
          <w:rPrChange w:id="668" w:author="Autor">
            <w:rPr>
              <w:lang w:val="en-US"/>
            </w:rPr>
          </w:rPrChange>
        </w:rPr>
        <w:t>[@</w:t>
      </w:r>
      <w:proofErr w:type="spellStart"/>
      <w:r w:rsidRPr="0023206C">
        <w:rPr>
          <w:rPrChange w:id="669" w:author="Autor">
            <w:rPr>
              <w:lang w:val="en-US"/>
            </w:rPr>
          </w:rPrChange>
        </w:rPr>
        <w:t>Git</w:t>
      </w:r>
      <w:proofErr w:type="spellEnd"/>
      <w:r w:rsidRPr="0023206C">
        <w:rPr>
          <w:rPrChange w:id="670" w:author="Autor">
            <w:rPr>
              <w:lang w:val="en-US"/>
            </w:rPr>
          </w:rPrChange>
        </w:rPr>
        <w:t>]</w:t>
      </w:r>
      <w:r w:rsidRPr="0023206C">
        <w:rPr>
          <w:rPrChange w:id="671" w:author="Autor">
            <w:rPr>
              <w:lang w:val="en-US"/>
            </w:rPr>
          </w:rPrChange>
        </w:rPr>
        <w:tab/>
      </w:r>
      <w:proofErr w:type="spellStart"/>
      <w:r w:rsidRPr="0023206C">
        <w:rPr>
          <w:rPrChange w:id="672" w:author="Autor">
            <w:rPr>
              <w:lang w:val="en-US"/>
            </w:rPr>
          </w:rPrChange>
        </w:rPr>
        <w:t>Git</w:t>
      </w:r>
      <w:proofErr w:type="spellEnd"/>
      <w:r w:rsidRPr="0023206C">
        <w:rPr>
          <w:rPrChange w:id="673" w:author="Autor">
            <w:rPr>
              <w:lang w:val="en-US"/>
            </w:rPr>
          </w:rPrChange>
        </w:rPr>
        <w:t xml:space="preserve"> </w:t>
      </w:r>
      <w:proofErr w:type="spellStart"/>
      <w:r w:rsidRPr="0023206C">
        <w:rPr>
          <w:rPrChange w:id="674" w:author="Autor">
            <w:rPr>
              <w:lang w:val="en-US"/>
            </w:rPr>
          </w:rPrChange>
        </w:rPr>
        <w:t>Documentation</w:t>
      </w:r>
      <w:proofErr w:type="spellEnd"/>
      <w:r w:rsidRPr="0023206C">
        <w:rPr>
          <w:rPrChange w:id="675" w:author="Autor">
            <w:rPr>
              <w:lang w:val="en-US"/>
            </w:rPr>
          </w:rPrChange>
        </w:rPr>
        <w:t xml:space="preserve">, </w:t>
      </w:r>
      <w:r w:rsidR="0095394B">
        <w:fldChar w:fldCharType="begin"/>
      </w:r>
      <w:r w:rsidR="0095394B">
        <w:instrText xml:space="preserve"> HYPERLINK "http://git-scm.com/doc" </w:instrText>
      </w:r>
      <w:r w:rsidR="0095394B">
        <w:fldChar w:fldCharType="separate"/>
      </w:r>
      <w:r w:rsidRPr="0023206C">
        <w:rPr>
          <w:rStyle w:val="Hyperlink"/>
          <w:rPrChange w:id="676" w:author="Autor">
            <w:rPr>
              <w:rStyle w:val="Hyperlink"/>
              <w:lang w:val="en-US"/>
            </w:rPr>
          </w:rPrChange>
        </w:rPr>
        <w:t>http://git-scm.com/doc</w:t>
      </w:r>
      <w:r w:rsidR="0095394B">
        <w:rPr>
          <w:rStyle w:val="Hyperlink"/>
          <w:lang w:val="en-US"/>
        </w:rPr>
        <w:fldChar w:fldCharType="end"/>
      </w:r>
    </w:p>
    <w:p w14:paraId="4DD96C07" w14:textId="77777777" w:rsidR="007A3DA9" w:rsidRPr="0023206C" w:rsidRDefault="007A3DA9" w:rsidP="00FD5595">
      <w:pPr>
        <w:ind w:left="1077" w:hanging="1077"/>
        <w:jc w:val="left"/>
        <w:rPr>
          <w:rStyle w:val="Hyperlink"/>
          <w:rPrChange w:id="677" w:author="Autor">
            <w:rPr>
              <w:rStyle w:val="Hyperlink"/>
              <w:lang w:val="en-US"/>
            </w:rPr>
          </w:rPrChange>
        </w:rPr>
      </w:pPr>
      <w:r w:rsidRPr="0023206C">
        <w:rPr>
          <w:rPrChange w:id="678" w:author="Autor">
            <w:rPr>
              <w:color w:val="0000FF"/>
              <w:u w:val="single"/>
              <w:lang w:val="en-US"/>
            </w:rPr>
          </w:rPrChange>
        </w:rPr>
        <w:t>[@Hub]</w:t>
      </w:r>
      <w:r w:rsidRPr="0023206C">
        <w:rPr>
          <w:rPrChange w:id="679" w:author="Autor">
            <w:rPr>
              <w:lang w:val="en-US"/>
            </w:rPr>
          </w:rPrChange>
        </w:rPr>
        <w:tab/>
      </w:r>
      <w:proofErr w:type="spellStart"/>
      <w:r w:rsidRPr="0023206C">
        <w:rPr>
          <w:rPrChange w:id="680" w:author="Autor">
            <w:rPr>
              <w:lang w:val="en-US"/>
            </w:rPr>
          </w:rPrChange>
        </w:rPr>
        <w:t>GitHub</w:t>
      </w:r>
      <w:proofErr w:type="spellEnd"/>
      <w:r w:rsidRPr="0023206C">
        <w:rPr>
          <w:rPrChange w:id="681" w:author="Autor">
            <w:rPr>
              <w:lang w:val="en-US"/>
            </w:rPr>
          </w:rPrChange>
        </w:rPr>
        <w:t xml:space="preserve">, </w:t>
      </w:r>
      <w:r w:rsidR="0095394B">
        <w:fldChar w:fldCharType="begin"/>
      </w:r>
      <w:r w:rsidR="0095394B">
        <w:instrText xml:space="preserve"> HYPERLINK "https://github.com/" </w:instrText>
      </w:r>
      <w:r w:rsidR="0095394B">
        <w:fldChar w:fldCharType="separate"/>
      </w:r>
      <w:r w:rsidRPr="0023206C">
        <w:rPr>
          <w:rStyle w:val="Hyperlink"/>
          <w:rPrChange w:id="682" w:author="Autor">
            <w:rPr>
              <w:rStyle w:val="Hyperlink"/>
              <w:lang w:val="en-US"/>
            </w:rPr>
          </w:rPrChange>
        </w:rPr>
        <w:t>https://github.com/</w:t>
      </w:r>
      <w:r w:rsidR="0095394B">
        <w:rPr>
          <w:rStyle w:val="Hyperlink"/>
          <w:lang w:val="en-US"/>
        </w:rPr>
        <w:fldChar w:fldCharType="end"/>
      </w:r>
      <w:r w:rsidRPr="0023206C">
        <w:rPr>
          <w:rPrChange w:id="683" w:author="Autor">
            <w:rPr>
              <w:lang w:val="en-US"/>
            </w:rPr>
          </w:rPrChange>
        </w:rPr>
        <w:t xml:space="preserve"> </w:t>
      </w:r>
    </w:p>
    <w:p w14:paraId="29122A07" w14:textId="77777777" w:rsidR="007A3DA9" w:rsidRPr="00BD7578" w:rsidRDefault="007A3DA9" w:rsidP="00FD5595">
      <w:pPr>
        <w:ind w:left="1080" w:hanging="1080"/>
      </w:pPr>
      <w:r>
        <w:t>[@</w:t>
      </w:r>
      <w:proofErr w:type="spellStart"/>
      <w:r>
        <w:t>Leap</w:t>
      </w:r>
      <w:proofErr w:type="spellEnd"/>
      <w:r>
        <w:t>]</w:t>
      </w:r>
      <w:r>
        <w:tab/>
      </w:r>
      <w:proofErr w:type="spellStart"/>
      <w:r>
        <w:t>Leap</w:t>
      </w:r>
      <w:proofErr w:type="spellEnd"/>
      <w:r>
        <w:t xml:space="preserve"> Motion Forum, </w:t>
      </w:r>
      <w:hyperlink r:id="rId43" w:history="1">
        <w:r w:rsidRPr="000524A6">
          <w:rPr>
            <w:rStyle w:val="Hyperlink"/>
          </w:rPr>
          <w:t>https://forums.leapmotion.com/</w:t>
        </w:r>
      </w:hyperlink>
      <w:r>
        <w:t xml:space="preserve"> </w:t>
      </w:r>
    </w:p>
    <w:p w14:paraId="38E30E15" w14:textId="77777777" w:rsidR="007A3DA9" w:rsidRDefault="007A3DA9" w:rsidP="00FD5595">
      <w:pPr>
        <w:ind w:left="1077" w:hanging="1077"/>
        <w:jc w:val="left"/>
        <w:rPr>
          <w:lang w:val="en-US"/>
        </w:rPr>
      </w:pPr>
      <w:r>
        <w:rPr>
          <w:lang w:val="en-US"/>
        </w:rPr>
        <w:t>[@Mag]</w:t>
      </w:r>
      <w:r>
        <w:rPr>
          <w:lang w:val="en-US"/>
        </w:rPr>
        <w:tab/>
        <w:t xml:space="preserve">Magnet Button for Cardboard, </w:t>
      </w:r>
      <w:r w:rsidR="0095394B">
        <w:fldChar w:fldCharType="begin"/>
      </w:r>
      <w:r w:rsidR="0095394B" w:rsidRPr="0023206C">
        <w:rPr>
          <w:lang w:val="en-US"/>
          <w:rPrChange w:id="684" w:author="Autor">
            <w:rPr/>
          </w:rPrChange>
        </w:rPr>
        <w:instrText xml:space="preserve"> HYPERLINK "https://www.quora.com/How-does-the-magnet-select-button-for-Android-Cardboard-work" </w:instrText>
      </w:r>
      <w:r w:rsidR="0095394B">
        <w:fldChar w:fldCharType="separate"/>
      </w:r>
      <w:r w:rsidRPr="000524A6">
        <w:rPr>
          <w:rStyle w:val="Hyperlink"/>
          <w:lang w:val="en-US"/>
        </w:rPr>
        <w:t>https://www.quora.com/How-does-the-magnet-select-button-for-Android-Cardboard-work</w:t>
      </w:r>
      <w:r w:rsidR="0095394B">
        <w:rPr>
          <w:rStyle w:val="Hyperlink"/>
          <w:lang w:val="en-US"/>
        </w:rPr>
        <w:fldChar w:fldCharType="end"/>
      </w:r>
      <w:r>
        <w:rPr>
          <w:lang w:val="en-US"/>
        </w:rPr>
        <w:t xml:space="preserve"> </w:t>
      </w:r>
    </w:p>
    <w:p w14:paraId="79A016AA" w14:textId="77777777" w:rsidR="007A3DA9" w:rsidRDefault="007A3DA9" w:rsidP="000855D1">
      <w:pPr>
        <w:ind w:left="1077" w:hanging="1077"/>
        <w:jc w:val="left"/>
        <w:rPr>
          <w:rStyle w:val="Hyperlink"/>
          <w:color w:val="auto"/>
          <w:u w:val="none"/>
          <w:lang w:val="en-US"/>
        </w:rPr>
      </w:pPr>
      <w:r>
        <w:rPr>
          <w:lang w:val="en-US"/>
        </w:rPr>
        <w:t>[@</w:t>
      </w:r>
      <w:proofErr w:type="spellStart"/>
      <w:r>
        <w:rPr>
          <w:lang w:val="en-US"/>
        </w:rPr>
        <w:t>Ocu</w:t>
      </w:r>
      <w:proofErr w:type="spellEnd"/>
      <w:r>
        <w:rPr>
          <w:lang w:val="en-US"/>
        </w:rPr>
        <w:t>]</w:t>
      </w:r>
      <w:r>
        <w:rPr>
          <w:lang w:val="en-US"/>
        </w:rPr>
        <w:tab/>
        <w:t xml:space="preserve">Oculus Rift Support, </w:t>
      </w:r>
      <w:r w:rsidR="0095394B">
        <w:fldChar w:fldCharType="begin"/>
      </w:r>
      <w:r w:rsidR="0095394B" w:rsidRPr="0023206C">
        <w:rPr>
          <w:lang w:val="en-US"/>
          <w:rPrChange w:id="685" w:author="Autor">
            <w:rPr/>
          </w:rPrChange>
        </w:rPr>
        <w:instrText xml:space="preserve"> HYPERLINK "https://support.oculus.com" </w:instrText>
      </w:r>
      <w:r w:rsidR="0095394B">
        <w:fldChar w:fldCharType="separate"/>
      </w:r>
      <w:r w:rsidRPr="00F763D9">
        <w:rPr>
          <w:rStyle w:val="Hyperlink"/>
          <w:lang w:val="en-US"/>
        </w:rPr>
        <w:t>https://support.oculus.com</w:t>
      </w:r>
      <w:r w:rsidR="0095394B">
        <w:rPr>
          <w:rStyle w:val="Hyperlink"/>
          <w:lang w:val="en-US"/>
        </w:rPr>
        <w:fldChar w:fldCharType="end"/>
      </w:r>
      <w:r>
        <w:rPr>
          <w:rStyle w:val="Hyperlink"/>
          <w:color w:val="auto"/>
          <w:u w:val="none"/>
          <w:lang w:val="en-US"/>
        </w:rPr>
        <w:t xml:space="preserve"> </w:t>
      </w:r>
    </w:p>
    <w:p w14:paraId="0D926C33" w14:textId="77777777" w:rsidR="007A3DA9" w:rsidRDefault="007A3DA9" w:rsidP="00FD5595">
      <w:pPr>
        <w:ind w:left="1077" w:hanging="1077"/>
        <w:jc w:val="left"/>
        <w:rPr>
          <w:lang w:val="en-US"/>
        </w:rPr>
      </w:pPr>
      <w:r>
        <w:rPr>
          <w:lang w:val="en-US"/>
        </w:rPr>
        <w:t>[@</w:t>
      </w:r>
      <w:proofErr w:type="spellStart"/>
      <w:r>
        <w:rPr>
          <w:lang w:val="en-US"/>
        </w:rPr>
        <w:t>Rud</w:t>
      </w:r>
      <w:proofErr w:type="spellEnd"/>
      <w:r>
        <w:rPr>
          <w:lang w:val="en-US"/>
        </w:rPr>
        <w:t>]</w:t>
      </w:r>
      <w:r>
        <w:rPr>
          <w:lang w:val="en-US"/>
        </w:rPr>
        <w:tab/>
        <w:t xml:space="preserve">3DRudder, </w:t>
      </w:r>
      <w:r w:rsidR="0095394B">
        <w:fldChar w:fldCharType="begin"/>
      </w:r>
      <w:r w:rsidR="0095394B" w:rsidRPr="0023206C">
        <w:rPr>
          <w:lang w:val="en-US"/>
          <w:rPrChange w:id="686" w:author="Autor">
            <w:rPr/>
          </w:rPrChange>
        </w:rPr>
        <w:instrText xml:space="preserve"> HYPERLINK "http://www.3drudder.com/" </w:instrText>
      </w:r>
      <w:r w:rsidR="0095394B">
        <w:fldChar w:fldCharType="separate"/>
      </w:r>
      <w:r w:rsidRPr="000524A6">
        <w:rPr>
          <w:rStyle w:val="Hyperlink"/>
          <w:lang w:val="en-US"/>
        </w:rPr>
        <w:t>http://www.3drudder.com/</w:t>
      </w:r>
      <w:r w:rsidR="0095394B">
        <w:rPr>
          <w:rStyle w:val="Hyperlink"/>
          <w:lang w:val="en-US"/>
        </w:rPr>
        <w:fldChar w:fldCharType="end"/>
      </w:r>
      <w:r>
        <w:rPr>
          <w:lang w:val="en-US"/>
        </w:rPr>
        <w:t xml:space="preserve"> </w:t>
      </w:r>
    </w:p>
    <w:p w14:paraId="454D9E7E" w14:textId="77777777" w:rsidR="007A3DA9" w:rsidRDefault="007A3DA9" w:rsidP="00FD5595">
      <w:pPr>
        <w:ind w:left="1077" w:hanging="1077"/>
        <w:jc w:val="left"/>
        <w:rPr>
          <w:lang w:val="en-US"/>
        </w:rPr>
      </w:pPr>
      <w:r>
        <w:rPr>
          <w:lang w:val="en-US"/>
        </w:rPr>
        <w:t>[@</w:t>
      </w:r>
      <w:proofErr w:type="spellStart"/>
      <w:r>
        <w:rPr>
          <w:lang w:val="en-US"/>
        </w:rPr>
        <w:t>Sph</w:t>
      </w:r>
      <w:proofErr w:type="spellEnd"/>
      <w:r>
        <w:rPr>
          <w:lang w:val="en-US"/>
        </w:rPr>
        <w:t>]</w:t>
      </w:r>
      <w:r>
        <w:rPr>
          <w:lang w:val="en-US"/>
        </w:rPr>
        <w:tab/>
        <w:t xml:space="preserve">Sphero, </w:t>
      </w:r>
      <w:r w:rsidR="0095394B">
        <w:fldChar w:fldCharType="begin"/>
      </w:r>
      <w:r w:rsidR="0095394B" w:rsidRPr="0023206C">
        <w:rPr>
          <w:lang w:val="en-US"/>
          <w:rPrChange w:id="687" w:author="Autor">
            <w:rPr/>
          </w:rPrChange>
        </w:rPr>
        <w:instrText xml:space="preserve"> HYPERLINK "http://www.gosphero.com/de/" </w:instrText>
      </w:r>
      <w:r w:rsidR="0095394B">
        <w:fldChar w:fldCharType="separate"/>
      </w:r>
      <w:r w:rsidRPr="000524A6">
        <w:rPr>
          <w:rStyle w:val="Hyperlink"/>
          <w:lang w:val="en-US"/>
        </w:rPr>
        <w:t>http://www.gosphero.com/de/</w:t>
      </w:r>
      <w:r w:rsidR="0095394B">
        <w:rPr>
          <w:rStyle w:val="Hyperlink"/>
          <w:lang w:val="en-US"/>
        </w:rPr>
        <w:fldChar w:fldCharType="end"/>
      </w:r>
      <w:r>
        <w:rPr>
          <w:lang w:val="en-US"/>
        </w:rPr>
        <w:t xml:space="preserve"> </w:t>
      </w:r>
    </w:p>
    <w:p w14:paraId="4DC629EE" w14:textId="77777777" w:rsidR="007A3DA9" w:rsidRPr="00B52B9F" w:rsidRDefault="007A3DA9" w:rsidP="00D95D22">
      <w:pPr>
        <w:ind w:left="1077" w:hanging="1077"/>
        <w:jc w:val="left"/>
        <w:rPr>
          <w:rStyle w:val="Hyperlink"/>
          <w:color w:val="auto"/>
          <w:u w:val="none"/>
          <w:lang w:val="en-US"/>
        </w:rPr>
      </w:pPr>
      <w:r>
        <w:rPr>
          <w:lang w:val="en-US"/>
        </w:rPr>
        <w:t>[@Tan]</w:t>
      </w:r>
      <w:r>
        <w:rPr>
          <w:lang w:val="en-US"/>
        </w:rPr>
        <w:tab/>
        <w:t xml:space="preserve">Project Tango, </w:t>
      </w:r>
      <w:r w:rsidR="0095394B">
        <w:fldChar w:fldCharType="begin"/>
      </w:r>
      <w:r w:rsidR="0095394B" w:rsidRPr="0023206C">
        <w:rPr>
          <w:lang w:val="en-US"/>
          <w:rPrChange w:id="688" w:author="Autor">
            <w:rPr/>
          </w:rPrChange>
        </w:rPr>
        <w:instrText xml:space="preserve"> HYPERLINK "https://www.google.com/atap/projecttango/" \l "project" </w:instrText>
      </w:r>
      <w:r w:rsidR="0095394B">
        <w:fldChar w:fldCharType="separate"/>
      </w:r>
      <w:r w:rsidRPr="00D1219C">
        <w:rPr>
          <w:rStyle w:val="Hyperlink"/>
          <w:lang w:val="en-US"/>
        </w:rPr>
        <w:t>https://www.google.com/atap/projecttango/#project</w:t>
      </w:r>
      <w:r w:rsidR="0095394B">
        <w:rPr>
          <w:rStyle w:val="Hyperlink"/>
          <w:lang w:val="en-US"/>
        </w:rPr>
        <w:fldChar w:fldCharType="end"/>
      </w:r>
      <w:r>
        <w:rPr>
          <w:rStyle w:val="Hyperlink"/>
          <w:color w:val="auto"/>
          <w:u w:val="none"/>
          <w:lang w:val="en-US"/>
        </w:rPr>
        <w:t xml:space="preserve"> </w:t>
      </w:r>
    </w:p>
    <w:p w14:paraId="4643675A" w14:textId="77777777" w:rsidR="007A3DA9" w:rsidRDefault="007A3DA9" w:rsidP="00786B3A">
      <w:pPr>
        <w:ind w:left="1077" w:hanging="1077"/>
        <w:jc w:val="left"/>
      </w:pPr>
      <w:r w:rsidRPr="0023206C">
        <w:rPr>
          <w:rPrChange w:id="689" w:author="Autor">
            <w:rPr>
              <w:lang w:val="en-US"/>
            </w:rPr>
          </w:rPrChange>
        </w:rPr>
        <w:t>[@Uni]</w:t>
      </w:r>
      <w:r w:rsidRPr="0023206C">
        <w:rPr>
          <w:rPrChange w:id="690" w:author="Autor">
            <w:rPr>
              <w:lang w:val="en-US"/>
            </w:rPr>
          </w:rPrChange>
        </w:rPr>
        <w:tab/>
      </w:r>
      <w:proofErr w:type="spellStart"/>
      <w:r w:rsidRPr="0023206C">
        <w:rPr>
          <w:rPrChange w:id="691" w:author="Autor">
            <w:rPr>
              <w:lang w:val="en-US"/>
            </w:rPr>
          </w:rPrChange>
        </w:rPr>
        <w:t>Unity</w:t>
      </w:r>
      <w:proofErr w:type="spellEnd"/>
      <w:r w:rsidRPr="0023206C">
        <w:rPr>
          <w:rPrChange w:id="692" w:author="Autor">
            <w:rPr>
              <w:lang w:val="en-US"/>
            </w:rPr>
          </w:rPrChange>
        </w:rPr>
        <w:t xml:space="preserve"> </w:t>
      </w:r>
      <w:proofErr w:type="spellStart"/>
      <w:r w:rsidRPr="0023206C">
        <w:rPr>
          <w:rPrChange w:id="693" w:author="Autor">
            <w:rPr>
              <w:lang w:val="en-US"/>
            </w:rPr>
          </w:rPrChange>
        </w:rPr>
        <w:t>Documentation</w:t>
      </w:r>
      <w:proofErr w:type="spellEnd"/>
      <w:r w:rsidRPr="0023206C">
        <w:rPr>
          <w:rPrChange w:id="694" w:author="Autor">
            <w:rPr>
              <w:lang w:val="en-US"/>
            </w:rPr>
          </w:rPrChange>
        </w:rPr>
        <w:t xml:space="preserve">, </w:t>
      </w:r>
      <w:hyperlink r:id="rId44" w:history="1">
        <w:r w:rsidRPr="00D1219C">
          <w:rPr>
            <w:rStyle w:val="Hyperlink"/>
          </w:rPr>
          <w:t>http://unity3d.com/learn/documentation</w:t>
        </w:r>
      </w:hyperlink>
      <w:r>
        <w:t xml:space="preserve"> </w:t>
      </w:r>
    </w:p>
    <w:p w14:paraId="1CFB3ABE" w14:textId="77777777" w:rsidR="008F61A4" w:rsidRDefault="008F61A4" w:rsidP="00786B3A">
      <w:pPr>
        <w:ind w:left="1077" w:hanging="1077"/>
        <w:jc w:val="left"/>
      </w:pPr>
    </w:p>
    <w:p w14:paraId="68FDCC2D" w14:textId="69A7A1A1" w:rsidR="00A829FF" w:rsidRDefault="00A829FF" w:rsidP="00A829FF">
      <w:pPr>
        <w:ind w:left="1080" w:hanging="1080"/>
        <w:rPr>
          <w:b/>
          <w:sz w:val="28"/>
        </w:rPr>
      </w:pPr>
      <w:r>
        <w:rPr>
          <w:rFonts w:cs="Arial"/>
          <w:b/>
          <w:sz w:val="36"/>
        </w:rPr>
        <w:lastRenderedPageBreak/>
        <w:t>Bildquellen</w:t>
      </w:r>
    </w:p>
    <w:p w14:paraId="0568191B" w14:textId="77777777" w:rsidR="00786B3A" w:rsidRPr="0023206C" w:rsidRDefault="00786B3A" w:rsidP="00EE42A9">
      <w:pPr>
        <w:ind w:left="1077" w:hanging="1077"/>
        <w:jc w:val="left"/>
        <w:rPr>
          <w:rStyle w:val="Hyperlink"/>
          <w:color w:val="auto"/>
          <w:u w:val="none"/>
          <w:rPrChange w:id="695" w:author="Autor">
            <w:rPr>
              <w:rStyle w:val="Hyperlink"/>
              <w:color w:val="auto"/>
              <w:u w:val="none"/>
              <w:lang w:val="en-US"/>
            </w:rPr>
          </w:rPrChange>
        </w:rPr>
      </w:pPr>
    </w:p>
    <w:p w14:paraId="6C32FAC4" w14:textId="3DB1ECA4" w:rsidR="00EE42A9" w:rsidRPr="0023206C" w:rsidRDefault="00F31335" w:rsidP="00EE42A9">
      <w:pPr>
        <w:ind w:left="1077" w:hanging="1077"/>
        <w:jc w:val="left"/>
        <w:rPr>
          <w:rStyle w:val="Hyperlink"/>
          <w:color w:val="auto"/>
          <w:u w:val="none"/>
          <w:rPrChange w:id="696" w:author="Autor">
            <w:rPr>
              <w:rStyle w:val="Hyperlink"/>
              <w:color w:val="auto"/>
              <w:u w:val="none"/>
              <w:lang w:val="en-US"/>
            </w:rPr>
          </w:rPrChange>
        </w:rPr>
      </w:pPr>
      <w:r w:rsidRPr="0023206C">
        <w:rPr>
          <w:rPrChange w:id="697" w:author="Autor">
            <w:rPr>
              <w:color w:val="0000FF"/>
              <w:u w:val="single"/>
              <w:lang w:val="en-US"/>
            </w:rPr>
          </w:rPrChange>
        </w:rPr>
        <w:t>[</w:t>
      </w:r>
      <w:proofErr w:type="spellStart"/>
      <w:r w:rsidR="000134C9" w:rsidRPr="0023206C">
        <w:rPr>
          <w:rPrChange w:id="698" w:author="Autor">
            <w:rPr>
              <w:lang w:val="en-US"/>
            </w:rPr>
          </w:rPrChange>
        </w:rPr>
        <w:t>Com</w:t>
      </w:r>
      <w:proofErr w:type="spellEnd"/>
      <w:r w:rsidR="000134C9" w:rsidRPr="0023206C">
        <w:rPr>
          <w:rPrChange w:id="699" w:author="Autor">
            <w:rPr>
              <w:lang w:val="en-US"/>
            </w:rPr>
          </w:rPrChange>
        </w:rPr>
        <w:t>]</w:t>
      </w:r>
      <w:r w:rsidR="000134C9" w:rsidRPr="0023206C">
        <w:rPr>
          <w:rPrChange w:id="700" w:author="Autor">
            <w:rPr>
              <w:lang w:val="en-US"/>
            </w:rPr>
          </w:rPrChange>
        </w:rPr>
        <w:tab/>
        <w:t xml:space="preserve">Wikimedia </w:t>
      </w:r>
      <w:proofErr w:type="spellStart"/>
      <w:r w:rsidR="000134C9" w:rsidRPr="0023206C">
        <w:rPr>
          <w:rPrChange w:id="701" w:author="Autor">
            <w:rPr>
              <w:lang w:val="en-US"/>
            </w:rPr>
          </w:rPrChange>
        </w:rPr>
        <w:t>Commons</w:t>
      </w:r>
      <w:proofErr w:type="spellEnd"/>
      <w:r w:rsidR="00440C4E" w:rsidRPr="0023206C">
        <w:rPr>
          <w:rPrChange w:id="702" w:author="Autor">
            <w:rPr>
              <w:lang w:val="en-US"/>
            </w:rPr>
          </w:rPrChange>
        </w:rPr>
        <w:t>: Eine freie Sammlung von Bildern</w:t>
      </w:r>
      <w:r w:rsidR="000134C9" w:rsidRPr="0023206C">
        <w:rPr>
          <w:rPrChange w:id="703" w:author="Autor">
            <w:rPr>
              <w:lang w:val="en-US"/>
            </w:rPr>
          </w:rPrChange>
        </w:rPr>
        <w:t xml:space="preserve">, </w:t>
      </w:r>
      <w:r w:rsidR="0095394B">
        <w:fldChar w:fldCharType="begin"/>
      </w:r>
      <w:r w:rsidR="0095394B">
        <w:instrText xml:space="preserve"> HYPERLINK "http://www.commons.wikimedia.org" </w:instrText>
      </w:r>
      <w:r w:rsidR="0095394B">
        <w:fldChar w:fldCharType="separate"/>
      </w:r>
      <w:r w:rsidR="00A829FF" w:rsidRPr="0023206C">
        <w:rPr>
          <w:rStyle w:val="Hyperlink"/>
          <w:rPrChange w:id="704" w:author="Autor">
            <w:rPr>
              <w:rStyle w:val="Hyperlink"/>
              <w:lang w:val="en-US"/>
            </w:rPr>
          </w:rPrChange>
        </w:rPr>
        <w:t>www.commons.wikimedia.org</w:t>
      </w:r>
      <w:r w:rsidR="0095394B">
        <w:rPr>
          <w:rStyle w:val="Hyperlink"/>
          <w:lang w:val="en-US"/>
        </w:rPr>
        <w:fldChar w:fldCharType="end"/>
      </w:r>
      <w:r w:rsidR="00A829FF" w:rsidRPr="0023206C">
        <w:rPr>
          <w:rStyle w:val="Hyperlink"/>
          <w:color w:val="auto"/>
          <w:u w:val="none"/>
          <w:rPrChange w:id="705" w:author="Autor">
            <w:rPr>
              <w:rStyle w:val="Hyperlink"/>
              <w:color w:val="auto"/>
              <w:u w:val="none"/>
              <w:lang w:val="en-US"/>
            </w:rPr>
          </w:rPrChange>
        </w:rPr>
        <w:t xml:space="preserve"> </w:t>
      </w:r>
    </w:p>
    <w:p w14:paraId="0239CF7F" w14:textId="671F308A" w:rsidR="00436B0C" w:rsidRDefault="00F31335" w:rsidP="00EE42A9">
      <w:pPr>
        <w:ind w:left="1077" w:hanging="1077"/>
        <w:jc w:val="left"/>
        <w:rPr>
          <w:rStyle w:val="Hyperlink"/>
          <w:color w:val="auto"/>
          <w:u w:val="none"/>
          <w:lang w:val="en-US"/>
        </w:rPr>
      </w:pPr>
      <w:r>
        <w:rPr>
          <w:rStyle w:val="Hyperlink"/>
          <w:color w:val="auto"/>
          <w:u w:val="none"/>
          <w:lang w:val="en-US"/>
        </w:rPr>
        <w:t>[</w:t>
      </w:r>
      <w:r w:rsidR="00436B0C">
        <w:rPr>
          <w:rStyle w:val="Hyperlink"/>
          <w:color w:val="auto"/>
          <w:u w:val="none"/>
          <w:lang w:val="en-US"/>
        </w:rPr>
        <w:t>Bus]</w:t>
      </w:r>
      <w:r w:rsidR="00436B0C">
        <w:rPr>
          <w:rStyle w:val="Hyperlink"/>
          <w:color w:val="auto"/>
          <w:u w:val="none"/>
          <w:lang w:val="en-US"/>
        </w:rPr>
        <w:tab/>
      </w:r>
      <w:proofErr w:type="spellStart"/>
      <w:r w:rsidR="00436B0C">
        <w:rPr>
          <w:rStyle w:val="Hyperlink"/>
          <w:color w:val="auto"/>
          <w:u w:val="none"/>
          <w:lang w:val="en-US"/>
        </w:rPr>
        <w:t>Bilder</w:t>
      </w:r>
      <w:proofErr w:type="spellEnd"/>
      <w:r w:rsidR="00436B0C">
        <w:rPr>
          <w:rStyle w:val="Hyperlink"/>
          <w:color w:val="auto"/>
          <w:u w:val="none"/>
          <w:lang w:val="en-US"/>
        </w:rPr>
        <w:t xml:space="preserve"> von Tobias Busch</w:t>
      </w:r>
    </w:p>
    <w:p w14:paraId="65EAE948" w14:textId="77777777" w:rsidR="0073618E" w:rsidRDefault="0073618E" w:rsidP="00F0120D">
      <w:pPr>
        <w:rPr>
          <w:lang w:val="en-US"/>
        </w:rPr>
      </w:pPr>
    </w:p>
    <w:p w14:paraId="14752E07" w14:textId="77777777" w:rsidR="00113516" w:rsidRPr="00F0120D" w:rsidRDefault="00113516" w:rsidP="00F0120D">
      <w:pPr>
        <w:rPr>
          <w:lang w:val="en-US"/>
        </w:rPr>
        <w:sectPr w:rsidR="00113516" w:rsidRPr="00F0120D" w:rsidSect="00CF380C">
          <w:pgSz w:w="11906" w:h="16838" w:code="9"/>
          <w:pgMar w:top="1531" w:right="1418" w:bottom="1701" w:left="1701" w:header="510" w:footer="624" w:gutter="0"/>
          <w:cols w:space="708"/>
          <w:docGrid w:linePitch="360"/>
        </w:sectPr>
      </w:pPr>
    </w:p>
    <w:bookmarkStart w:id="706" w:name="_Toc224810330"/>
    <w:bookmarkStart w:id="707" w:name="_Toc408842562"/>
    <w:bookmarkStart w:id="708" w:name="_Toc225071815"/>
    <w:bookmarkEnd w:id="706"/>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FFFFF"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proofErr w:type="spellStart"/>
      <w:r>
        <w:rPr>
          <w:lang w:val="en-US"/>
        </w:rPr>
        <w:t>Inhalt</w:t>
      </w:r>
      <w:proofErr w:type="spellEnd"/>
      <w:r>
        <w:rPr>
          <w:lang w:val="en-US"/>
        </w:rPr>
        <w:t xml:space="preserve"> der CD</w:t>
      </w:r>
      <w:bookmarkEnd w:id="707"/>
    </w:p>
    <w:p w14:paraId="5E3AA4EC" w14:textId="77777777" w:rsidR="00E85212" w:rsidRPr="00E85212" w:rsidRDefault="00E85212" w:rsidP="00E85212">
      <w:pPr>
        <w:rPr>
          <w:lang w:val="en-US"/>
        </w:rPr>
      </w:pPr>
    </w:p>
    <w:bookmarkEnd w:id="708"/>
    <w:p w14:paraId="2C154DDE" w14:textId="314517E2" w:rsidR="0073618E" w:rsidRDefault="0073618E" w:rsidP="0073618E">
      <w:r w:rsidRPr="00BD7578">
        <w:t>In der beigefügten CD sind folgende Ordner und Dateien enthalten.</w:t>
      </w:r>
    </w:p>
    <w:p w14:paraId="0AD5D205" w14:textId="77777777" w:rsidR="00E85212" w:rsidRPr="00BD7578" w:rsidRDefault="00E85212" w:rsidP="0073618E"/>
    <w:tbl>
      <w:tblPr>
        <w:tblStyle w:val="PlainTable2"/>
        <w:tblW w:w="0" w:type="auto"/>
        <w:tblLook w:val="01E0" w:firstRow="1" w:lastRow="1" w:firstColumn="1" w:lastColumn="1" w:noHBand="0" w:noVBand="0"/>
      </w:tblPr>
      <w:tblGrid>
        <w:gridCol w:w="2136"/>
        <w:gridCol w:w="3529"/>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7F7F7F"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7F7F7F"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7F7F7F"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w:t>
            </w:r>
            <w:r w:rsidR="0073618E" w:rsidRPr="005871C7">
              <w:rPr>
                <w:b w:val="0"/>
              </w:rPr>
              <w:t>b</w:t>
            </w:r>
            <w:r w:rsidR="0073618E" w:rsidRPr="005871C7">
              <w:rPr>
                <w:b w:val="0"/>
              </w:rPr>
              <w:t xml:space="preserve">le </w:t>
            </w:r>
            <w:proofErr w:type="spellStart"/>
            <w:r w:rsidR="0073618E" w:rsidRPr="005871C7">
              <w:rPr>
                <w:b w:val="0"/>
              </w:rPr>
              <w:t>Document</w:t>
            </w:r>
            <w:proofErr w:type="spellEnd"/>
            <w:r w:rsidR="0073618E" w:rsidRPr="005871C7">
              <w:rPr>
                <w:b w:val="0"/>
              </w:rPr>
              <w:t xml:space="preserve">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7F7F7F"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7F7F7F"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7F7F7F"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w:t>
            </w:r>
            <w:r w:rsidR="0073618E" w:rsidRPr="005871C7">
              <w:rPr>
                <w:b w:val="0"/>
              </w:rPr>
              <w:t>o</w:t>
            </w:r>
            <w:r w:rsidR="0073618E" w:rsidRPr="005871C7">
              <w:rPr>
                <w:b w:val="0"/>
              </w:rPr>
              <w:t>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w:t>
            </w:r>
            <w:proofErr w:type="spellStart"/>
            <w:r w:rsidRPr="00BD7578">
              <w:t>pdf</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7777777" w:rsidR="0012355F" w:rsidRPr="005871C7" w:rsidRDefault="0012355F" w:rsidP="0073618E">
            <w:pPr>
              <w:rPr>
                <w:b w:val="0"/>
              </w:rPr>
            </w:pPr>
            <w:r w:rsidRPr="005871C7">
              <w:rPr>
                <w:b w:val="0"/>
              </w:rPr>
              <w:t>benutzte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w:t>
            </w:r>
            <w:proofErr w:type="spellStart"/>
            <w:r>
              <w:t>jpg</w:t>
            </w:r>
            <w:proofErr w:type="spellEnd"/>
            <w:r>
              <w:t>, *.</w:t>
            </w:r>
            <w:proofErr w:type="spellStart"/>
            <w:r>
              <w:t>png</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31A0C49D" w:rsidR="00DB1A60" w:rsidRPr="005871C7" w:rsidRDefault="00DB1A60" w:rsidP="0073618E">
            <w:pPr>
              <w:rPr>
                <w:b w:val="0"/>
              </w:rPr>
            </w:pPr>
            <w:r>
              <w:rPr>
                <w:b w:val="0"/>
              </w:rPr>
              <w:t>verwendete Bilder in größ</w:t>
            </w:r>
            <w:r>
              <w:rPr>
                <w:b w:val="0"/>
              </w:rPr>
              <w:t>e</w:t>
            </w:r>
            <w:r>
              <w:rPr>
                <w:b w:val="0"/>
              </w:rPr>
              <w:t>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4F35C3F6" w:rsidR="006A0BAD" w:rsidRPr="005871C7" w:rsidRDefault="006A0BAD" w:rsidP="00EC6F81">
            <w:pPr>
              <w:rPr>
                <w:b w:val="0"/>
              </w:rPr>
            </w:pPr>
            <w:r w:rsidRPr="005871C7">
              <w:rPr>
                <w:b w:val="0"/>
              </w:rPr>
              <w:t>\</w:t>
            </w:r>
            <w:proofErr w:type="spellStart"/>
            <w:r w:rsidR="00EC6F81">
              <w:rPr>
                <w:b w:val="0"/>
              </w:rPr>
              <w:t>unity</w:t>
            </w:r>
            <w:proofErr w:type="spellEnd"/>
            <w:r w:rsidR="00EC6F81">
              <w:rPr>
                <w:b w:val="0"/>
              </w:rPr>
              <w:t>-project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w:t>
            </w:r>
            <w:proofErr w:type="spellStart"/>
            <w:r w:rsidRPr="00003051">
              <w:t>builds</w:t>
            </w:r>
            <w:proofErr w:type="spellEnd"/>
            <w:r>
              <w:t>\*.</w:t>
            </w:r>
            <w:proofErr w:type="spellStart"/>
            <w:r>
              <w:t>apk</w:t>
            </w:r>
            <w:proofErr w:type="spellEnd"/>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5D9E324C" w14:textId="405D9D60" w:rsidR="006A0BAD" w:rsidRPr="005871C7" w:rsidRDefault="00003051" w:rsidP="00B866D2">
            <w:pPr>
              <w:keepNext/>
              <w:rPr>
                <w:b w:val="0"/>
              </w:rPr>
            </w:pPr>
            <w:r>
              <w:rPr>
                <w:b w:val="0"/>
              </w:rPr>
              <w:t xml:space="preserve">enthält Testapplikation, die mit </w:t>
            </w:r>
            <w:proofErr w:type="spellStart"/>
            <w:r>
              <w:rPr>
                <w:b w:val="0"/>
              </w:rPr>
              <w:t>Unity</w:t>
            </w:r>
            <w:proofErr w:type="spellEnd"/>
            <w:r>
              <w:rPr>
                <w:b w:val="0"/>
              </w:rPr>
              <w:t xml:space="preserve"> erstellt wurde</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7F7F7F" w:themeColor="text1" w:themeTint="80"/>
              <w:right w:val="nil"/>
            </w:tcBorders>
          </w:tcPr>
          <w:p w14:paraId="2957DF8E" w14:textId="54BE2473"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7F7F7F"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7F7F7F" w:themeColor="text1" w:themeTint="80"/>
            </w:tcBorders>
          </w:tcPr>
          <w:p w14:paraId="3919742C" w14:textId="7F4BD1DA" w:rsidR="00BA09C2" w:rsidRDefault="001C3942" w:rsidP="00B866D2">
            <w:pPr>
              <w:keepNext/>
              <w:rPr>
                <w:b w:val="0"/>
              </w:rPr>
            </w:pPr>
            <w:r>
              <w:rPr>
                <w:b w:val="0"/>
              </w:rPr>
              <w:t>Videos der getesteten Co</w:t>
            </w:r>
            <w:r>
              <w:rPr>
                <w:b w:val="0"/>
              </w:rPr>
              <w:t>n</w:t>
            </w:r>
            <w:r>
              <w:rPr>
                <w:b w:val="0"/>
              </w:rPr>
              <w:t>troller</w:t>
            </w:r>
          </w:p>
        </w:tc>
      </w:tr>
    </w:tbl>
    <w:p w14:paraId="434D3645" w14:textId="1555146C" w:rsidR="00B866D2" w:rsidRDefault="00B866D2" w:rsidP="00B866D2">
      <w:pPr>
        <w:pStyle w:val="Beschriftung"/>
      </w:pPr>
      <w:bookmarkStart w:id="709" w:name="_Toc224810331"/>
      <w:bookmarkStart w:id="710" w:name="_Toc408842575"/>
      <w:bookmarkEnd w:id="709"/>
      <w:r>
        <w:t xml:space="preserve">Tabelle </w:t>
      </w:r>
      <w:fldSimple w:instr=" STYLEREF 1 \s ">
        <w:r w:rsidR="00420299">
          <w:rPr>
            <w:noProof/>
          </w:rPr>
          <w:t>B</w:t>
        </w:r>
      </w:fldSimple>
      <w:r w:rsidR="00420299">
        <w:t>.</w:t>
      </w:r>
      <w:fldSimple w:instr=" SEQ Tabelle \* ARABIC \s 1 ">
        <w:r w:rsidR="00420299">
          <w:rPr>
            <w:noProof/>
          </w:rPr>
          <w:t>1</w:t>
        </w:r>
      </w:fldSimple>
      <w:r>
        <w:t xml:space="preserve"> Inhalt der CD</w:t>
      </w:r>
      <w:bookmarkEnd w:id="710"/>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45"/>
          <w:headerReference w:type="first" r:id="rId46"/>
          <w:pgSz w:w="11906" w:h="16838" w:code="9"/>
          <w:pgMar w:top="1531" w:right="1418" w:bottom="1701" w:left="1701" w:header="510" w:footer="624" w:gutter="0"/>
          <w:cols w:space="708"/>
          <w:docGrid w:linePitch="360"/>
        </w:sectPr>
      </w:pPr>
    </w:p>
    <w:p w14:paraId="307BC9AD" w14:textId="77777777" w:rsidR="0073618E" w:rsidRPr="00BD7578" w:rsidRDefault="0073618E" w:rsidP="0073618E">
      <w:pPr>
        <w:jc w:val="center"/>
        <w:rPr>
          <w:b/>
          <w:sz w:val="32"/>
          <w:szCs w:val="32"/>
        </w:rPr>
      </w:pPr>
      <w:r w:rsidRPr="00BD7578">
        <w:rPr>
          <w:b/>
          <w:sz w:val="32"/>
          <w:szCs w:val="32"/>
        </w:rPr>
        <w:lastRenderedPageBreak/>
        <w:t>Erklärung</w:t>
      </w:r>
    </w:p>
    <w:p w14:paraId="17F4BD4E" w14:textId="77777777" w:rsidR="0073618E" w:rsidRPr="00BD7578" w:rsidRDefault="0073618E" w:rsidP="0073618E"/>
    <w:p w14:paraId="230F0971" w14:textId="77777777" w:rsidR="0073618E" w:rsidRPr="00BD7578" w:rsidRDefault="0073618E" w:rsidP="0073618E">
      <w:r w:rsidRPr="00BD7578">
        <w:t>Hiermit versichere ich, dass ich meinen Projektbericht selbständig verfasst und keine and</w:t>
      </w:r>
      <w:r w:rsidRPr="00BD7578">
        <w:t>e</w:t>
      </w:r>
      <w:r w:rsidRPr="00BD7578">
        <w:t>ren als die angegebenen Quellen und Hilfsmittel benutzt habe.</w:t>
      </w:r>
    </w:p>
    <w:p w14:paraId="12E9FF0F" w14:textId="77777777" w:rsidR="0073618E" w:rsidRPr="00BD7578" w:rsidRDefault="0073618E" w:rsidP="0073618E"/>
    <w:p w14:paraId="35EA8F1C" w14:textId="77777777" w:rsidR="0073618E" w:rsidRPr="00BD7578" w:rsidRDefault="0073618E" w:rsidP="0073618E"/>
    <w:p w14:paraId="0280E28B" w14:textId="77777777" w:rsidR="0073618E" w:rsidRPr="00BD7578" w:rsidRDefault="0073618E" w:rsidP="0073618E">
      <w:r w:rsidRPr="00BD7578">
        <w:t xml:space="preserve">Datum: </w:t>
      </w:r>
      <w:r w:rsidRPr="00BD7578">
        <w:tab/>
      </w:r>
      <w:r w:rsidRPr="00BD7578">
        <w:tab/>
      </w:r>
      <w:r w:rsidRPr="00BD7578">
        <w:tab/>
      </w:r>
      <w:r w:rsidRPr="00BD7578">
        <w:tab/>
      </w:r>
      <w:r w:rsidRPr="00BD7578">
        <w:tab/>
      </w:r>
      <w:r w:rsidRPr="00BD7578">
        <w:tab/>
      </w:r>
      <w:r w:rsidRPr="00BD7578">
        <w:tab/>
      </w:r>
      <w:r w:rsidRPr="00BD7578">
        <w:tab/>
      </w:r>
      <w:r w:rsidRPr="00BD7578">
        <w:tab/>
      </w:r>
      <w:r w:rsidRPr="00BD7578">
        <w:tab/>
        <w:t>……......................................................</w:t>
      </w:r>
    </w:p>
    <w:p w14:paraId="257F98E8" w14:textId="77777777" w:rsidR="0073618E" w:rsidRPr="00BD7578" w:rsidRDefault="0073618E" w:rsidP="0073618E">
      <w:pPr>
        <w:ind w:left="5603" w:firstLine="431"/>
      </w:pPr>
      <w:r w:rsidRPr="00BD7578">
        <w:t xml:space="preserve"> (Unterschrift)</w:t>
      </w:r>
    </w:p>
    <w:p w14:paraId="2B19CEC8" w14:textId="77777777" w:rsidR="0073618E" w:rsidRPr="00BD7578" w:rsidRDefault="0073618E" w:rsidP="0073618E"/>
    <w:p w14:paraId="181E989D" w14:textId="77777777" w:rsidR="002E6FAB" w:rsidRPr="00BD7578" w:rsidRDefault="002E6FAB" w:rsidP="0073618E"/>
    <w:p w14:paraId="1AF9BF76" w14:textId="77777777" w:rsidR="00E02ACC" w:rsidRPr="00BD7578" w:rsidRDefault="00E02ACC"/>
    <w:p w14:paraId="64176C4D" w14:textId="77777777" w:rsidR="00BD4F8B" w:rsidRDefault="00BD4F8B"/>
    <w:p w14:paraId="6B2E0375" w14:textId="77777777" w:rsidR="0011210A" w:rsidRPr="00BD7578" w:rsidRDefault="0011210A"/>
    <w:sectPr w:rsidR="0011210A" w:rsidRPr="00BD7578" w:rsidSect="00CF380C">
      <w:headerReference w:type="even" r:id="rId47"/>
      <w:headerReference w:type="default" r:id="rId48"/>
      <w:footerReference w:type="default" r:id="rId49"/>
      <w:headerReference w:type="first" r:id="rId50"/>
      <w:footerReference w:type="first" r:id="rId51"/>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9" w:author="Autor" w:initials="A">
    <w:p w14:paraId="470D6465" w14:textId="657B3286" w:rsidR="00D75100" w:rsidRDefault="00D75100">
      <w:pPr>
        <w:pStyle w:val="Kommentartext"/>
      </w:pPr>
      <w:r>
        <w:rPr>
          <w:rStyle w:val="Kommentarzeichen"/>
        </w:rPr>
        <w:annotationRef/>
      </w:r>
      <w:r>
        <w:t>Sortieren</w:t>
      </w:r>
    </w:p>
  </w:comment>
  <w:comment w:id="46" w:author="Autor" w:initials="A">
    <w:p w14:paraId="724569CE" w14:textId="493706B3" w:rsidR="00D75100" w:rsidRDefault="00D75100">
      <w:pPr>
        <w:pStyle w:val="Kommentartext"/>
      </w:pPr>
      <w:r>
        <w:rPr>
          <w:rStyle w:val="Kommentarzeichen"/>
        </w:rPr>
        <w:annotationRef/>
      </w:r>
      <w:r>
        <w:t>Problematik der mangelnden Bewegungsmöglichkeiten in einer VR beschreiben</w:t>
      </w:r>
    </w:p>
  </w:comment>
  <w:comment w:id="53" w:author="Autor" w:initials="A">
    <w:p w14:paraId="2EB950D1" w14:textId="33E35105" w:rsidR="00D75100" w:rsidRDefault="00D75100">
      <w:pPr>
        <w:pStyle w:val="Kommentartext"/>
      </w:pPr>
      <w:r>
        <w:rPr>
          <w:rStyle w:val="Kommentarzeichen"/>
        </w:rPr>
        <w:annotationRef/>
      </w:r>
      <w:r>
        <w:t>Vorstellung nochmal sinnvoll?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Ex w15:paraId="724569CE" w15:done="0"/>
  <w15:commentEx w15:paraId="2EB950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2E0680" w14:textId="77777777" w:rsidR="00EA365D" w:rsidRDefault="00EA365D">
      <w:pPr>
        <w:spacing w:before="0" w:after="0" w:line="240" w:lineRule="auto"/>
      </w:pPr>
      <w:r>
        <w:separator/>
      </w:r>
    </w:p>
  </w:endnote>
  <w:endnote w:type="continuationSeparator" w:id="0">
    <w:p w14:paraId="6AD48EF2" w14:textId="77777777" w:rsidR="00EA365D" w:rsidRDefault="00EA365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heMixOffice">
    <w:altName w:val="Malgun Gothic"/>
    <w:charset w:val="00"/>
    <w:family w:val="swiss"/>
    <w:pitch w:val="variable"/>
    <w:sig w:usb0="00000003"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504020202020204"/>
    <w:charset w:val="00"/>
    <w:family w:val="swiss"/>
    <w:notTrueType/>
    <w:pitch w:val="variable"/>
    <w:sig w:usb0="00000003" w:usb1="00000000" w:usb2="00000000" w:usb3="00000000" w:csb0="00000001" w:csb1="00000000"/>
  </w:font>
  <w:font w:name="Adobe Garamond Pro">
    <w:altName w:val="Times New Roman"/>
    <w:panose1 w:val="00000000000000000000"/>
    <w:charset w:val="00"/>
    <w:family w:val="roman"/>
    <w:notTrueType/>
    <w:pitch w:val="variable"/>
    <w:sig w:usb0="00000001"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1C0344" w14:textId="64CB3D99" w:rsidR="00D75100" w:rsidRPr="00346529" w:rsidRDefault="00D75100"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8AA22C" w14:textId="77777777" w:rsidR="00D75100" w:rsidRDefault="00D75100"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46FF3" w14:textId="77777777" w:rsidR="00D75100" w:rsidRDefault="00D75100"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DE64E4" w14:textId="77777777" w:rsidR="00D75100" w:rsidRPr="00035735" w:rsidRDefault="00D75100"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087923" w14:textId="77777777" w:rsidR="00D75100" w:rsidRPr="00F8588C" w:rsidRDefault="00D75100"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C68DC4" w14:textId="77777777" w:rsidR="00EA365D" w:rsidRDefault="00EA365D">
      <w:pPr>
        <w:spacing w:before="0" w:after="0" w:line="240" w:lineRule="auto"/>
      </w:pPr>
      <w:r>
        <w:separator/>
      </w:r>
    </w:p>
  </w:footnote>
  <w:footnote w:type="continuationSeparator" w:id="0">
    <w:p w14:paraId="158E508B" w14:textId="77777777" w:rsidR="00EA365D" w:rsidRDefault="00EA365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214695" w14:textId="53746168" w:rsidR="00D75100" w:rsidRPr="00EE1890" w:rsidRDefault="00D75100" w:rsidP="00CF380C">
    <w:pPr>
      <w:tabs>
        <w:tab w:val="right" w:pos="8789"/>
        <w:tab w:val="right" w:pos="9639"/>
      </w:tabs>
      <w:spacing w:before="0" w:line="240" w:lineRule="auto"/>
      <w:ind w:right="-852"/>
      <w:jc w:val="left"/>
      <w:rPr>
        <w:rFonts w:ascii="Helvetica" w:hAnsi="Helvetica" w:cs="Helvetica"/>
        <w:color w:val="FFFFFF" w:themeColor="background1"/>
      </w:rPr>
    </w:pPr>
    <w:r w:rsidRPr="0032582E">
      <w:rPr>
        <w:rFonts w:ascii="Helvetica" w:hAnsi="Helvetica" w:cs="Helvetica"/>
        <w:b/>
        <w:noProof/>
        <w:color w:val="FFFFFF"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\n  \* MERGEFORMAT </w:instrText>
    </w:r>
    <w:r w:rsidRPr="0032582E">
      <w:rPr>
        <w:rFonts w:ascii="Helvetica" w:hAnsi="Helvetica" w:cs="Helvetica"/>
        <w:b/>
        <w:color w:val="FFFFFF" w:themeColor="background1"/>
        <w:sz w:val="22"/>
      </w:rPr>
      <w:fldChar w:fldCharType="separate"/>
    </w:r>
    <w:r w:rsidR="007905E9">
      <w:rPr>
        <w:rFonts w:ascii="Helvetica" w:hAnsi="Helvetica" w:cs="Helvetica"/>
        <w:b/>
        <w:noProof/>
        <w:color w:val="FFFFFF" w:themeColor="background1"/>
        <w:sz w:val="22"/>
      </w:rPr>
      <w:t>VII</w:t>
    </w:r>
    <w:r w:rsidRPr="0032582E">
      <w:rPr>
        <w:rFonts w:ascii="Helvetica" w:hAnsi="Helvetica" w:cs="Helvetica"/>
        <w:b/>
        <w:noProof/>
        <w:color w:val="FFFFFF" w:themeColor="background1"/>
        <w:sz w:val="22"/>
      </w:rPr>
      <w:fldChar w:fldCharType="end"/>
    </w:r>
    <w:r w:rsidRPr="0032582E">
      <w:rPr>
        <w:rFonts w:ascii="Helvetica" w:hAnsi="Helvetica" w:cs="Helvetica"/>
        <w:b/>
        <w:color w:val="FFFFFF" w:themeColor="background1"/>
        <w:sz w:val="22"/>
      </w:rPr>
      <w:t xml:space="preserve"> </w:t>
    </w:r>
    <w:r w:rsidRPr="0032582E">
      <w:rPr>
        <w:rFonts w:ascii="Helvetica" w:hAnsi="Helvetica" w:cs="Helvetica"/>
        <w:b/>
        <w:color w:val="FFFFFF" w:themeColor="background1"/>
        <w:sz w:val="22"/>
      </w:rPr>
      <w:fldChar w:fldCharType="begin"/>
    </w:r>
    <w:r w:rsidRPr="0032582E">
      <w:rPr>
        <w:rFonts w:ascii="Helvetica" w:hAnsi="Helvetica" w:cs="Helvetica"/>
        <w:b/>
        <w:color w:val="FFFFFF" w:themeColor="background1"/>
        <w:sz w:val="22"/>
      </w:rPr>
      <w:instrText xml:space="preserve"> STYLEREF  Oberüberschrift  \* MERGEFORMAT </w:instrText>
    </w:r>
    <w:r w:rsidRPr="0032582E">
      <w:rPr>
        <w:rFonts w:ascii="Helvetica" w:hAnsi="Helvetica" w:cs="Helvetica"/>
        <w:b/>
        <w:color w:val="FFFFFF" w:themeColor="background1"/>
        <w:sz w:val="22"/>
      </w:rPr>
      <w:fldChar w:fldCharType="separate"/>
    </w:r>
    <w:r w:rsidR="007905E9">
      <w:rPr>
        <w:rFonts w:ascii="Helvetica" w:hAnsi="Helvetica" w:cs="Helvetica"/>
        <w:b/>
        <w:noProof/>
        <w:color w:val="FFFFFF" w:themeColor="background1"/>
        <w:sz w:val="22"/>
      </w:rPr>
      <w:t>Danksagung</w:t>
    </w:r>
    <w:r w:rsidRPr="0032582E">
      <w:rPr>
        <w:rFonts w:ascii="Helvetica" w:hAnsi="Helvetica" w:cs="Helvetica"/>
        <w:b/>
        <w:noProof/>
        <w:color w:val="FFFFFF" w:themeColor="background1"/>
        <w:sz w:val="22"/>
      </w:rPr>
      <w:fldChar w:fldCharType="end"/>
    </w:r>
    <w:r w:rsidRPr="00CE3C23">
      <w:rPr>
        <w:rFonts w:ascii="Helvetica" w:hAnsi="Helvetica" w:cs="Helvetica"/>
        <w:noProof/>
        <w:color w:val="FFFFFF" w:themeColor="background1"/>
        <w:sz w:val="22"/>
      </w:rPr>
      <w:tab/>
    </w:r>
    <w:r>
      <w:rPr>
        <w:rStyle w:val="Seitenzahl"/>
        <w:rFonts w:ascii="Helvetica" w:hAnsi="Helvetica" w:cs="Helvetica"/>
        <w:color w:val="FFFFFF" w:themeColor="background1"/>
        <w:sz w:val="32"/>
        <w:szCs w:val="26"/>
      </w:rPr>
      <w:tab/>
    </w:r>
    <w:r w:rsidRPr="00F03EE8">
      <w:rPr>
        <w:rStyle w:val="Seitenzahl"/>
        <w:rFonts w:ascii="Helvetica" w:hAnsi="Helvetica" w:cs="Helvetica"/>
        <w:color w:val="FFFFFF" w:themeColor="background1"/>
        <w:sz w:val="36"/>
        <w:szCs w:val="26"/>
      </w:rPr>
      <w:fldChar w:fldCharType="begin"/>
    </w:r>
    <w:r w:rsidRPr="00F03EE8">
      <w:rPr>
        <w:rStyle w:val="Seitenzahl"/>
        <w:rFonts w:ascii="Helvetica" w:hAnsi="Helvetica" w:cs="Helvetica"/>
        <w:color w:val="FFFFFF" w:themeColor="background1"/>
        <w:sz w:val="36"/>
        <w:szCs w:val="26"/>
      </w:rPr>
      <w:instrText xml:space="preserve"> PAGE </w:instrText>
    </w:r>
    <w:r w:rsidRPr="00F03EE8">
      <w:rPr>
        <w:rStyle w:val="Seitenzahl"/>
        <w:rFonts w:ascii="Helvetica" w:hAnsi="Helvetica" w:cs="Helvetica"/>
        <w:color w:val="FFFFFF" w:themeColor="background1"/>
        <w:sz w:val="36"/>
        <w:szCs w:val="26"/>
      </w:rPr>
      <w:fldChar w:fldCharType="separate"/>
    </w:r>
    <w:r w:rsidR="007905E9">
      <w:rPr>
        <w:rStyle w:val="Seitenzahl"/>
        <w:rFonts w:ascii="Helvetica" w:hAnsi="Helvetica" w:cs="Helvetica"/>
        <w:noProof/>
        <w:color w:val="FFFFFF" w:themeColor="background1"/>
        <w:sz w:val="36"/>
        <w:szCs w:val="26"/>
      </w:rPr>
      <w:t>IX</w:t>
    </w:r>
    <w:r w:rsidRPr="00F03EE8">
      <w:rPr>
        <w:rStyle w:val="Seitenzahl"/>
        <w:rFonts w:ascii="Helvetica" w:hAnsi="Helvetica" w:cs="Helvetica"/>
        <w:color w:val="FFFFFF"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7C64AD" w14:textId="77777777" w:rsidR="00D75100" w:rsidRPr="00F8588C" w:rsidRDefault="00D75100"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CD3335" w14:textId="77777777" w:rsidR="00D75100" w:rsidRDefault="00D75100"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991D2B" w14:textId="677F77B1" w:rsidR="00D75100" w:rsidRPr="005073E9" w:rsidRDefault="00D75100"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s="Helvetica"/>
        <w:noProof/>
        <w:color w:val="FFFFFF"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DA3095" w:rsidRPr="00DA3095">
      <w:rPr>
        <w:rFonts w:ascii="Helvetica" w:hAnsi="Helvetica"/>
        <w:b/>
        <w:bCs/>
        <w:noProof/>
        <w:color w:val="FFFFFF" w:themeColor="background1"/>
        <w:sz w:val="22"/>
      </w:rPr>
      <w:t>7</w:t>
    </w:r>
    <w:r w:rsidRPr="005073E9">
      <w:rPr>
        <w:rFonts w:ascii="Helvetica" w:hAnsi="Helvetica"/>
        <w:noProof/>
        <w:color w:val="FFFFFF" w:themeColor="background1"/>
        <w:sz w:val="22"/>
      </w:rPr>
      <w:fldChar w:fldCharType="end"/>
    </w:r>
    <w:r w:rsidRPr="005073E9">
      <w:rPr>
        <w:rFonts w:ascii="Helvetica" w:hAnsi="Helvetica"/>
        <w:noProof/>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DA3095">
      <w:rPr>
        <w:rFonts w:ascii="Helvetica" w:hAnsi="Helvetica"/>
        <w:noProof/>
        <w:color w:val="FFFFFF" w:themeColor="background1"/>
        <w:sz w:val="22"/>
      </w:rPr>
      <w:t>Tests</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\n  \* MERGEFORMAT </w:instrText>
    </w:r>
    <w:r>
      <w:rPr>
        <w:rFonts w:ascii="Helvetica" w:hAnsi="Helvetica"/>
        <w:color w:val="FFFFFF" w:themeColor="background1"/>
        <w:sz w:val="22"/>
      </w:rPr>
      <w:fldChar w:fldCharType="separate"/>
    </w:r>
    <w:r w:rsidR="00DA3095">
      <w:rPr>
        <w:rFonts w:ascii="Helvetica" w:hAnsi="Helvetica"/>
        <w:noProof/>
        <w:color w:val="FFFFFF" w:themeColor="background1"/>
        <w:sz w:val="22"/>
      </w:rPr>
      <w:t>7.1</w:t>
    </w:r>
    <w:r>
      <w:rPr>
        <w:rFonts w:ascii="Helvetica" w:hAnsi="Helvetica"/>
        <w:color w:val="FFFFFF" w:themeColor="background1"/>
        <w:sz w:val="22"/>
      </w:rPr>
      <w:fldChar w:fldCharType="end"/>
    </w:r>
    <w:r>
      <w:rPr>
        <w:rFonts w:ascii="Helvetica" w:hAnsi="Helvetica"/>
        <w:color w:val="FFFFFF" w:themeColor="background1"/>
        <w:sz w:val="22"/>
      </w:rPr>
      <w:t xml:space="preserve"> </w:t>
    </w:r>
    <w:r>
      <w:rPr>
        <w:rFonts w:ascii="Helvetica" w:hAnsi="Helvetica"/>
        <w:color w:val="FFFFFF" w:themeColor="background1"/>
        <w:sz w:val="22"/>
      </w:rPr>
      <w:fldChar w:fldCharType="begin"/>
    </w:r>
    <w:r>
      <w:rPr>
        <w:rFonts w:ascii="Helvetica" w:hAnsi="Helvetica"/>
        <w:color w:val="FFFFFF" w:themeColor="background1"/>
        <w:sz w:val="22"/>
      </w:rPr>
      <w:instrText xml:space="preserve"> STYLEREF "Überschrift 2" \* MERGEFORMAT </w:instrText>
    </w:r>
    <w:r>
      <w:rPr>
        <w:rFonts w:ascii="Helvetica" w:hAnsi="Helvetica"/>
        <w:color w:val="FFFFFF" w:themeColor="background1"/>
        <w:sz w:val="22"/>
      </w:rPr>
      <w:fldChar w:fldCharType="separate"/>
    </w:r>
    <w:r w:rsidR="00DA3095">
      <w:rPr>
        <w:rFonts w:ascii="Helvetica" w:hAnsi="Helvetica"/>
        <w:noProof/>
        <w:color w:val="FFFFFF" w:themeColor="background1"/>
        <w:sz w:val="22"/>
      </w:rPr>
      <w:t>Schnelle Bewegungen</w:t>
    </w:r>
    <w:r>
      <w:rPr>
        <w:rFonts w:ascii="Helvetica" w:hAnsi="Helvetica"/>
        <w:color w:val="FFFFFF" w:themeColor="background1"/>
        <w:sz w:val="22"/>
      </w:rPr>
      <w:fldChar w:fldCharType="end"/>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DA3095">
      <w:rPr>
        <w:rFonts w:ascii="Helvetica" w:hAnsi="Helvetica"/>
        <w:noProof/>
        <w:color w:val="FFFFFF" w:themeColor="background1"/>
        <w:sz w:val="36"/>
      </w:rPr>
      <w:t>44</w:t>
    </w:r>
    <w:r w:rsidRPr="00F03EE8">
      <w:rPr>
        <w:rFonts w:ascii="Helvetica" w:hAnsi="Helvetica"/>
        <w:color w:val="FFFFFF"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C6C5D4" w14:textId="77777777" w:rsidR="00D75100" w:rsidRPr="008333C3" w:rsidRDefault="00D75100"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F20279" w14:textId="57834F14" w:rsidR="00D75100" w:rsidRPr="005073E9" w:rsidRDefault="00D75100" w:rsidP="00572448">
    <w:pPr>
      <w:pStyle w:val="Fuzeile"/>
      <w:tabs>
        <w:tab w:val="clear" w:pos="9072"/>
        <w:tab w:val="right" w:pos="8789"/>
        <w:tab w:val="right" w:pos="9639"/>
      </w:tabs>
      <w:spacing w:after="240"/>
      <w:ind w:right="-852"/>
      <w:jc w:val="left"/>
      <w:rPr>
        <w:rFonts w:ascii="Helvetica" w:hAnsi="Helvetica"/>
        <w:color w:val="FFFFFF" w:themeColor="background1"/>
      </w:rPr>
    </w:pP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\n  \* MERGEFORMAT </w:instrText>
    </w:r>
    <w:r w:rsidRPr="005073E9">
      <w:rPr>
        <w:rFonts w:ascii="Helvetica" w:hAnsi="Helvetica"/>
        <w:color w:val="FFFFFF" w:themeColor="background1"/>
        <w:sz w:val="22"/>
      </w:rPr>
      <w:fldChar w:fldCharType="separate"/>
    </w:r>
    <w:r w:rsidR="00DA3095" w:rsidRPr="00DA3095">
      <w:rPr>
        <w:rFonts w:ascii="Helvetica" w:hAnsi="Helvetica"/>
        <w:b/>
        <w:bCs/>
        <w:noProof/>
        <w:color w:val="FFFFFF" w:themeColor="background1"/>
        <w:sz w:val="22"/>
      </w:rPr>
      <w:t>A</w:t>
    </w:r>
    <w:r w:rsidRPr="005073E9">
      <w:rPr>
        <w:rFonts w:ascii="Helvetica" w:hAnsi="Helvetica"/>
        <w:noProof/>
        <w:color w:val="FFFFFF" w:themeColor="background1"/>
        <w:sz w:val="22"/>
      </w:rPr>
      <w:fldChar w:fldCharType="end"/>
    </w:r>
    <w:r w:rsidRPr="005073E9">
      <w:rPr>
        <w:rFonts w:ascii="Helvetica" w:hAnsi="Helvetica" w:cs="Helvetica"/>
        <w:noProof/>
        <w:color w:val="FFFFFF"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FFFFF" w:themeColor="background1"/>
        <w:sz w:val="22"/>
      </w:rPr>
      <w:t xml:space="preserve"> </w:t>
    </w:r>
    <w:r w:rsidRPr="005073E9">
      <w:rPr>
        <w:rFonts w:ascii="Helvetica" w:hAnsi="Helvetica"/>
        <w:color w:val="FFFFFF" w:themeColor="background1"/>
        <w:sz w:val="22"/>
      </w:rPr>
      <w:fldChar w:fldCharType="begin"/>
    </w:r>
    <w:r w:rsidRPr="005073E9">
      <w:rPr>
        <w:rFonts w:ascii="Helvetica" w:hAnsi="Helvetica"/>
        <w:color w:val="FFFFFF" w:themeColor="background1"/>
        <w:sz w:val="22"/>
      </w:rPr>
      <w:instrText xml:space="preserve"> STYLEREF  "Überschrift 1"  \* MERGEFORMAT </w:instrText>
    </w:r>
    <w:r w:rsidRPr="005073E9">
      <w:rPr>
        <w:rFonts w:ascii="Helvetica" w:hAnsi="Helvetica"/>
        <w:color w:val="FFFFFF" w:themeColor="background1"/>
        <w:sz w:val="22"/>
      </w:rPr>
      <w:fldChar w:fldCharType="separate"/>
    </w:r>
    <w:r w:rsidR="00DA3095">
      <w:rPr>
        <w:rFonts w:ascii="Helvetica" w:hAnsi="Helvetica"/>
        <w:noProof/>
        <w:color w:val="FFFFFF" w:themeColor="background1"/>
        <w:sz w:val="22"/>
      </w:rPr>
      <w:t>Referenzen</w:t>
    </w:r>
    <w:r w:rsidRPr="005073E9">
      <w:rPr>
        <w:rFonts w:ascii="Helvetica" w:hAnsi="Helvetica"/>
        <w:noProof/>
        <w:color w:val="FFFFFF" w:themeColor="background1"/>
        <w:sz w:val="22"/>
      </w:rPr>
      <w:fldChar w:fldCharType="end"/>
    </w:r>
    <w:r w:rsidRPr="005073E9">
      <w:rPr>
        <w:rFonts w:ascii="Helvetica" w:hAnsi="Helvetica"/>
        <w:color w:val="FFFFFF" w:themeColor="background1"/>
      </w:rPr>
      <w:tab/>
    </w:r>
    <w:r>
      <w:rPr>
        <w:rFonts w:ascii="Helvetica" w:hAnsi="Helvetica"/>
        <w:color w:val="FFFFFF" w:themeColor="background1"/>
      </w:rPr>
      <w:tab/>
    </w:r>
    <w:r>
      <w:rPr>
        <w:rFonts w:ascii="Helvetica" w:hAnsi="Helvetica"/>
        <w:color w:val="FFFFFF" w:themeColor="background1"/>
        <w:sz w:val="22"/>
      </w:rPr>
      <w:tab/>
    </w:r>
    <w:r w:rsidRPr="00F03EE8">
      <w:rPr>
        <w:rFonts w:ascii="Helvetica" w:hAnsi="Helvetica"/>
        <w:color w:val="FFFFFF" w:themeColor="background1"/>
        <w:sz w:val="36"/>
      </w:rPr>
      <w:fldChar w:fldCharType="begin"/>
    </w:r>
    <w:r w:rsidRPr="00F03EE8">
      <w:rPr>
        <w:rFonts w:ascii="Helvetica" w:hAnsi="Helvetica"/>
        <w:color w:val="FFFFFF" w:themeColor="background1"/>
        <w:sz w:val="36"/>
      </w:rPr>
      <w:instrText xml:space="preserve"> PAGE   \* MERGEFORMAT </w:instrText>
    </w:r>
    <w:r w:rsidRPr="00F03EE8">
      <w:rPr>
        <w:rFonts w:ascii="Helvetica" w:hAnsi="Helvetica"/>
        <w:color w:val="FFFFFF" w:themeColor="background1"/>
        <w:sz w:val="36"/>
      </w:rPr>
      <w:fldChar w:fldCharType="separate"/>
    </w:r>
    <w:r w:rsidR="00DA3095">
      <w:rPr>
        <w:rFonts w:ascii="Helvetica" w:hAnsi="Helvetica"/>
        <w:noProof/>
        <w:color w:val="FFFFFF" w:themeColor="background1"/>
        <w:sz w:val="36"/>
      </w:rPr>
      <w:t>48</w:t>
    </w:r>
    <w:r w:rsidRPr="00F03EE8">
      <w:rPr>
        <w:rFonts w:ascii="Helvetica" w:hAnsi="Helvetica"/>
        <w:color w:val="FFFFFF"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526FE9" w14:textId="0CBECBDA" w:rsidR="00D75100" w:rsidRPr="002C4BB0" w:rsidRDefault="00D75100" w:rsidP="002C4BB0">
    <w:pPr>
      <w:tabs>
        <w:tab w:val="right" w:pos="9639"/>
      </w:tabs>
      <w:spacing w:before="0" w:after="0" w:line="240" w:lineRule="auto"/>
      <w:ind w:right="-852"/>
      <w:jc w:val="left"/>
      <w:rPr>
        <w:rFonts w:ascii="Helvetica" w:hAnsi="Helvetica" w:cs="Helvetica"/>
        <w:color w:val="FFFFFF" w:themeColor="background1"/>
        <w:sz w:val="22"/>
      </w:rPr>
    </w:pPr>
    <w:r>
      <w:rPr>
        <w:rFonts w:ascii="Helvetica" w:hAnsi="Helvetica" w:cs="Helvetica"/>
        <w:b/>
        <w:color w:val="FFFFFF" w:themeColor="background1"/>
        <w:sz w:val="22"/>
      </w:rPr>
      <w:fldChar w:fldCharType="begin"/>
    </w:r>
    <w:r>
      <w:rPr>
        <w:rFonts w:ascii="Helvetica" w:hAnsi="Helvetica" w:cs="Helvetica"/>
        <w:b/>
        <w:color w:val="FFFFFF" w:themeColor="background1"/>
        <w:sz w:val="22"/>
      </w:rPr>
      <w:instrText xml:space="preserve"> STYLEREF  "Überschrift 1" \n  \* MERGEFORMAT </w:instrText>
    </w:r>
    <w:r>
      <w:rPr>
        <w:rFonts w:ascii="Helvetica" w:hAnsi="Helvetica" w:cs="Helvetica"/>
        <w:b/>
        <w:color w:val="FFFFFF" w:themeColor="background1"/>
        <w:sz w:val="22"/>
      </w:rPr>
      <w:fldChar w:fldCharType="separate"/>
    </w:r>
    <w:r w:rsidR="00DA3095">
      <w:rPr>
        <w:rFonts w:ascii="Helvetica" w:hAnsi="Helvetica" w:cs="Helvetica"/>
        <w:b/>
        <w:noProof/>
        <w:color w:val="FFFFFF" w:themeColor="background1"/>
        <w:sz w:val="22"/>
      </w:rPr>
      <w:t>B</w:t>
    </w:r>
    <w:r>
      <w:rPr>
        <w:rFonts w:ascii="Helvetica" w:hAnsi="Helvetica" w:cs="Helvetica"/>
        <w:b/>
        <w:color w:val="FFFFFF" w:themeColor="background1"/>
        <w:sz w:val="22"/>
      </w:rPr>
      <w:fldChar w:fldCharType="end"/>
    </w:r>
    <w:r>
      <w:rPr>
        <w:rFonts w:ascii="Helvetica" w:hAnsi="Helvetica" w:cs="Helvetica"/>
        <w:b/>
        <w:color w:val="FFFFFF" w:themeColor="background1"/>
        <w:sz w:val="22"/>
      </w:rPr>
      <w:t xml:space="preserve"> </w:t>
    </w:r>
    <w:r w:rsidRPr="00336407">
      <w:rPr>
        <w:rFonts w:ascii="Helvetica" w:hAnsi="Helvetica" w:cs="Helvetica"/>
        <w:b/>
        <w:color w:val="FFFFFF" w:themeColor="background1"/>
        <w:sz w:val="22"/>
      </w:rPr>
      <w:fldChar w:fldCharType="begin"/>
    </w:r>
    <w:r w:rsidRPr="00336407">
      <w:rPr>
        <w:rFonts w:ascii="Helvetica" w:hAnsi="Helvetica" w:cs="Helvetica"/>
        <w:b/>
        <w:color w:val="FFFFFF" w:themeColor="background1"/>
        <w:sz w:val="22"/>
      </w:rPr>
      <w:instrText xml:space="preserve"> STYLEREF "Überschrift 1" \* MERGEFORMAT </w:instrText>
    </w:r>
    <w:r w:rsidRPr="00336407">
      <w:rPr>
        <w:rFonts w:ascii="Helvetica" w:hAnsi="Helvetica" w:cs="Helvetica"/>
        <w:b/>
        <w:color w:val="FFFFFF" w:themeColor="background1"/>
        <w:sz w:val="22"/>
      </w:rPr>
      <w:fldChar w:fldCharType="separate"/>
    </w:r>
    <w:r w:rsidR="00DA3095">
      <w:rPr>
        <w:rFonts w:ascii="Helvetica" w:hAnsi="Helvetica" w:cs="Helvetica"/>
        <w:b/>
        <w:noProof/>
        <w:color w:val="FFFFFF" w:themeColor="background1"/>
        <w:sz w:val="22"/>
      </w:rPr>
      <w:t>Inhalt der CD</w:t>
    </w:r>
    <w:r w:rsidRPr="00336407">
      <w:rPr>
        <w:rFonts w:ascii="Helvetica" w:hAnsi="Helvetica" w:cs="Helvetica"/>
        <w:b/>
        <w:color w:val="FFFFFF" w:themeColor="background1"/>
        <w:sz w:val="22"/>
      </w:rPr>
      <w:fldChar w:fldCharType="end"/>
    </w:r>
    <w:r w:rsidRPr="002C4BB0">
      <w:rPr>
        <w:rFonts w:ascii="Helvetica" w:hAnsi="Helvetica" w:cs="Helvetica"/>
        <w:noProof/>
        <w:color w:val="FFFFFF"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FFFFF" w:themeColor="background1"/>
        <w:sz w:val="22"/>
      </w:rPr>
      <w:tab/>
    </w:r>
    <w:r w:rsidRPr="002C4BB0">
      <w:rPr>
        <w:rFonts w:ascii="Helvetica" w:hAnsi="Helvetica" w:cs="Helvetica"/>
        <w:color w:val="FFFFFF" w:themeColor="background1"/>
        <w:sz w:val="36"/>
        <w:szCs w:val="36"/>
      </w:rPr>
      <w:fldChar w:fldCharType="begin"/>
    </w:r>
    <w:r w:rsidRPr="002C4BB0">
      <w:rPr>
        <w:rFonts w:ascii="Helvetica" w:hAnsi="Helvetica" w:cs="Helvetica"/>
        <w:color w:val="FFFFFF" w:themeColor="background1"/>
        <w:sz w:val="36"/>
        <w:szCs w:val="36"/>
      </w:rPr>
      <w:instrText xml:space="preserve"> PAGE  \* Arabic  \* MERGEFORMAT </w:instrText>
    </w:r>
    <w:r w:rsidRPr="002C4BB0">
      <w:rPr>
        <w:rFonts w:ascii="Helvetica" w:hAnsi="Helvetica" w:cs="Helvetica"/>
        <w:color w:val="FFFFFF" w:themeColor="background1"/>
        <w:sz w:val="36"/>
        <w:szCs w:val="36"/>
      </w:rPr>
      <w:fldChar w:fldCharType="separate"/>
    </w:r>
    <w:r w:rsidR="00DA3095">
      <w:rPr>
        <w:rFonts w:ascii="Helvetica" w:hAnsi="Helvetica" w:cs="Helvetica"/>
        <w:noProof/>
        <w:color w:val="FFFFFF" w:themeColor="background1"/>
        <w:sz w:val="36"/>
        <w:szCs w:val="36"/>
      </w:rPr>
      <w:t>49</w:t>
    </w:r>
    <w:r w:rsidRPr="002C4BB0">
      <w:rPr>
        <w:rFonts w:ascii="Helvetica" w:hAnsi="Helvetica" w:cs="Helvetica"/>
        <w:color w:val="FFFFFF" w:themeColor="background1"/>
        <w:sz w:val="36"/>
        <w:szCs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23606E" w14:textId="77777777" w:rsidR="00D75100" w:rsidRPr="00966934" w:rsidRDefault="00D75100"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F5CF3A" w14:textId="77777777" w:rsidR="00D75100" w:rsidRDefault="00D75100"/>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150809" w14:textId="77777777" w:rsidR="00D75100" w:rsidRPr="00035735" w:rsidRDefault="00D75100" w:rsidP="0003573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9540E91"/>
    <w:multiLevelType w:val="hybridMultilevel"/>
    <w:tmpl w:val="A76674EC"/>
    <w:lvl w:ilvl="0" w:tplc="150E3C2E">
      <w:start w:val="1"/>
      <w:numFmt w:val="upperLetter"/>
      <w:lvlText w:val="%1"/>
      <w:lvlJc w:val="left"/>
      <w:pPr>
        <w:ind w:left="491" w:hanging="491"/>
      </w:pPr>
      <w:rPr>
        <w:rFonts w:hint="default"/>
        <w:color w:val="FFFFFF"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7">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9">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54D47E4D"/>
    <w:multiLevelType w:val="multilevel"/>
    <w:tmpl w:val="AA6EB76E"/>
    <w:lvl w:ilvl="0">
      <w:start w:val="1"/>
      <w:numFmt w:val="decimal"/>
      <w:lvlText w:val="M%1"/>
      <w:lvlJc w:val="left"/>
      <w:pPr>
        <w:ind w:left="720" w:hanging="720"/>
      </w:pPr>
      <w:rPr>
        <w:rFonts w:hint="default"/>
      </w:rPr>
    </w:lvl>
    <w:lvl w:ilvl="1">
      <w:start w:val="1"/>
      <w:numFmt w:val="decimal"/>
      <w:lvlText w:val="M%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5B8E2203"/>
    <w:multiLevelType w:val="multilevel"/>
    <w:tmpl w:val="E35E52BE"/>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FFFFF" w:themeColor="background1"/>
        <w:sz w:val="72"/>
        <w:u w:val="none" w:color="FFFFFF"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9">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8"/>
  </w:num>
  <w:num w:numId="2">
    <w:abstractNumId w:val="11"/>
  </w:num>
  <w:num w:numId="3">
    <w:abstractNumId w:val="1"/>
  </w:num>
  <w:num w:numId="4">
    <w:abstractNumId w:val="0"/>
  </w:num>
  <w:num w:numId="5">
    <w:abstractNumId w:val="5"/>
  </w:num>
  <w:num w:numId="6">
    <w:abstractNumId w:val="17"/>
  </w:num>
  <w:num w:numId="7">
    <w:abstractNumId w:val="7"/>
  </w:num>
  <w:num w:numId="8">
    <w:abstractNumId w:val="8"/>
  </w:num>
  <w:num w:numId="9">
    <w:abstractNumId w:val="3"/>
  </w:num>
  <w:num w:numId="10">
    <w:abstractNumId w:val="12"/>
  </w:num>
  <w:num w:numId="11">
    <w:abstractNumId w:val="19"/>
  </w:num>
  <w:num w:numId="12">
    <w:abstractNumId w:val="9"/>
  </w:num>
  <w:num w:numId="13">
    <w:abstractNumId w:val="6"/>
  </w:num>
  <w:num w:numId="14">
    <w:abstractNumId w:val="14"/>
  </w:num>
  <w:num w:numId="15">
    <w:abstractNumId w:val="2"/>
  </w:num>
  <w:num w:numId="16">
    <w:abstractNumId w:val="4"/>
  </w:num>
  <w:num w:numId="17">
    <w:abstractNumId w:val="20"/>
  </w:num>
  <w:num w:numId="18">
    <w:abstractNumId w:val="13"/>
  </w:num>
  <w:num w:numId="19">
    <w:abstractNumId w:val="16"/>
  </w:num>
  <w:num w:numId="20">
    <w:abstractNumId w:val="10"/>
  </w:num>
  <w:num w:numId="21">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7CCA"/>
    <w:rsid w:val="0000141A"/>
    <w:rsid w:val="00001793"/>
    <w:rsid w:val="00002720"/>
    <w:rsid w:val="00002AC9"/>
    <w:rsid w:val="00003051"/>
    <w:rsid w:val="000031D1"/>
    <w:rsid w:val="0000548D"/>
    <w:rsid w:val="00005FA7"/>
    <w:rsid w:val="00006637"/>
    <w:rsid w:val="00007364"/>
    <w:rsid w:val="00007455"/>
    <w:rsid w:val="000134C9"/>
    <w:rsid w:val="00013D77"/>
    <w:rsid w:val="00014774"/>
    <w:rsid w:val="0001620D"/>
    <w:rsid w:val="00016EDF"/>
    <w:rsid w:val="00017912"/>
    <w:rsid w:val="00020DF4"/>
    <w:rsid w:val="00022397"/>
    <w:rsid w:val="00022532"/>
    <w:rsid w:val="00022DB4"/>
    <w:rsid w:val="00025387"/>
    <w:rsid w:val="0002797E"/>
    <w:rsid w:val="00027FAC"/>
    <w:rsid w:val="000302AB"/>
    <w:rsid w:val="00030F06"/>
    <w:rsid w:val="00033860"/>
    <w:rsid w:val="00034B1E"/>
    <w:rsid w:val="0003500F"/>
    <w:rsid w:val="0003518C"/>
    <w:rsid w:val="00035326"/>
    <w:rsid w:val="00035735"/>
    <w:rsid w:val="000375FC"/>
    <w:rsid w:val="000402F9"/>
    <w:rsid w:val="000416BE"/>
    <w:rsid w:val="0004463E"/>
    <w:rsid w:val="000454A6"/>
    <w:rsid w:val="00045ED3"/>
    <w:rsid w:val="00046DA8"/>
    <w:rsid w:val="00047D53"/>
    <w:rsid w:val="000512BB"/>
    <w:rsid w:val="0005237A"/>
    <w:rsid w:val="00052409"/>
    <w:rsid w:val="00053CB4"/>
    <w:rsid w:val="00053F29"/>
    <w:rsid w:val="00056605"/>
    <w:rsid w:val="00056CD7"/>
    <w:rsid w:val="00056FA2"/>
    <w:rsid w:val="00057868"/>
    <w:rsid w:val="00057F4F"/>
    <w:rsid w:val="000601AF"/>
    <w:rsid w:val="0006069A"/>
    <w:rsid w:val="00060D26"/>
    <w:rsid w:val="00061A2F"/>
    <w:rsid w:val="00061FA4"/>
    <w:rsid w:val="00062D1B"/>
    <w:rsid w:val="000641F2"/>
    <w:rsid w:val="00064B10"/>
    <w:rsid w:val="000662E6"/>
    <w:rsid w:val="0006642F"/>
    <w:rsid w:val="00067295"/>
    <w:rsid w:val="000705D5"/>
    <w:rsid w:val="00070602"/>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B38"/>
    <w:rsid w:val="000B2C05"/>
    <w:rsid w:val="000B2F57"/>
    <w:rsid w:val="000B2F97"/>
    <w:rsid w:val="000B4543"/>
    <w:rsid w:val="000B5C62"/>
    <w:rsid w:val="000C0136"/>
    <w:rsid w:val="000C05CA"/>
    <w:rsid w:val="000C0AB5"/>
    <w:rsid w:val="000C1358"/>
    <w:rsid w:val="000C15DC"/>
    <w:rsid w:val="000C2483"/>
    <w:rsid w:val="000C27C4"/>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4B79"/>
    <w:rsid w:val="000E50A4"/>
    <w:rsid w:val="000E55E2"/>
    <w:rsid w:val="000E61A5"/>
    <w:rsid w:val="000E69F6"/>
    <w:rsid w:val="000F035E"/>
    <w:rsid w:val="000F3D56"/>
    <w:rsid w:val="000F4167"/>
    <w:rsid w:val="000F4BDB"/>
    <w:rsid w:val="000F5AB3"/>
    <w:rsid w:val="000F601E"/>
    <w:rsid w:val="000F63A2"/>
    <w:rsid w:val="000F63ED"/>
    <w:rsid w:val="000F675C"/>
    <w:rsid w:val="000F7AC5"/>
    <w:rsid w:val="001021C5"/>
    <w:rsid w:val="00104D9D"/>
    <w:rsid w:val="00104F62"/>
    <w:rsid w:val="00105C9B"/>
    <w:rsid w:val="00105FFB"/>
    <w:rsid w:val="0010603E"/>
    <w:rsid w:val="00106862"/>
    <w:rsid w:val="001102DD"/>
    <w:rsid w:val="0011210A"/>
    <w:rsid w:val="001127FE"/>
    <w:rsid w:val="00113516"/>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6A9A"/>
    <w:rsid w:val="0013707C"/>
    <w:rsid w:val="00137B5A"/>
    <w:rsid w:val="00137EA4"/>
    <w:rsid w:val="0014138E"/>
    <w:rsid w:val="00141786"/>
    <w:rsid w:val="00141B6C"/>
    <w:rsid w:val="00142016"/>
    <w:rsid w:val="00142FDE"/>
    <w:rsid w:val="00144994"/>
    <w:rsid w:val="00146FB3"/>
    <w:rsid w:val="00147309"/>
    <w:rsid w:val="00147439"/>
    <w:rsid w:val="00147EEF"/>
    <w:rsid w:val="00150F12"/>
    <w:rsid w:val="00151EBD"/>
    <w:rsid w:val="00152269"/>
    <w:rsid w:val="00152C28"/>
    <w:rsid w:val="0015486C"/>
    <w:rsid w:val="00155218"/>
    <w:rsid w:val="001552F3"/>
    <w:rsid w:val="0015557C"/>
    <w:rsid w:val="00156821"/>
    <w:rsid w:val="0015703F"/>
    <w:rsid w:val="00160CB8"/>
    <w:rsid w:val="001628D8"/>
    <w:rsid w:val="001635DC"/>
    <w:rsid w:val="00163BBF"/>
    <w:rsid w:val="00163BF0"/>
    <w:rsid w:val="00166D8E"/>
    <w:rsid w:val="00166FAB"/>
    <w:rsid w:val="001671F6"/>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6DB5"/>
    <w:rsid w:val="001971F8"/>
    <w:rsid w:val="001972FA"/>
    <w:rsid w:val="00197E58"/>
    <w:rsid w:val="001A117B"/>
    <w:rsid w:val="001A2323"/>
    <w:rsid w:val="001A23A3"/>
    <w:rsid w:val="001A36CD"/>
    <w:rsid w:val="001A4B85"/>
    <w:rsid w:val="001A53FA"/>
    <w:rsid w:val="001A695D"/>
    <w:rsid w:val="001A7351"/>
    <w:rsid w:val="001B0E7D"/>
    <w:rsid w:val="001B111C"/>
    <w:rsid w:val="001B1677"/>
    <w:rsid w:val="001B2533"/>
    <w:rsid w:val="001B3A00"/>
    <w:rsid w:val="001B625B"/>
    <w:rsid w:val="001B642E"/>
    <w:rsid w:val="001B718A"/>
    <w:rsid w:val="001B7BE3"/>
    <w:rsid w:val="001C12B7"/>
    <w:rsid w:val="001C18B5"/>
    <w:rsid w:val="001C3942"/>
    <w:rsid w:val="001C3DE8"/>
    <w:rsid w:val="001C417E"/>
    <w:rsid w:val="001C43B6"/>
    <w:rsid w:val="001C46D3"/>
    <w:rsid w:val="001C7E8E"/>
    <w:rsid w:val="001D0C8B"/>
    <w:rsid w:val="001D0EE3"/>
    <w:rsid w:val="001D1B01"/>
    <w:rsid w:val="001D22F1"/>
    <w:rsid w:val="001D25AC"/>
    <w:rsid w:val="001D2BD9"/>
    <w:rsid w:val="001D4F97"/>
    <w:rsid w:val="001D50AC"/>
    <w:rsid w:val="001D50CE"/>
    <w:rsid w:val="001D649F"/>
    <w:rsid w:val="001D660E"/>
    <w:rsid w:val="001D68E7"/>
    <w:rsid w:val="001D789E"/>
    <w:rsid w:val="001E06FE"/>
    <w:rsid w:val="001E07F6"/>
    <w:rsid w:val="001E110B"/>
    <w:rsid w:val="001E1CBD"/>
    <w:rsid w:val="001E1CDD"/>
    <w:rsid w:val="001E23EF"/>
    <w:rsid w:val="001E3B02"/>
    <w:rsid w:val="001E4067"/>
    <w:rsid w:val="001E4713"/>
    <w:rsid w:val="001E4AB9"/>
    <w:rsid w:val="001E6CEE"/>
    <w:rsid w:val="001E720A"/>
    <w:rsid w:val="001E7748"/>
    <w:rsid w:val="001F00A5"/>
    <w:rsid w:val="001F197D"/>
    <w:rsid w:val="001F19F0"/>
    <w:rsid w:val="001F1E83"/>
    <w:rsid w:val="001F31D3"/>
    <w:rsid w:val="001F6597"/>
    <w:rsid w:val="001F6C05"/>
    <w:rsid w:val="001F6EEF"/>
    <w:rsid w:val="00201831"/>
    <w:rsid w:val="00201918"/>
    <w:rsid w:val="00201E9E"/>
    <w:rsid w:val="0020248C"/>
    <w:rsid w:val="00202AE9"/>
    <w:rsid w:val="00203B1D"/>
    <w:rsid w:val="002040E2"/>
    <w:rsid w:val="002052E1"/>
    <w:rsid w:val="00205329"/>
    <w:rsid w:val="002058AB"/>
    <w:rsid w:val="00205F49"/>
    <w:rsid w:val="002072A6"/>
    <w:rsid w:val="002102CF"/>
    <w:rsid w:val="00210C03"/>
    <w:rsid w:val="00211A66"/>
    <w:rsid w:val="002156FF"/>
    <w:rsid w:val="002160BE"/>
    <w:rsid w:val="002171A9"/>
    <w:rsid w:val="0021768C"/>
    <w:rsid w:val="00220480"/>
    <w:rsid w:val="0022065B"/>
    <w:rsid w:val="0022302F"/>
    <w:rsid w:val="00223591"/>
    <w:rsid w:val="002273F4"/>
    <w:rsid w:val="0022775F"/>
    <w:rsid w:val="00230BBF"/>
    <w:rsid w:val="002313A5"/>
    <w:rsid w:val="0023206C"/>
    <w:rsid w:val="00232751"/>
    <w:rsid w:val="002339B5"/>
    <w:rsid w:val="00234A57"/>
    <w:rsid w:val="0023505A"/>
    <w:rsid w:val="00235E27"/>
    <w:rsid w:val="002360E8"/>
    <w:rsid w:val="002430C3"/>
    <w:rsid w:val="00243BC5"/>
    <w:rsid w:val="00243F7A"/>
    <w:rsid w:val="00244058"/>
    <w:rsid w:val="00245011"/>
    <w:rsid w:val="00251D38"/>
    <w:rsid w:val="0025265A"/>
    <w:rsid w:val="00253BA0"/>
    <w:rsid w:val="00253C25"/>
    <w:rsid w:val="00253C80"/>
    <w:rsid w:val="00253FFD"/>
    <w:rsid w:val="002543FD"/>
    <w:rsid w:val="002545C6"/>
    <w:rsid w:val="00255137"/>
    <w:rsid w:val="0025586E"/>
    <w:rsid w:val="00256C1B"/>
    <w:rsid w:val="00257D2E"/>
    <w:rsid w:val="0026044D"/>
    <w:rsid w:val="00262125"/>
    <w:rsid w:val="002633DF"/>
    <w:rsid w:val="002636B1"/>
    <w:rsid w:val="002636EE"/>
    <w:rsid w:val="00266B18"/>
    <w:rsid w:val="0027001B"/>
    <w:rsid w:val="0027044B"/>
    <w:rsid w:val="00270ADD"/>
    <w:rsid w:val="002728BF"/>
    <w:rsid w:val="00273A28"/>
    <w:rsid w:val="00274A41"/>
    <w:rsid w:val="00275166"/>
    <w:rsid w:val="00275344"/>
    <w:rsid w:val="0027797A"/>
    <w:rsid w:val="002809B2"/>
    <w:rsid w:val="002815A8"/>
    <w:rsid w:val="002819AC"/>
    <w:rsid w:val="00281C67"/>
    <w:rsid w:val="00284B51"/>
    <w:rsid w:val="00285F80"/>
    <w:rsid w:val="00286562"/>
    <w:rsid w:val="0028677B"/>
    <w:rsid w:val="00287475"/>
    <w:rsid w:val="0029138B"/>
    <w:rsid w:val="00293228"/>
    <w:rsid w:val="00293AD6"/>
    <w:rsid w:val="002944D8"/>
    <w:rsid w:val="00296925"/>
    <w:rsid w:val="002A0A57"/>
    <w:rsid w:val="002A18AF"/>
    <w:rsid w:val="002A23FE"/>
    <w:rsid w:val="002A2972"/>
    <w:rsid w:val="002A5220"/>
    <w:rsid w:val="002A5C7C"/>
    <w:rsid w:val="002A66AA"/>
    <w:rsid w:val="002A6890"/>
    <w:rsid w:val="002A7435"/>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67C"/>
    <w:rsid w:val="002D0DC7"/>
    <w:rsid w:val="002D2F5D"/>
    <w:rsid w:val="002D5445"/>
    <w:rsid w:val="002D55BF"/>
    <w:rsid w:val="002D5717"/>
    <w:rsid w:val="002D7231"/>
    <w:rsid w:val="002D7BFF"/>
    <w:rsid w:val="002E0718"/>
    <w:rsid w:val="002E0D16"/>
    <w:rsid w:val="002E1644"/>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6001"/>
    <w:rsid w:val="002F6B01"/>
    <w:rsid w:val="003002BD"/>
    <w:rsid w:val="0030072A"/>
    <w:rsid w:val="0030177F"/>
    <w:rsid w:val="00302204"/>
    <w:rsid w:val="00305366"/>
    <w:rsid w:val="00305AA5"/>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30654"/>
    <w:rsid w:val="003307F2"/>
    <w:rsid w:val="00331C74"/>
    <w:rsid w:val="00332B2E"/>
    <w:rsid w:val="0033333D"/>
    <w:rsid w:val="003335F3"/>
    <w:rsid w:val="00333670"/>
    <w:rsid w:val="00334F04"/>
    <w:rsid w:val="00336407"/>
    <w:rsid w:val="00337FED"/>
    <w:rsid w:val="003403E8"/>
    <w:rsid w:val="00341637"/>
    <w:rsid w:val="00342B6A"/>
    <w:rsid w:val="00342C6C"/>
    <w:rsid w:val="003449FE"/>
    <w:rsid w:val="00346529"/>
    <w:rsid w:val="00346F9C"/>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61E"/>
    <w:rsid w:val="00364823"/>
    <w:rsid w:val="0036561A"/>
    <w:rsid w:val="00367402"/>
    <w:rsid w:val="00371521"/>
    <w:rsid w:val="00371F59"/>
    <w:rsid w:val="00373F06"/>
    <w:rsid w:val="00377298"/>
    <w:rsid w:val="00377779"/>
    <w:rsid w:val="003778B7"/>
    <w:rsid w:val="003800EF"/>
    <w:rsid w:val="00381BD2"/>
    <w:rsid w:val="00381EEF"/>
    <w:rsid w:val="00382A13"/>
    <w:rsid w:val="00383251"/>
    <w:rsid w:val="00383A0C"/>
    <w:rsid w:val="00383B85"/>
    <w:rsid w:val="003842E2"/>
    <w:rsid w:val="00385C8E"/>
    <w:rsid w:val="00387BE6"/>
    <w:rsid w:val="00390170"/>
    <w:rsid w:val="0039045B"/>
    <w:rsid w:val="00390CD8"/>
    <w:rsid w:val="00390E80"/>
    <w:rsid w:val="00391229"/>
    <w:rsid w:val="00391A60"/>
    <w:rsid w:val="00392413"/>
    <w:rsid w:val="00392B53"/>
    <w:rsid w:val="00392E11"/>
    <w:rsid w:val="0039521F"/>
    <w:rsid w:val="003A1762"/>
    <w:rsid w:val="003A1877"/>
    <w:rsid w:val="003A4578"/>
    <w:rsid w:val="003A469D"/>
    <w:rsid w:val="003A77FD"/>
    <w:rsid w:val="003B12AD"/>
    <w:rsid w:val="003B37CD"/>
    <w:rsid w:val="003B4179"/>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64DF"/>
    <w:rsid w:val="003C7662"/>
    <w:rsid w:val="003D1F17"/>
    <w:rsid w:val="003D22F3"/>
    <w:rsid w:val="003D2EF7"/>
    <w:rsid w:val="003D3D46"/>
    <w:rsid w:val="003D3FBB"/>
    <w:rsid w:val="003D448E"/>
    <w:rsid w:val="003D56D7"/>
    <w:rsid w:val="003E0D58"/>
    <w:rsid w:val="003E10BE"/>
    <w:rsid w:val="003E1227"/>
    <w:rsid w:val="003E130B"/>
    <w:rsid w:val="003E15B9"/>
    <w:rsid w:val="003E3286"/>
    <w:rsid w:val="003E3967"/>
    <w:rsid w:val="003E4563"/>
    <w:rsid w:val="003E472F"/>
    <w:rsid w:val="003E4A1C"/>
    <w:rsid w:val="003F0E2F"/>
    <w:rsid w:val="003F2837"/>
    <w:rsid w:val="003F31F9"/>
    <w:rsid w:val="003F43D6"/>
    <w:rsid w:val="003F461B"/>
    <w:rsid w:val="003F5058"/>
    <w:rsid w:val="003F7E7B"/>
    <w:rsid w:val="0040242E"/>
    <w:rsid w:val="00402CA5"/>
    <w:rsid w:val="0040365F"/>
    <w:rsid w:val="00404D37"/>
    <w:rsid w:val="004058AF"/>
    <w:rsid w:val="00405C1C"/>
    <w:rsid w:val="00407441"/>
    <w:rsid w:val="004076A3"/>
    <w:rsid w:val="00407AB9"/>
    <w:rsid w:val="00407F43"/>
    <w:rsid w:val="00411564"/>
    <w:rsid w:val="00412887"/>
    <w:rsid w:val="004160D2"/>
    <w:rsid w:val="004161FE"/>
    <w:rsid w:val="0041725D"/>
    <w:rsid w:val="00420299"/>
    <w:rsid w:val="004218AB"/>
    <w:rsid w:val="00422AFA"/>
    <w:rsid w:val="00422F0A"/>
    <w:rsid w:val="004233AB"/>
    <w:rsid w:val="00424058"/>
    <w:rsid w:val="004259C6"/>
    <w:rsid w:val="00425FF0"/>
    <w:rsid w:val="00427429"/>
    <w:rsid w:val="004276E6"/>
    <w:rsid w:val="00430954"/>
    <w:rsid w:val="00432690"/>
    <w:rsid w:val="0043314D"/>
    <w:rsid w:val="00434CFD"/>
    <w:rsid w:val="00436B0C"/>
    <w:rsid w:val="00437F9F"/>
    <w:rsid w:val="00440C4E"/>
    <w:rsid w:val="00440CA5"/>
    <w:rsid w:val="004410B9"/>
    <w:rsid w:val="00441CE4"/>
    <w:rsid w:val="0044232C"/>
    <w:rsid w:val="004440C3"/>
    <w:rsid w:val="004457DF"/>
    <w:rsid w:val="004477D7"/>
    <w:rsid w:val="00447802"/>
    <w:rsid w:val="00450217"/>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37D0"/>
    <w:rsid w:val="00463AB5"/>
    <w:rsid w:val="004642B9"/>
    <w:rsid w:val="004658C5"/>
    <w:rsid w:val="00465A78"/>
    <w:rsid w:val="00465ADA"/>
    <w:rsid w:val="00467CBA"/>
    <w:rsid w:val="00470F5C"/>
    <w:rsid w:val="004724F1"/>
    <w:rsid w:val="00474EA4"/>
    <w:rsid w:val="00477A71"/>
    <w:rsid w:val="00480A30"/>
    <w:rsid w:val="00482545"/>
    <w:rsid w:val="00483312"/>
    <w:rsid w:val="004858D9"/>
    <w:rsid w:val="0048633A"/>
    <w:rsid w:val="00486560"/>
    <w:rsid w:val="00486CC4"/>
    <w:rsid w:val="00486D1F"/>
    <w:rsid w:val="0048701E"/>
    <w:rsid w:val="0048774E"/>
    <w:rsid w:val="00490E81"/>
    <w:rsid w:val="00491569"/>
    <w:rsid w:val="00491796"/>
    <w:rsid w:val="00492BBD"/>
    <w:rsid w:val="004A14CD"/>
    <w:rsid w:val="004A1CDC"/>
    <w:rsid w:val="004A1E6B"/>
    <w:rsid w:val="004A22FE"/>
    <w:rsid w:val="004A36F0"/>
    <w:rsid w:val="004A3DF9"/>
    <w:rsid w:val="004A4C75"/>
    <w:rsid w:val="004A5369"/>
    <w:rsid w:val="004A67B3"/>
    <w:rsid w:val="004A6B8C"/>
    <w:rsid w:val="004A73B9"/>
    <w:rsid w:val="004A7738"/>
    <w:rsid w:val="004B0248"/>
    <w:rsid w:val="004B0EDA"/>
    <w:rsid w:val="004B0F78"/>
    <w:rsid w:val="004B2442"/>
    <w:rsid w:val="004B3EDD"/>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5070"/>
    <w:rsid w:val="004E5875"/>
    <w:rsid w:val="004E6615"/>
    <w:rsid w:val="004E6C23"/>
    <w:rsid w:val="004E79B5"/>
    <w:rsid w:val="004F0EA5"/>
    <w:rsid w:val="004F0EDA"/>
    <w:rsid w:val="004F3743"/>
    <w:rsid w:val="004F49C5"/>
    <w:rsid w:val="004F62ED"/>
    <w:rsid w:val="00501797"/>
    <w:rsid w:val="00501877"/>
    <w:rsid w:val="00502D7F"/>
    <w:rsid w:val="00502EF6"/>
    <w:rsid w:val="00503320"/>
    <w:rsid w:val="0050498F"/>
    <w:rsid w:val="005073E9"/>
    <w:rsid w:val="00510D52"/>
    <w:rsid w:val="00510EE9"/>
    <w:rsid w:val="00512667"/>
    <w:rsid w:val="00513947"/>
    <w:rsid w:val="00514201"/>
    <w:rsid w:val="00516E88"/>
    <w:rsid w:val="005207ED"/>
    <w:rsid w:val="0052115E"/>
    <w:rsid w:val="00521442"/>
    <w:rsid w:val="00521984"/>
    <w:rsid w:val="005222E8"/>
    <w:rsid w:val="0052239D"/>
    <w:rsid w:val="005229BE"/>
    <w:rsid w:val="005229E1"/>
    <w:rsid w:val="00523FCA"/>
    <w:rsid w:val="005264CD"/>
    <w:rsid w:val="005278E6"/>
    <w:rsid w:val="00527D06"/>
    <w:rsid w:val="00527FF3"/>
    <w:rsid w:val="005303E5"/>
    <w:rsid w:val="0053071D"/>
    <w:rsid w:val="005319EB"/>
    <w:rsid w:val="0053250B"/>
    <w:rsid w:val="00532BE8"/>
    <w:rsid w:val="00533990"/>
    <w:rsid w:val="00533A4E"/>
    <w:rsid w:val="0053491C"/>
    <w:rsid w:val="00534B4D"/>
    <w:rsid w:val="00535974"/>
    <w:rsid w:val="00535DFF"/>
    <w:rsid w:val="0053785D"/>
    <w:rsid w:val="00537F8F"/>
    <w:rsid w:val="00540D63"/>
    <w:rsid w:val="00540E35"/>
    <w:rsid w:val="005411F3"/>
    <w:rsid w:val="0054123B"/>
    <w:rsid w:val="0054243E"/>
    <w:rsid w:val="0055050B"/>
    <w:rsid w:val="00551850"/>
    <w:rsid w:val="0055373E"/>
    <w:rsid w:val="00555497"/>
    <w:rsid w:val="00557609"/>
    <w:rsid w:val="0056114C"/>
    <w:rsid w:val="00561610"/>
    <w:rsid w:val="00561D5A"/>
    <w:rsid w:val="005637F0"/>
    <w:rsid w:val="0056431A"/>
    <w:rsid w:val="0056469F"/>
    <w:rsid w:val="00564B86"/>
    <w:rsid w:val="00565359"/>
    <w:rsid w:val="00565417"/>
    <w:rsid w:val="00565AC2"/>
    <w:rsid w:val="005661C0"/>
    <w:rsid w:val="00566D61"/>
    <w:rsid w:val="00566F22"/>
    <w:rsid w:val="00570057"/>
    <w:rsid w:val="005704C4"/>
    <w:rsid w:val="00570ABB"/>
    <w:rsid w:val="0057220D"/>
    <w:rsid w:val="00572448"/>
    <w:rsid w:val="00572CBC"/>
    <w:rsid w:val="0057328D"/>
    <w:rsid w:val="00573B76"/>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E9A"/>
    <w:rsid w:val="00592F41"/>
    <w:rsid w:val="005939B4"/>
    <w:rsid w:val="005944BA"/>
    <w:rsid w:val="00594FA1"/>
    <w:rsid w:val="005958CB"/>
    <w:rsid w:val="005963B3"/>
    <w:rsid w:val="00596737"/>
    <w:rsid w:val="00596B88"/>
    <w:rsid w:val="00597607"/>
    <w:rsid w:val="005A16C8"/>
    <w:rsid w:val="005A25F1"/>
    <w:rsid w:val="005A2603"/>
    <w:rsid w:val="005A2D3C"/>
    <w:rsid w:val="005A59AD"/>
    <w:rsid w:val="005A6410"/>
    <w:rsid w:val="005A65DD"/>
    <w:rsid w:val="005A65F7"/>
    <w:rsid w:val="005B3920"/>
    <w:rsid w:val="005B3BC7"/>
    <w:rsid w:val="005B79C4"/>
    <w:rsid w:val="005C1850"/>
    <w:rsid w:val="005C3EE1"/>
    <w:rsid w:val="005C46F6"/>
    <w:rsid w:val="005C7496"/>
    <w:rsid w:val="005C793A"/>
    <w:rsid w:val="005C7DB5"/>
    <w:rsid w:val="005C7E87"/>
    <w:rsid w:val="005C7EA9"/>
    <w:rsid w:val="005D4771"/>
    <w:rsid w:val="005D6710"/>
    <w:rsid w:val="005D6CAC"/>
    <w:rsid w:val="005E0654"/>
    <w:rsid w:val="005E08C1"/>
    <w:rsid w:val="005E24EB"/>
    <w:rsid w:val="005E2798"/>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8A1"/>
    <w:rsid w:val="00614E7C"/>
    <w:rsid w:val="0061503A"/>
    <w:rsid w:val="006150FC"/>
    <w:rsid w:val="00616B53"/>
    <w:rsid w:val="0061702F"/>
    <w:rsid w:val="0061785D"/>
    <w:rsid w:val="006204FB"/>
    <w:rsid w:val="00622972"/>
    <w:rsid w:val="00622A43"/>
    <w:rsid w:val="00623942"/>
    <w:rsid w:val="006244C5"/>
    <w:rsid w:val="00625403"/>
    <w:rsid w:val="006254DB"/>
    <w:rsid w:val="006258F1"/>
    <w:rsid w:val="0062602F"/>
    <w:rsid w:val="00626BAE"/>
    <w:rsid w:val="00626C1F"/>
    <w:rsid w:val="00627804"/>
    <w:rsid w:val="0063000C"/>
    <w:rsid w:val="00631B9B"/>
    <w:rsid w:val="0063216E"/>
    <w:rsid w:val="0063249C"/>
    <w:rsid w:val="00632B46"/>
    <w:rsid w:val="006348E7"/>
    <w:rsid w:val="00634CA6"/>
    <w:rsid w:val="00636D8D"/>
    <w:rsid w:val="00636EEE"/>
    <w:rsid w:val="006373C6"/>
    <w:rsid w:val="00637F6E"/>
    <w:rsid w:val="00640D01"/>
    <w:rsid w:val="006425CE"/>
    <w:rsid w:val="00643083"/>
    <w:rsid w:val="0064499F"/>
    <w:rsid w:val="00645790"/>
    <w:rsid w:val="00646024"/>
    <w:rsid w:val="00646365"/>
    <w:rsid w:val="006468A0"/>
    <w:rsid w:val="00647A14"/>
    <w:rsid w:val="00650B93"/>
    <w:rsid w:val="006514E9"/>
    <w:rsid w:val="006542BE"/>
    <w:rsid w:val="00654824"/>
    <w:rsid w:val="00654B4D"/>
    <w:rsid w:val="0065571C"/>
    <w:rsid w:val="0066107D"/>
    <w:rsid w:val="006611C8"/>
    <w:rsid w:val="006631F0"/>
    <w:rsid w:val="00663AA4"/>
    <w:rsid w:val="00663C88"/>
    <w:rsid w:val="006647C6"/>
    <w:rsid w:val="00664AAF"/>
    <w:rsid w:val="00664E47"/>
    <w:rsid w:val="006666BF"/>
    <w:rsid w:val="00666D27"/>
    <w:rsid w:val="00666E20"/>
    <w:rsid w:val="00666F0B"/>
    <w:rsid w:val="006677DF"/>
    <w:rsid w:val="00667B42"/>
    <w:rsid w:val="00670190"/>
    <w:rsid w:val="00674200"/>
    <w:rsid w:val="00674539"/>
    <w:rsid w:val="0067496C"/>
    <w:rsid w:val="00674DD6"/>
    <w:rsid w:val="00674EB5"/>
    <w:rsid w:val="006750E2"/>
    <w:rsid w:val="006755E3"/>
    <w:rsid w:val="0067575C"/>
    <w:rsid w:val="00676A72"/>
    <w:rsid w:val="006770AF"/>
    <w:rsid w:val="0068152B"/>
    <w:rsid w:val="00681E7B"/>
    <w:rsid w:val="00681E9E"/>
    <w:rsid w:val="00683DAD"/>
    <w:rsid w:val="00684079"/>
    <w:rsid w:val="00684168"/>
    <w:rsid w:val="00685DED"/>
    <w:rsid w:val="00690630"/>
    <w:rsid w:val="006919DB"/>
    <w:rsid w:val="00691CCC"/>
    <w:rsid w:val="006922E9"/>
    <w:rsid w:val="00694ABE"/>
    <w:rsid w:val="00695AE5"/>
    <w:rsid w:val="0069784E"/>
    <w:rsid w:val="006A0BAD"/>
    <w:rsid w:val="006A11DE"/>
    <w:rsid w:val="006A12CF"/>
    <w:rsid w:val="006A140A"/>
    <w:rsid w:val="006A3E8E"/>
    <w:rsid w:val="006A45FE"/>
    <w:rsid w:val="006A688D"/>
    <w:rsid w:val="006A7088"/>
    <w:rsid w:val="006B099E"/>
    <w:rsid w:val="006B0DD9"/>
    <w:rsid w:val="006B14BC"/>
    <w:rsid w:val="006B1F49"/>
    <w:rsid w:val="006B340F"/>
    <w:rsid w:val="006B4634"/>
    <w:rsid w:val="006B46A1"/>
    <w:rsid w:val="006B49F1"/>
    <w:rsid w:val="006B5B21"/>
    <w:rsid w:val="006B657E"/>
    <w:rsid w:val="006B7455"/>
    <w:rsid w:val="006B7CEC"/>
    <w:rsid w:val="006C0C82"/>
    <w:rsid w:val="006C3662"/>
    <w:rsid w:val="006C5400"/>
    <w:rsid w:val="006C6363"/>
    <w:rsid w:val="006C6408"/>
    <w:rsid w:val="006C69A8"/>
    <w:rsid w:val="006C6C20"/>
    <w:rsid w:val="006C7597"/>
    <w:rsid w:val="006C7F4F"/>
    <w:rsid w:val="006D2521"/>
    <w:rsid w:val="006D2D7B"/>
    <w:rsid w:val="006D308D"/>
    <w:rsid w:val="006D315F"/>
    <w:rsid w:val="006D346A"/>
    <w:rsid w:val="006D60EE"/>
    <w:rsid w:val="006D671C"/>
    <w:rsid w:val="006D698A"/>
    <w:rsid w:val="006D7161"/>
    <w:rsid w:val="006E1D67"/>
    <w:rsid w:val="006E246B"/>
    <w:rsid w:val="006E3109"/>
    <w:rsid w:val="006E35BE"/>
    <w:rsid w:val="006E35DB"/>
    <w:rsid w:val="006E3909"/>
    <w:rsid w:val="006E6A80"/>
    <w:rsid w:val="006E77B6"/>
    <w:rsid w:val="006F11BD"/>
    <w:rsid w:val="006F1BFE"/>
    <w:rsid w:val="006F1D07"/>
    <w:rsid w:val="006F29D3"/>
    <w:rsid w:val="006F3E9E"/>
    <w:rsid w:val="006F7BA0"/>
    <w:rsid w:val="00700885"/>
    <w:rsid w:val="00701251"/>
    <w:rsid w:val="00702AFA"/>
    <w:rsid w:val="00702E30"/>
    <w:rsid w:val="00702EB6"/>
    <w:rsid w:val="00703DF2"/>
    <w:rsid w:val="0070461E"/>
    <w:rsid w:val="007061D8"/>
    <w:rsid w:val="00710847"/>
    <w:rsid w:val="00711318"/>
    <w:rsid w:val="00711DBD"/>
    <w:rsid w:val="0071401C"/>
    <w:rsid w:val="00714B7E"/>
    <w:rsid w:val="00716194"/>
    <w:rsid w:val="00721563"/>
    <w:rsid w:val="00721982"/>
    <w:rsid w:val="00721E3C"/>
    <w:rsid w:val="0072265E"/>
    <w:rsid w:val="00723E92"/>
    <w:rsid w:val="007253E1"/>
    <w:rsid w:val="007276E0"/>
    <w:rsid w:val="00730A7B"/>
    <w:rsid w:val="007323AA"/>
    <w:rsid w:val="0073353F"/>
    <w:rsid w:val="00733CBD"/>
    <w:rsid w:val="00734453"/>
    <w:rsid w:val="0073618E"/>
    <w:rsid w:val="0073627D"/>
    <w:rsid w:val="00736916"/>
    <w:rsid w:val="00736C7D"/>
    <w:rsid w:val="00736D19"/>
    <w:rsid w:val="00736D9A"/>
    <w:rsid w:val="00737E94"/>
    <w:rsid w:val="00740106"/>
    <w:rsid w:val="00741FE5"/>
    <w:rsid w:val="00742309"/>
    <w:rsid w:val="0074299C"/>
    <w:rsid w:val="00742AEB"/>
    <w:rsid w:val="00743568"/>
    <w:rsid w:val="00744BD2"/>
    <w:rsid w:val="007468BE"/>
    <w:rsid w:val="007469B1"/>
    <w:rsid w:val="00747916"/>
    <w:rsid w:val="00751321"/>
    <w:rsid w:val="00752BED"/>
    <w:rsid w:val="00753845"/>
    <w:rsid w:val="0075653D"/>
    <w:rsid w:val="007577CA"/>
    <w:rsid w:val="0076097B"/>
    <w:rsid w:val="007613F4"/>
    <w:rsid w:val="00762BE3"/>
    <w:rsid w:val="00763162"/>
    <w:rsid w:val="007639AF"/>
    <w:rsid w:val="007639EB"/>
    <w:rsid w:val="00765DE7"/>
    <w:rsid w:val="007668AB"/>
    <w:rsid w:val="00767435"/>
    <w:rsid w:val="007674C8"/>
    <w:rsid w:val="00767C52"/>
    <w:rsid w:val="0077031E"/>
    <w:rsid w:val="007705F7"/>
    <w:rsid w:val="0077094B"/>
    <w:rsid w:val="00770CCC"/>
    <w:rsid w:val="00770F10"/>
    <w:rsid w:val="00774872"/>
    <w:rsid w:val="007765AE"/>
    <w:rsid w:val="00777CE5"/>
    <w:rsid w:val="007806A7"/>
    <w:rsid w:val="007817C2"/>
    <w:rsid w:val="00781D73"/>
    <w:rsid w:val="007828B7"/>
    <w:rsid w:val="0078291E"/>
    <w:rsid w:val="0078351B"/>
    <w:rsid w:val="007848F5"/>
    <w:rsid w:val="00786621"/>
    <w:rsid w:val="00786B3A"/>
    <w:rsid w:val="00787CCA"/>
    <w:rsid w:val="007905E9"/>
    <w:rsid w:val="00790D65"/>
    <w:rsid w:val="007920FE"/>
    <w:rsid w:val="00792AF0"/>
    <w:rsid w:val="00793A3A"/>
    <w:rsid w:val="00793B03"/>
    <w:rsid w:val="00794E2A"/>
    <w:rsid w:val="00796A85"/>
    <w:rsid w:val="007977CA"/>
    <w:rsid w:val="007A10DA"/>
    <w:rsid w:val="007A1D20"/>
    <w:rsid w:val="007A3DA9"/>
    <w:rsid w:val="007A6276"/>
    <w:rsid w:val="007A6612"/>
    <w:rsid w:val="007B055C"/>
    <w:rsid w:val="007B07C9"/>
    <w:rsid w:val="007B0C9B"/>
    <w:rsid w:val="007B18B0"/>
    <w:rsid w:val="007B3485"/>
    <w:rsid w:val="007B35F8"/>
    <w:rsid w:val="007B4EF6"/>
    <w:rsid w:val="007C0373"/>
    <w:rsid w:val="007C05BC"/>
    <w:rsid w:val="007C0DFD"/>
    <w:rsid w:val="007C165A"/>
    <w:rsid w:val="007C22AD"/>
    <w:rsid w:val="007C27DB"/>
    <w:rsid w:val="007C3A85"/>
    <w:rsid w:val="007C4492"/>
    <w:rsid w:val="007C5189"/>
    <w:rsid w:val="007C573C"/>
    <w:rsid w:val="007C64A4"/>
    <w:rsid w:val="007C6DFB"/>
    <w:rsid w:val="007C7403"/>
    <w:rsid w:val="007D034E"/>
    <w:rsid w:val="007D07CB"/>
    <w:rsid w:val="007D2AAD"/>
    <w:rsid w:val="007D2C31"/>
    <w:rsid w:val="007D397F"/>
    <w:rsid w:val="007D4D42"/>
    <w:rsid w:val="007D5ABA"/>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6290"/>
    <w:rsid w:val="007F6A01"/>
    <w:rsid w:val="007F7122"/>
    <w:rsid w:val="0080232F"/>
    <w:rsid w:val="00803216"/>
    <w:rsid w:val="008039D2"/>
    <w:rsid w:val="00803ED2"/>
    <w:rsid w:val="00804FAC"/>
    <w:rsid w:val="0080560E"/>
    <w:rsid w:val="00810407"/>
    <w:rsid w:val="0081073F"/>
    <w:rsid w:val="008115BE"/>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7F46"/>
    <w:rsid w:val="008530F9"/>
    <w:rsid w:val="00853B88"/>
    <w:rsid w:val="00853C16"/>
    <w:rsid w:val="00854318"/>
    <w:rsid w:val="00854483"/>
    <w:rsid w:val="008545DC"/>
    <w:rsid w:val="00854799"/>
    <w:rsid w:val="00855724"/>
    <w:rsid w:val="0085594B"/>
    <w:rsid w:val="00856750"/>
    <w:rsid w:val="008575CD"/>
    <w:rsid w:val="00860A4B"/>
    <w:rsid w:val="0086282C"/>
    <w:rsid w:val="00862A5A"/>
    <w:rsid w:val="00864B4F"/>
    <w:rsid w:val="00865EF3"/>
    <w:rsid w:val="0086601A"/>
    <w:rsid w:val="008662D6"/>
    <w:rsid w:val="008668FC"/>
    <w:rsid w:val="00866F11"/>
    <w:rsid w:val="008704CA"/>
    <w:rsid w:val="0087118A"/>
    <w:rsid w:val="008715A1"/>
    <w:rsid w:val="0087253D"/>
    <w:rsid w:val="008726CB"/>
    <w:rsid w:val="008730CC"/>
    <w:rsid w:val="00873463"/>
    <w:rsid w:val="008738FB"/>
    <w:rsid w:val="00873B5B"/>
    <w:rsid w:val="008758A1"/>
    <w:rsid w:val="00875D25"/>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41D3"/>
    <w:rsid w:val="008A5A79"/>
    <w:rsid w:val="008A6B2A"/>
    <w:rsid w:val="008A6C24"/>
    <w:rsid w:val="008A718C"/>
    <w:rsid w:val="008A7CF9"/>
    <w:rsid w:val="008B0462"/>
    <w:rsid w:val="008B06B5"/>
    <w:rsid w:val="008B1882"/>
    <w:rsid w:val="008B23BC"/>
    <w:rsid w:val="008B428D"/>
    <w:rsid w:val="008B5850"/>
    <w:rsid w:val="008B5E08"/>
    <w:rsid w:val="008B5F4D"/>
    <w:rsid w:val="008B6CF7"/>
    <w:rsid w:val="008B6D7D"/>
    <w:rsid w:val="008B71C7"/>
    <w:rsid w:val="008B7201"/>
    <w:rsid w:val="008C003E"/>
    <w:rsid w:val="008C0AC8"/>
    <w:rsid w:val="008C1927"/>
    <w:rsid w:val="008C1FF0"/>
    <w:rsid w:val="008C2740"/>
    <w:rsid w:val="008C3635"/>
    <w:rsid w:val="008C71ED"/>
    <w:rsid w:val="008D0DF6"/>
    <w:rsid w:val="008D18C7"/>
    <w:rsid w:val="008D2D9F"/>
    <w:rsid w:val="008D33BE"/>
    <w:rsid w:val="008D3867"/>
    <w:rsid w:val="008D40FE"/>
    <w:rsid w:val="008D47ED"/>
    <w:rsid w:val="008D499A"/>
    <w:rsid w:val="008D4CD5"/>
    <w:rsid w:val="008D5CD2"/>
    <w:rsid w:val="008E1A8B"/>
    <w:rsid w:val="008E3041"/>
    <w:rsid w:val="008E35A0"/>
    <w:rsid w:val="008E3A7A"/>
    <w:rsid w:val="008E41FD"/>
    <w:rsid w:val="008E681C"/>
    <w:rsid w:val="008F174D"/>
    <w:rsid w:val="008F3482"/>
    <w:rsid w:val="008F3981"/>
    <w:rsid w:val="008F3E67"/>
    <w:rsid w:val="008F546D"/>
    <w:rsid w:val="008F5A82"/>
    <w:rsid w:val="008F61A4"/>
    <w:rsid w:val="008F6ED4"/>
    <w:rsid w:val="008F7C5D"/>
    <w:rsid w:val="00900B79"/>
    <w:rsid w:val="00904388"/>
    <w:rsid w:val="00904839"/>
    <w:rsid w:val="009055C3"/>
    <w:rsid w:val="00906719"/>
    <w:rsid w:val="00907229"/>
    <w:rsid w:val="009113B1"/>
    <w:rsid w:val="00913995"/>
    <w:rsid w:val="009141AA"/>
    <w:rsid w:val="009177FA"/>
    <w:rsid w:val="0092098D"/>
    <w:rsid w:val="00922093"/>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7303"/>
    <w:rsid w:val="009475C7"/>
    <w:rsid w:val="00947D83"/>
    <w:rsid w:val="00950A59"/>
    <w:rsid w:val="00951798"/>
    <w:rsid w:val="0095394B"/>
    <w:rsid w:val="00956459"/>
    <w:rsid w:val="00956A07"/>
    <w:rsid w:val="00960968"/>
    <w:rsid w:val="00960C6C"/>
    <w:rsid w:val="009610D0"/>
    <w:rsid w:val="00961542"/>
    <w:rsid w:val="00961EC9"/>
    <w:rsid w:val="009642CC"/>
    <w:rsid w:val="00965E02"/>
    <w:rsid w:val="0096621F"/>
    <w:rsid w:val="00966934"/>
    <w:rsid w:val="00966EE8"/>
    <w:rsid w:val="00970430"/>
    <w:rsid w:val="00971F28"/>
    <w:rsid w:val="009736EC"/>
    <w:rsid w:val="00976F41"/>
    <w:rsid w:val="00977824"/>
    <w:rsid w:val="0097795A"/>
    <w:rsid w:val="00980DF4"/>
    <w:rsid w:val="009840E2"/>
    <w:rsid w:val="00984E12"/>
    <w:rsid w:val="00985E03"/>
    <w:rsid w:val="009869C4"/>
    <w:rsid w:val="009907A2"/>
    <w:rsid w:val="00991B79"/>
    <w:rsid w:val="00991E8F"/>
    <w:rsid w:val="00992259"/>
    <w:rsid w:val="00993366"/>
    <w:rsid w:val="00995160"/>
    <w:rsid w:val="009960AA"/>
    <w:rsid w:val="00996AC0"/>
    <w:rsid w:val="00996FA7"/>
    <w:rsid w:val="009A0752"/>
    <w:rsid w:val="009A1EB3"/>
    <w:rsid w:val="009A339C"/>
    <w:rsid w:val="009A5609"/>
    <w:rsid w:val="009A7E37"/>
    <w:rsid w:val="009B00A3"/>
    <w:rsid w:val="009B0562"/>
    <w:rsid w:val="009B1FBE"/>
    <w:rsid w:val="009B49E1"/>
    <w:rsid w:val="009B5BCF"/>
    <w:rsid w:val="009B6147"/>
    <w:rsid w:val="009B7C35"/>
    <w:rsid w:val="009B7DC9"/>
    <w:rsid w:val="009C02CF"/>
    <w:rsid w:val="009C0B48"/>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B6"/>
    <w:rsid w:val="009F1DEE"/>
    <w:rsid w:val="009F25E4"/>
    <w:rsid w:val="009F28A6"/>
    <w:rsid w:val="009F2A53"/>
    <w:rsid w:val="009F2BA0"/>
    <w:rsid w:val="009F2FC9"/>
    <w:rsid w:val="009F363E"/>
    <w:rsid w:val="009F3AF8"/>
    <w:rsid w:val="009F60AC"/>
    <w:rsid w:val="009F6E6F"/>
    <w:rsid w:val="00A00BCB"/>
    <w:rsid w:val="00A01365"/>
    <w:rsid w:val="00A05CBC"/>
    <w:rsid w:val="00A06DE0"/>
    <w:rsid w:val="00A07824"/>
    <w:rsid w:val="00A07904"/>
    <w:rsid w:val="00A07C40"/>
    <w:rsid w:val="00A12884"/>
    <w:rsid w:val="00A12ED1"/>
    <w:rsid w:val="00A132C3"/>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EF5"/>
    <w:rsid w:val="00A450C5"/>
    <w:rsid w:val="00A45715"/>
    <w:rsid w:val="00A457DF"/>
    <w:rsid w:val="00A469B3"/>
    <w:rsid w:val="00A46CDE"/>
    <w:rsid w:val="00A46FA5"/>
    <w:rsid w:val="00A51ED3"/>
    <w:rsid w:val="00A52390"/>
    <w:rsid w:val="00A52BD3"/>
    <w:rsid w:val="00A5499E"/>
    <w:rsid w:val="00A56196"/>
    <w:rsid w:val="00A6097E"/>
    <w:rsid w:val="00A60A2C"/>
    <w:rsid w:val="00A61A14"/>
    <w:rsid w:val="00A66B50"/>
    <w:rsid w:val="00A674C0"/>
    <w:rsid w:val="00A70C61"/>
    <w:rsid w:val="00A72E37"/>
    <w:rsid w:val="00A73EF6"/>
    <w:rsid w:val="00A74DD7"/>
    <w:rsid w:val="00A75186"/>
    <w:rsid w:val="00A803EE"/>
    <w:rsid w:val="00A81A0F"/>
    <w:rsid w:val="00A829FF"/>
    <w:rsid w:val="00A85AA7"/>
    <w:rsid w:val="00A86FEA"/>
    <w:rsid w:val="00A87022"/>
    <w:rsid w:val="00A90C62"/>
    <w:rsid w:val="00A911E5"/>
    <w:rsid w:val="00A91665"/>
    <w:rsid w:val="00A95AB7"/>
    <w:rsid w:val="00A96782"/>
    <w:rsid w:val="00AA0EA4"/>
    <w:rsid w:val="00AA11AF"/>
    <w:rsid w:val="00AA13A5"/>
    <w:rsid w:val="00AA20E2"/>
    <w:rsid w:val="00AA6114"/>
    <w:rsid w:val="00AB027D"/>
    <w:rsid w:val="00AB0544"/>
    <w:rsid w:val="00AB05A4"/>
    <w:rsid w:val="00AB18D6"/>
    <w:rsid w:val="00AB19BF"/>
    <w:rsid w:val="00AB1B12"/>
    <w:rsid w:val="00AB269A"/>
    <w:rsid w:val="00AB2C99"/>
    <w:rsid w:val="00AB34A8"/>
    <w:rsid w:val="00AB4166"/>
    <w:rsid w:val="00AB4342"/>
    <w:rsid w:val="00AB5240"/>
    <w:rsid w:val="00AB555B"/>
    <w:rsid w:val="00AB693C"/>
    <w:rsid w:val="00AB7258"/>
    <w:rsid w:val="00AC0062"/>
    <w:rsid w:val="00AC01E0"/>
    <w:rsid w:val="00AC0204"/>
    <w:rsid w:val="00AC2137"/>
    <w:rsid w:val="00AC337D"/>
    <w:rsid w:val="00AC3994"/>
    <w:rsid w:val="00AC403D"/>
    <w:rsid w:val="00AC476A"/>
    <w:rsid w:val="00AC4DD4"/>
    <w:rsid w:val="00AC55CD"/>
    <w:rsid w:val="00AC7289"/>
    <w:rsid w:val="00AC7F19"/>
    <w:rsid w:val="00AD1244"/>
    <w:rsid w:val="00AD2C0D"/>
    <w:rsid w:val="00AD3146"/>
    <w:rsid w:val="00AD3516"/>
    <w:rsid w:val="00AD452F"/>
    <w:rsid w:val="00AD481B"/>
    <w:rsid w:val="00AD66F7"/>
    <w:rsid w:val="00AD6D64"/>
    <w:rsid w:val="00AD7AAE"/>
    <w:rsid w:val="00AD7BA8"/>
    <w:rsid w:val="00AE0929"/>
    <w:rsid w:val="00AE1BCB"/>
    <w:rsid w:val="00AE2FE2"/>
    <w:rsid w:val="00AE43BC"/>
    <w:rsid w:val="00AE44C7"/>
    <w:rsid w:val="00AE51F4"/>
    <w:rsid w:val="00AE66C2"/>
    <w:rsid w:val="00AE7203"/>
    <w:rsid w:val="00AE752A"/>
    <w:rsid w:val="00AE76BB"/>
    <w:rsid w:val="00AE7B44"/>
    <w:rsid w:val="00AE7FD7"/>
    <w:rsid w:val="00AF0789"/>
    <w:rsid w:val="00AF09BA"/>
    <w:rsid w:val="00AF0A81"/>
    <w:rsid w:val="00AF16C1"/>
    <w:rsid w:val="00AF1828"/>
    <w:rsid w:val="00AF2AF3"/>
    <w:rsid w:val="00AF2B84"/>
    <w:rsid w:val="00AF4494"/>
    <w:rsid w:val="00AF4A63"/>
    <w:rsid w:val="00B00AA3"/>
    <w:rsid w:val="00B00AEF"/>
    <w:rsid w:val="00B01083"/>
    <w:rsid w:val="00B01411"/>
    <w:rsid w:val="00B01BD4"/>
    <w:rsid w:val="00B023F3"/>
    <w:rsid w:val="00B028DB"/>
    <w:rsid w:val="00B029B9"/>
    <w:rsid w:val="00B029D3"/>
    <w:rsid w:val="00B03346"/>
    <w:rsid w:val="00B04E87"/>
    <w:rsid w:val="00B0563C"/>
    <w:rsid w:val="00B05D59"/>
    <w:rsid w:val="00B05E4D"/>
    <w:rsid w:val="00B070EC"/>
    <w:rsid w:val="00B10624"/>
    <w:rsid w:val="00B116F9"/>
    <w:rsid w:val="00B11AFA"/>
    <w:rsid w:val="00B11E74"/>
    <w:rsid w:val="00B1385D"/>
    <w:rsid w:val="00B13BA7"/>
    <w:rsid w:val="00B1412D"/>
    <w:rsid w:val="00B14341"/>
    <w:rsid w:val="00B146D4"/>
    <w:rsid w:val="00B16D43"/>
    <w:rsid w:val="00B172DE"/>
    <w:rsid w:val="00B17D8A"/>
    <w:rsid w:val="00B22208"/>
    <w:rsid w:val="00B22226"/>
    <w:rsid w:val="00B2325A"/>
    <w:rsid w:val="00B233BE"/>
    <w:rsid w:val="00B234C9"/>
    <w:rsid w:val="00B23655"/>
    <w:rsid w:val="00B23904"/>
    <w:rsid w:val="00B25A8E"/>
    <w:rsid w:val="00B26E27"/>
    <w:rsid w:val="00B309B8"/>
    <w:rsid w:val="00B30BA5"/>
    <w:rsid w:val="00B30C83"/>
    <w:rsid w:val="00B30E9E"/>
    <w:rsid w:val="00B318F7"/>
    <w:rsid w:val="00B33A92"/>
    <w:rsid w:val="00B344C6"/>
    <w:rsid w:val="00B34FF5"/>
    <w:rsid w:val="00B37EF6"/>
    <w:rsid w:val="00B37FC6"/>
    <w:rsid w:val="00B42292"/>
    <w:rsid w:val="00B4310C"/>
    <w:rsid w:val="00B455C5"/>
    <w:rsid w:val="00B46008"/>
    <w:rsid w:val="00B478C9"/>
    <w:rsid w:val="00B52A7A"/>
    <w:rsid w:val="00B52B9F"/>
    <w:rsid w:val="00B53C84"/>
    <w:rsid w:val="00B53E5B"/>
    <w:rsid w:val="00B53F65"/>
    <w:rsid w:val="00B54761"/>
    <w:rsid w:val="00B5623F"/>
    <w:rsid w:val="00B565AC"/>
    <w:rsid w:val="00B57415"/>
    <w:rsid w:val="00B57E72"/>
    <w:rsid w:val="00B57EC4"/>
    <w:rsid w:val="00B6001F"/>
    <w:rsid w:val="00B60932"/>
    <w:rsid w:val="00B615AB"/>
    <w:rsid w:val="00B640C5"/>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B2A"/>
    <w:rsid w:val="00B82F08"/>
    <w:rsid w:val="00B83673"/>
    <w:rsid w:val="00B866D2"/>
    <w:rsid w:val="00B9060F"/>
    <w:rsid w:val="00B9084A"/>
    <w:rsid w:val="00B90D20"/>
    <w:rsid w:val="00B917CC"/>
    <w:rsid w:val="00B92472"/>
    <w:rsid w:val="00B92E97"/>
    <w:rsid w:val="00B933C0"/>
    <w:rsid w:val="00B9476F"/>
    <w:rsid w:val="00B94AF7"/>
    <w:rsid w:val="00B94BE4"/>
    <w:rsid w:val="00B95960"/>
    <w:rsid w:val="00B95B04"/>
    <w:rsid w:val="00B95C94"/>
    <w:rsid w:val="00BA09C2"/>
    <w:rsid w:val="00BA248B"/>
    <w:rsid w:val="00BA24AA"/>
    <w:rsid w:val="00BA52A7"/>
    <w:rsid w:val="00BA53CF"/>
    <w:rsid w:val="00BA61AC"/>
    <w:rsid w:val="00BA63F5"/>
    <w:rsid w:val="00BA67BF"/>
    <w:rsid w:val="00BA6CDE"/>
    <w:rsid w:val="00BB0CE1"/>
    <w:rsid w:val="00BB1ABF"/>
    <w:rsid w:val="00BB2793"/>
    <w:rsid w:val="00BB4D16"/>
    <w:rsid w:val="00BB4D46"/>
    <w:rsid w:val="00BB4D56"/>
    <w:rsid w:val="00BB5406"/>
    <w:rsid w:val="00BB7BDE"/>
    <w:rsid w:val="00BC01A2"/>
    <w:rsid w:val="00BC02F2"/>
    <w:rsid w:val="00BC0323"/>
    <w:rsid w:val="00BC2153"/>
    <w:rsid w:val="00BC23A8"/>
    <w:rsid w:val="00BC2FFB"/>
    <w:rsid w:val="00BC32AA"/>
    <w:rsid w:val="00BC36AE"/>
    <w:rsid w:val="00BC6F24"/>
    <w:rsid w:val="00BD05E9"/>
    <w:rsid w:val="00BD0859"/>
    <w:rsid w:val="00BD13AA"/>
    <w:rsid w:val="00BD1C63"/>
    <w:rsid w:val="00BD1E97"/>
    <w:rsid w:val="00BD1F06"/>
    <w:rsid w:val="00BD44B1"/>
    <w:rsid w:val="00BD4F8B"/>
    <w:rsid w:val="00BD672C"/>
    <w:rsid w:val="00BD6CA5"/>
    <w:rsid w:val="00BD7578"/>
    <w:rsid w:val="00BE02C1"/>
    <w:rsid w:val="00BE0481"/>
    <w:rsid w:val="00BE256C"/>
    <w:rsid w:val="00BE2578"/>
    <w:rsid w:val="00BE2BC4"/>
    <w:rsid w:val="00BE2EE6"/>
    <w:rsid w:val="00BE35AE"/>
    <w:rsid w:val="00BE4283"/>
    <w:rsid w:val="00BE552E"/>
    <w:rsid w:val="00BE5C89"/>
    <w:rsid w:val="00BE5DE6"/>
    <w:rsid w:val="00BE66D5"/>
    <w:rsid w:val="00BE7006"/>
    <w:rsid w:val="00BF0C8A"/>
    <w:rsid w:val="00BF1067"/>
    <w:rsid w:val="00BF1B70"/>
    <w:rsid w:val="00BF2B0E"/>
    <w:rsid w:val="00BF44A5"/>
    <w:rsid w:val="00BF44D0"/>
    <w:rsid w:val="00BF4B81"/>
    <w:rsid w:val="00BF65D0"/>
    <w:rsid w:val="00BF671E"/>
    <w:rsid w:val="00BF79D8"/>
    <w:rsid w:val="00C00D0E"/>
    <w:rsid w:val="00C012AA"/>
    <w:rsid w:val="00C01EB2"/>
    <w:rsid w:val="00C02481"/>
    <w:rsid w:val="00C033DC"/>
    <w:rsid w:val="00C0403B"/>
    <w:rsid w:val="00C04D19"/>
    <w:rsid w:val="00C0515F"/>
    <w:rsid w:val="00C053D5"/>
    <w:rsid w:val="00C0576D"/>
    <w:rsid w:val="00C06F02"/>
    <w:rsid w:val="00C07B21"/>
    <w:rsid w:val="00C10B6B"/>
    <w:rsid w:val="00C122AF"/>
    <w:rsid w:val="00C13775"/>
    <w:rsid w:val="00C1386B"/>
    <w:rsid w:val="00C140DD"/>
    <w:rsid w:val="00C148E9"/>
    <w:rsid w:val="00C163D5"/>
    <w:rsid w:val="00C22560"/>
    <w:rsid w:val="00C26CA4"/>
    <w:rsid w:val="00C271DD"/>
    <w:rsid w:val="00C2793A"/>
    <w:rsid w:val="00C3038F"/>
    <w:rsid w:val="00C315C4"/>
    <w:rsid w:val="00C31FF8"/>
    <w:rsid w:val="00C32A6C"/>
    <w:rsid w:val="00C33964"/>
    <w:rsid w:val="00C3402F"/>
    <w:rsid w:val="00C34D21"/>
    <w:rsid w:val="00C365B4"/>
    <w:rsid w:val="00C36929"/>
    <w:rsid w:val="00C377B9"/>
    <w:rsid w:val="00C378EE"/>
    <w:rsid w:val="00C40403"/>
    <w:rsid w:val="00C4082F"/>
    <w:rsid w:val="00C41420"/>
    <w:rsid w:val="00C42C34"/>
    <w:rsid w:val="00C447F1"/>
    <w:rsid w:val="00C44D2C"/>
    <w:rsid w:val="00C45D98"/>
    <w:rsid w:val="00C46328"/>
    <w:rsid w:val="00C50E03"/>
    <w:rsid w:val="00C53C0E"/>
    <w:rsid w:val="00C55B52"/>
    <w:rsid w:val="00C56032"/>
    <w:rsid w:val="00C56ABB"/>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DB3"/>
    <w:rsid w:val="00C72255"/>
    <w:rsid w:val="00C73C00"/>
    <w:rsid w:val="00C74090"/>
    <w:rsid w:val="00C77661"/>
    <w:rsid w:val="00C80296"/>
    <w:rsid w:val="00C80E24"/>
    <w:rsid w:val="00C80EE3"/>
    <w:rsid w:val="00C82C6F"/>
    <w:rsid w:val="00C83179"/>
    <w:rsid w:val="00C84EB7"/>
    <w:rsid w:val="00C856D2"/>
    <w:rsid w:val="00C857B1"/>
    <w:rsid w:val="00C85848"/>
    <w:rsid w:val="00C863D8"/>
    <w:rsid w:val="00C8700A"/>
    <w:rsid w:val="00C90299"/>
    <w:rsid w:val="00C90305"/>
    <w:rsid w:val="00C90369"/>
    <w:rsid w:val="00C903B9"/>
    <w:rsid w:val="00C91321"/>
    <w:rsid w:val="00C913E3"/>
    <w:rsid w:val="00C91A2C"/>
    <w:rsid w:val="00C925D2"/>
    <w:rsid w:val="00C92F83"/>
    <w:rsid w:val="00C940BD"/>
    <w:rsid w:val="00C945C9"/>
    <w:rsid w:val="00C9798E"/>
    <w:rsid w:val="00CA3D6E"/>
    <w:rsid w:val="00CA4390"/>
    <w:rsid w:val="00CA4B74"/>
    <w:rsid w:val="00CA6732"/>
    <w:rsid w:val="00CA6EC8"/>
    <w:rsid w:val="00CA7A08"/>
    <w:rsid w:val="00CB0226"/>
    <w:rsid w:val="00CB0536"/>
    <w:rsid w:val="00CB0724"/>
    <w:rsid w:val="00CB0F88"/>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829"/>
    <w:rsid w:val="00CD56DB"/>
    <w:rsid w:val="00CD587F"/>
    <w:rsid w:val="00CD5A9A"/>
    <w:rsid w:val="00CD6754"/>
    <w:rsid w:val="00CD6A46"/>
    <w:rsid w:val="00CD6BD8"/>
    <w:rsid w:val="00CD6FDC"/>
    <w:rsid w:val="00CD7B59"/>
    <w:rsid w:val="00CE04C9"/>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3FA5"/>
    <w:rsid w:val="00D0493E"/>
    <w:rsid w:val="00D050A5"/>
    <w:rsid w:val="00D05836"/>
    <w:rsid w:val="00D06253"/>
    <w:rsid w:val="00D06CE3"/>
    <w:rsid w:val="00D07697"/>
    <w:rsid w:val="00D10A02"/>
    <w:rsid w:val="00D1235C"/>
    <w:rsid w:val="00D12D89"/>
    <w:rsid w:val="00D12F62"/>
    <w:rsid w:val="00D1461F"/>
    <w:rsid w:val="00D15183"/>
    <w:rsid w:val="00D160ED"/>
    <w:rsid w:val="00D17C24"/>
    <w:rsid w:val="00D20260"/>
    <w:rsid w:val="00D2180D"/>
    <w:rsid w:val="00D21D3C"/>
    <w:rsid w:val="00D221EA"/>
    <w:rsid w:val="00D253FF"/>
    <w:rsid w:val="00D260D7"/>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4020"/>
    <w:rsid w:val="00D65325"/>
    <w:rsid w:val="00D66211"/>
    <w:rsid w:val="00D66501"/>
    <w:rsid w:val="00D67113"/>
    <w:rsid w:val="00D7154E"/>
    <w:rsid w:val="00D7492E"/>
    <w:rsid w:val="00D75100"/>
    <w:rsid w:val="00D75505"/>
    <w:rsid w:val="00D76ED6"/>
    <w:rsid w:val="00D770B4"/>
    <w:rsid w:val="00D8008E"/>
    <w:rsid w:val="00D80497"/>
    <w:rsid w:val="00D82E12"/>
    <w:rsid w:val="00D83F14"/>
    <w:rsid w:val="00D84033"/>
    <w:rsid w:val="00D84558"/>
    <w:rsid w:val="00D85D6B"/>
    <w:rsid w:val="00D85E2C"/>
    <w:rsid w:val="00D86533"/>
    <w:rsid w:val="00D86A39"/>
    <w:rsid w:val="00D902B4"/>
    <w:rsid w:val="00D907E7"/>
    <w:rsid w:val="00D90AC6"/>
    <w:rsid w:val="00D9188A"/>
    <w:rsid w:val="00D91D65"/>
    <w:rsid w:val="00D93BE1"/>
    <w:rsid w:val="00D94E83"/>
    <w:rsid w:val="00D953FA"/>
    <w:rsid w:val="00D957EC"/>
    <w:rsid w:val="00D95BBD"/>
    <w:rsid w:val="00D95D22"/>
    <w:rsid w:val="00D95D80"/>
    <w:rsid w:val="00D963F4"/>
    <w:rsid w:val="00D96CF8"/>
    <w:rsid w:val="00D97421"/>
    <w:rsid w:val="00D976F9"/>
    <w:rsid w:val="00D9797C"/>
    <w:rsid w:val="00DA0673"/>
    <w:rsid w:val="00DA1F20"/>
    <w:rsid w:val="00DA2366"/>
    <w:rsid w:val="00DA2A87"/>
    <w:rsid w:val="00DA3095"/>
    <w:rsid w:val="00DA3B23"/>
    <w:rsid w:val="00DA46D4"/>
    <w:rsid w:val="00DA71B1"/>
    <w:rsid w:val="00DA7A16"/>
    <w:rsid w:val="00DB1A60"/>
    <w:rsid w:val="00DB3192"/>
    <w:rsid w:val="00DB49BA"/>
    <w:rsid w:val="00DB6DA1"/>
    <w:rsid w:val="00DB738F"/>
    <w:rsid w:val="00DB79F8"/>
    <w:rsid w:val="00DB7A5E"/>
    <w:rsid w:val="00DB7E53"/>
    <w:rsid w:val="00DC0C8F"/>
    <w:rsid w:val="00DC16AA"/>
    <w:rsid w:val="00DC2709"/>
    <w:rsid w:val="00DC2BD7"/>
    <w:rsid w:val="00DC386A"/>
    <w:rsid w:val="00DC4648"/>
    <w:rsid w:val="00DC508C"/>
    <w:rsid w:val="00DC6323"/>
    <w:rsid w:val="00DC6386"/>
    <w:rsid w:val="00DC63CE"/>
    <w:rsid w:val="00DC6803"/>
    <w:rsid w:val="00DD2B49"/>
    <w:rsid w:val="00DD306D"/>
    <w:rsid w:val="00DD3538"/>
    <w:rsid w:val="00DD4163"/>
    <w:rsid w:val="00DD439C"/>
    <w:rsid w:val="00DD5003"/>
    <w:rsid w:val="00DD6CF2"/>
    <w:rsid w:val="00DE0354"/>
    <w:rsid w:val="00DE06A8"/>
    <w:rsid w:val="00DE0DE2"/>
    <w:rsid w:val="00DE2F10"/>
    <w:rsid w:val="00DE349D"/>
    <w:rsid w:val="00DE4501"/>
    <w:rsid w:val="00DE50F4"/>
    <w:rsid w:val="00DE7F64"/>
    <w:rsid w:val="00DF0EA7"/>
    <w:rsid w:val="00DF3863"/>
    <w:rsid w:val="00DF41A5"/>
    <w:rsid w:val="00DF41E5"/>
    <w:rsid w:val="00DF420A"/>
    <w:rsid w:val="00DF4B12"/>
    <w:rsid w:val="00DF4B4C"/>
    <w:rsid w:val="00DF6641"/>
    <w:rsid w:val="00DF6918"/>
    <w:rsid w:val="00DF7053"/>
    <w:rsid w:val="00E00982"/>
    <w:rsid w:val="00E011A0"/>
    <w:rsid w:val="00E02ACC"/>
    <w:rsid w:val="00E02C3A"/>
    <w:rsid w:val="00E02EBF"/>
    <w:rsid w:val="00E040E9"/>
    <w:rsid w:val="00E045F0"/>
    <w:rsid w:val="00E04640"/>
    <w:rsid w:val="00E0547B"/>
    <w:rsid w:val="00E073F4"/>
    <w:rsid w:val="00E117AB"/>
    <w:rsid w:val="00E11BEE"/>
    <w:rsid w:val="00E11F60"/>
    <w:rsid w:val="00E12123"/>
    <w:rsid w:val="00E13492"/>
    <w:rsid w:val="00E1534C"/>
    <w:rsid w:val="00E15A3A"/>
    <w:rsid w:val="00E15CB4"/>
    <w:rsid w:val="00E15E1B"/>
    <w:rsid w:val="00E174FE"/>
    <w:rsid w:val="00E20D0E"/>
    <w:rsid w:val="00E216D9"/>
    <w:rsid w:val="00E21F26"/>
    <w:rsid w:val="00E22CB6"/>
    <w:rsid w:val="00E23401"/>
    <w:rsid w:val="00E24453"/>
    <w:rsid w:val="00E25579"/>
    <w:rsid w:val="00E2558A"/>
    <w:rsid w:val="00E2566B"/>
    <w:rsid w:val="00E25FBD"/>
    <w:rsid w:val="00E26221"/>
    <w:rsid w:val="00E26604"/>
    <w:rsid w:val="00E2694B"/>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416B8"/>
    <w:rsid w:val="00E44516"/>
    <w:rsid w:val="00E45208"/>
    <w:rsid w:val="00E452C1"/>
    <w:rsid w:val="00E45F5C"/>
    <w:rsid w:val="00E46384"/>
    <w:rsid w:val="00E466F2"/>
    <w:rsid w:val="00E47CFF"/>
    <w:rsid w:val="00E502EB"/>
    <w:rsid w:val="00E5084F"/>
    <w:rsid w:val="00E51FE2"/>
    <w:rsid w:val="00E53133"/>
    <w:rsid w:val="00E53BDD"/>
    <w:rsid w:val="00E53D5F"/>
    <w:rsid w:val="00E540F5"/>
    <w:rsid w:val="00E56DBB"/>
    <w:rsid w:val="00E607AC"/>
    <w:rsid w:val="00E610BA"/>
    <w:rsid w:val="00E611CC"/>
    <w:rsid w:val="00E62611"/>
    <w:rsid w:val="00E631E3"/>
    <w:rsid w:val="00E638C1"/>
    <w:rsid w:val="00E660A4"/>
    <w:rsid w:val="00E66718"/>
    <w:rsid w:val="00E667EE"/>
    <w:rsid w:val="00E667F9"/>
    <w:rsid w:val="00E67953"/>
    <w:rsid w:val="00E67AF6"/>
    <w:rsid w:val="00E702EC"/>
    <w:rsid w:val="00E704B3"/>
    <w:rsid w:val="00E716B6"/>
    <w:rsid w:val="00E72371"/>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91C"/>
    <w:rsid w:val="00E909E6"/>
    <w:rsid w:val="00E911A0"/>
    <w:rsid w:val="00E93383"/>
    <w:rsid w:val="00E93AE0"/>
    <w:rsid w:val="00E95447"/>
    <w:rsid w:val="00E95D83"/>
    <w:rsid w:val="00E95DFB"/>
    <w:rsid w:val="00EA0510"/>
    <w:rsid w:val="00EA27C1"/>
    <w:rsid w:val="00EA365D"/>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E013B"/>
    <w:rsid w:val="00EE0E09"/>
    <w:rsid w:val="00EE13EA"/>
    <w:rsid w:val="00EE1890"/>
    <w:rsid w:val="00EE2569"/>
    <w:rsid w:val="00EE42A9"/>
    <w:rsid w:val="00EE57D0"/>
    <w:rsid w:val="00EE585C"/>
    <w:rsid w:val="00EE5C98"/>
    <w:rsid w:val="00EE5E4D"/>
    <w:rsid w:val="00EF681B"/>
    <w:rsid w:val="00EF684B"/>
    <w:rsid w:val="00EF780A"/>
    <w:rsid w:val="00EF7CA1"/>
    <w:rsid w:val="00EF7F4C"/>
    <w:rsid w:val="00F0120D"/>
    <w:rsid w:val="00F01481"/>
    <w:rsid w:val="00F01A2E"/>
    <w:rsid w:val="00F03A5E"/>
    <w:rsid w:val="00F03EE8"/>
    <w:rsid w:val="00F0473B"/>
    <w:rsid w:val="00F04C4F"/>
    <w:rsid w:val="00F05105"/>
    <w:rsid w:val="00F05E5A"/>
    <w:rsid w:val="00F0631C"/>
    <w:rsid w:val="00F06637"/>
    <w:rsid w:val="00F06C9D"/>
    <w:rsid w:val="00F079AD"/>
    <w:rsid w:val="00F108A3"/>
    <w:rsid w:val="00F11345"/>
    <w:rsid w:val="00F12916"/>
    <w:rsid w:val="00F1327F"/>
    <w:rsid w:val="00F14E47"/>
    <w:rsid w:val="00F15F3C"/>
    <w:rsid w:val="00F16B6D"/>
    <w:rsid w:val="00F16C8F"/>
    <w:rsid w:val="00F178B8"/>
    <w:rsid w:val="00F20207"/>
    <w:rsid w:val="00F203DA"/>
    <w:rsid w:val="00F2093E"/>
    <w:rsid w:val="00F214FB"/>
    <w:rsid w:val="00F23CDD"/>
    <w:rsid w:val="00F23E27"/>
    <w:rsid w:val="00F2400B"/>
    <w:rsid w:val="00F24962"/>
    <w:rsid w:val="00F250DD"/>
    <w:rsid w:val="00F259FE"/>
    <w:rsid w:val="00F3027D"/>
    <w:rsid w:val="00F31072"/>
    <w:rsid w:val="00F31335"/>
    <w:rsid w:val="00F3242D"/>
    <w:rsid w:val="00F3324D"/>
    <w:rsid w:val="00F33391"/>
    <w:rsid w:val="00F351A3"/>
    <w:rsid w:val="00F36463"/>
    <w:rsid w:val="00F3705C"/>
    <w:rsid w:val="00F4015B"/>
    <w:rsid w:val="00F40408"/>
    <w:rsid w:val="00F40F17"/>
    <w:rsid w:val="00F440A2"/>
    <w:rsid w:val="00F44104"/>
    <w:rsid w:val="00F44426"/>
    <w:rsid w:val="00F45800"/>
    <w:rsid w:val="00F466A5"/>
    <w:rsid w:val="00F46C7F"/>
    <w:rsid w:val="00F46ED1"/>
    <w:rsid w:val="00F47405"/>
    <w:rsid w:val="00F47579"/>
    <w:rsid w:val="00F4765C"/>
    <w:rsid w:val="00F47D81"/>
    <w:rsid w:val="00F50F03"/>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1C6C"/>
    <w:rsid w:val="00F83CB9"/>
    <w:rsid w:val="00F83D98"/>
    <w:rsid w:val="00F840AD"/>
    <w:rsid w:val="00F84731"/>
    <w:rsid w:val="00F8588C"/>
    <w:rsid w:val="00F86321"/>
    <w:rsid w:val="00F87858"/>
    <w:rsid w:val="00F87C7C"/>
    <w:rsid w:val="00F92AAE"/>
    <w:rsid w:val="00F9383C"/>
    <w:rsid w:val="00F94292"/>
    <w:rsid w:val="00F942CE"/>
    <w:rsid w:val="00F94DE4"/>
    <w:rsid w:val="00F9509E"/>
    <w:rsid w:val="00F95A19"/>
    <w:rsid w:val="00F95E37"/>
    <w:rsid w:val="00F9670B"/>
    <w:rsid w:val="00F97755"/>
    <w:rsid w:val="00F979A5"/>
    <w:rsid w:val="00FA1F53"/>
    <w:rsid w:val="00FA21AA"/>
    <w:rsid w:val="00FA3529"/>
    <w:rsid w:val="00FA4166"/>
    <w:rsid w:val="00FA4B41"/>
    <w:rsid w:val="00FA4BB7"/>
    <w:rsid w:val="00FA7E5E"/>
    <w:rsid w:val="00FB08BF"/>
    <w:rsid w:val="00FB23D7"/>
    <w:rsid w:val="00FB2FA8"/>
    <w:rsid w:val="00FB36E4"/>
    <w:rsid w:val="00FB6972"/>
    <w:rsid w:val="00FC0B30"/>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D27870"/>
    <w:pPr>
      <w:keepNext/>
      <w:numPr>
        <w:ilvl w:val="1"/>
        <w:numId w:val="6"/>
      </w:numPr>
      <w:spacing w:before="240"/>
      <w:jc w:val="left"/>
      <w:outlineLvl w:val="1"/>
    </w:pPr>
    <w:rPr>
      <w:rFonts w:ascii="Helvetica" w:hAnsi="Helvetica" w:cs="Arial"/>
      <w:b/>
      <w:bCs/>
      <w:iCs/>
      <w:sz w:val="32"/>
      <w:szCs w:val="28"/>
    </w:rPr>
  </w:style>
  <w:style w:type="paragraph" w:styleId="berschrift3">
    <w:name w:val="heading 3"/>
    <w:basedOn w:val="Standard"/>
    <w:next w:val="Standard"/>
    <w:qFormat/>
    <w:rsid w:val="00D27870"/>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
    <w:name w:val="Plain Table 2"/>
    <w:basedOn w:val="NormaleTabelle"/>
    <w:uiPriority w:val="42"/>
    <w:rsid w:val="00F444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customStyle="1" w:styleId="PlainTab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D27870"/>
    <w:pPr>
      <w:keepNext/>
      <w:numPr>
        <w:ilvl w:val="1"/>
        <w:numId w:val="6"/>
      </w:numPr>
      <w:spacing w:before="240"/>
      <w:jc w:val="left"/>
      <w:outlineLvl w:val="1"/>
    </w:pPr>
    <w:rPr>
      <w:rFonts w:ascii="Helvetica" w:hAnsi="Helvetica" w:cs="Arial"/>
      <w:b/>
      <w:bCs/>
      <w:iCs/>
      <w:sz w:val="32"/>
      <w:szCs w:val="28"/>
    </w:rPr>
  </w:style>
  <w:style w:type="paragraph" w:styleId="berschrift3">
    <w:name w:val="heading 3"/>
    <w:basedOn w:val="Standard"/>
    <w:next w:val="Standard"/>
    <w:qFormat/>
    <w:rsid w:val="00D27870"/>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
    <w:name w:val="Plain Table 2"/>
    <w:basedOn w:val="NormaleTabelle"/>
    <w:uiPriority w:val="42"/>
    <w:rsid w:val="00F444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customStyle="1" w:styleId="PlainTab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file:///C:\projects\_ba\doc\documentation\ba_0.7.docx" TargetMode="External"/><Relationship Id="rId26" Type="http://schemas.openxmlformats.org/officeDocument/2006/relationships/image" Target="media/image3.png"/><Relationship Id="rId39" Type="http://schemas.openxmlformats.org/officeDocument/2006/relationships/image" Target="media/image16.jpeg"/><Relationship Id="rId3" Type="http://schemas.openxmlformats.org/officeDocument/2006/relationships/customXml" Target="../customXml/item3.xml"/><Relationship Id="rId21" Type="http://schemas.openxmlformats.org/officeDocument/2006/relationships/comments" Target="comments.xml"/><Relationship Id="rId34" Type="http://schemas.openxmlformats.org/officeDocument/2006/relationships/image" Target="media/image11.jpeg"/><Relationship Id="rId42" Type="http://schemas.openxmlformats.org/officeDocument/2006/relationships/hyperlink" Target="http://developer.android.com/tools/help/adb.html" TargetMode="External"/><Relationship Id="rId47" Type="http://schemas.openxmlformats.org/officeDocument/2006/relationships/header" Target="header8.xml"/><Relationship Id="rId50" Type="http://schemas.openxmlformats.org/officeDocument/2006/relationships/header" Target="header10.xml"/><Relationship Id="rId7" Type="http://schemas.microsoft.com/office/2007/relationships/stylesWithEffects" Target="stylesWithEffects.xml"/><Relationship Id="rId12" Type="http://schemas.openxmlformats.org/officeDocument/2006/relationships/image" Target="media/image1.emf"/><Relationship Id="rId17" Type="http://schemas.openxmlformats.org/officeDocument/2006/relationships/hyperlink" Target="file:///C:\projects\_ba\doc\documentation\ba_0.7.docx" TargetMode="External"/><Relationship Id="rId25" Type="http://schemas.openxmlformats.org/officeDocument/2006/relationships/image" Target="media/image2.PNG"/><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header" Target="header7.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file:///C:\projects\_ba\doc\documentation\ba_0.7.docx" TargetMode="External"/><Relationship Id="rId29" Type="http://schemas.openxmlformats.org/officeDocument/2006/relationships/image" Target="media/image6.jpeg"/><Relationship Id="rId41" Type="http://schemas.openxmlformats.org/officeDocument/2006/relationships/header" Target="header5.xml"/><Relationship Id="rId54"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oter" Target="footer3.xm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png"/><Relationship Id="rId45" Type="http://schemas.openxmlformats.org/officeDocument/2006/relationships/header" Target="header6.xml"/><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eader" Target="header4.xml"/><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footer" Target="footer4.xml"/><Relationship Id="rId10" Type="http://schemas.openxmlformats.org/officeDocument/2006/relationships/footnotes" Target="footnotes.xml"/><Relationship Id="rId19" Type="http://schemas.openxmlformats.org/officeDocument/2006/relationships/hyperlink" Target="file:///C:\projects\_ba\doc\documentation\ba_0.7.docx" TargetMode="External"/><Relationship Id="rId31" Type="http://schemas.openxmlformats.org/officeDocument/2006/relationships/image" Target="media/image8.jpeg"/><Relationship Id="rId44" Type="http://schemas.openxmlformats.org/officeDocument/2006/relationships/hyperlink" Target="http://unity3d.com/learn/documentation"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3.xm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hyperlink" Target="https://forums.leapmotion.com/" TargetMode="External"/><Relationship Id="rId48" Type="http://schemas.openxmlformats.org/officeDocument/2006/relationships/header" Target="header9.xml"/><Relationship Id="rId8" Type="http://schemas.openxmlformats.org/officeDocument/2006/relationships/settings" Target="settings.xml"/><Relationship Id="rId51"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3.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4.xml><?xml version="1.0" encoding="utf-8"?>
<ds:datastoreItem xmlns:ds="http://schemas.openxmlformats.org/officeDocument/2006/customXml" ds:itemID="{35A8E25D-4CB4-424D-AEAE-FBBF453E1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Template>
  <TotalTime>0</TotalTime>
  <Pages>60</Pages>
  <Words>9722</Words>
  <Characters>61250</Characters>
  <Application>Microsoft Office Word</Application>
  <DocSecurity>0</DocSecurity>
  <Lines>510</Lines>
  <Paragraphs>141</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70831</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cp:lastPrinted>2009-03-17T12:57:00Z</cp:lastPrinted>
  <dcterms:created xsi:type="dcterms:W3CDTF">2015-01-15T20:18:00Z</dcterms:created>
  <dcterms:modified xsi:type="dcterms:W3CDTF">2015-01-15T20:18:00Z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